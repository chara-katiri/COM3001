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618F64" w14:textId="77777777" w:rsidR="00672422" w:rsidRPr="00802990" w:rsidRDefault="00672422" w:rsidP="00802990">
      <w:pPr>
        <w:spacing w:line="360" w:lineRule="auto"/>
        <w:contextualSpacing/>
        <w:jc w:val="both"/>
        <w:rPr>
          <w:rFonts w:ascii="Times" w:hAnsi="Times" w:cs="Times New Roman"/>
          <w:sz w:val="22"/>
          <w:szCs w:val="22"/>
          <w:lang w:val="en-GB"/>
        </w:rPr>
      </w:pPr>
      <w:r w:rsidRPr="00802990">
        <w:rPr>
          <w:rFonts w:ascii="Times" w:hAnsi="Times" w:cs="Times New Roman"/>
          <w:noProof/>
          <w:sz w:val="22"/>
          <w:szCs w:val="22"/>
        </w:rPr>
        <w:drawing>
          <wp:anchor distT="0" distB="0" distL="114300" distR="114300" simplePos="0" relativeHeight="251659264" behindDoc="0" locked="0" layoutInCell="1" allowOverlap="1" wp14:anchorId="69F2C4F5" wp14:editId="217AD15C">
            <wp:simplePos x="0" y="0"/>
            <wp:positionH relativeFrom="column">
              <wp:posOffset>4000500</wp:posOffset>
            </wp:positionH>
            <wp:positionV relativeFrom="paragraph">
              <wp:posOffset>-342900</wp:posOffset>
            </wp:positionV>
            <wp:extent cx="2197100" cy="806450"/>
            <wp:effectExtent l="0" t="0" r="1270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7100" cy="8064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CC6A739" w14:textId="77777777" w:rsidR="00672422" w:rsidRPr="00802990" w:rsidRDefault="00672422" w:rsidP="00802990">
      <w:pPr>
        <w:spacing w:line="360" w:lineRule="auto"/>
        <w:contextualSpacing/>
        <w:jc w:val="both"/>
        <w:rPr>
          <w:rFonts w:ascii="Times" w:hAnsi="Times" w:cs="Times New Roman"/>
          <w:sz w:val="22"/>
          <w:szCs w:val="22"/>
          <w:lang w:val="en-GB"/>
        </w:rPr>
      </w:pPr>
    </w:p>
    <w:p w14:paraId="6C0A22E0" w14:textId="77777777" w:rsidR="00672422" w:rsidRPr="00802990" w:rsidRDefault="00672422" w:rsidP="00802990">
      <w:pPr>
        <w:spacing w:line="360" w:lineRule="auto"/>
        <w:contextualSpacing/>
        <w:jc w:val="both"/>
        <w:rPr>
          <w:rFonts w:ascii="Times" w:hAnsi="Times" w:cs="Times New Roman"/>
          <w:sz w:val="22"/>
          <w:szCs w:val="22"/>
          <w:lang w:val="en-GB"/>
        </w:rPr>
      </w:pPr>
    </w:p>
    <w:p w14:paraId="5BE8DE3D" w14:textId="77777777" w:rsidR="00672422" w:rsidRPr="00802990" w:rsidRDefault="00672422" w:rsidP="00802990">
      <w:pPr>
        <w:spacing w:line="360" w:lineRule="auto"/>
        <w:contextualSpacing/>
        <w:jc w:val="both"/>
        <w:rPr>
          <w:rFonts w:ascii="Times" w:hAnsi="Times" w:cs="Times New Roman"/>
          <w:sz w:val="22"/>
          <w:szCs w:val="22"/>
          <w:lang w:val="en-GB"/>
        </w:rPr>
      </w:pPr>
    </w:p>
    <w:p w14:paraId="0FA2B589" w14:textId="77777777" w:rsidR="00672422" w:rsidRPr="00802990" w:rsidRDefault="00672422" w:rsidP="00802990">
      <w:pPr>
        <w:spacing w:line="360" w:lineRule="auto"/>
        <w:contextualSpacing/>
        <w:jc w:val="both"/>
        <w:rPr>
          <w:rFonts w:ascii="Times" w:hAnsi="Times" w:cs="Times New Roman"/>
          <w:sz w:val="22"/>
          <w:szCs w:val="22"/>
          <w:lang w:val="en-GB"/>
        </w:rPr>
      </w:pPr>
    </w:p>
    <w:p w14:paraId="701B0768" w14:textId="77777777" w:rsidR="00672422" w:rsidRPr="00802990" w:rsidRDefault="00672422" w:rsidP="00802990">
      <w:pPr>
        <w:spacing w:line="360" w:lineRule="auto"/>
        <w:contextualSpacing/>
        <w:jc w:val="center"/>
        <w:rPr>
          <w:rFonts w:ascii="Times" w:hAnsi="Times" w:cs="Times New Roman"/>
          <w:sz w:val="22"/>
          <w:szCs w:val="22"/>
          <w:lang w:val="en-GB"/>
        </w:rPr>
      </w:pPr>
    </w:p>
    <w:p w14:paraId="57F81B4A" w14:textId="77567928" w:rsidR="00672422" w:rsidRPr="00802990" w:rsidRDefault="00EC0BC2" w:rsidP="00802990">
      <w:pPr>
        <w:spacing w:line="360" w:lineRule="auto"/>
        <w:contextualSpacing/>
        <w:jc w:val="center"/>
        <w:rPr>
          <w:rFonts w:ascii="Times" w:hAnsi="Times" w:cs="Times New Roman"/>
          <w:b/>
          <w:sz w:val="22"/>
          <w:szCs w:val="22"/>
          <w:lang w:val="en-GB"/>
        </w:rPr>
      </w:pPr>
      <w:r w:rsidRPr="00802990">
        <w:rPr>
          <w:rFonts w:ascii="Times" w:hAnsi="Times" w:cs="Times New Roman"/>
          <w:b/>
          <w:sz w:val="22"/>
          <w:szCs w:val="22"/>
          <w:lang w:val="en-GB"/>
        </w:rPr>
        <w:t>UNIVERSITY</w:t>
      </w:r>
      <w:r w:rsidR="00672422" w:rsidRPr="00802990">
        <w:rPr>
          <w:rFonts w:ascii="Times" w:hAnsi="Times" w:cs="Times New Roman"/>
          <w:b/>
          <w:sz w:val="22"/>
          <w:szCs w:val="22"/>
          <w:lang w:val="en-GB"/>
        </w:rPr>
        <w:t xml:space="preserve"> OF SURREY</w:t>
      </w:r>
    </w:p>
    <w:p w14:paraId="643BBF1F" w14:textId="77777777" w:rsidR="00672422" w:rsidRPr="00802990" w:rsidRDefault="00672422" w:rsidP="00802990">
      <w:pPr>
        <w:spacing w:line="360" w:lineRule="auto"/>
        <w:contextualSpacing/>
        <w:jc w:val="center"/>
        <w:rPr>
          <w:rFonts w:ascii="Times" w:eastAsia="Times New Roman" w:hAnsi="Times" w:cs="Times New Roman"/>
          <w:sz w:val="22"/>
          <w:szCs w:val="22"/>
          <w:lang w:val="en-GB"/>
        </w:rPr>
      </w:pPr>
    </w:p>
    <w:p w14:paraId="631FEEE9" w14:textId="77777777" w:rsidR="00672422" w:rsidRPr="00802990" w:rsidRDefault="00672422" w:rsidP="00802990">
      <w:pPr>
        <w:spacing w:line="360" w:lineRule="auto"/>
        <w:contextualSpacing/>
        <w:jc w:val="center"/>
        <w:rPr>
          <w:rFonts w:ascii="Times" w:hAnsi="Times" w:cs="Times New Roman"/>
          <w:b/>
          <w:sz w:val="22"/>
          <w:szCs w:val="22"/>
          <w:lang w:val="en-GB"/>
        </w:rPr>
      </w:pPr>
      <w:r w:rsidRPr="00802990">
        <w:rPr>
          <w:rFonts w:ascii="Times" w:hAnsi="Times" w:cs="Times New Roman"/>
          <w:b/>
          <w:bCs/>
          <w:sz w:val="22"/>
          <w:szCs w:val="22"/>
          <w:lang w:val="en-GB"/>
        </w:rPr>
        <w:t>Faculty of Engineering and Physical Sciences</w:t>
      </w:r>
    </w:p>
    <w:p w14:paraId="5B1D5B00" w14:textId="77777777" w:rsidR="00672422" w:rsidRPr="00802990" w:rsidRDefault="00672422" w:rsidP="00802990">
      <w:pPr>
        <w:spacing w:line="360" w:lineRule="auto"/>
        <w:contextualSpacing/>
        <w:jc w:val="center"/>
        <w:rPr>
          <w:rFonts w:ascii="Times" w:hAnsi="Times" w:cs="Times New Roman"/>
          <w:b/>
          <w:sz w:val="22"/>
          <w:szCs w:val="22"/>
          <w:lang w:val="en-GB"/>
        </w:rPr>
      </w:pPr>
      <w:r w:rsidRPr="00802990">
        <w:rPr>
          <w:rFonts w:ascii="Times" w:hAnsi="Times" w:cs="Times New Roman"/>
          <w:b/>
          <w:bCs/>
          <w:sz w:val="22"/>
          <w:szCs w:val="22"/>
          <w:lang w:val="en-GB"/>
        </w:rPr>
        <w:t>Department of Computing </w:t>
      </w:r>
    </w:p>
    <w:p w14:paraId="10390098" w14:textId="77777777" w:rsidR="00672422" w:rsidRPr="00802990" w:rsidRDefault="00672422" w:rsidP="00802990">
      <w:pPr>
        <w:spacing w:line="360" w:lineRule="auto"/>
        <w:contextualSpacing/>
        <w:jc w:val="center"/>
        <w:rPr>
          <w:rFonts w:ascii="Times" w:hAnsi="Times" w:cs="Times New Roman"/>
          <w:sz w:val="22"/>
          <w:szCs w:val="22"/>
          <w:lang w:val="en-GB"/>
        </w:rPr>
      </w:pPr>
      <w:r w:rsidRPr="00802990">
        <w:rPr>
          <w:rFonts w:ascii="Times" w:hAnsi="Times" w:cs="Times New Roman"/>
          <w:sz w:val="22"/>
          <w:szCs w:val="22"/>
          <w:lang w:val="en-GB"/>
        </w:rPr>
        <w:t>BSc Undergraduate Programmes in Computing</w:t>
      </w:r>
    </w:p>
    <w:p w14:paraId="75D888C7" w14:textId="77777777" w:rsidR="00672422" w:rsidRPr="00802990" w:rsidRDefault="00672422" w:rsidP="00802990">
      <w:pPr>
        <w:spacing w:line="360" w:lineRule="auto"/>
        <w:contextualSpacing/>
        <w:jc w:val="center"/>
        <w:rPr>
          <w:rFonts w:ascii="Times" w:hAnsi="Times" w:cs="Times New Roman"/>
          <w:sz w:val="22"/>
          <w:szCs w:val="22"/>
          <w:lang w:val="en-GB"/>
        </w:rPr>
      </w:pPr>
      <w:r w:rsidRPr="00802990">
        <w:rPr>
          <w:rFonts w:ascii="Times" w:hAnsi="Times" w:cs="Times New Roman"/>
          <w:sz w:val="22"/>
          <w:szCs w:val="22"/>
          <w:lang w:val="en-GB"/>
        </w:rPr>
        <w:t>Module COM3001: 45 credits</w:t>
      </w:r>
    </w:p>
    <w:p w14:paraId="0F043807" w14:textId="77777777" w:rsidR="00672422" w:rsidRPr="00802990" w:rsidRDefault="00672422" w:rsidP="00802990">
      <w:pPr>
        <w:spacing w:line="360" w:lineRule="auto"/>
        <w:contextualSpacing/>
        <w:jc w:val="center"/>
        <w:rPr>
          <w:rFonts w:ascii="Times" w:eastAsia="Times New Roman" w:hAnsi="Times" w:cs="Times New Roman"/>
          <w:sz w:val="22"/>
          <w:szCs w:val="22"/>
          <w:lang w:val="en-GB"/>
        </w:rPr>
      </w:pPr>
    </w:p>
    <w:p w14:paraId="2FE6103A" w14:textId="77777777" w:rsidR="00672422" w:rsidRPr="00802990" w:rsidRDefault="00672422" w:rsidP="00802990">
      <w:pPr>
        <w:spacing w:line="360" w:lineRule="auto"/>
        <w:contextualSpacing/>
        <w:jc w:val="center"/>
        <w:rPr>
          <w:rFonts w:ascii="Times" w:hAnsi="Times" w:cs="Times New Roman"/>
          <w:b/>
          <w:sz w:val="22"/>
          <w:szCs w:val="22"/>
          <w:lang w:val="en-GB"/>
        </w:rPr>
      </w:pPr>
      <w:r w:rsidRPr="00802990">
        <w:rPr>
          <w:rFonts w:ascii="Times" w:hAnsi="Times" w:cs="Times New Roman"/>
          <w:b/>
          <w:sz w:val="22"/>
          <w:szCs w:val="22"/>
          <w:lang w:val="en-GB"/>
        </w:rPr>
        <w:t>COM3001: Professional Project</w:t>
      </w:r>
    </w:p>
    <w:p w14:paraId="280956F1" w14:textId="77777777" w:rsidR="00672422" w:rsidRPr="00802990" w:rsidRDefault="00672422" w:rsidP="00802990">
      <w:pPr>
        <w:spacing w:line="360" w:lineRule="auto"/>
        <w:contextualSpacing/>
        <w:jc w:val="center"/>
        <w:rPr>
          <w:rFonts w:ascii="Times" w:hAnsi="Times" w:cs="Times New Roman"/>
          <w:sz w:val="22"/>
          <w:szCs w:val="22"/>
          <w:lang w:val="en-GB"/>
        </w:rPr>
      </w:pPr>
      <w:r w:rsidRPr="00802990">
        <w:rPr>
          <w:rFonts w:ascii="Times" w:hAnsi="Times" w:cs="Times New Roman"/>
          <w:sz w:val="22"/>
          <w:szCs w:val="22"/>
          <w:lang w:val="en-GB"/>
        </w:rPr>
        <w:t>2014-15</w:t>
      </w:r>
    </w:p>
    <w:p w14:paraId="0959152D" w14:textId="77777777" w:rsidR="00672422" w:rsidRPr="00802990" w:rsidRDefault="00672422" w:rsidP="00802990">
      <w:pPr>
        <w:spacing w:line="360" w:lineRule="auto"/>
        <w:contextualSpacing/>
        <w:jc w:val="center"/>
        <w:rPr>
          <w:rFonts w:ascii="Times" w:hAnsi="Times" w:cs="Times New Roman"/>
          <w:sz w:val="22"/>
          <w:szCs w:val="22"/>
          <w:lang w:val="en-GB"/>
        </w:rPr>
      </w:pPr>
      <w:r w:rsidRPr="00802990">
        <w:rPr>
          <w:rFonts w:ascii="Times" w:hAnsi="Times" w:cs="Times New Roman"/>
          <w:sz w:val="22"/>
          <w:szCs w:val="22"/>
          <w:lang w:val="en-GB"/>
        </w:rPr>
        <w:t>FHEQ Level 6 (Year 3)</w:t>
      </w:r>
    </w:p>
    <w:p w14:paraId="398E069C" w14:textId="77777777" w:rsidR="00672422" w:rsidRPr="00802990" w:rsidRDefault="00672422" w:rsidP="00802990">
      <w:pPr>
        <w:spacing w:line="360" w:lineRule="auto"/>
        <w:contextualSpacing/>
        <w:jc w:val="center"/>
        <w:rPr>
          <w:rFonts w:ascii="Times" w:eastAsiaTheme="majorEastAsia" w:hAnsi="Times" w:cs="Times New Roman"/>
          <w:sz w:val="22"/>
          <w:szCs w:val="22"/>
          <w:lang w:val="en-GB"/>
        </w:rPr>
      </w:pPr>
    </w:p>
    <w:p w14:paraId="18A06F68" w14:textId="77777777" w:rsidR="00672422" w:rsidRPr="00802990" w:rsidRDefault="00672422" w:rsidP="00802990">
      <w:pPr>
        <w:spacing w:line="360" w:lineRule="auto"/>
        <w:contextualSpacing/>
        <w:jc w:val="center"/>
        <w:rPr>
          <w:rFonts w:ascii="Times" w:hAnsi="Times" w:cs="Times New Roman"/>
          <w:sz w:val="22"/>
          <w:szCs w:val="22"/>
          <w:lang w:val="en-GB"/>
        </w:rPr>
      </w:pPr>
      <w:r w:rsidRPr="00802990">
        <w:rPr>
          <w:rFonts w:ascii="Times" w:hAnsi="Times" w:cs="Times New Roman"/>
          <w:sz w:val="22"/>
          <w:szCs w:val="22"/>
          <w:lang w:val="en-GB"/>
        </w:rPr>
        <w:t xml:space="preserve">Student: </w:t>
      </w:r>
      <w:r w:rsidRPr="00802990">
        <w:rPr>
          <w:rFonts w:ascii="Times" w:hAnsi="Times" w:cs="Times New Roman"/>
          <w:b/>
          <w:sz w:val="22"/>
          <w:szCs w:val="22"/>
          <w:lang w:val="en-GB"/>
        </w:rPr>
        <w:t>Chara Katiri</w:t>
      </w:r>
    </w:p>
    <w:p w14:paraId="5DDEAF5D" w14:textId="77777777" w:rsidR="00672422" w:rsidRPr="00802990" w:rsidRDefault="00672422" w:rsidP="00802990">
      <w:pPr>
        <w:spacing w:line="360" w:lineRule="auto"/>
        <w:contextualSpacing/>
        <w:jc w:val="center"/>
        <w:rPr>
          <w:rFonts w:ascii="Times" w:hAnsi="Times" w:cs="Times New Roman"/>
          <w:sz w:val="22"/>
          <w:szCs w:val="22"/>
          <w:lang w:val="en-GB"/>
        </w:rPr>
      </w:pPr>
      <w:r w:rsidRPr="00802990">
        <w:rPr>
          <w:rFonts w:ascii="Times" w:hAnsi="Times" w:cs="Times New Roman"/>
          <w:sz w:val="22"/>
          <w:szCs w:val="22"/>
          <w:lang w:val="en-GB"/>
        </w:rPr>
        <w:t xml:space="preserve">Email: </w:t>
      </w:r>
      <w:r w:rsidR="00302475" w:rsidRPr="00802990">
        <w:rPr>
          <w:rFonts w:ascii="Times" w:hAnsi="Times" w:cs="Times New Roman"/>
          <w:sz w:val="22"/>
          <w:szCs w:val="22"/>
        </w:rPr>
        <w:fldChar w:fldCharType="begin"/>
      </w:r>
      <w:r w:rsidR="00302475" w:rsidRPr="00802990">
        <w:rPr>
          <w:rFonts w:ascii="Times" w:hAnsi="Times" w:cs="Times New Roman"/>
          <w:sz w:val="22"/>
          <w:szCs w:val="22"/>
          <w:rPrChange w:id="0" w:author="Chara Katiri" w:date="2015-04-12T20:48:00Z">
            <w:rPr/>
          </w:rPrChange>
        </w:rPr>
        <w:instrText xml:space="preserve"> HYPERLINK "mailto:ck00113@surrey.ac.uk" </w:instrText>
      </w:r>
      <w:r w:rsidR="00302475" w:rsidRPr="00802990">
        <w:rPr>
          <w:rFonts w:ascii="Times" w:hAnsi="Times" w:cs="Times New Roman"/>
          <w:sz w:val="22"/>
          <w:szCs w:val="22"/>
        </w:rPr>
        <w:fldChar w:fldCharType="separate"/>
      </w:r>
      <w:r w:rsidRPr="00802990">
        <w:rPr>
          <w:rFonts w:ascii="Times" w:hAnsi="Times" w:cs="Times New Roman"/>
          <w:sz w:val="22"/>
          <w:szCs w:val="22"/>
        </w:rPr>
        <w:t>ck00113@surrey.ac.uk</w:t>
      </w:r>
      <w:r w:rsidR="00302475" w:rsidRPr="00802990">
        <w:rPr>
          <w:rFonts w:ascii="Times" w:hAnsi="Times" w:cs="Times New Roman"/>
          <w:sz w:val="22"/>
          <w:szCs w:val="22"/>
        </w:rPr>
        <w:fldChar w:fldCharType="end"/>
      </w:r>
    </w:p>
    <w:p w14:paraId="42FA60AC" w14:textId="77777777" w:rsidR="00672422" w:rsidRPr="00802990" w:rsidRDefault="00672422" w:rsidP="00802990">
      <w:pPr>
        <w:spacing w:line="360" w:lineRule="auto"/>
        <w:contextualSpacing/>
        <w:jc w:val="center"/>
        <w:rPr>
          <w:rFonts w:ascii="Times" w:hAnsi="Times" w:cs="Times New Roman"/>
          <w:sz w:val="22"/>
          <w:szCs w:val="22"/>
          <w:lang w:val="en-GB"/>
        </w:rPr>
      </w:pPr>
      <w:r w:rsidRPr="00802990">
        <w:rPr>
          <w:rFonts w:ascii="Times" w:hAnsi="Times" w:cs="Times New Roman"/>
          <w:sz w:val="22"/>
          <w:szCs w:val="22"/>
          <w:lang w:val="en-GB"/>
        </w:rPr>
        <w:t>URN: 6166668</w:t>
      </w:r>
    </w:p>
    <w:p w14:paraId="4103BC98" w14:textId="292FFEFD" w:rsidR="009E462F" w:rsidRPr="00802990" w:rsidRDefault="0075009D" w:rsidP="00802990">
      <w:pPr>
        <w:spacing w:line="360" w:lineRule="auto"/>
        <w:contextualSpacing/>
        <w:jc w:val="both"/>
        <w:rPr>
          <w:rFonts w:ascii="Times" w:hAnsi="Times" w:cs="Times New Roman"/>
          <w:bCs/>
          <w:sz w:val="22"/>
          <w:szCs w:val="22"/>
          <w:lang w:val="en-GB"/>
        </w:rPr>
      </w:pPr>
      <w:r w:rsidRPr="00802990">
        <w:rPr>
          <w:rFonts w:ascii="Times" w:hAnsi="Times" w:cs="Times New Roman"/>
          <w:bCs/>
          <w:sz w:val="22"/>
          <w:szCs w:val="22"/>
          <w:lang w:val="en-GB"/>
        </w:rPr>
        <w:br w:type="page"/>
      </w:r>
      <w:r w:rsidR="009E462F" w:rsidRPr="00802990">
        <w:rPr>
          <w:rFonts w:ascii="Times" w:hAnsi="Times" w:cs="Times New Roman"/>
          <w:b/>
          <w:sz w:val="22"/>
          <w:szCs w:val="22"/>
        </w:rPr>
        <w:lastRenderedPageBreak/>
        <w:t>Document Control</w:t>
      </w:r>
    </w:p>
    <w:p w14:paraId="4766F5AD" w14:textId="77777777" w:rsidR="009E462F" w:rsidRPr="00802990" w:rsidRDefault="009E462F" w:rsidP="00802990">
      <w:pPr>
        <w:spacing w:line="360" w:lineRule="auto"/>
        <w:contextualSpacing/>
        <w:jc w:val="both"/>
        <w:rPr>
          <w:rFonts w:ascii="Times" w:hAnsi="Times" w:cs="Times New Roman"/>
          <w:sz w:val="22"/>
          <w:szCs w:val="22"/>
        </w:rPr>
      </w:pPr>
    </w:p>
    <w:tbl>
      <w:tblPr>
        <w:tblW w:w="9902" w:type="dxa"/>
        <w:jc w:val="center"/>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048"/>
        <w:gridCol w:w="1520"/>
        <w:gridCol w:w="5993"/>
        <w:gridCol w:w="1341"/>
      </w:tblGrid>
      <w:tr w:rsidR="009E462F" w:rsidRPr="00802990" w14:paraId="157B5215" w14:textId="77777777" w:rsidTr="00B24CA8">
        <w:trPr>
          <w:cantSplit/>
          <w:trHeight w:val="582"/>
          <w:tblHeader/>
          <w:jc w:val="center"/>
        </w:trPr>
        <w:tc>
          <w:tcPr>
            <w:tcW w:w="9902" w:type="dxa"/>
            <w:gridSpan w:val="4"/>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53EBBB3F" w14:textId="77777777" w:rsidR="009E462F" w:rsidRPr="00802990" w:rsidRDefault="009E462F" w:rsidP="00802990">
            <w:pPr>
              <w:pStyle w:val="TableHeadingRow"/>
              <w:spacing w:line="360" w:lineRule="auto"/>
              <w:ind w:right="-401"/>
              <w:contextualSpacing/>
              <w:jc w:val="both"/>
              <w:rPr>
                <w:rFonts w:ascii="Times" w:hAnsi="Times"/>
                <w:color w:val="FFFFFF" w:themeColor="background1"/>
                <w:szCs w:val="22"/>
              </w:rPr>
            </w:pPr>
            <w:r w:rsidRPr="00802990">
              <w:rPr>
                <w:rFonts w:ascii="Times" w:hAnsi="Times"/>
                <w:color w:val="FFFFFF" w:themeColor="background1"/>
                <w:szCs w:val="22"/>
              </w:rPr>
              <w:t>Version History</w:t>
            </w:r>
          </w:p>
        </w:tc>
      </w:tr>
      <w:tr w:rsidR="009E462F" w:rsidRPr="00802990" w14:paraId="1F13EECC"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vAlign w:val="center"/>
          </w:tcPr>
          <w:p w14:paraId="37089C36" w14:textId="77777777" w:rsidR="009E462F" w:rsidRPr="00802990" w:rsidRDefault="009E462F" w:rsidP="00802990">
            <w:pPr>
              <w:pStyle w:val="TableHeadingRow"/>
              <w:spacing w:line="360" w:lineRule="auto"/>
              <w:contextualSpacing/>
              <w:jc w:val="both"/>
              <w:rPr>
                <w:rFonts w:ascii="Times" w:hAnsi="Times"/>
                <w:szCs w:val="22"/>
              </w:rPr>
            </w:pPr>
            <w:r w:rsidRPr="00802990">
              <w:rPr>
                <w:rFonts w:ascii="Times" w:hAnsi="Times"/>
                <w:szCs w:val="22"/>
              </w:rPr>
              <w:t>Version</w:t>
            </w:r>
          </w:p>
        </w:tc>
        <w:tc>
          <w:tcPr>
            <w:tcW w:w="1520" w:type="dxa"/>
            <w:tcBorders>
              <w:top w:val="single" w:sz="4" w:space="0" w:color="auto"/>
              <w:left w:val="single" w:sz="4" w:space="0" w:color="auto"/>
              <w:bottom w:val="single" w:sz="4" w:space="0" w:color="auto"/>
              <w:right w:val="single" w:sz="4" w:space="0" w:color="auto"/>
            </w:tcBorders>
            <w:vAlign w:val="center"/>
          </w:tcPr>
          <w:p w14:paraId="605DA060" w14:textId="77777777" w:rsidR="009E462F" w:rsidRPr="00802990" w:rsidRDefault="009E462F" w:rsidP="00802990">
            <w:pPr>
              <w:pStyle w:val="TableHeadingRow"/>
              <w:spacing w:line="360" w:lineRule="auto"/>
              <w:contextualSpacing/>
              <w:jc w:val="both"/>
              <w:rPr>
                <w:rFonts w:ascii="Times" w:hAnsi="Times"/>
                <w:szCs w:val="22"/>
              </w:rPr>
            </w:pPr>
            <w:r w:rsidRPr="00802990">
              <w:rPr>
                <w:rFonts w:ascii="Times" w:hAnsi="Times"/>
                <w:szCs w:val="22"/>
              </w:rPr>
              <w:t>Date</w:t>
            </w:r>
          </w:p>
        </w:tc>
        <w:tc>
          <w:tcPr>
            <w:tcW w:w="5993" w:type="dxa"/>
            <w:tcBorders>
              <w:top w:val="single" w:sz="4" w:space="0" w:color="auto"/>
              <w:left w:val="single" w:sz="4" w:space="0" w:color="auto"/>
              <w:bottom w:val="single" w:sz="4" w:space="0" w:color="auto"/>
              <w:right w:val="single" w:sz="4" w:space="0" w:color="auto"/>
            </w:tcBorders>
            <w:vAlign w:val="center"/>
          </w:tcPr>
          <w:p w14:paraId="02DE7E23" w14:textId="77777777" w:rsidR="009E462F" w:rsidRPr="00802990" w:rsidRDefault="009E462F" w:rsidP="00802990">
            <w:pPr>
              <w:pStyle w:val="TableHeadingRow"/>
              <w:spacing w:line="360" w:lineRule="auto"/>
              <w:contextualSpacing/>
              <w:jc w:val="both"/>
              <w:rPr>
                <w:rFonts w:ascii="Times" w:hAnsi="Times"/>
                <w:szCs w:val="22"/>
              </w:rPr>
            </w:pPr>
            <w:r w:rsidRPr="00802990">
              <w:rPr>
                <w:rFonts w:ascii="Times" w:hAnsi="Times"/>
                <w:szCs w:val="22"/>
              </w:rPr>
              <w:t>Reason for issue / Change Request</w:t>
            </w:r>
          </w:p>
        </w:tc>
        <w:tc>
          <w:tcPr>
            <w:tcW w:w="1341" w:type="dxa"/>
            <w:tcBorders>
              <w:top w:val="single" w:sz="4" w:space="0" w:color="auto"/>
              <w:left w:val="single" w:sz="4" w:space="0" w:color="auto"/>
              <w:bottom w:val="single" w:sz="4" w:space="0" w:color="auto"/>
              <w:right w:val="single" w:sz="4" w:space="0" w:color="auto"/>
            </w:tcBorders>
            <w:vAlign w:val="center"/>
          </w:tcPr>
          <w:p w14:paraId="2C99B079" w14:textId="77777777" w:rsidR="009E462F" w:rsidRPr="00802990" w:rsidRDefault="009E462F" w:rsidP="00802990">
            <w:pPr>
              <w:pStyle w:val="TableHeadingRow"/>
              <w:spacing w:line="360" w:lineRule="auto"/>
              <w:contextualSpacing/>
              <w:jc w:val="both"/>
              <w:rPr>
                <w:rFonts w:ascii="Times" w:hAnsi="Times"/>
                <w:szCs w:val="22"/>
              </w:rPr>
            </w:pPr>
            <w:r w:rsidRPr="00802990">
              <w:rPr>
                <w:rFonts w:ascii="Times" w:hAnsi="Times"/>
                <w:szCs w:val="22"/>
              </w:rPr>
              <w:t>Issued By</w:t>
            </w:r>
          </w:p>
        </w:tc>
      </w:tr>
      <w:tr w:rsidR="009E462F" w:rsidRPr="00802990" w14:paraId="177BCB68"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5ABCD49C" w14:textId="77777777" w:rsidR="009E462F" w:rsidRPr="00802990" w:rsidRDefault="009E462F" w:rsidP="00802990">
            <w:pPr>
              <w:pStyle w:val="TableCellBody"/>
              <w:spacing w:line="360" w:lineRule="auto"/>
              <w:contextualSpacing/>
              <w:jc w:val="both"/>
              <w:rPr>
                <w:rFonts w:ascii="Times" w:hAnsi="Times"/>
                <w:color w:val="auto"/>
                <w:sz w:val="22"/>
              </w:rPr>
            </w:pPr>
            <w:r w:rsidRPr="00802990">
              <w:rPr>
                <w:rFonts w:ascii="Times" w:hAnsi="Times"/>
                <w:color w:val="auto"/>
                <w:sz w:val="22"/>
              </w:rPr>
              <w:t>0.1</w:t>
            </w:r>
          </w:p>
        </w:tc>
        <w:tc>
          <w:tcPr>
            <w:tcW w:w="1520" w:type="dxa"/>
            <w:tcBorders>
              <w:top w:val="single" w:sz="4" w:space="0" w:color="auto"/>
              <w:left w:val="single" w:sz="4" w:space="0" w:color="auto"/>
              <w:bottom w:val="single" w:sz="4" w:space="0" w:color="auto"/>
              <w:right w:val="single" w:sz="4" w:space="0" w:color="auto"/>
            </w:tcBorders>
          </w:tcPr>
          <w:p w14:paraId="19354FF9" w14:textId="77777777" w:rsidR="009E462F" w:rsidRPr="00802990" w:rsidRDefault="009E462F" w:rsidP="00802990">
            <w:pPr>
              <w:pStyle w:val="TableCellBody"/>
              <w:spacing w:line="360" w:lineRule="auto"/>
              <w:contextualSpacing/>
              <w:jc w:val="both"/>
              <w:rPr>
                <w:rFonts w:ascii="Times" w:hAnsi="Times"/>
                <w:color w:val="auto"/>
                <w:sz w:val="22"/>
              </w:rPr>
            </w:pPr>
            <w:r w:rsidRPr="00802990">
              <w:rPr>
                <w:rFonts w:ascii="Times" w:hAnsi="Times"/>
                <w:color w:val="auto"/>
                <w:sz w:val="22"/>
              </w:rPr>
              <w:t>29.10.2014</w:t>
            </w:r>
          </w:p>
        </w:tc>
        <w:tc>
          <w:tcPr>
            <w:tcW w:w="5993" w:type="dxa"/>
            <w:tcBorders>
              <w:top w:val="single" w:sz="4" w:space="0" w:color="auto"/>
              <w:left w:val="single" w:sz="4" w:space="0" w:color="auto"/>
              <w:bottom w:val="single" w:sz="4" w:space="0" w:color="auto"/>
              <w:right w:val="single" w:sz="4" w:space="0" w:color="auto"/>
            </w:tcBorders>
          </w:tcPr>
          <w:p w14:paraId="2D49BB21" w14:textId="22C8236A" w:rsidR="009E462F" w:rsidRPr="00802990" w:rsidRDefault="009E462F" w:rsidP="00802990">
            <w:pPr>
              <w:pStyle w:val="TableCellBody"/>
              <w:spacing w:line="360" w:lineRule="auto"/>
              <w:contextualSpacing/>
              <w:jc w:val="both"/>
              <w:rPr>
                <w:rFonts w:ascii="Times" w:hAnsi="Times"/>
                <w:color w:val="auto"/>
                <w:sz w:val="22"/>
              </w:rPr>
            </w:pPr>
            <w:r w:rsidRPr="00802990">
              <w:rPr>
                <w:rFonts w:ascii="Times" w:hAnsi="Times"/>
                <w:color w:val="auto"/>
                <w:sz w:val="22"/>
              </w:rPr>
              <w:t>Document setup &amp; contents creation</w:t>
            </w:r>
            <w:r w:rsidR="009E20EB" w:rsidRPr="00802990">
              <w:rPr>
                <w:rFonts w:ascii="Times" w:hAnsi="Times"/>
                <w:color w:val="auto"/>
                <w:sz w:val="22"/>
              </w:rPr>
              <w:t>.</w:t>
            </w:r>
          </w:p>
        </w:tc>
        <w:tc>
          <w:tcPr>
            <w:tcW w:w="1341" w:type="dxa"/>
            <w:tcBorders>
              <w:top w:val="single" w:sz="4" w:space="0" w:color="auto"/>
              <w:left w:val="single" w:sz="4" w:space="0" w:color="auto"/>
              <w:bottom w:val="single" w:sz="4" w:space="0" w:color="auto"/>
              <w:right w:val="single" w:sz="4" w:space="0" w:color="auto"/>
            </w:tcBorders>
          </w:tcPr>
          <w:p w14:paraId="009CB942" w14:textId="77777777" w:rsidR="009E462F" w:rsidRPr="00802990" w:rsidRDefault="009E462F" w:rsidP="00802990">
            <w:pPr>
              <w:pStyle w:val="TableCellBody"/>
              <w:spacing w:line="360" w:lineRule="auto"/>
              <w:contextualSpacing/>
              <w:jc w:val="both"/>
              <w:rPr>
                <w:rFonts w:ascii="Times" w:hAnsi="Times"/>
                <w:color w:val="auto"/>
                <w:sz w:val="22"/>
              </w:rPr>
            </w:pPr>
            <w:r w:rsidRPr="00802990">
              <w:rPr>
                <w:rFonts w:ascii="Times" w:hAnsi="Times"/>
                <w:color w:val="auto"/>
                <w:sz w:val="22"/>
              </w:rPr>
              <w:t>CK</w:t>
            </w:r>
          </w:p>
        </w:tc>
      </w:tr>
      <w:tr w:rsidR="009E462F" w:rsidRPr="00802990" w14:paraId="3816A2EF"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033711A1" w14:textId="77777777" w:rsidR="009E462F" w:rsidRPr="00802990" w:rsidRDefault="009E462F" w:rsidP="00802990">
            <w:pPr>
              <w:pStyle w:val="TableCellBody"/>
              <w:spacing w:line="360" w:lineRule="auto"/>
              <w:contextualSpacing/>
              <w:jc w:val="both"/>
              <w:rPr>
                <w:rFonts w:ascii="Times" w:hAnsi="Times"/>
                <w:color w:val="auto"/>
                <w:sz w:val="22"/>
              </w:rPr>
            </w:pPr>
            <w:r w:rsidRPr="00802990">
              <w:rPr>
                <w:rFonts w:ascii="Times" w:hAnsi="Times"/>
                <w:color w:val="auto"/>
                <w:sz w:val="22"/>
              </w:rPr>
              <w:t>0.2</w:t>
            </w:r>
          </w:p>
        </w:tc>
        <w:tc>
          <w:tcPr>
            <w:tcW w:w="1520" w:type="dxa"/>
            <w:tcBorders>
              <w:top w:val="single" w:sz="4" w:space="0" w:color="auto"/>
              <w:left w:val="single" w:sz="4" w:space="0" w:color="auto"/>
              <w:bottom w:val="single" w:sz="4" w:space="0" w:color="auto"/>
              <w:right w:val="single" w:sz="4" w:space="0" w:color="auto"/>
            </w:tcBorders>
          </w:tcPr>
          <w:p w14:paraId="72ABF8FB" w14:textId="2B633CA8" w:rsidR="009E462F" w:rsidRPr="00802990" w:rsidRDefault="009E20EB" w:rsidP="00802990">
            <w:pPr>
              <w:pStyle w:val="TableCellBody"/>
              <w:spacing w:line="360" w:lineRule="auto"/>
              <w:contextualSpacing/>
              <w:jc w:val="both"/>
              <w:rPr>
                <w:rFonts w:ascii="Times" w:hAnsi="Times"/>
                <w:color w:val="auto"/>
                <w:sz w:val="22"/>
              </w:rPr>
            </w:pPr>
            <w:r w:rsidRPr="00802990">
              <w:rPr>
                <w:rFonts w:ascii="Times" w:hAnsi="Times"/>
                <w:color w:val="auto"/>
                <w:sz w:val="22"/>
              </w:rPr>
              <w:t xml:space="preserve">30.10.2014 </w:t>
            </w:r>
            <w:r w:rsidR="000F5FFB" w:rsidRPr="00802990">
              <w:rPr>
                <w:rFonts w:ascii="Times" w:hAnsi="Times"/>
                <w:color w:val="auto"/>
                <w:sz w:val="22"/>
              </w:rPr>
              <w:t>-</w:t>
            </w:r>
            <w:r w:rsidR="009E462F" w:rsidRPr="00802990">
              <w:rPr>
                <w:rFonts w:ascii="Times" w:hAnsi="Times"/>
                <w:color w:val="auto"/>
                <w:sz w:val="22"/>
              </w:rPr>
              <w:t xml:space="preserve"> 10.11.2014</w:t>
            </w:r>
          </w:p>
        </w:tc>
        <w:tc>
          <w:tcPr>
            <w:tcW w:w="5993" w:type="dxa"/>
            <w:tcBorders>
              <w:top w:val="single" w:sz="4" w:space="0" w:color="auto"/>
              <w:left w:val="single" w:sz="4" w:space="0" w:color="auto"/>
              <w:bottom w:val="single" w:sz="4" w:space="0" w:color="auto"/>
              <w:right w:val="single" w:sz="4" w:space="0" w:color="auto"/>
            </w:tcBorders>
          </w:tcPr>
          <w:p w14:paraId="4A7BB32D" w14:textId="7BEF34C3" w:rsidR="009E462F" w:rsidRPr="00802990" w:rsidRDefault="009E20EB" w:rsidP="00802990">
            <w:pPr>
              <w:pStyle w:val="TableCellBody"/>
              <w:spacing w:line="360" w:lineRule="auto"/>
              <w:contextualSpacing/>
              <w:jc w:val="both"/>
              <w:rPr>
                <w:rFonts w:ascii="Times" w:hAnsi="Times"/>
                <w:color w:val="auto"/>
                <w:sz w:val="22"/>
              </w:rPr>
            </w:pPr>
            <w:r w:rsidRPr="00802990">
              <w:rPr>
                <w:rFonts w:ascii="Times" w:hAnsi="Times"/>
                <w:color w:val="auto"/>
                <w:sz w:val="22"/>
              </w:rPr>
              <w:t>Requirements gathering.</w:t>
            </w:r>
          </w:p>
        </w:tc>
        <w:tc>
          <w:tcPr>
            <w:tcW w:w="1341" w:type="dxa"/>
            <w:tcBorders>
              <w:top w:val="single" w:sz="4" w:space="0" w:color="auto"/>
              <w:left w:val="single" w:sz="4" w:space="0" w:color="auto"/>
              <w:bottom w:val="single" w:sz="4" w:space="0" w:color="auto"/>
              <w:right w:val="single" w:sz="4" w:space="0" w:color="auto"/>
            </w:tcBorders>
          </w:tcPr>
          <w:p w14:paraId="0695B392" w14:textId="77777777" w:rsidR="009E462F" w:rsidRPr="00802990" w:rsidRDefault="009E462F" w:rsidP="00802990">
            <w:pPr>
              <w:pStyle w:val="TableCellBody"/>
              <w:spacing w:line="360" w:lineRule="auto"/>
              <w:contextualSpacing/>
              <w:jc w:val="both"/>
              <w:rPr>
                <w:rFonts w:ascii="Times" w:hAnsi="Times"/>
                <w:color w:val="auto"/>
                <w:sz w:val="22"/>
              </w:rPr>
            </w:pPr>
            <w:r w:rsidRPr="00802990">
              <w:rPr>
                <w:rFonts w:ascii="Times" w:hAnsi="Times"/>
                <w:color w:val="auto"/>
                <w:sz w:val="22"/>
              </w:rPr>
              <w:t>CK</w:t>
            </w:r>
          </w:p>
        </w:tc>
      </w:tr>
      <w:tr w:rsidR="009E462F" w:rsidRPr="00802990" w14:paraId="1BC2BDF3"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57757BD2" w14:textId="77777777" w:rsidR="009E462F" w:rsidRPr="00802990" w:rsidRDefault="009E462F" w:rsidP="00802990">
            <w:pPr>
              <w:pStyle w:val="TableCellBody"/>
              <w:spacing w:line="360" w:lineRule="auto"/>
              <w:contextualSpacing/>
              <w:jc w:val="both"/>
              <w:rPr>
                <w:rFonts w:ascii="Times" w:hAnsi="Times"/>
                <w:color w:val="auto"/>
                <w:sz w:val="22"/>
              </w:rPr>
            </w:pPr>
            <w:r w:rsidRPr="00802990">
              <w:rPr>
                <w:rFonts w:ascii="Times" w:hAnsi="Times"/>
                <w:color w:val="auto"/>
                <w:sz w:val="22"/>
              </w:rPr>
              <w:t>0.3</w:t>
            </w:r>
          </w:p>
        </w:tc>
        <w:tc>
          <w:tcPr>
            <w:tcW w:w="1520" w:type="dxa"/>
            <w:tcBorders>
              <w:top w:val="single" w:sz="4" w:space="0" w:color="auto"/>
              <w:left w:val="single" w:sz="4" w:space="0" w:color="auto"/>
              <w:bottom w:val="single" w:sz="4" w:space="0" w:color="auto"/>
              <w:right w:val="single" w:sz="4" w:space="0" w:color="auto"/>
            </w:tcBorders>
          </w:tcPr>
          <w:p w14:paraId="511C0EB0" w14:textId="77777777" w:rsidR="009E462F" w:rsidRPr="00802990" w:rsidRDefault="00E50283" w:rsidP="00802990">
            <w:pPr>
              <w:pStyle w:val="TableCellBody"/>
              <w:spacing w:line="360" w:lineRule="auto"/>
              <w:contextualSpacing/>
              <w:jc w:val="both"/>
              <w:rPr>
                <w:rFonts w:ascii="Times" w:hAnsi="Times"/>
                <w:color w:val="auto"/>
                <w:sz w:val="22"/>
              </w:rPr>
            </w:pPr>
            <w:r w:rsidRPr="00802990">
              <w:rPr>
                <w:rFonts w:ascii="Times" w:hAnsi="Times"/>
                <w:color w:val="auto"/>
                <w:sz w:val="22"/>
              </w:rPr>
              <w:t>13</w:t>
            </w:r>
            <w:r w:rsidR="009E462F" w:rsidRPr="00802990">
              <w:rPr>
                <w:rFonts w:ascii="Times" w:hAnsi="Times"/>
                <w:color w:val="auto"/>
                <w:sz w:val="22"/>
              </w:rPr>
              <w:t>.02.2015</w:t>
            </w:r>
          </w:p>
        </w:tc>
        <w:tc>
          <w:tcPr>
            <w:tcW w:w="5993" w:type="dxa"/>
            <w:tcBorders>
              <w:top w:val="single" w:sz="4" w:space="0" w:color="auto"/>
              <w:left w:val="single" w:sz="4" w:space="0" w:color="auto"/>
              <w:bottom w:val="single" w:sz="4" w:space="0" w:color="auto"/>
              <w:right w:val="single" w:sz="4" w:space="0" w:color="auto"/>
            </w:tcBorders>
          </w:tcPr>
          <w:p w14:paraId="3C6C6941" w14:textId="3BDC299D" w:rsidR="009E462F" w:rsidRPr="00802990" w:rsidRDefault="00987437" w:rsidP="00802990">
            <w:pPr>
              <w:pStyle w:val="TableCellBody"/>
              <w:spacing w:line="360" w:lineRule="auto"/>
              <w:contextualSpacing/>
              <w:jc w:val="both"/>
              <w:rPr>
                <w:rFonts w:ascii="Times" w:hAnsi="Times"/>
                <w:color w:val="auto"/>
                <w:sz w:val="22"/>
              </w:rPr>
            </w:pPr>
            <w:r w:rsidRPr="00802990">
              <w:rPr>
                <w:rFonts w:ascii="Times" w:hAnsi="Times"/>
                <w:color w:val="auto"/>
                <w:sz w:val="22"/>
              </w:rPr>
              <w:t>Draft table of contents</w:t>
            </w:r>
            <w:r w:rsidR="009E20EB" w:rsidRPr="00802990">
              <w:rPr>
                <w:rFonts w:ascii="Times" w:hAnsi="Times"/>
                <w:color w:val="auto"/>
                <w:sz w:val="22"/>
              </w:rPr>
              <w:t>.</w:t>
            </w:r>
          </w:p>
        </w:tc>
        <w:tc>
          <w:tcPr>
            <w:tcW w:w="1341" w:type="dxa"/>
            <w:tcBorders>
              <w:top w:val="single" w:sz="4" w:space="0" w:color="auto"/>
              <w:left w:val="single" w:sz="4" w:space="0" w:color="auto"/>
              <w:bottom w:val="single" w:sz="4" w:space="0" w:color="auto"/>
              <w:right w:val="single" w:sz="4" w:space="0" w:color="auto"/>
            </w:tcBorders>
          </w:tcPr>
          <w:p w14:paraId="260EAAFF" w14:textId="77777777" w:rsidR="009E462F" w:rsidRPr="00802990" w:rsidRDefault="009E462F" w:rsidP="00802990">
            <w:pPr>
              <w:pStyle w:val="TableCellBody"/>
              <w:spacing w:line="360" w:lineRule="auto"/>
              <w:contextualSpacing/>
              <w:jc w:val="both"/>
              <w:rPr>
                <w:rFonts w:ascii="Times" w:hAnsi="Times"/>
                <w:color w:val="auto"/>
                <w:sz w:val="22"/>
              </w:rPr>
            </w:pPr>
            <w:r w:rsidRPr="00802990">
              <w:rPr>
                <w:rFonts w:ascii="Times" w:hAnsi="Times"/>
                <w:color w:val="auto"/>
                <w:sz w:val="22"/>
              </w:rPr>
              <w:t>CK</w:t>
            </w:r>
          </w:p>
        </w:tc>
      </w:tr>
      <w:tr w:rsidR="009E462F" w:rsidRPr="00802990" w14:paraId="2EC2CB96"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18FDC76E" w14:textId="77777777" w:rsidR="009E462F" w:rsidRPr="00802990" w:rsidRDefault="00E50283" w:rsidP="00802990">
            <w:pPr>
              <w:pStyle w:val="TableCellBody"/>
              <w:spacing w:line="360" w:lineRule="auto"/>
              <w:contextualSpacing/>
              <w:jc w:val="both"/>
              <w:rPr>
                <w:rFonts w:ascii="Times" w:hAnsi="Times"/>
                <w:color w:val="auto"/>
                <w:sz w:val="22"/>
              </w:rPr>
            </w:pPr>
            <w:r w:rsidRPr="00802990">
              <w:rPr>
                <w:rFonts w:ascii="Times" w:hAnsi="Times"/>
                <w:color w:val="auto"/>
                <w:sz w:val="22"/>
              </w:rPr>
              <w:t>0.4</w:t>
            </w:r>
          </w:p>
        </w:tc>
        <w:tc>
          <w:tcPr>
            <w:tcW w:w="1520" w:type="dxa"/>
            <w:tcBorders>
              <w:top w:val="single" w:sz="4" w:space="0" w:color="auto"/>
              <w:left w:val="single" w:sz="4" w:space="0" w:color="auto"/>
              <w:bottom w:val="single" w:sz="4" w:space="0" w:color="auto"/>
              <w:right w:val="single" w:sz="4" w:space="0" w:color="auto"/>
            </w:tcBorders>
          </w:tcPr>
          <w:p w14:paraId="5AD88A9F" w14:textId="191AC40A" w:rsidR="009E462F" w:rsidRPr="00802990" w:rsidRDefault="00E50283" w:rsidP="00802990">
            <w:pPr>
              <w:pStyle w:val="TableCellBody"/>
              <w:spacing w:line="360" w:lineRule="auto"/>
              <w:contextualSpacing/>
              <w:jc w:val="both"/>
              <w:rPr>
                <w:rFonts w:ascii="Times" w:hAnsi="Times"/>
                <w:color w:val="auto"/>
                <w:sz w:val="22"/>
              </w:rPr>
            </w:pPr>
            <w:r w:rsidRPr="00802990">
              <w:rPr>
                <w:rFonts w:ascii="Times" w:hAnsi="Times"/>
                <w:color w:val="auto"/>
                <w:sz w:val="22"/>
              </w:rPr>
              <w:t>16</w:t>
            </w:r>
            <w:r w:rsidR="00987437" w:rsidRPr="00802990">
              <w:rPr>
                <w:rFonts w:ascii="Times" w:hAnsi="Times"/>
                <w:color w:val="auto"/>
                <w:sz w:val="22"/>
              </w:rPr>
              <w:t>.2.2015</w:t>
            </w:r>
            <w:r w:rsidR="009E20EB" w:rsidRPr="00802990">
              <w:rPr>
                <w:rFonts w:ascii="Times" w:hAnsi="Times"/>
                <w:color w:val="auto"/>
                <w:sz w:val="22"/>
              </w:rPr>
              <w:t xml:space="preserve"> </w:t>
            </w:r>
            <w:r w:rsidR="000F5FFB" w:rsidRPr="00802990">
              <w:rPr>
                <w:rFonts w:ascii="Times" w:hAnsi="Times"/>
                <w:color w:val="auto"/>
                <w:sz w:val="22"/>
              </w:rPr>
              <w:t>-</w:t>
            </w:r>
            <w:r w:rsidRPr="00802990">
              <w:rPr>
                <w:rFonts w:ascii="Times" w:hAnsi="Times"/>
                <w:color w:val="auto"/>
                <w:sz w:val="22"/>
              </w:rPr>
              <w:t>21.02.2015</w:t>
            </w:r>
          </w:p>
        </w:tc>
        <w:tc>
          <w:tcPr>
            <w:tcW w:w="5993" w:type="dxa"/>
            <w:tcBorders>
              <w:top w:val="single" w:sz="4" w:space="0" w:color="auto"/>
              <w:left w:val="single" w:sz="4" w:space="0" w:color="auto"/>
              <w:bottom w:val="single" w:sz="4" w:space="0" w:color="auto"/>
              <w:right w:val="single" w:sz="4" w:space="0" w:color="auto"/>
            </w:tcBorders>
          </w:tcPr>
          <w:p w14:paraId="404AD06D" w14:textId="77777777" w:rsidR="009E462F" w:rsidRPr="00802990" w:rsidRDefault="00E50283" w:rsidP="00802990">
            <w:pPr>
              <w:pStyle w:val="TableCellBody"/>
              <w:spacing w:line="360" w:lineRule="auto"/>
              <w:contextualSpacing/>
              <w:jc w:val="both"/>
              <w:rPr>
                <w:rFonts w:ascii="Times" w:hAnsi="Times"/>
                <w:color w:val="auto"/>
                <w:sz w:val="22"/>
              </w:rPr>
            </w:pPr>
            <w:r w:rsidRPr="00802990">
              <w:rPr>
                <w:rFonts w:ascii="Times" w:hAnsi="Times"/>
                <w:color w:val="auto"/>
                <w:sz w:val="22"/>
              </w:rPr>
              <w:t>Update o</w:t>
            </w:r>
            <w:r w:rsidR="00987437" w:rsidRPr="00802990">
              <w:rPr>
                <w:rFonts w:ascii="Times" w:hAnsi="Times"/>
                <w:color w:val="auto"/>
                <w:sz w:val="22"/>
              </w:rPr>
              <w:t xml:space="preserve">f table of contents and </w:t>
            </w:r>
            <w:r w:rsidRPr="00802990">
              <w:rPr>
                <w:rFonts w:ascii="Times" w:hAnsi="Times"/>
                <w:color w:val="auto"/>
                <w:sz w:val="22"/>
              </w:rPr>
              <w:t>creation of</w:t>
            </w:r>
            <w:r w:rsidR="00987437" w:rsidRPr="00802990">
              <w:rPr>
                <w:rFonts w:ascii="Times" w:hAnsi="Times"/>
                <w:color w:val="auto"/>
                <w:sz w:val="22"/>
              </w:rPr>
              <w:t xml:space="preserve"> introduction</w:t>
            </w:r>
            <w:r w:rsidRPr="00802990">
              <w:rPr>
                <w:rFonts w:ascii="Times" w:hAnsi="Times"/>
                <w:color w:val="auto"/>
                <w:sz w:val="22"/>
              </w:rPr>
              <w:t xml:space="preserve">, literature review and system analysis. </w:t>
            </w:r>
          </w:p>
        </w:tc>
        <w:tc>
          <w:tcPr>
            <w:tcW w:w="1341" w:type="dxa"/>
            <w:tcBorders>
              <w:top w:val="single" w:sz="4" w:space="0" w:color="auto"/>
              <w:left w:val="single" w:sz="4" w:space="0" w:color="auto"/>
              <w:bottom w:val="single" w:sz="4" w:space="0" w:color="auto"/>
              <w:right w:val="single" w:sz="4" w:space="0" w:color="auto"/>
            </w:tcBorders>
          </w:tcPr>
          <w:p w14:paraId="112AB733" w14:textId="77777777" w:rsidR="009E462F" w:rsidRPr="00802990" w:rsidRDefault="00E50283" w:rsidP="00802990">
            <w:pPr>
              <w:pStyle w:val="TableCellBody"/>
              <w:spacing w:line="360" w:lineRule="auto"/>
              <w:contextualSpacing/>
              <w:jc w:val="both"/>
              <w:rPr>
                <w:rFonts w:ascii="Times" w:hAnsi="Times"/>
                <w:color w:val="auto"/>
                <w:sz w:val="22"/>
              </w:rPr>
            </w:pPr>
            <w:r w:rsidRPr="00802990">
              <w:rPr>
                <w:rFonts w:ascii="Times" w:hAnsi="Times"/>
                <w:color w:val="auto"/>
                <w:sz w:val="22"/>
              </w:rPr>
              <w:t>CK</w:t>
            </w:r>
          </w:p>
        </w:tc>
      </w:tr>
      <w:tr w:rsidR="00DB3056" w:rsidRPr="00802990" w14:paraId="6A42A17D"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02090BD8" w14:textId="77777777" w:rsidR="00DB3056" w:rsidRPr="00802990" w:rsidRDefault="00DB3056" w:rsidP="00802990">
            <w:pPr>
              <w:pStyle w:val="TableCellBody"/>
              <w:spacing w:line="360" w:lineRule="auto"/>
              <w:contextualSpacing/>
              <w:jc w:val="both"/>
              <w:rPr>
                <w:rFonts w:ascii="Times" w:hAnsi="Times"/>
                <w:color w:val="auto"/>
                <w:sz w:val="22"/>
              </w:rPr>
            </w:pPr>
            <w:r w:rsidRPr="00802990">
              <w:rPr>
                <w:rFonts w:ascii="Times" w:hAnsi="Times"/>
                <w:color w:val="auto"/>
                <w:sz w:val="22"/>
              </w:rPr>
              <w:t>0.5</w:t>
            </w:r>
          </w:p>
        </w:tc>
        <w:tc>
          <w:tcPr>
            <w:tcW w:w="1520" w:type="dxa"/>
            <w:tcBorders>
              <w:top w:val="single" w:sz="4" w:space="0" w:color="auto"/>
              <w:left w:val="single" w:sz="4" w:space="0" w:color="auto"/>
              <w:bottom w:val="single" w:sz="4" w:space="0" w:color="auto"/>
              <w:right w:val="single" w:sz="4" w:space="0" w:color="auto"/>
            </w:tcBorders>
          </w:tcPr>
          <w:p w14:paraId="3018027C" w14:textId="77777777" w:rsidR="00DB3056" w:rsidRPr="00802990" w:rsidRDefault="00DB3056" w:rsidP="00802990">
            <w:pPr>
              <w:pStyle w:val="TableCellBody"/>
              <w:spacing w:line="360" w:lineRule="auto"/>
              <w:contextualSpacing/>
              <w:jc w:val="both"/>
              <w:rPr>
                <w:rFonts w:ascii="Times" w:hAnsi="Times"/>
                <w:color w:val="auto"/>
                <w:sz w:val="22"/>
              </w:rPr>
            </w:pPr>
            <w:r w:rsidRPr="00802990">
              <w:rPr>
                <w:rFonts w:ascii="Times" w:hAnsi="Times"/>
                <w:color w:val="auto"/>
                <w:sz w:val="22"/>
              </w:rPr>
              <w:t>22.02.2015</w:t>
            </w:r>
          </w:p>
        </w:tc>
        <w:tc>
          <w:tcPr>
            <w:tcW w:w="5993" w:type="dxa"/>
            <w:tcBorders>
              <w:top w:val="single" w:sz="4" w:space="0" w:color="auto"/>
              <w:left w:val="single" w:sz="4" w:space="0" w:color="auto"/>
              <w:bottom w:val="single" w:sz="4" w:space="0" w:color="auto"/>
              <w:right w:val="single" w:sz="4" w:space="0" w:color="auto"/>
            </w:tcBorders>
          </w:tcPr>
          <w:p w14:paraId="24241E8D" w14:textId="77777777" w:rsidR="00DB3056" w:rsidRPr="00802990" w:rsidRDefault="00DB3056" w:rsidP="00802990">
            <w:pPr>
              <w:pStyle w:val="TableCellBody"/>
              <w:spacing w:line="360" w:lineRule="auto"/>
              <w:contextualSpacing/>
              <w:jc w:val="both"/>
              <w:rPr>
                <w:rFonts w:ascii="Times" w:hAnsi="Times"/>
                <w:color w:val="auto"/>
                <w:sz w:val="22"/>
              </w:rPr>
            </w:pPr>
            <w:r w:rsidRPr="00802990">
              <w:rPr>
                <w:rFonts w:ascii="Times" w:hAnsi="Times"/>
                <w:color w:val="auto"/>
                <w:sz w:val="22"/>
              </w:rPr>
              <w:t>Creation of system design.</w:t>
            </w:r>
          </w:p>
        </w:tc>
        <w:tc>
          <w:tcPr>
            <w:tcW w:w="1341" w:type="dxa"/>
            <w:tcBorders>
              <w:top w:val="single" w:sz="4" w:space="0" w:color="auto"/>
              <w:left w:val="single" w:sz="4" w:space="0" w:color="auto"/>
              <w:bottom w:val="single" w:sz="4" w:space="0" w:color="auto"/>
              <w:right w:val="single" w:sz="4" w:space="0" w:color="auto"/>
            </w:tcBorders>
          </w:tcPr>
          <w:p w14:paraId="18B4C6FD" w14:textId="77777777" w:rsidR="00DB3056" w:rsidRPr="00802990" w:rsidRDefault="00DB3056" w:rsidP="00802990">
            <w:pPr>
              <w:pStyle w:val="TableCellBody"/>
              <w:spacing w:line="360" w:lineRule="auto"/>
              <w:contextualSpacing/>
              <w:jc w:val="both"/>
              <w:rPr>
                <w:rFonts w:ascii="Times" w:hAnsi="Times"/>
                <w:color w:val="auto"/>
                <w:sz w:val="22"/>
              </w:rPr>
            </w:pPr>
            <w:r w:rsidRPr="00802990">
              <w:rPr>
                <w:rFonts w:ascii="Times" w:hAnsi="Times"/>
                <w:color w:val="auto"/>
                <w:sz w:val="22"/>
              </w:rPr>
              <w:t>CK</w:t>
            </w:r>
          </w:p>
        </w:tc>
      </w:tr>
      <w:tr w:rsidR="00BA3E89" w:rsidRPr="00802990" w14:paraId="294F52B8"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31BD8B23" w14:textId="1AE26631" w:rsidR="00BA3E89" w:rsidRPr="00802990" w:rsidRDefault="00BA3E89" w:rsidP="00802990">
            <w:pPr>
              <w:pStyle w:val="TableCellBody"/>
              <w:spacing w:line="360" w:lineRule="auto"/>
              <w:contextualSpacing/>
              <w:jc w:val="both"/>
              <w:rPr>
                <w:rFonts w:ascii="Times" w:hAnsi="Times"/>
                <w:color w:val="auto"/>
                <w:sz w:val="22"/>
              </w:rPr>
            </w:pPr>
            <w:r w:rsidRPr="00802990">
              <w:rPr>
                <w:rFonts w:ascii="Times" w:hAnsi="Times"/>
                <w:color w:val="auto"/>
                <w:sz w:val="22"/>
              </w:rPr>
              <w:t>1.0</w:t>
            </w:r>
          </w:p>
        </w:tc>
        <w:tc>
          <w:tcPr>
            <w:tcW w:w="1520" w:type="dxa"/>
            <w:tcBorders>
              <w:top w:val="single" w:sz="4" w:space="0" w:color="auto"/>
              <w:left w:val="single" w:sz="4" w:space="0" w:color="auto"/>
              <w:bottom w:val="single" w:sz="4" w:space="0" w:color="auto"/>
              <w:right w:val="single" w:sz="4" w:space="0" w:color="auto"/>
            </w:tcBorders>
          </w:tcPr>
          <w:p w14:paraId="4F8F8067" w14:textId="7A7736A5" w:rsidR="00BA3E89" w:rsidRPr="00802990" w:rsidRDefault="00BA3E89" w:rsidP="00802990">
            <w:pPr>
              <w:pStyle w:val="TableCellBody"/>
              <w:spacing w:line="360" w:lineRule="auto"/>
              <w:contextualSpacing/>
              <w:jc w:val="both"/>
              <w:rPr>
                <w:rFonts w:ascii="Times" w:hAnsi="Times"/>
                <w:color w:val="auto"/>
                <w:sz w:val="22"/>
              </w:rPr>
            </w:pPr>
            <w:r w:rsidRPr="00802990">
              <w:rPr>
                <w:rFonts w:ascii="Times" w:hAnsi="Times"/>
                <w:color w:val="auto"/>
                <w:sz w:val="22"/>
              </w:rPr>
              <w:t>23.02.2015</w:t>
            </w:r>
          </w:p>
        </w:tc>
        <w:tc>
          <w:tcPr>
            <w:tcW w:w="5993" w:type="dxa"/>
            <w:tcBorders>
              <w:top w:val="single" w:sz="4" w:space="0" w:color="auto"/>
              <w:left w:val="single" w:sz="4" w:space="0" w:color="auto"/>
              <w:bottom w:val="single" w:sz="4" w:space="0" w:color="auto"/>
              <w:right w:val="single" w:sz="4" w:space="0" w:color="auto"/>
            </w:tcBorders>
          </w:tcPr>
          <w:p w14:paraId="4F3DBC38" w14:textId="77D94833" w:rsidR="00BA3E89" w:rsidRPr="00802990" w:rsidRDefault="00BA3E89" w:rsidP="00802990">
            <w:pPr>
              <w:pStyle w:val="TableCellBody"/>
              <w:spacing w:line="360" w:lineRule="auto"/>
              <w:contextualSpacing/>
              <w:jc w:val="both"/>
              <w:rPr>
                <w:rFonts w:ascii="Times" w:hAnsi="Times"/>
                <w:color w:val="auto"/>
                <w:sz w:val="22"/>
              </w:rPr>
            </w:pPr>
            <w:r w:rsidRPr="00802990">
              <w:rPr>
                <w:rFonts w:ascii="Times" w:hAnsi="Times"/>
                <w:color w:val="auto"/>
                <w:sz w:val="22"/>
              </w:rPr>
              <w:t>Update of diagrams</w:t>
            </w:r>
            <w:r w:rsidR="009E20EB" w:rsidRPr="00802990">
              <w:rPr>
                <w:rFonts w:ascii="Times" w:hAnsi="Times"/>
                <w:color w:val="auto"/>
                <w:sz w:val="22"/>
              </w:rPr>
              <w:t>.</w:t>
            </w:r>
          </w:p>
        </w:tc>
        <w:tc>
          <w:tcPr>
            <w:tcW w:w="1341" w:type="dxa"/>
            <w:tcBorders>
              <w:top w:val="single" w:sz="4" w:space="0" w:color="auto"/>
              <w:left w:val="single" w:sz="4" w:space="0" w:color="auto"/>
              <w:bottom w:val="single" w:sz="4" w:space="0" w:color="auto"/>
              <w:right w:val="single" w:sz="4" w:space="0" w:color="auto"/>
            </w:tcBorders>
          </w:tcPr>
          <w:p w14:paraId="0E6A9128" w14:textId="05CBF5EA" w:rsidR="00BA3E89" w:rsidRPr="00802990" w:rsidRDefault="00BA3E89" w:rsidP="00802990">
            <w:pPr>
              <w:pStyle w:val="TableCellBody"/>
              <w:spacing w:line="360" w:lineRule="auto"/>
              <w:contextualSpacing/>
              <w:jc w:val="both"/>
              <w:rPr>
                <w:rFonts w:ascii="Times" w:hAnsi="Times"/>
                <w:color w:val="auto"/>
                <w:sz w:val="22"/>
              </w:rPr>
            </w:pPr>
            <w:r w:rsidRPr="00802990">
              <w:rPr>
                <w:rFonts w:ascii="Times" w:hAnsi="Times"/>
                <w:color w:val="auto"/>
                <w:sz w:val="22"/>
              </w:rPr>
              <w:t>CK</w:t>
            </w:r>
          </w:p>
        </w:tc>
      </w:tr>
      <w:tr w:rsidR="00BA3E89" w:rsidRPr="00802990" w14:paraId="50B0C20E"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19758547" w14:textId="53E9B44A" w:rsidR="00BA3E89" w:rsidRPr="00802990" w:rsidRDefault="00BA3E89" w:rsidP="00802990">
            <w:pPr>
              <w:pStyle w:val="TableCellBody"/>
              <w:spacing w:line="360" w:lineRule="auto"/>
              <w:contextualSpacing/>
              <w:jc w:val="both"/>
              <w:rPr>
                <w:rFonts w:ascii="Times" w:hAnsi="Times"/>
                <w:color w:val="auto"/>
                <w:sz w:val="22"/>
              </w:rPr>
            </w:pPr>
            <w:r w:rsidRPr="00802990">
              <w:rPr>
                <w:rFonts w:ascii="Times" w:hAnsi="Times"/>
                <w:color w:val="auto"/>
                <w:sz w:val="22"/>
              </w:rPr>
              <w:t>1.</w:t>
            </w:r>
            <w:r w:rsidR="00492A27" w:rsidRPr="00802990">
              <w:rPr>
                <w:rFonts w:ascii="Times" w:hAnsi="Times"/>
                <w:color w:val="auto"/>
                <w:sz w:val="22"/>
              </w:rPr>
              <w:t>1</w:t>
            </w:r>
          </w:p>
        </w:tc>
        <w:tc>
          <w:tcPr>
            <w:tcW w:w="1520" w:type="dxa"/>
            <w:tcBorders>
              <w:top w:val="single" w:sz="4" w:space="0" w:color="auto"/>
              <w:left w:val="single" w:sz="4" w:space="0" w:color="auto"/>
              <w:bottom w:val="single" w:sz="4" w:space="0" w:color="auto"/>
              <w:right w:val="single" w:sz="4" w:space="0" w:color="auto"/>
            </w:tcBorders>
          </w:tcPr>
          <w:p w14:paraId="4C86B5FB" w14:textId="51CF35B8" w:rsidR="00BA3E89" w:rsidRPr="00802990" w:rsidRDefault="00492A27" w:rsidP="00802990">
            <w:pPr>
              <w:pStyle w:val="TableCellBody"/>
              <w:spacing w:line="360" w:lineRule="auto"/>
              <w:contextualSpacing/>
              <w:jc w:val="both"/>
              <w:rPr>
                <w:rFonts w:ascii="Times" w:hAnsi="Times"/>
                <w:color w:val="auto"/>
                <w:sz w:val="22"/>
              </w:rPr>
            </w:pPr>
            <w:r w:rsidRPr="00802990">
              <w:rPr>
                <w:rFonts w:ascii="Times" w:hAnsi="Times"/>
                <w:color w:val="auto"/>
                <w:sz w:val="22"/>
              </w:rPr>
              <w:t>19.03</w:t>
            </w:r>
            <w:r w:rsidR="009E20EB" w:rsidRPr="00802990">
              <w:rPr>
                <w:rFonts w:ascii="Times" w:hAnsi="Times"/>
                <w:color w:val="auto"/>
                <w:sz w:val="22"/>
              </w:rPr>
              <w:t>.2015</w:t>
            </w:r>
          </w:p>
        </w:tc>
        <w:tc>
          <w:tcPr>
            <w:tcW w:w="5993" w:type="dxa"/>
            <w:tcBorders>
              <w:top w:val="single" w:sz="4" w:space="0" w:color="auto"/>
              <w:left w:val="single" w:sz="4" w:space="0" w:color="auto"/>
              <w:bottom w:val="single" w:sz="4" w:space="0" w:color="auto"/>
              <w:right w:val="single" w:sz="4" w:space="0" w:color="auto"/>
            </w:tcBorders>
          </w:tcPr>
          <w:p w14:paraId="67003912" w14:textId="65B3C011" w:rsidR="00BA3E89" w:rsidRPr="00802990" w:rsidRDefault="009E20EB" w:rsidP="00802990">
            <w:pPr>
              <w:pStyle w:val="TableCellBody"/>
              <w:spacing w:line="360" w:lineRule="auto"/>
              <w:contextualSpacing/>
              <w:jc w:val="both"/>
              <w:rPr>
                <w:rFonts w:ascii="Times" w:hAnsi="Times"/>
                <w:color w:val="auto"/>
                <w:sz w:val="22"/>
              </w:rPr>
            </w:pPr>
            <w:r w:rsidRPr="00802990">
              <w:rPr>
                <w:rFonts w:ascii="Times" w:hAnsi="Times"/>
                <w:color w:val="auto"/>
                <w:sz w:val="22"/>
              </w:rPr>
              <w:t>Update of content in literature review.</w:t>
            </w:r>
          </w:p>
        </w:tc>
        <w:tc>
          <w:tcPr>
            <w:tcW w:w="1341" w:type="dxa"/>
            <w:tcBorders>
              <w:top w:val="single" w:sz="4" w:space="0" w:color="auto"/>
              <w:left w:val="single" w:sz="4" w:space="0" w:color="auto"/>
              <w:bottom w:val="single" w:sz="4" w:space="0" w:color="auto"/>
              <w:right w:val="single" w:sz="4" w:space="0" w:color="auto"/>
            </w:tcBorders>
          </w:tcPr>
          <w:p w14:paraId="0E9A4E0B" w14:textId="6E043E3C" w:rsidR="00BA3E89" w:rsidRPr="00802990" w:rsidRDefault="009E20EB" w:rsidP="00802990">
            <w:pPr>
              <w:pStyle w:val="TableCellBody"/>
              <w:spacing w:line="360" w:lineRule="auto"/>
              <w:contextualSpacing/>
              <w:jc w:val="both"/>
              <w:rPr>
                <w:rFonts w:ascii="Times" w:hAnsi="Times"/>
                <w:color w:val="auto"/>
                <w:sz w:val="22"/>
              </w:rPr>
            </w:pPr>
            <w:r w:rsidRPr="00802990">
              <w:rPr>
                <w:rFonts w:ascii="Times" w:hAnsi="Times"/>
                <w:color w:val="auto"/>
                <w:sz w:val="22"/>
              </w:rPr>
              <w:t>CK</w:t>
            </w:r>
          </w:p>
        </w:tc>
      </w:tr>
      <w:tr w:rsidR="00BA3E89" w:rsidRPr="00802990" w14:paraId="5B146435"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5280B92B" w14:textId="47B64CC7" w:rsidR="00BA3E89" w:rsidRPr="00802990" w:rsidRDefault="00492A27" w:rsidP="00802990">
            <w:pPr>
              <w:pStyle w:val="TableCellBody"/>
              <w:spacing w:line="360" w:lineRule="auto"/>
              <w:contextualSpacing/>
              <w:jc w:val="both"/>
              <w:rPr>
                <w:rFonts w:ascii="Times" w:hAnsi="Times"/>
                <w:color w:val="auto"/>
                <w:sz w:val="22"/>
              </w:rPr>
            </w:pPr>
            <w:r w:rsidRPr="00802990">
              <w:rPr>
                <w:rFonts w:ascii="Times" w:hAnsi="Times"/>
                <w:color w:val="auto"/>
                <w:sz w:val="22"/>
              </w:rPr>
              <w:t>1.2</w:t>
            </w:r>
          </w:p>
        </w:tc>
        <w:tc>
          <w:tcPr>
            <w:tcW w:w="1520" w:type="dxa"/>
            <w:tcBorders>
              <w:top w:val="single" w:sz="4" w:space="0" w:color="auto"/>
              <w:left w:val="single" w:sz="4" w:space="0" w:color="auto"/>
              <w:bottom w:val="single" w:sz="4" w:space="0" w:color="auto"/>
              <w:right w:val="single" w:sz="4" w:space="0" w:color="auto"/>
            </w:tcBorders>
          </w:tcPr>
          <w:p w14:paraId="2F4C88B4" w14:textId="4C636B16" w:rsidR="00BA3E89" w:rsidRPr="00802990" w:rsidRDefault="00940BD2" w:rsidP="00802990">
            <w:pPr>
              <w:pStyle w:val="TableCellBody"/>
              <w:spacing w:line="360" w:lineRule="auto"/>
              <w:contextualSpacing/>
              <w:jc w:val="both"/>
              <w:rPr>
                <w:rFonts w:ascii="Times" w:hAnsi="Times"/>
                <w:color w:val="auto"/>
                <w:sz w:val="22"/>
              </w:rPr>
            </w:pPr>
            <w:r w:rsidRPr="00802990">
              <w:rPr>
                <w:rFonts w:ascii="Times" w:hAnsi="Times"/>
                <w:color w:val="auto"/>
                <w:sz w:val="22"/>
              </w:rPr>
              <w:t>20</w:t>
            </w:r>
            <w:r w:rsidR="00492A27" w:rsidRPr="00802990">
              <w:rPr>
                <w:rFonts w:ascii="Times" w:hAnsi="Times"/>
                <w:color w:val="auto"/>
                <w:sz w:val="22"/>
              </w:rPr>
              <w:t>.03.201</w:t>
            </w:r>
            <w:ins w:id="1" w:author="Chara Katiri" w:date="2015-04-11T16:45:00Z">
              <w:r w:rsidR="00B85CDC" w:rsidRPr="00802990">
                <w:rPr>
                  <w:rFonts w:ascii="Times" w:hAnsi="Times"/>
                  <w:color w:val="auto"/>
                  <w:sz w:val="22"/>
                </w:rPr>
                <w:t>5</w:t>
              </w:r>
            </w:ins>
          </w:p>
        </w:tc>
        <w:tc>
          <w:tcPr>
            <w:tcW w:w="5993" w:type="dxa"/>
            <w:tcBorders>
              <w:top w:val="single" w:sz="4" w:space="0" w:color="auto"/>
              <w:left w:val="single" w:sz="4" w:space="0" w:color="auto"/>
              <w:bottom w:val="single" w:sz="4" w:space="0" w:color="auto"/>
              <w:right w:val="single" w:sz="4" w:space="0" w:color="auto"/>
            </w:tcBorders>
          </w:tcPr>
          <w:p w14:paraId="26253251" w14:textId="154CBB9F" w:rsidR="00BA3E89" w:rsidRPr="00802990" w:rsidRDefault="00492A27" w:rsidP="00802990">
            <w:pPr>
              <w:pStyle w:val="TableCellBody"/>
              <w:spacing w:line="360" w:lineRule="auto"/>
              <w:contextualSpacing/>
              <w:jc w:val="both"/>
              <w:rPr>
                <w:rFonts w:ascii="Times" w:hAnsi="Times"/>
                <w:color w:val="auto"/>
                <w:sz w:val="22"/>
              </w:rPr>
            </w:pPr>
            <w:r w:rsidRPr="00802990">
              <w:rPr>
                <w:rFonts w:ascii="Times" w:hAnsi="Times"/>
                <w:color w:val="auto"/>
                <w:sz w:val="22"/>
              </w:rPr>
              <w:t xml:space="preserve">Update of requirements table. </w:t>
            </w:r>
          </w:p>
        </w:tc>
        <w:tc>
          <w:tcPr>
            <w:tcW w:w="1341" w:type="dxa"/>
            <w:tcBorders>
              <w:top w:val="single" w:sz="4" w:space="0" w:color="auto"/>
              <w:left w:val="single" w:sz="4" w:space="0" w:color="auto"/>
              <w:bottom w:val="single" w:sz="4" w:space="0" w:color="auto"/>
              <w:right w:val="single" w:sz="4" w:space="0" w:color="auto"/>
            </w:tcBorders>
          </w:tcPr>
          <w:p w14:paraId="7C08077E" w14:textId="3BC68C31" w:rsidR="00BA3E89" w:rsidRPr="00802990" w:rsidRDefault="00492A27" w:rsidP="00802990">
            <w:pPr>
              <w:pStyle w:val="TableCellBody"/>
              <w:spacing w:line="360" w:lineRule="auto"/>
              <w:contextualSpacing/>
              <w:jc w:val="both"/>
              <w:rPr>
                <w:rFonts w:ascii="Times" w:hAnsi="Times"/>
                <w:color w:val="auto"/>
                <w:sz w:val="22"/>
              </w:rPr>
            </w:pPr>
            <w:r w:rsidRPr="00802990">
              <w:rPr>
                <w:rFonts w:ascii="Times" w:hAnsi="Times"/>
                <w:color w:val="auto"/>
                <w:sz w:val="22"/>
              </w:rPr>
              <w:t>CK</w:t>
            </w:r>
          </w:p>
        </w:tc>
      </w:tr>
      <w:tr w:rsidR="00492A27" w:rsidRPr="00802990" w14:paraId="19769FF6"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2A6CCB11" w14:textId="6DE6D446" w:rsidR="00492A27" w:rsidRPr="00802990" w:rsidRDefault="00940BD2" w:rsidP="00802990">
            <w:pPr>
              <w:pStyle w:val="TableCellBody"/>
              <w:spacing w:line="360" w:lineRule="auto"/>
              <w:contextualSpacing/>
              <w:jc w:val="both"/>
              <w:rPr>
                <w:rFonts w:ascii="Times" w:hAnsi="Times"/>
                <w:color w:val="auto"/>
                <w:sz w:val="22"/>
              </w:rPr>
            </w:pPr>
            <w:r w:rsidRPr="00802990">
              <w:rPr>
                <w:rFonts w:ascii="Times" w:hAnsi="Times"/>
                <w:color w:val="auto"/>
                <w:sz w:val="22"/>
              </w:rPr>
              <w:t>1.3</w:t>
            </w:r>
          </w:p>
        </w:tc>
        <w:tc>
          <w:tcPr>
            <w:tcW w:w="1520" w:type="dxa"/>
            <w:tcBorders>
              <w:top w:val="single" w:sz="4" w:space="0" w:color="auto"/>
              <w:left w:val="single" w:sz="4" w:space="0" w:color="auto"/>
              <w:bottom w:val="single" w:sz="4" w:space="0" w:color="auto"/>
              <w:right w:val="single" w:sz="4" w:space="0" w:color="auto"/>
            </w:tcBorders>
          </w:tcPr>
          <w:p w14:paraId="2AB71189" w14:textId="44CECB8B" w:rsidR="00492A27" w:rsidRPr="00802990" w:rsidRDefault="00940BD2" w:rsidP="00802990">
            <w:pPr>
              <w:pStyle w:val="TableCellBody"/>
              <w:spacing w:line="360" w:lineRule="auto"/>
              <w:contextualSpacing/>
              <w:jc w:val="both"/>
              <w:rPr>
                <w:rFonts w:ascii="Times" w:hAnsi="Times"/>
                <w:color w:val="auto"/>
                <w:sz w:val="22"/>
              </w:rPr>
            </w:pPr>
            <w:r w:rsidRPr="00802990">
              <w:rPr>
                <w:rFonts w:ascii="Times" w:hAnsi="Times"/>
                <w:color w:val="auto"/>
                <w:sz w:val="22"/>
              </w:rPr>
              <w:t>21.03.201</w:t>
            </w:r>
            <w:ins w:id="2" w:author="Chara Katiri" w:date="2015-04-11T16:45:00Z">
              <w:r w:rsidR="00B85CDC" w:rsidRPr="00802990">
                <w:rPr>
                  <w:rFonts w:ascii="Times" w:hAnsi="Times"/>
                  <w:color w:val="auto"/>
                  <w:sz w:val="22"/>
                </w:rPr>
                <w:t>5</w:t>
              </w:r>
            </w:ins>
          </w:p>
        </w:tc>
        <w:tc>
          <w:tcPr>
            <w:tcW w:w="5993" w:type="dxa"/>
            <w:tcBorders>
              <w:top w:val="single" w:sz="4" w:space="0" w:color="auto"/>
              <w:left w:val="single" w:sz="4" w:space="0" w:color="auto"/>
              <w:bottom w:val="single" w:sz="4" w:space="0" w:color="auto"/>
              <w:right w:val="single" w:sz="4" w:space="0" w:color="auto"/>
            </w:tcBorders>
          </w:tcPr>
          <w:p w14:paraId="4C287DC0" w14:textId="440749AA" w:rsidR="00492A27" w:rsidRPr="00802990" w:rsidRDefault="00940BD2" w:rsidP="00802990">
            <w:pPr>
              <w:pStyle w:val="TableCellBody"/>
              <w:spacing w:line="360" w:lineRule="auto"/>
              <w:contextualSpacing/>
              <w:jc w:val="both"/>
              <w:rPr>
                <w:rFonts w:ascii="Times" w:hAnsi="Times"/>
                <w:color w:val="auto"/>
                <w:sz w:val="22"/>
              </w:rPr>
            </w:pPr>
            <w:r w:rsidRPr="00802990">
              <w:rPr>
                <w:rFonts w:ascii="Times" w:hAnsi="Times"/>
                <w:color w:val="auto"/>
                <w:sz w:val="22"/>
              </w:rPr>
              <w:t xml:space="preserve">System design update. </w:t>
            </w:r>
          </w:p>
        </w:tc>
        <w:tc>
          <w:tcPr>
            <w:tcW w:w="1341" w:type="dxa"/>
            <w:tcBorders>
              <w:top w:val="single" w:sz="4" w:space="0" w:color="auto"/>
              <w:left w:val="single" w:sz="4" w:space="0" w:color="auto"/>
              <w:bottom w:val="single" w:sz="4" w:space="0" w:color="auto"/>
              <w:right w:val="single" w:sz="4" w:space="0" w:color="auto"/>
            </w:tcBorders>
          </w:tcPr>
          <w:p w14:paraId="486D0571" w14:textId="66A1E795" w:rsidR="00492A27" w:rsidRPr="00802990" w:rsidRDefault="00940BD2" w:rsidP="00802990">
            <w:pPr>
              <w:pStyle w:val="TableCellBody"/>
              <w:spacing w:line="360" w:lineRule="auto"/>
              <w:contextualSpacing/>
              <w:jc w:val="both"/>
              <w:rPr>
                <w:rFonts w:ascii="Times" w:hAnsi="Times"/>
                <w:color w:val="auto"/>
                <w:sz w:val="22"/>
              </w:rPr>
            </w:pPr>
            <w:r w:rsidRPr="00802990">
              <w:rPr>
                <w:rFonts w:ascii="Times" w:hAnsi="Times"/>
                <w:color w:val="auto"/>
                <w:sz w:val="22"/>
              </w:rPr>
              <w:t>CK</w:t>
            </w:r>
          </w:p>
        </w:tc>
      </w:tr>
      <w:tr w:rsidR="00492A27" w:rsidRPr="00802990" w14:paraId="22E80BD3"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4B0BDC49" w14:textId="02025350" w:rsidR="00492A27" w:rsidRPr="00802990" w:rsidRDefault="008C7C45" w:rsidP="00802990">
            <w:pPr>
              <w:pStyle w:val="TableCellBody"/>
              <w:spacing w:line="360" w:lineRule="auto"/>
              <w:contextualSpacing/>
              <w:jc w:val="both"/>
              <w:rPr>
                <w:rFonts w:ascii="Times" w:hAnsi="Times"/>
                <w:color w:val="auto"/>
                <w:sz w:val="22"/>
              </w:rPr>
            </w:pPr>
            <w:r w:rsidRPr="00802990">
              <w:rPr>
                <w:rFonts w:ascii="Times" w:hAnsi="Times"/>
                <w:color w:val="auto"/>
                <w:sz w:val="22"/>
              </w:rPr>
              <w:t>1.4</w:t>
            </w:r>
          </w:p>
        </w:tc>
        <w:tc>
          <w:tcPr>
            <w:tcW w:w="1520" w:type="dxa"/>
            <w:tcBorders>
              <w:top w:val="single" w:sz="4" w:space="0" w:color="auto"/>
              <w:left w:val="single" w:sz="4" w:space="0" w:color="auto"/>
              <w:bottom w:val="single" w:sz="4" w:space="0" w:color="auto"/>
              <w:right w:val="single" w:sz="4" w:space="0" w:color="auto"/>
            </w:tcBorders>
          </w:tcPr>
          <w:p w14:paraId="210EBC6E" w14:textId="096A0F04" w:rsidR="00492A27" w:rsidRPr="00802990" w:rsidRDefault="008C7C45" w:rsidP="00802990">
            <w:pPr>
              <w:pStyle w:val="TableCellBody"/>
              <w:spacing w:line="360" w:lineRule="auto"/>
              <w:contextualSpacing/>
              <w:jc w:val="both"/>
              <w:rPr>
                <w:rFonts w:ascii="Times" w:hAnsi="Times"/>
                <w:color w:val="auto"/>
                <w:sz w:val="22"/>
              </w:rPr>
            </w:pPr>
            <w:r w:rsidRPr="00802990">
              <w:rPr>
                <w:rFonts w:ascii="Times" w:hAnsi="Times"/>
                <w:color w:val="auto"/>
                <w:sz w:val="22"/>
              </w:rPr>
              <w:t>21.03.201</w:t>
            </w:r>
            <w:ins w:id="3" w:author="Chara Katiri" w:date="2015-04-11T16:45:00Z">
              <w:r w:rsidR="00B85CDC" w:rsidRPr="00802990">
                <w:rPr>
                  <w:rFonts w:ascii="Times" w:hAnsi="Times"/>
                  <w:color w:val="auto"/>
                  <w:sz w:val="22"/>
                </w:rPr>
                <w:t>5</w:t>
              </w:r>
            </w:ins>
          </w:p>
        </w:tc>
        <w:tc>
          <w:tcPr>
            <w:tcW w:w="5993" w:type="dxa"/>
            <w:tcBorders>
              <w:top w:val="single" w:sz="4" w:space="0" w:color="auto"/>
              <w:left w:val="single" w:sz="4" w:space="0" w:color="auto"/>
              <w:bottom w:val="single" w:sz="4" w:space="0" w:color="auto"/>
              <w:right w:val="single" w:sz="4" w:space="0" w:color="auto"/>
            </w:tcBorders>
          </w:tcPr>
          <w:p w14:paraId="4D5F8E9E" w14:textId="662BE538" w:rsidR="00492A27" w:rsidRPr="00802990" w:rsidRDefault="008C7C45" w:rsidP="00802990">
            <w:pPr>
              <w:pStyle w:val="TableCellBody"/>
              <w:spacing w:line="360" w:lineRule="auto"/>
              <w:contextualSpacing/>
              <w:jc w:val="both"/>
              <w:rPr>
                <w:rFonts w:ascii="Times" w:hAnsi="Times"/>
                <w:color w:val="auto"/>
                <w:sz w:val="22"/>
              </w:rPr>
            </w:pPr>
            <w:r w:rsidRPr="00802990">
              <w:rPr>
                <w:rFonts w:ascii="Times" w:hAnsi="Times"/>
                <w:color w:val="auto"/>
                <w:sz w:val="22"/>
              </w:rPr>
              <w:t>Completion of ‘connection to the database behind the firewall’</w:t>
            </w:r>
          </w:p>
        </w:tc>
        <w:tc>
          <w:tcPr>
            <w:tcW w:w="1341" w:type="dxa"/>
            <w:tcBorders>
              <w:top w:val="single" w:sz="4" w:space="0" w:color="auto"/>
              <w:left w:val="single" w:sz="4" w:space="0" w:color="auto"/>
              <w:bottom w:val="single" w:sz="4" w:space="0" w:color="auto"/>
              <w:right w:val="single" w:sz="4" w:space="0" w:color="auto"/>
            </w:tcBorders>
          </w:tcPr>
          <w:p w14:paraId="65EF2840" w14:textId="3D05807E" w:rsidR="00492A27" w:rsidRPr="00802990" w:rsidRDefault="008C7C45" w:rsidP="00802990">
            <w:pPr>
              <w:pStyle w:val="TableCellBody"/>
              <w:spacing w:line="360" w:lineRule="auto"/>
              <w:contextualSpacing/>
              <w:jc w:val="both"/>
              <w:rPr>
                <w:rFonts w:ascii="Times" w:hAnsi="Times"/>
                <w:color w:val="auto"/>
                <w:sz w:val="22"/>
              </w:rPr>
            </w:pPr>
            <w:r w:rsidRPr="00802990">
              <w:rPr>
                <w:rFonts w:ascii="Times" w:hAnsi="Times"/>
                <w:color w:val="auto"/>
                <w:sz w:val="22"/>
              </w:rPr>
              <w:t>CK</w:t>
            </w:r>
          </w:p>
        </w:tc>
      </w:tr>
      <w:tr w:rsidR="00B85CDC" w:rsidRPr="00802990" w14:paraId="4ECE1DC6" w14:textId="77777777" w:rsidTr="009E20EB">
        <w:trPr>
          <w:cantSplit/>
          <w:jc w:val="center"/>
          <w:ins w:id="4" w:author="Chara Katiri" w:date="2015-04-11T16:44:00Z"/>
        </w:trPr>
        <w:tc>
          <w:tcPr>
            <w:tcW w:w="1048" w:type="dxa"/>
            <w:tcBorders>
              <w:top w:val="single" w:sz="4" w:space="0" w:color="auto"/>
              <w:left w:val="single" w:sz="4" w:space="0" w:color="auto"/>
              <w:bottom w:val="single" w:sz="4" w:space="0" w:color="auto"/>
              <w:right w:val="single" w:sz="4" w:space="0" w:color="auto"/>
            </w:tcBorders>
          </w:tcPr>
          <w:p w14:paraId="6101C1C0" w14:textId="40C79C4C" w:rsidR="00B85CDC" w:rsidRPr="00802990" w:rsidRDefault="00B85CDC" w:rsidP="00802990">
            <w:pPr>
              <w:pStyle w:val="TableCellBody"/>
              <w:spacing w:line="360" w:lineRule="auto"/>
              <w:contextualSpacing/>
              <w:jc w:val="both"/>
              <w:rPr>
                <w:ins w:id="5" w:author="Chara Katiri" w:date="2015-04-11T16:44:00Z"/>
                <w:rFonts w:ascii="Times" w:hAnsi="Times"/>
                <w:color w:val="auto"/>
                <w:sz w:val="22"/>
              </w:rPr>
            </w:pPr>
            <w:ins w:id="6" w:author="Chara Katiri" w:date="2015-04-11T16:45:00Z">
              <w:r w:rsidRPr="00802990">
                <w:rPr>
                  <w:rFonts w:ascii="Times" w:hAnsi="Times"/>
                  <w:color w:val="auto"/>
                  <w:sz w:val="22"/>
                </w:rPr>
                <w:t>1.5</w:t>
              </w:r>
            </w:ins>
          </w:p>
        </w:tc>
        <w:tc>
          <w:tcPr>
            <w:tcW w:w="1520" w:type="dxa"/>
            <w:tcBorders>
              <w:top w:val="single" w:sz="4" w:space="0" w:color="auto"/>
              <w:left w:val="single" w:sz="4" w:space="0" w:color="auto"/>
              <w:bottom w:val="single" w:sz="4" w:space="0" w:color="auto"/>
              <w:right w:val="single" w:sz="4" w:space="0" w:color="auto"/>
            </w:tcBorders>
          </w:tcPr>
          <w:p w14:paraId="1B72D864" w14:textId="2DB4217C" w:rsidR="00B85CDC" w:rsidRPr="00802990" w:rsidRDefault="00B85CDC" w:rsidP="00802990">
            <w:pPr>
              <w:pStyle w:val="TableCellBody"/>
              <w:spacing w:line="360" w:lineRule="auto"/>
              <w:contextualSpacing/>
              <w:jc w:val="both"/>
              <w:rPr>
                <w:ins w:id="7" w:author="Chara Katiri" w:date="2015-04-11T16:44:00Z"/>
                <w:rFonts w:ascii="Times" w:hAnsi="Times"/>
                <w:color w:val="auto"/>
                <w:sz w:val="22"/>
              </w:rPr>
            </w:pPr>
            <w:ins w:id="8" w:author="Chara Katiri" w:date="2015-04-11T16:45:00Z">
              <w:r w:rsidRPr="00802990">
                <w:rPr>
                  <w:rFonts w:ascii="Times" w:hAnsi="Times"/>
                  <w:color w:val="auto"/>
                  <w:sz w:val="22"/>
                </w:rPr>
                <w:t>10.04.2015</w:t>
              </w:r>
            </w:ins>
          </w:p>
        </w:tc>
        <w:tc>
          <w:tcPr>
            <w:tcW w:w="5993" w:type="dxa"/>
            <w:tcBorders>
              <w:top w:val="single" w:sz="4" w:space="0" w:color="auto"/>
              <w:left w:val="single" w:sz="4" w:space="0" w:color="auto"/>
              <w:bottom w:val="single" w:sz="4" w:space="0" w:color="auto"/>
              <w:right w:val="single" w:sz="4" w:space="0" w:color="auto"/>
            </w:tcBorders>
          </w:tcPr>
          <w:p w14:paraId="1FE42E8D" w14:textId="1A5FC1C0" w:rsidR="00B85CDC" w:rsidRPr="00802990" w:rsidRDefault="00B85CDC" w:rsidP="00802990">
            <w:pPr>
              <w:pStyle w:val="TableCellBody"/>
              <w:spacing w:line="360" w:lineRule="auto"/>
              <w:contextualSpacing/>
              <w:jc w:val="both"/>
              <w:rPr>
                <w:ins w:id="9" w:author="Chara Katiri" w:date="2015-04-11T16:44:00Z"/>
                <w:rFonts w:ascii="Times" w:hAnsi="Times"/>
                <w:color w:val="auto"/>
                <w:sz w:val="22"/>
              </w:rPr>
            </w:pPr>
            <w:ins w:id="10" w:author="Chara Katiri" w:date="2015-04-11T16:45:00Z">
              <w:r w:rsidRPr="00802990">
                <w:rPr>
                  <w:rFonts w:ascii="Times" w:hAnsi="Times"/>
                  <w:color w:val="auto"/>
                  <w:sz w:val="22"/>
                </w:rPr>
                <w:t>Update based on feedback from Draft report submission (Chapter 1-3)</w:t>
              </w:r>
            </w:ins>
          </w:p>
        </w:tc>
        <w:tc>
          <w:tcPr>
            <w:tcW w:w="1341" w:type="dxa"/>
            <w:tcBorders>
              <w:top w:val="single" w:sz="4" w:space="0" w:color="auto"/>
              <w:left w:val="single" w:sz="4" w:space="0" w:color="auto"/>
              <w:bottom w:val="single" w:sz="4" w:space="0" w:color="auto"/>
              <w:right w:val="single" w:sz="4" w:space="0" w:color="auto"/>
            </w:tcBorders>
          </w:tcPr>
          <w:p w14:paraId="0FDA8FDF" w14:textId="3DC02DBD" w:rsidR="00B85CDC" w:rsidRPr="00802990" w:rsidRDefault="00B85CDC" w:rsidP="00802990">
            <w:pPr>
              <w:pStyle w:val="TableCellBody"/>
              <w:spacing w:line="360" w:lineRule="auto"/>
              <w:contextualSpacing/>
              <w:jc w:val="both"/>
              <w:rPr>
                <w:ins w:id="11" w:author="Chara Katiri" w:date="2015-04-11T16:44:00Z"/>
                <w:rFonts w:ascii="Times" w:hAnsi="Times"/>
                <w:color w:val="auto"/>
                <w:sz w:val="22"/>
              </w:rPr>
            </w:pPr>
            <w:ins w:id="12" w:author="Chara Katiri" w:date="2015-04-11T16:45:00Z">
              <w:r w:rsidRPr="00802990">
                <w:rPr>
                  <w:rFonts w:ascii="Times" w:hAnsi="Times"/>
                  <w:color w:val="auto"/>
                  <w:sz w:val="22"/>
                </w:rPr>
                <w:t>CK</w:t>
              </w:r>
            </w:ins>
          </w:p>
        </w:tc>
      </w:tr>
      <w:tr w:rsidR="00B85CDC" w:rsidRPr="00802990" w14:paraId="26591580" w14:textId="77777777" w:rsidTr="009E20EB">
        <w:trPr>
          <w:cantSplit/>
          <w:jc w:val="center"/>
          <w:ins w:id="13" w:author="Chara Katiri" w:date="2015-04-11T16:45:00Z"/>
        </w:trPr>
        <w:tc>
          <w:tcPr>
            <w:tcW w:w="1048" w:type="dxa"/>
            <w:tcBorders>
              <w:top w:val="single" w:sz="4" w:space="0" w:color="auto"/>
              <w:left w:val="single" w:sz="4" w:space="0" w:color="auto"/>
              <w:bottom w:val="single" w:sz="4" w:space="0" w:color="auto"/>
              <w:right w:val="single" w:sz="4" w:space="0" w:color="auto"/>
            </w:tcBorders>
          </w:tcPr>
          <w:p w14:paraId="36C20CDB" w14:textId="3E872900" w:rsidR="00B85CDC" w:rsidRPr="00802990" w:rsidRDefault="00B85CDC" w:rsidP="00802990">
            <w:pPr>
              <w:pStyle w:val="TableCellBody"/>
              <w:spacing w:line="360" w:lineRule="auto"/>
              <w:contextualSpacing/>
              <w:jc w:val="both"/>
              <w:rPr>
                <w:ins w:id="14" w:author="Chara Katiri" w:date="2015-04-11T16:45:00Z"/>
                <w:rFonts w:ascii="Times" w:hAnsi="Times"/>
                <w:color w:val="auto"/>
                <w:sz w:val="22"/>
              </w:rPr>
            </w:pPr>
            <w:ins w:id="15" w:author="Chara Katiri" w:date="2015-04-11T16:45:00Z">
              <w:r w:rsidRPr="00802990">
                <w:rPr>
                  <w:rFonts w:ascii="Times" w:hAnsi="Times"/>
                  <w:color w:val="auto"/>
                  <w:sz w:val="22"/>
                </w:rPr>
                <w:t>1.6</w:t>
              </w:r>
            </w:ins>
          </w:p>
        </w:tc>
        <w:tc>
          <w:tcPr>
            <w:tcW w:w="1520" w:type="dxa"/>
            <w:tcBorders>
              <w:top w:val="single" w:sz="4" w:space="0" w:color="auto"/>
              <w:left w:val="single" w:sz="4" w:space="0" w:color="auto"/>
              <w:bottom w:val="single" w:sz="4" w:space="0" w:color="auto"/>
              <w:right w:val="single" w:sz="4" w:space="0" w:color="auto"/>
            </w:tcBorders>
          </w:tcPr>
          <w:p w14:paraId="4D73FD5B" w14:textId="1BE568CB" w:rsidR="00B85CDC" w:rsidRPr="00802990" w:rsidRDefault="00B85CDC" w:rsidP="00802990">
            <w:pPr>
              <w:pStyle w:val="TableCellBody"/>
              <w:spacing w:line="360" w:lineRule="auto"/>
              <w:contextualSpacing/>
              <w:jc w:val="both"/>
              <w:rPr>
                <w:ins w:id="16" w:author="Chara Katiri" w:date="2015-04-11T16:45:00Z"/>
                <w:rFonts w:ascii="Times" w:hAnsi="Times"/>
                <w:color w:val="auto"/>
                <w:sz w:val="22"/>
              </w:rPr>
            </w:pPr>
            <w:ins w:id="17" w:author="Chara Katiri" w:date="2015-04-11T16:45:00Z">
              <w:r w:rsidRPr="00802990">
                <w:rPr>
                  <w:rFonts w:ascii="Times" w:hAnsi="Times"/>
                  <w:color w:val="auto"/>
                  <w:sz w:val="22"/>
                </w:rPr>
                <w:t>11.04.2015</w:t>
              </w:r>
            </w:ins>
          </w:p>
        </w:tc>
        <w:tc>
          <w:tcPr>
            <w:tcW w:w="5993" w:type="dxa"/>
            <w:tcBorders>
              <w:top w:val="single" w:sz="4" w:space="0" w:color="auto"/>
              <w:left w:val="single" w:sz="4" w:space="0" w:color="auto"/>
              <w:bottom w:val="single" w:sz="4" w:space="0" w:color="auto"/>
              <w:right w:val="single" w:sz="4" w:space="0" w:color="auto"/>
            </w:tcBorders>
          </w:tcPr>
          <w:p w14:paraId="75CB770E" w14:textId="6EC4D0B2" w:rsidR="00B85CDC" w:rsidRPr="00802990" w:rsidRDefault="00B85CDC" w:rsidP="00802990">
            <w:pPr>
              <w:pStyle w:val="TableCellBody"/>
              <w:spacing w:line="360" w:lineRule="auto"/>
              <w:contextualSpacing/>
              <w:jc w:val="both"/>
              <w:rPr>
                <w:ins w:id="18" w:author="Chara Katiri" w:date="2015-04-11T16:45:00Z"/>
                <w:rFonts w:ascii="Times" w:hAnsi="Times"/>
                <w:color w:val="auto"/>
                <w:sz w:val="22"/>
              </w:rPr>
            </w:pPr>
            <w:ins w:id="19" w:author="Chara Katiri" w:date="2015-04-11T16:45:00Z">
              <w:r w:rsidRPr="00802990">
                <w:rPr>
                  <w:rFonts w:ascii="Times" w:hAnsi="Times"/>
                  <w:color w:val="auto"/>
                  <w:sz w:val="22"/>
                </w:rPr>
                <w:t>Update based on feedback from Draf</w:t>
              </w:r>
              <w:r w:rsidR="003E2990" w:rsidRPr="00802990">
                <w:rPr>
                  <w:rFonts w:ascii="Times" w:hAnsi="Times"/>
                  <w:color w:val="auto"/>
                  <w:sz w:val="22"/>
                </w:rPr>
                <w:t>t report submission (Chapter 3-4</w:t>
              </w:r>
              <w:r w:rsidRPr="00802990">
                <w:rPr>
                  <w:rFonts w:ascii="Times" w:hAnsi="Times"/>
                  <w:color w:val="auto"/>
                  <w:sz w:val="22"/>
                </w:rPr>
                <w:t>)</w:t>
              </w:r>
            </w:ins>
          </w:p>
        </w:tc>
        <w:tc>
          <w:tcPr>
            <w:tcW w:w="1341" w:type="dxa"/>
            <w:tcBorders>
              <w:top w:val="single" w:sz="4" w:space="0" w:color="auto"/>
              <w:left w:val="single" w:sz="4" w:space="0" w:color="auto"/>
              <w:bottom w:val="single" w:sz="4" w:space="0" w:color="auto"/>
              <w:right w:val="single" w:sz="4" w:space="0" w:color="auto"/>
            </w:tcBorders>
          </w:tcPr>
          <w:p w14:paraId="19A33C9D" w14:textId="5907558E" w:rsidR="00B85CDC" w:rsidRPr="00802990" w:rsidRDefault="00B85CDC" w:rsidP="00802990">
            <w:pPr>
              <w:pStyle w:val="TableCellBody"/>
              <w:spacing w:line="360" w:lineRule="auto"/>
              <w:contextualSpacing/>
              <w:jc w:val="both"/>
              <w:rPr>
                <w:ins w:id="20" w:author="Chara Katiri" w:date="2015-04-11T16:45:00Z"/>
                <w:rFonts w:ascii="Times" w:hAnsi="Times"/>
                <w:color w:val="auto"/>
                <w:sz w:val="22"/>
              </w:rPr>
            </w:pPr>
            <w:ins w:id="21" w:author="Chara Katiri" w:date="2015-04-11T16:45:00Z">
              <w:r w:rsidRPr="00802990">
                <w:rPr>
                  <w:rFonts w:ascii="Times" w:hAnsi="Times"/>
                  <w:color w:val="auto"/>
                  <w:sz w:val="22"/>
                </w:rPr>
                <w:t>CK</w:t>
              </w:r>
            </w:ins>
          </w:p>
        </w:tc>
      </w:tr>
      <w:tr w:rsidR="00B85CDC" w:rsidRPr="00802990" w14:paraId="0A53739E" w14:textId="77777777" w:rsidTr="009E20EB">
        <w:trPr>
          <w:cantSplit/>
          <w:jc w:val="center"/>
          <w:ins w:id="22" w:author="Chara Katiri" w:date="2015-04-11T16:45:00Z"/>
        </w:trPr>
        <w:tc>
          <w:tcPr>
            <w:tcW w:w="1048" w:type="dxa"/>
            <w:tcBorders>
              <w:top w:val="single" w:sz="4" w:space="0" w:color="auto"/>
              <w:left w:val="single" w:sz="4" w:space="0" w:color="auto"/>
              <w:bottom w:val="single" w:sz="4" w:space="0" w:color="auto"/>
              <w:right w:val="single" w:sz="4" w:space="0" w:color="auto"/>
            </w:tcBorders>
          </w:tcPr>
          <w:p w14:paraId="7E7D7591" w14:textId="44432DF0" w:rsidR="00B85CDC" w:rsidRPr="00802990" w:rsidRDefault="003E2990" w:rsidP="00802990">
            <w:pPr>
              <w:pStyle w:val="TableCellBody"/>
              <w:spacing w:line="360" w:lineRule="auto"/>
              <w:contextualSpacing/>
              <w:jc w:val="both"/>
              <w:rPr>
                <w:ins w:id="23" w:author="Chara Katiri" w:date="2015-04-11T16:45:00Z"/>
                <w:rFonts w:ascii="Times" w:hAnsi="Times"/>
                <w:color w:val="auto"/>
                <w:sz w:val="22"/>
              </w:rPr>
            </w:pPr>
            <w:ins w:id="24" w:author="Chara Katiri" w:date="2015-04-11T23:36:00Z">
              <w:r w:rsidRPr="00802990">
                <w:rPr>
                  <w:rFonts w:ascii="Times" w:hAnsi="Times"/>
                  <w:color w:val="auto"/>
                  <w:sz w:val="22"/>
                </w:rPr>
                <w:t>1.</w:t>
              </w:r>
            </w:ins>
            <w:r w:rsidR="00607D9A" w:rsidRPr="00802990">
              <w:rPr>
                <w:rFonts w:ascii="Times" w:hAnsi="Times"/>
                <w:color w:val="auto"/>
                <w:sz w:val="22"/>
              </w:rPr>
              <w:t>7</w:t>
            </w:r>
          </w:p>
        </w:tc>
        <w:tc>
          <w:tcPr>
            <w:tcW w:w="1520" w:type="dxa"/>
            <w:tcBorders>
              <w:top w:val="single" w:sz="4" w:space="0" w:color="auto"/>
              <w:left w:val="single" w:sz="4" w:space="0" w:color="auto"/>
              <w:bottom w:val="single" w:sz="4" w:space="0" w:color="auto"/>
              <w:right w:val="single" w:sz="4" w:space="0" w:color="auto"/>
            </w:tcBorders>
          </w:tcPr>
          <w:p w14:paraId="2E1439EE" w14:textId="4C4E1FCA" w:rsidR="00B85CDC" w:rsidRPr="00802990" w:rsidRDefault="003E2990" w:rsidP="00802990">
            <w:pPr>
              <w:pStyle w:val="TableCellBody"/>
              <w:spacing w:line="360" w:lineRule="auto"/>
              <w:contextualSpacing/>
              <w:jc w:val="both"/>
              <w:rPr>
                <w:ins w:id="25" w:author="Chara Katiri" w:date="2015-04-11T16:45:00Z"/>
                <w:rFonts w:ascii="Times" w:hAnsi="Times"/>
                <w:color w:val="auto"/>
                <w:sz w:val="22"/>
              </w:rPr>
            </w:pPr>
            <w:ins w:id="26" w:author="Chara Katiri" w:date="2015-04-11T23:36:00Z">
              <w:r w:rsidRPr="00802990">
                <w:rPr>
                  <w:rFonts w:ascii="Times" w:hAnsi="Times"/>
                  <w:color w:val="auto"/>
                  <w:sz w:val="22"/>
                </w:rPr>
                <w:t>11.04.2015</w:t>
              </w:r>
            </w:ins>
          </w:p>
        </w:tc>
        <w:tc>
          <w:tcPr>
            <w:tcW w:w="5993" w:type="dxa"/>
            <w:tcBorders>
              <w:top w:val="single" w:sz="4" w:space="0" w:color="auto"/>
              <w:left w:val="single" w:sz="4" w:space="0" w:color="auto"/>
              <w:bottom w:val="single" w:sz="4" w:space="0" w:color="auto"/>
              <w:right w:val="single" w:sz="4" w:space="0" w:color="auto"/>
            </w:tcBorders>
          </w:tcPr>
          <w:p w14:paraId="58FF3BD9" w14:textId="1AC2F957" w:rsidR="00B85CDC" w:rsidRPr="00802990" w:rsidRDefault="00607D9A" w:rsidP="00802990">
            <w:pPr>
              <w:pStyle w:val="TableCellBody"/>
              <w:spacing w:line="360" w:lineRule="auto"/>
              <w:contextualSpacing/>
              <w:jc w:val="both"/>
              <w:rPr>
                <w:ins w:id="27" w:author="Chara Katiri" w:date="2015-04-11T16:45:00Z"/>
                <w:rFonts w:ascii="Times" w:hAnsi="Times"/>
                <w:color w:val="auto"/>
                <w:sz w:val="22"/>
              </w:rPr>
            </w:pPr>
            <w:ins w:id="28" w:author="Chara Katiri" w:date="2015-04-11T16:45:00Z">
              <w:r w:rsidRPr="00802990">
                <w:rPr>
                  <w:rFonts w:ascii="Times" w:hAnsi="Times"/>
                  <w:color w:val="auto"/>
                  <w:sz w:val="22"/>
                </w:rPr>
                <w:t xml:space="preserve">Update based on feedback from Draft report submission (Chapter </w:t>
              </w:r>
            </w:ins>
            <w:r w:rsidRPr="00802990">
              <w:rPr>
                <w:rFonts w:ascii="Times" w:hAnsi="Times"/>
                <w:color w:val="auto"/>
                <w:sz w:val="22"/>
              </w:rPr>
              <w:t>4-6)</w:t>
            </w:r>
          </w:p>
        </w:tc>
        <w:tc>
          <w:tcPr>
            <w:tcW w:w="1341" w:type="dxa"/>
            <w:tcBorders>
              <w:top w:val="single" w:sz="4" w:space="0" w:color="auto"/>
              <w:left w:val="single" w:sz="4" w:space="0" w:color="auto"/>
              <w:bottom w:val="single" w:sz="4" w:space="0" w:color="auto"/>
              <w:right w:val="single" w:sz="4" w:space="0" w:color="auto"/>
            </w:tcBorders>
          </w:tcPr>
          <w:p w14:paraId="52A7CC3F" w14:textId="2534CBF5" w:rsidR="00B85CDC" w:rsidRPr="00802990" w:rsidRDefault="00607D9A" w:rsidP="00802990">
            <w:pPr>
              <w:pStyle w:val="TableCellBody"/>
              <w:spacing w:line="360" w:lineRule="auto"/>
              <w:contextualSpacing/>
              <w:jc w:val="both"/>
              <w:rPr>
                <w:ins w:id="29" w:author="Chara Katiri" w:date="2015-04-11T16:45:00Z"/>
                <w:rFonts w:ascii="Times" w:hAnsi="Times"/>
                <w:color w:val="auto"/>
                <w:sz w:val="22"/>
              </w:rPr>
            </w:pPr>
            <w:r w:rsidRPr="00802990">
              <w:rPr>
                <w:rFonts w:ascii="Times" w:hAnsi="Times"/>
                <w:color w:val="auto"/>
                <w:sz w:val="22"/>
              </w:rPr>
              <w:t>CK</w:t>
            </w:r>
          </w:p>
        </w:tc>
      </w:tr>
      <w:tr w:rsidR="00B85CDC" w:rsidRPr="00802990" w14:paraId="2905D17B" w14:textId="77777777" w:rsidTr="009E20EB">
        <w:trPr>
          <w:cantSplit/>
          <w:jc w:val="center"/>
          <w:ins w:id="30" w:author="Chara Katiri" w:date="2015-04-11T16:45:00Z"/>
        </w:trPr>
        <w:tc>
          <w:tcPr>
            <w:tcW w:w="1048" w:type="dxa"/>
            <w:tcBorders>
              <w:top w:val="single" w:sz="4" w:space="0" w:color="auto"/>
              <w:left w:val="single" w:sz="4" w:space="0" w:color="auto"/>
              <w:bottom w:val="single" w:sz="4" w:space="0" w:color="auto"/>
              <w:right w:val="single" w:sz="4" w:space="0" w:color="auto"/>
            </w:tcBorders>
          </w:tcPr>
          <w:p w14:paraId="442B7E6E" w14:textId="4ACA9D20" w:rsidR="00B85CDC" w:rsidRPr="00802990" w:rsidRDefault="00D6560C" w:rsidP="00802990">
            <w:pPr>
              <w:pStyle w:val="TableCellBody"/>
              <w:spacing w:line="360" w:lineRule="auto"/>
              <w:contextualSpacing/>
              <w:jc w:val="both"/>
              <w:rPr>
                <w:ins w:id="31" w:author="Chara Katiri" w:date="2015-04-11T16:45:00Z"/>
                <w:rFonts w:ascii="Times" w:hAnsi="Times"/>
                <w:color w:val="auto"/>
                <w:sz w:val="22"/>
              </w:rPr>
            </w:pPr>
            <w:r w:rsidRPr="00802990">
              <w:rPr>
                <w:rFonts w:ascii="Times" w:hAnsi="Times"/>
                <w:color w:val="auto"/>
                <w:sz w:val="22"/>
              </w:rPr>
              <w:t>1.8</w:t>
            </w:r>
          </w:p>
        </w:tc>
        <w:tc>
          <w:tcPr>
            <w:tcW w:w="1520" w:type="dxa"/>
            <w:tcBorders>
              <w:top w:val="single" w:sz="4" w:space="0" w:color="auto"/>
              <w:left w:val="single" w:sz="4" w:space="0" w:color="auto"/>
              <w:bottom w:val="single" w:sz="4" w:space="0" w:color="auto"/>
              <w:right w:val="single" w:sz="4" w:space="0" w:color="auto"/>
            </w:tcBorders>
          </w:tcPr>
          <w:p w14:paraId="539E1102" w14:textId="59FAA120" w:rsidR="00B85CDC" w:rsidRPr="00802990" w:rsidRDefault="00D6560C" w:rsidP="00802990">
            <w:pPr>
              <w:pStyle w:val="TableCellBody"/>
              <w:spacing w:line="360" w:lineRule="auto"/>
              <w:contextualSpacing/>
              <w:jc w:val="both"/>
              <w:rPr>
                <w:ins w:id="32" w:author="Chara Katiri" w:date="2015-04-11T16:45:00Z"/>
                <w:rFonts w:ascii="Times" w:hAnsi="Times"/>
                <w:color w:val="auto"/>
                <w:sz w:val="22"/>
              </w:rPr>
            </w:pPr>
            <w:r w:rsidRPr="00802990">
              <w:rPr>
                <w:rFonts w:ascii="Times" w:hAnsi="Times"/>
                <w:color w:val="auto"/>
                <w:sz w:val="22"/>
              </w:rPr>
              <w:t>12.04.2015</w:t>
            </w:r>
          </w:p>
        </w:tc>
        <w:tc>
          <w:tcPr>
            <w:tcW w:w="5993" w:type="dxa"/>
            <w:tcBorders>
              <w:top w:val="single" w:sz="4" w:space="0" w:color="auto"/>
              <w:left w:val="single" w:sz="4" w:space="0" w:color="auto"/>
              <w:bottom w:val="single" w:sz="4" w:space="0" w:color="auto"/>
              <w:right w:val="single" w:sz="4" w:space="0" w:color="auto"/>
            </w:tcBorders>
          </w:tcPr>
          <w:p w14:paraId="71FF6BC4" w14:textId="08BBBF0B" w:rsidR="00B85CDC" w:rsidRPr="00802990" w:rsidRDefault="00D6560C" w:rsidP="00802990">
            <w:pPr>
              <w:pStyle w:val="TableCellBody"/>
              <w:spacing w:line="360" w:lineRule="auto"/>
              <w:contextualSpacing/>
              <w:jc w:val="both"/>
              <w:rPr>
                <w:ins w:id="33" w:author="Chara Katiri" w:date="2015-04-11T16:45:00Z"/>
                <w:rFonts w:ascii="Times" w:hAnsi="Times"/>
                <w:color w:val="auto"/>
                <w:sz w:val="22"/>
              </w:rPr>
            </w:pPr>
            <w:r w:rsidRPr="00802990">
              <w:rPr>
                <w:rFonts w:ascii="Times" w:hAnsi="Times"/>
                <w:color w:val="auto"/>
                <w:sz w:val="22"/>
              </w:rPr>
              <w:t xml:space="preserve">Functional and non-functional requirements update. </w:t>
            </w:r>
          </w:p>
        </w:tc>
        <w:tc>
          <w:tcPr>
            <w:tcW w:w="1341" w:type="dxa"/>
            <w:tcBorders>
              <w:top w:val="single" w:sz="4" w:space="0" w:color="auto"/>
              <w:left w:val="single" w:sz="4" w:space="0" w:color="auto"/>
              <w:bottom w:val="single" w:sz="4" w:space="0" w:color="auto"/>
              <w:right w:val="single" w:sz="4" w:space="0" w:color="auto"/>
            </w:tcBorders>
          </w:tcPr>
          <w:p w14:paraId="6ED62993" w14:textId="5F48C2C5" w:rsidR="00B85CDC" w:rsidRPr="00802990" w:rsidRDefault="00D6560C" w:rsidP="00802990">
            <w:pPr>
              <w:pStyle w:val="TableCellBody"/>
              <w:spacing w:line="360" w:lineRule="auto"/>
              <w:contextualSpacing/>
              <w:jc w:val="both"/>
              <w:rPr>
                <w:ins w:id="34" w:author="Chara Katiri" w:date="2015-04-11T16:45:00Z"/>
                <w:rFonts w:ascii="Times" w:hAnsi="Times"/>
                <w:color w:val="auto"/>
                <w:sz w:val="22"/>
              </w:rPr>
            </w:pPr>
            <w:r w:rsidRPr="00802990">
              <w:rPr>
                <w:rFonts w:ascii="Times" w:hAnsi="Times"/>
                <w:color w:val="auto"/>
                <w:sz w:val="22"/>
              </w:rPr>
              <w:t>CK</w:t>
            </w:r>
          </w:p>
        </w:tc>
      </w:tr>
      <w:tr w:rsidR="00BA3E89" w:rsidRPr="00802990" w14:paraId="6974CD0E"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193A207D" w14:textId="7AE86715" w:rsidR="00BA3E89" w:rsidRPr="00802990" w:rsidRDefault="00BA3E89" w:rsidP="00802990">
            <w:pPr>
              <w:pStyle w:val="TableCellBody"/>
              <w:spacing w:line="360" w:lineRule="auto"/>
              <w:contextualSpacing/>
              <w:jc w:val="both"/>
              <w:rPr>
                <w:rFonts w:ascii="Times" w:hAnsi="Times"/>
                <w:color w:val="auto"/>
                <w:sz w:val="22"/>
              </w:rPr>
            </w:pPr>
          </w:p>
        </w:tc>
        <w:tc>
          <w:tcPr>
            <w:tcW w:w="1520" w:type="dxa"/>
            <w:tcBorders>
              <w:top w:val="single" w:sz="4" w:space="0" w:color="auto"/>
              <w:left w:val="single" w:sz="4" w:space="0" w:color="auto"/>
              <w:bottom w:val="single" w:sz="4" w:space="0" w:color="auto"/>
              <w:right w:val="single" w:sz="4" w:space="0" w:color="auto"/>
            </w:tcBorders>
          </w:tcPr>
          <w:p w14:paraId="65FD1A59" w14:textId="4252E973" w:rsidR="00BA3E89" w:rsidRPr="00802990" w:rsidRDefault="00BA3E89" w:rsidP="00802990">
            <w:pPr>
              <w:pStyle w:val="TableCellBody"/>
              <w:spacing w:line="360" w:lineRule="auto"/>
              <w:contextualSpacing/>
              <w:jc w:val="both"/>
              <w:rPr>
                <w:rFonts w:ascii="Times" w:hAnsi="Times"/>
                <w:color w:val="auto"/>
                <w:sz w:val="22"/>
              </w:rPr>
            </w:pPr>
          </w:p>
        </w:tc>
        <w:tc>
          <w:tcPr>
            <w:tcW w:w="5993" w:type="dxa"/>
            <w:tcBorders>
              <w:top w:val="single" w:sz="4" w:space="0" w:color="auto"/>
              <w:left w:val="single" w:sz="4" w:space="0" w:color="auto"/>
              <w:bottom w:val="single" w:sz="4" w:space="0" w:color="auto"/>
              <w:right w:val="single" w:sz="4" w:space="0" w:color="auto"/>
            </w:tcBorders>
          </w:tcPr>
          <w:p w14:paraId="39E8B85A" w14:textId="160008D6" w:rsidR="00BA3E89" w:rsidRPr="00802990" w:rsidRDefault="00BA3E89" w:rsidP="00802990">
            <w:pPr>
              <w:pStyle w:val="TableCellBody"/>
              <w:spacing w:line="360" w:lineRule="auto"/>
              <w:contextualSpacing/>
              <w:jc w:val="both"/>
              <w:rPr>
                <w:rFonts w:ascii="Times" w:hAnsi="Times"/>
                <w:color w:val="auto"/>
                <w:sz w:val="22"/>
              </w:rPr>
            </w:pPr>
          </w:p>
        </w:tc>
        <w:tc>
          <w:tcPr>
            <w:tcW w:w="1341" w:type="dxa"/>
            <w:tcBorders>
              <w:top w:val="single" w:sz="4" w:space="0" w:color="auto"/>
              <w:left w:val="single" w:sz="4" w:space="0" w:color="auto"/>
              <w:bottom w:val="single" w:sz="4" w:space="0" w:color="auto"/>
              <w:right w:val="single" w:sz="4" w:space="0" w:color="auto"/>
            </w:tcBorders>
          </w:tcPr>
          <w:p w14:paraId="2FF51D61" w14:textId="2B6E33A6" w:rsidR="00BA3E89" w:rsidRPr="00802990" w:rsidRDefault="00BA3E89" w:rsidP="00802990">
            <w:pPr>
              <w:pStyle w:val="TableCellBody"/>
              <w:spacing w:line="360" w:lineRule="auto"/>
              <w:contextualSpacing/>
              <w:jc w:val="both"/>
              <w:rPr>
                <w:rFonts w:ascii="Times" w:hAnsi="Times"/>
                <w:color w:val="auto"/>
                <w:sz w:val="22"/>
              </w:rPr>
            </w:pPr>
          </w:p>
        </w:tc>
      </w:tr>
    </w:tbl>
    <w:p w14:paraId="40EB827B" w14:textId="77777777" w:rsidR="009E462F" w:rsidRPr="00802990" w:rsidRDefault="009E462F" w:rsidP="00802990">
      <w:pPr>
        <w:spacing w:line="360" w:lineRule="auto"/>
        <w:ind w:left="-851"/>
        <w:contextualSpacing/>
        <w:jc w:val="both"/>
        <w:rPr>
          <w:rFonts w:ascii="Times" w:hAnsi="Times" w:cs="Times New Roman"/>
          <w:sz w:val="22"/>
          <w:szCs w:val="22"/>
        </w:rPr>
      </w:pPr>
    </w:p>
    <w:tbl>
      <w:tblPr>
        <w:tblW w:w="992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8"/>
        <w:gridCol w:w="2149"/>
        <w:gridCol w:w="3410"/>
        <w:gridCol w:w="1417"/>
        <w:gridCol w:w="1560"/>
      </w:tblGrid>
      <w:tr w:rsidR="009E462F" w:rsidRPr="00802990" w14:paraId="6CF7C40B" w14:textId="77777777" w:rsidTr="00B24CA8">
        <w:trPr>
          <w:cantSplit/>
          <w:trHeight w:val="416"/>
          <w:tblHeader/>
        </w:trPr>
        <w:tc>
          <w:tcPr>
            <w:tcW w:w="9924" w:type="dxa"/>
            <w:gridSpan w:val="5"/>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25F96DD8" w14:textId="77777777" w:rsidR="009E462F" w:rsidRPr="00802990" w:rsidRDefault="009E462F" w:rsidP="00802990">
            <w:pPr>
              <w:pStyle w:val="TableHeadingRow"/>
              <w:tabs>
                <w:tab w:val="left" w:pos="0"/>
              </w:tabs>
              <w:spacing w:line="360" w:lineRule="auto"/>
              <w:ind w:left="-959"/>
              <w:contextualSpacing/>
              <w:jc w:val="both"/>
              <w:rPr>
                <w:rFonts w:ascii="Times" w:hAnsi="Times"/>
                <w:color w:val="FFFFFF" w:themeColor="background1"/>
                <w:szCs w:val="22"/>
              </w:rPr>
            </w:pPr>
            <w:r w:rsidRPr="00802990">
              <w:rPr>
                <w:rFonts w:ascii="Times" w:hAnsi="Times"/>
                <w:color w:val="FFFFFF" w:themeColor="background1"/>
                <w:szCs w:val="22"/>
              </w:rPr>
              <w:t>Document Reviewers</w:t>
            </w:r>
          </w:p>
        </w:tc>
      </w:tr>
      <w:tr w:rsidR="003F4AEA" w:rsidRPr="00802990" w14:paraId="720F36CB" w14:textId="515929E9" w:rsidTr="00924BA5">
        <w:trPr>
          <w:cantSplit/>
          <w:trHeight w:val="639"/>
          <w:tblHeader/>
        </w:trPr>
        <w:tc>
          <w:tcPr>
            <w:tcW w:w="1388" w:type="dxa"/>
            <w:tcBorders>
              <w:top w:val="single" w:sz="4" w:space="0" w:color="auto"/>
              <w:left w:val="single" w:sz="4" w:space="0" w:color="auto"/>
              <w:bottom w:val="single" w:sz="4" w:space="0" w:color="auto"/>
              <w:right w:val="single" w:sz="4" w:space="0" w:color="auto"/>
            </w:tcBorders>
            <w:vAlign w:val="center"/>
          </w:tcPr>
          <w:p w14:paraId="7828CC42" w14:textId="77777777" w:rsidR="003F4AEA" w:rsidRPr="00802990" w:rsidRDefault="003F4AEA" w:rsidP="00802990">
            <w:pPr>
              <w:pStyle w:val="TableHeadingRow"/>
              <w:spacing w:line="360" w:lineRule="auto"/>
              <w:contextualSpacing/>
              <w:jc w:val="both"/>
              <w:rPr>
                <w:rFonts w:ascii="Times" w:hAnsi="Times"/>
                <w:szCs w:val="22"/>
              </w:rPr>
            </w:pPr>
            <w:r w:rsidRPr="00802990">
              <w:rPr>
                <w:rFonts w:ascii="Times" w:hAnsi="Times"/>
                <w:szCs w:val="22"/>
              </w:rPr>
              <w:t>Action</w:t>
            </w:r>
          </w:p>
        </w:tc>
        <w:tc>
          <w:tcPr>
            <w:tcW w:w="2149" w:type="dxa"/>
            <w:tcBorders>
              <w:top w:val="single" w:sz="4" w:space="0" w:color="auto"/>
              <w:left w:val="single" w:sz="4" w:space="0" w:color="auto"/>
              <w:bottom w:val="single" w:sz="4" w:space="0" w:color="auto"/>
              <w:right w:val="single" w:sz="4" w:space="0" w:color="auto"/>
            </w:tcBorders>
            <w:vAlign w:val="center"/>
          </w:tcPr>
          <w:p w14:paraId="50310054" w14:textId="77777777" w:rsidR="003F4AEA" w:rsidRPr="00802990" w:rsidRDefault="003F4AEA" w:rsidP="00802990">
            <w:pPr>
              <w:pStyle w:val="TableHeadingRow"/>
              <w:spacing w:line="360" w:lineRule="auto"/>
              <w:contextualSpacing/>
              <w:jc w:val="both"/>
              <w:rPr>
                <w:rFonts w:ascii="Times" w:hAnsi="Times"/>
                <w:szCs w:val="22"/>
              </w:rPr>
            </w:pPr>
            <w:r w:rsidRPr="00802990">
              <w:rPr>
                <w:rFonts w:ascii="Times" w:hAnsi="Times"/>
                <w:szCs w:val="22"/>
              </w:rPr>
              <w:t>Name</w:t>
            </w:r>
          </w:p>
        </w:tc>
        <w:tc>
          <w:tcPr>
            <w:tcW w:w="3410" w:type="dxa"/>
            <w:tcBorders>
              <w:top w:val="single" w:sz="4" w:space="0" w:color="auto"/>
              <w:left w:val="single" w:sz="4" w:space="0" w:color="auto"/>
              <w:right w:val="single" w:sz="4" w:space="0" w:color="auto"/>
            </w:tcBorders>
            <w:vAlign w:val="center"/>
          </w:tcPr>
          <w:p w14:paraId="02E67634" w14:textId="77777777" w:rsidR="003F4AEA" w:rsidRPr="00802990" w:rsidRDefault="003F4AEA" w:rsidP="00802990">
            <w:pPr>
              <w:pStyle w:val="TableHeadingRow"/>
              <w:spacing w:line="360" w:lineRule="auto"/>
              <w:contextualSpacing/>
              <w:jc w:val="both"/>
              <w:rPr>
                <w:rFonts w:ascii="Times" w:hAnsi="Times"/>
                <w:szCs w:val="22"/>
              </w:rPr>
            </w:pPr>
            <w:r w:rsidRPr="00802990">
              <w:rPr>
                <w:rFonts w:ascii="Times" w:hAnsi="Times"/>
                <w:szCs w:val="22"/>
              </w:rPr>
              <w:t>Role</w:t>
            </w:r>
          </w:p>
        </w:tc>
        <w:tc>
          <w:tcPr>
            <w:tcW w:w="1417" w:type="dxa"/>
            <w:tcBorders>
              <w:top w:val="single" w:sz="4" w:space="0" w:color="auto"/>
              <w:left w:val="single" w:sz="4" w:space="0" w:color="auto"/>
              <w:bottom w:val="single" w:sz="4" w:space="0" w:color="auto"/>
              <w:right w:val="single" w:sz="4" w:space="0" w:color="auto"/>
            </w:tcBorders>
            <w:vAlign w:val="center"/>
          </w:tcPr>
          <w:p w14:paraId="5E515AA4" w14:textId="165A1214" w:rsidR="003F4AEA" w:rsidRPr="00802990" w:rsidRDefault="003F4AEA" w:rsidP="00802990">
            <w:pPr>
              <w:pStyle w:val="TableHeadingRow"/>
              <w:spacing w:line="360" w:lineRule="auto"/>
              <w:contextualSpacing/>
              <w:jc w:val="both"/>
              <w:rPr>
                <w:rFonts w:ascii="Times" w:hAnsi="Times"/>
                <w:szCs w:val="22"/>
              </w:rPr>
            </w:pPr>
            <w:r w:rsidRPr="00802990">
              <w:rPr>
                <w:rFonts w:ascii="Times" w:hAnsi="Times"/>
                <w:szCs w:val="22"/>
              </w:rPr>
              <w:t>Date Received</w:t>
            </w:r>
          </w:p>
        </w:tc>
        <w:tc>
          <w:tcPr>
            <w:tcW w:w="1560" w:type="dxa"/>
            <w:tcBorders>
              <w:top w:val="single" w:sz="4" w:space="0" w:color="auto"/>
              <w:left w:val="single" w:sz="4" w:space="0" w:color="auto"/>
              <w:bottom w:val="single" w:sz="4" w:space="0" w:color="auto"/>
              <w:right w:val="single" w:sz="4" w:space="0" w:color="auto"/>
            </w:tcBorders>
            <w:vAlign w:val="center"/>
          </w:tcPr>
          <w:p w14:paraId="64A9A9C8" w14:textId="1874503A" w:rsidR="003F4AEA" w:rsidRPr="00802990" w:rsidRDefault="003F4AEA" w:rsidP="00802990">
            <w:pPr>
              <w:pStyle w:val="TableHeadingRow"/>
              <w:spacing w:line="360" w:lineRule="auto"/>
              <w:contextualSpacing/>
              <w:jc w:val="both"/>
              <w:rPr>
                <w:rFonts w:ascii="Times" w:hAnsi="Times"/>
                <w:szCs w:val="22"/>
              </w:rPr>
            </w:pPr>
            <w:r w:rsidRPr="00802990">
              <w:rPr>
                <w:rFonts w:ascii="Times" w:hAnsi="Times"/>
                <w:szCs w:val="22"/>
              </w:rPr>
              <w:t>Comments</w:t>
            </w:r>
          </w:p>
        </w:tc>
      </w:tr>
      <w:tr w:rsidR="003F4AEA" w:rsidRPr="00802990" w14:paraId="48F8C05B" w14:textId="76C5F86D" w:rsidTr="00924BA5">
        <w:trPr>
          <w:cantSplit/>
          <w:trHeight w:val="259"/>
        </w:trPr>
        <w:tc>
          <w:tcPr>
            <w:tcW w:w="1388" w:type="dxa"/>
            <w:tcBorders>
              <w:top w:val="single" w:sz="4" w:space="0" w:color="auto"/>
              <w:left w:val="single" w:sz="4" w:space="0" w:color="auto"/>
              <w:bottom w:val="single" w:sz="4" w:space="0" w:color="auto"/>
              <w:right w:val="single" w:sz="4" w:space="0" w:color="auto"/>
            </w:tcBorders>
          </w:tcPr>
          <w:p w14:paraId="4CB60C32" w14:textId="77777777" w:rsidR="003F4AEA" w:rsidRPr="00802990" w:rsidRDefault="003F4AEA" w:rsidP="00802990">
            <w:pPr>
              <w:pStyle w:val="s4-wptoptable1"/>
              <w:spacing w:before="0" w:beforeAutospacing="0" w:after="0" w:afterAutospacing="0" w:line="360" w:lineRule="auto"/>
              <w:contextualSpacing/>
              <w:jc w:val="both"/>
              <w:rPr>
                <w:rFonts w:ascii="Times" w:hAnsi="Times"/>
                <w:sz w:val="22"/>
                <w:szCs w:val="22"/>
              </w:rPr>
            </w:pPr>
            <w:r w:rsidRPr="00802990">
              <w:rPr>
                <w:rFonts w:ascii="Times" w:hAnsi="Times"/>
                <w:sz w:val="22"/>
                <w:szCs w:val="22"/>
              </w:rPr>
              <w:t>Reviewer</w:t>
            </w:r>
          </w:p>
        </w:tc>
        <w:tc>
          <w:tcPr>
            <w:tcW w:w="2149" w:type="dxa"/>
            <w:tcBorders>
              <w:top w:val="single" w:sz="4" w:space="0" w:color="auto"/>
              <w:left w:val="single" w:sz="4" w:space="0" w:color="auto"/>
              <w:bottom w:val="single" w:sz="4" w:space="0" w:color="auto"/>
              <w:right w:val="single" w:sz="4" w:space="0" w:color="auto"/>
            </w:tcBorders>
          </w:tcPr>
          <w:p w14:paraId="7EFEBD24" w14:textId="77777777" w:rsidR="003F4AEA" w:rsidRPr="00802990" w:rsidRDefault="003F4AEA" w:rsidP="00802990">
            <w:pPr>
              <w:pStyle w:val="s4-wptoptable1"/>
              <w:spacing w:before="0" w:beforeAutospacing="0" w:after="0" w:afterAutospacing="0" w:line="360" w:lineRule="auto"/>
              <w:contextualSpacing/>
              <w:jc w:val="both"/>
              <w:rPr>
                <w:rFonts w:ascii="Times" w:hAnsi="Times"/>
                <w:sz w:val="22"/>
                <w:szCs w:val="22"/>
              </w:rPr>
            </w:pPr>
            <w:r w:rsidRPr="00802990">
              <w:rPr>
                <w:rFonts w:ascii="Times" w:hAnsi="Times"/>
                <w:sz w:val="22"/>
                <w:szCs w:val="22"/>
              </w:rPr>
              <w:t>Dr Steve Wesemeyer</w:t>
            </w:r>
          </w:p>
        </w:tc>
        <w:tc>
          <w:tcPr>
            <w:tcW w:w="3410" w:type="dxa"/>
            <w:tcBorders>
              <w:top w:val="single" w:sz="4" w:space="0" w:color="auto"/>
              <w:left w:val="single" w:sz="4" w:space="0" w:color="auto"/>
              <w:bottom w:val="single" w:sz="4" w:space="0" w:color="auto"/>
              <w:right w:val="single" w:sz="4" w:space="0" w:color="auto"/>
            </w:tcBorders>
          </w:tcPr>
          <w:p w14:paraId="0DAB0C43" w14:textId="77777777" w:rsidR="003F4AEA" w:rsidRPr="00802990" w:rsidRDefault="003F4AEA" w:rsidP="00802990">
            <w:pPr>
              <w:pStyle w:val="s4-wptoptable1"/>
              <w:spacing w:before="0" w:beforeAutospacing="0" w:after="0" w:afterAutospacing="0" w:line="360" w:lineRule="auto"/>
              <w:contextualSpacing/>
              <w:jc w:val="both"/>
              <w:rPr>
                <w:rFonts w:ascii="Times" w:hAnsi="Times"/>
                <w:sz w:val="22"/>
                <w:szCs w:val="22"/>
              </w:rPr>
            </w:pPr>
            <w:r w:rsidRPr="00802990">
              <w:rPr>
                <w:rFonts w:ascii="Times" w:hAnsi="Times"/>
                <w:sz w:val="22"/>
                <w:szCs w:val="22"/>
              </w:rPr>
              <w:t>Supervisor</w:t>
            </w:r>
          </w:p>
        </w:tc>
        <w:tc>
          <w:tcPr>
            <w:tcW w:w="1417" w:type="dxa"/>
            <w:tcBorders>
              <w:top w:val="single" w:sz="4" w:space="0" w:color="auto"/>
              <w:left w:val="single" w:sz="4" w:space="0" w:color="auto"/>
              <w:bottom w:val="single" w:sz="4" w:space="0" w:color="auto"/>
              <w:right w:val="single" w:sz="4" w:space="0" w:color="auto"/>
            </w:tcBorders>
          </w:tcPr>
          <w:p w14:paraId="76021551" w14:textId="0C1D4EA9" w:rsidR="003F4AEA" w:rsidRPr="00802990" w:rsidRDefault="00924BA5" w:rsidP="00802990">
            <w:pPr>
              <w:pStyle w:val="s4-wptoptable1"/>
              <w:spacing w:before="0" w:beforeAutospacing="0" w:after="0" w:afterAutospacing="0" w:line="360" w:lineRule="auto"/>
              <w:contextualSpacing/>
              <w:jc w:val="both"/>
              <w:rPr>
                <w:rFonts w:ascii="Times" w:hAnsi="Times"/>
                <w:sz w:val="22"/>
                <w:szCs w:val="22"/>
              </w:rPr>
            </w:pPr>
            <w:r w:rsidRPr="00802990">
              <w:rPr>
                <w:rFonts w:ascii="Times" w:hAnsi="Times"/>
                <w:sz w:val="22"/>
                <w:szCs w:val="22"/>
              </w:rPr>
              <w:t>23.03.2015</w:t>
            </w:r>
          </w:p>
        </w:tc>
        <w:tc>
          <w:tcPr>
            <w:tcW w:w="1560" w:type="dxa"/>
            <w:tcBorders>
              <w:top w:val="single" w:sz="4" w:space="0" w:color="auto"/>
              <w:left w:val="single" w:sz="4" w:space="0" w:color="auto"/>
              <w:bottom w:val="single" w:sz="4" w:space="0" w:color="auto"/>
              <w:right w:val="single" w:sz="4" w:space="0" w:color="auto"/>
            </w:tcBorders>
          </w:tcPr>
          <w:p w14:paraId="23D855FA" w14:textId="7B6C05D0" w:rsidR="003F4AEA" w:rsidRPr="00802990" w:rsidRDefault="00302475" w:rsidP="00802990">
            <w:pPr>
              <w:pStyle w:val="s4-wptoptable1"/>
              <w:spacing w:before="0" w:beforeAutospacing="0" w:after="0" w:afterAutospacing="0" w:line="360" w:lineRule="auto"/>
              <w:contextualSpacing/>
              <w:jc w:val="both"/>
              <w:rPr>
                <w:rFonts w:ascii="Times" w:hAnsi="Times"/>
                <w:sz w:val="22"/>
                <w:szCs w:val="22"/>
              </w:rPr>
            </w:pPr>
            <w:ins w:id="35" w:author="Chara Katiri" w:date="2015-04-10T19:23:00Z">
              <w:r w:rsidRPr="00802990">
                <w:rPr>
                  <w:rFonts w:ascii="Times" w:hAnsi="Times"/>
                  <w:sz w:val="22"/>
                  <w:szCs w:val="22"/>
                </w:rPr>
                <w:t>See CK-Formative-Feedback.pdf</w:t>
              </w:r>
              <w:r w:rsidRPr="00802990" w:rsidDel="00302475">
                <w:rPr>
                  <w:rFonts w:ascii="Times" w:hAnsi="Times"/>
                  <w:sz w:val="22"/>
                  <w:szCs w:val="22"/>
                </w:rPr>
                <w:t xml:space="preserve"> </w:t>
              </w:r>
            </w:ins>
          </w:p>
        </w:tc>
      </w:tr>
      <w:tr w:rsidR="003F4AEA" w:rsidRPr="00802990" w14:paraId="10FB0321" w14:textId="434BE2E9" w:rsidTr="00924BA5">
        <w:trPr>
          <w:cantSplit/>
          <w:trHeight w:val="294"/>
        </w:trPr>
        <w:tc>
          <w:tcPr>
            <w:tcW w:w="1388" w:type="dxa"/>
            <w:tcBorders>
              <w:top w:val="single" w:sz="4" w:space="0" w:color="auto"/>
              <w:left w:val="single" w:sz="4" w:space="0" w:color="auto"/>
              <w:bottom w:val="single" w:sz="4" w:space="0" w:color="auto"/>
              <w:right w:val="single" w:sz="4" w:space="0" w:color="auto"/>
            </w:tcBorders>
          </w:tcPr>
          <w:p w14:paraId="09F84DAF" w14:textId="77777777" w:rsidR="003F4AEA" w:rsidRPr="00802990" w:rsidRDefault="003F4AEA" w:rsidP="00802990">
            <w:pPr>
              <w:spacing w:line="360" w:lineRule="auto"/>
              <w:contextualSpacing/>
              <w:jc w:val="both"/>
              <w:rPr>
                <w:rFonts w:ascii="Times" w:hAnsi="Times" w:cs="Times New Roman"/>
                <w:sz w:val="22"/>
                <w:szCs w:val="22"/>
              </w:rPr>
            </w:pPr>
          </w:p>
        </w:tc>
        <w:tc>
          <w:tcPr>
            <w:tcW w:w="2149" w:type="dxa"/>
            <w:tcBorders>
              <w:top w:val="single" w:sz="4" w:space="0" w:color="auto"/>
              <w:left w:val="single" w:sz="4" w:space="0" w:color="auto"/>
              <w:bottom w:val="single" w:sz="4" w:space="0" w:color="auto"/>
              <w:right w:val="single" w:sz="4" w:space="0" w:color="auto"/>
            </w:tcBorders>
          </w:tcPr>
          <w:p w14:paraId="15C8F843" w14:textId="77777777" w:rsidR="003F4AEA" w:rsidRPr="00802990" w:rsidRDefault="003F4AEA" w:rsidP="00802990">
            <w:pPr>
              <w:pStyle w:val="s4-wptoptable1"/>
              <w:spacing w:before="0" w:beforeAutospacing="0" w:after="0" w:afterAutospacing="0" w:line="360" w:lineRule="auto"/>
              <w:contextualSpacing/>
              <w:jc w:val="both"/>
              <w:rPr>
                <w:rFonts w:ascii="Times" w:hAnsi="Times"/>
                <w:sz w:val="22"/>
                <w:szCs w:val="22"/>
              </w:rPr>
            </w:pPr>
          </w:p>
        </w:tc>
        <w:tc>
          <w:tcPr>
            <w:tcW w:w="3410" w:type="dxa"/>
            <w:tcBorders>
              <w:top w:val="single" w:sz="4" w:space="0" w:color="auto"/>
              <w:left w:val="single" w:sz="4" w:space="0" w:color="auto"/>
              <w:bottom w:val="single" w:sz="4" w:space="0" w:color="auto"/>
              <w:right w:val="single" w:sz="4" w:space="0" w:color="auto"/>
            </w:tcBorders>
          </w:tcPr>
          <w:p w14:paraId="59E8D2F8" w14:textId="77777777" w:rsidR="003F4AEA" w:rsidRPr="00802990" w:rsidRDefault="003F4AEA" w:rsidP="00802990">
            <w:pPr>
              <w:pStyle w:val="s4-wptoptable1"/>
              <w:spacing w:before="0" w:beforeAutospacing="0" w:after="0" w:afterAutospacing="0" w:line="360" w:lineRule="auto"/>
              <w:contextualSpacing/>
              <w:jc w:val="both"/>
              <w:rPr>
                <w:rFonts w:ascii="Times" w:hAnsi="Times"/>
                <w:sz w:val="22"/>
                <w:szCs w:val="22"/>
              </w:rPr>
            </w:pPr>
          </w:p>
        </w:tc>
        <w:tc>
          <w:tcPr>
            <w:tcW w:w="1417" w:type="dxa"/>
            <w:tcBorders>
              <w:top w:val="single" w:sz="4" w:space="0" w:color="auto"/>
              <w:left w:val="single" w:sz="4" w:space="0" w:color="auto"/>
              <w:bottom w:val="single" w:sz="4" w:space="0" w:color="auto"/>
              <w:right w:val="single" w:sz="4" w:space="0" w:color="auto"/>
            </w:tcBorders>
          </w:tcPr>
          <w:p w14:paraId="53F24983" w14:textId="77777777" w:rsidR="003F4AEA" w:rsidRPr="00802990" w:rsidRDefault="003F4AEA" w:rsidP="00802990">
            <w:pPr>
              <w:pStyle w:val="s4-wptoptable1"/>
              <w:spacing w:before="0" w:beforeAutospacing="0" w:after="0" w:afterAutospacing="0" w:line="360" w:lineRule="auto"/>
              <w:contextualSpacing/>
              <w:jc w:val="both"/>
              <w:rPr>
                <w:rFonts w:ascii="Times" w:hAnsi="Times"/>
                <w:sz w:val="22"/>
                <w:szCs w:val="22"/>
              </w:rPr>
            </w:pPr>
          </w:p>
        </w:tc>
        <w:tc>
          <w:tcPr>
            <w:tcW w:w="1560" w:type="dxa"/>
            <w:tcBorders>
              <w:top w:val="single" w:sz="4" w:space="0" w:color="auto"/>
              <w:left w:val="single" w:sz="4" w:space="0" w:color="auto"/>
              <w:bottom w:val="single" w:sz="4" w:space="0" w:color="auto"/>
              <w:right w:val="single" w:sz="4" w:space="0" w:color="auto"/>
            </w:tcBorders>
          </w:tcPr>
          <w:p w14:paraId="514CE30E" w14:textId="48518BC6" w:rsidR="00302475" w:rsidRPr="00802990" w:rsidRDefault="00302475" w:rsidP="00802990">
            <w:pPr>
              <w:pStyle w:val="s4-wptoptable1"/>
              <w:spacing w:before="0" w:beforeAutospacing="0" w:after="0" w:afterAutospacing="0" w:line="360" w:lineRule="auto"/>
              <w:contextualSpacing/>
              <w:jc w:val="both"/>
              <w:rPr>
                <w:rFonts w:ascii="Times" w:hAnsi="Times"/>
                <w:sz w:val="22"/>
                <w:szCs w:val="22"/>
              </w:rPr>
            </w:pPr>
          </w:p>
        </w:tc>
      </w:tr>
      <w:tr w:rsidR="003F4AEA" w:rsidRPr="00802990" w14:paraId="51318B79" w14:textId="098EEF19" w:rsidTr="00924BA5">
        <w:trPr>
          <w:cantSplit/>
          <w:trHeight w:val="294"/>
        </w:trPr>
        <w:tc>
          <w:tcPr>
            <w:tcW w:w="1388" w:type="dxa"/>
            <w:tcBorders>
              <w:top w:val="single" w:sz="4" w:space="0" w:color="auto"/>
              <w:left w:val="single" w:sz="4" w:space="0" w:color="auto"/>
              <w:bottom w:val="single" w:sz="4" w:space="0" w:color="auto"/>
              <w:right w:val="single" w:sz="4" w:space="0" w:color="auto"/>
            </w:tcBorders>
          </w:tcPr>
          <w:p w14:paraId="08B3C8FB" w14:textId="1F24E5C4" w:rsidR="003F4AEA" w:rsidRPr="00802990" w:rsidRDefault="003F4AEA" w:rsidP="00802990">
            <w:pPr>
              <w:spacing w:line="360" w:lineRule="auto"/>
              <w:contextualSpacing/>
              <w:jc w:val="both"/>
              <w:rPr>
                <w:rFonts w:ascii="Times" w:hAnsi="Times" w:cs="Times New Roman"/>
                <w:sz w:val="22"/>
                <w:szCs w:val="22"/>
              </w:rPr>
            </w:pPr>
          </w:p>
        </w:tc>
        <w:tc>
          <w:tcPr>
            <w:tcW w:w="2149" w:type="dxa"/>
            <w:tcBorders>
              <w:top w:val="single" w:sz="4" w:space="0" w:color="auto"/>
              <w:left w:val="single" w:sz="4" w:space="0" w:color="auto"/>
              <w:bottom w:val="single" w:sz="4" w:space="0" w:color="auto"/>
              <w:right w:val="single" w:sz="4" w:space="0" w:color="auto"/>
            </w:tcBorders>
          </w:tcPr>
          <w:p w14:paraId="7431FD4D" w14:textId="77777777" w:rsidR="003F4AEA" w:rsidRPr="00802990" w:rsidRDefault="003F4AEA" w:rsidP="00802990">
            <w:pPr>
              <w:pStyle w:val="s4-wptoptable1"/>
              <w:spacing w:before="0" w:beforeAutospacing="0" w:after="0" w:afterAutospacing="0" w:line="360" w:lineRule="auto"/>
              <w:contextualSpacing/>
              <w:jc w:val="both"/>
              <w:rPr>
                <w:rFonts w:ascii="Times" w:hAnsi="Times"/>
                <w:sz w:val="22"/>
                <w:szCs w:val="22"/>
              </w:rPr>
            </w:pPr>
          </w:p>
        </w:tc>
        <w:tc>
          <w:tcPr>
            <w:tcW w:w="3410" w:type="dxa"/>
            <w:tcBorders>
              <w:top w:val="single" w:sz="4" w:space="0" w:color="auto"/>
              <w:left w:val="single" w:sz="4" w:space="0" w:color="auto"/>
              <w:bottom w:val="single" w:sz="4" w:space="0" w:color="auto"/>
              <w:right w:val="single" w:sz="4" w:space="0" w:color="auto"/>
            </w:tcBorders>
          </w:tcPr>
          <w:p w14:paraId="3CCF750C" w14:textId="77777777" w:rsidR="003F4AEA" w:rsidRPr="00802990" w:rsidRDefault="003F4AEA" w:rsidP="00802990">
            <w:pPr>
              <w:pStyle w:val="s4-wptoptable1"/>
              <w:spacing w:before="0" w:beforeAutospacing="0" w:after="0" w:afterAutospacing="0" w:line="360" w:lineRule="auto"/>
              <w:contextualSpacing/>
              <w:jc w:val="both"/>
              <w:rPr>
                <w:rFonts w:ascii="Times" w:hAnsi="Times"/>
                <w:sz w:val="22"/>
                <w:szCs w:val="22"/>
              </w:rPr>
            </w:pPr>
          </w:p>
        </w:tc>
        <w:tc>
          <w:tcPr>
            <w:tcW w:w="1417" w:type="dxa"/>
            <w:tcBorders>
              <w:top w:val="single" w:sz="4" w:space="0" w:color="auto"/>
              <w:left w:val="single" w:sz="4" w:space="0" w:color="auto"/>
              <w:bottom w:val="single" w:sz="4" w:space="0" w:color="auto"/>
              <w:right w:val="single" w:sz="4" w:space="0" w:color="auto"/>
            </w:tcBorders>
          </w:tcPr>
          <w:p w14:paraId="7DCA33C8" w14:textId="77777777" w:rsidR="003F4AEA" w:rsidRPr="00802990" w:rsidRDefault="003F4AEA" w:rsidP="00802990">
            <w:pPr>
              <w:pStyle w:val="s4-wptoptable1"/>
              <w:spacing w:before="0" w:beforeAutospacing="0" w:after="0" w:afterAutospacing="0" w:line="360" w:lineRule="auto"/>
              <w:contextualSpacing/>
              <w:jc w:val="both"/>
              <w:rPr>
                <w:rFonts w:ascii="Times" w:hAnsi="Times"/>
                <w:sz w:val="22"/>
                <w:szCs w:val="22"/>
              </w:rPr>
            </w:pPr>
          </w:p>
        </w:tc>
        <w:tc>
          <w:tcPr>
            <w:tcW w:w="1560" w:type="dxa"/>
            <w:tcBorders>
              <w:top w:val="single" w:sz="4" w:space="0" w:color="auto"/>
              <w:left w:val="single" w:sz="4" w:space="0" w:color="auto"/>
              <w:bottom w:val="single" w:sz="4" w:space="0" w:color="auto"/>
              <w:right w:val="single" w:sz="4" w:space="0" w:color="auto"/>
            </w:tcBorders>
          </w:tcPr>
          <w:p w14:paraId="4B774BC7" w14:textId="77777777" w:rsidR="003F4AEA" w:rsidRPr="00802990" w:rsidRDefault="003F4AEA" w:rsidP="00802990">
            <w:pPr>
              <w:pStyle w:val="s4-wptoptable1"/>
              <w:spacing w:before="0" w:beforeAutospacing="0" w:after="0" w:afterAutospacing="0" w:line="360" w:lineRule="auto"/>
              <w:contextualSpacing/>
              <w:jc w:val="both"/>
              <w:rPr>
                <w:rFonts w:ascii="Times" w:hAnsi="Times"/>
                <w:sz w:val="22"/>
                <w:szCs w:val="22"/>
              </w:rPr>
            </w:pPr>
          </w:p>
        </w:tc>
      </w:tr>
    </w:tbl>
    <w:p w14:paraId="2BCCC2E4" w14:textId="77777777" w:rsidR="009E462F" w:rsidRPr="00802990" w:rsidRDefault="009E462F" w:rsidP="00802990">
      <w:pPr>
        <w:spacing w:line="360" w:lineRule="auto"/>
        <w:contextualSpacing/>
        <w:jc w:val="both"/>
        <w:rPr>
          <w:rFonts w:ascii="Times" w:hAnsi="Times" w:cs="Times New Roman"/>
          <w:sz w:val="22"/>
          <w:szCs w:val="22"/>
        </w:rPr>
      </w:pPr>
    </w:p>
    <w:tbl>
      <w:tblPr>
        <w:tblW w:w="992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6"/>
        <w:gridCol w:w="2149"/>
        <w:gridCol w:w="3552"/>
        <w:gridCol w:w="1417"/>
        <w:gridCol w:w="1560"/>
      </w:tblGrid>
      <w:tr w:rsidR="009E462F" w:rsidRPr="00802990" w14:paraId="40B4D01B" w14:textId="77777777" w:rsidTr="00B24CA8">
        <w:trPr>
          <w:cantSplit/>
          <w:trHeight w:val="416"/>
          <w:tblHeader/>
        </w:trPr>
        <w:tc>
          <w:tcPr>
            <w:tcW w:w="9924" w:type="dxa"/>
            <w:gridSpan w:val="5"/>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695D7094" w14:textId="77777777" w:rsidR="009E462F" w:rsidRPr="00802990" w:rsidRDefault="009E462F" w:rsidP="00802990">
            <w:pPr>
              <w:pStyle w:val="TableHeadingRow"/>
              <w:spacing w:line="360" w:lineRule="auto"/>
              <w:ind w:left="-959"/>
              <w:contextualSpacing/>
              <w:jc w:val="both"/>
              <w:rPr>
                <w:rFonts w:ascii="Times" w:hAnsi="Times"/>
                <w:color w:val="FFFFFF" w:themeColor="background1"/>
                <w:szCs w:val="22"/>
              </w:rPr>
            </w:pPr>
            <w:r w:rsidRPr="00802990">
              <w:rPr>
                <w:rFonts w:ascii="Times" w:hAnsi="Times"/>
                <w:color w:val="FFFFFF" w:themeColor="background1"/>
                <w:szCs w:val="22"/>
              </w:rPr>
              <w:t>Document Approval</w:t>
            </w:r>
          </w:p>
        </w:tc>
      </w:tr>
      <w:tr w:rsidR="009E462F" w:rsidRPr="00802990" w14:paraId="5FF5C2C7" w14:textId="77777777" w:rsidTr="0075306F">
        <w:trPr>
          <w:cantSplit/>
          <w:trHeight w:val="639"/>
          <w:tblHeader/>
        </w:trPr>
        <w:tc>
          <w:tcPr>
            <w:tcW w:w="1246" w:type="dxa"/>
            <w:tcBorders>
              <w:top w:val="single" w:sz="4" w:space="0" w:color="auto"/>
              <w:left w:val="single" w:sz="4" w:space="0" w:color="auto"/>
              <w:bottom w:val="single" w:sz="4" w:space="0" w:color="auto"/>
              <w:right w:val="single" w:sz="4" w:space="0" w:color="auto"/>
            </w:tcBorders>
            <w:vAlign w:val="center"/>
          </w:tcPr>
          <w:p w14:paraId="73A07CB0" w14:textId="77777777" w:rsidR="009E462F" w:rsidRPr="00802990" w:rsidRDefault="009E462F" w:rsidP="00802990">
            <w:pPr>
              <w:pStyle w:val="TableHeadingRow"/>
              <w:spacing w:line="360" w:lineRule="auto"/>
              <w:contextualSpacing/>
              <w:jc w:val="both"/>
              <w:rPr>
                <w:rFonts w:ascii="Times" w:hAnsi="Times"/>
                <w:szCs w:val="22"/>
              </w:rPr>
            </w:pPr>
            <w:r w:rsidRPr="00802990">
              <w:rPr>
                <w:rFonts w:ascii="Times" w:hAnsi="Times"/>
                <w:szCs w:val="22"/>
              </w:rPr>
              <w:t>Action</w:t>
            </w:r>
          </w:p>
        </w:tc>
        <w:tc>
          <w:tcPr>
            <w:tcW w:w="2149" w:type="dxa"/>
            <w:tcBorders>
              <w:top w:val="single" w:sz="4" w:space="0" w:color="auto"/>
              <w:left w:val="single" w:sz="4" w:space="0" w:color="auto"/>
              <w:bottom w:val="single" w:sz="4" w:space="0" w:color="auto"/>
              <w:right w:val="single" w:sz="4" w:space="0" w:color="auto"/>
            </w:tcBorders>
            <w:vAlign w:val="center"/>
          </w:tcPr>
          <w:p w14:paraId="6EDC66D1" w14:textId="77777777" w:rsidR="009E462F" w:rsidRPr="00802990" w:rsidRDefault="009E462F" w:rsidP="00802990">
            <w:pPr>
              <w:pStyle w:val="TableHeadingRow"/>
              <w:spacing w:line="360" w:lineRule="auto"/>
              <w:contextualSpacing/>
              <w:jc w:val="both"/>
              <w:rPr>
                <w:rFonts w:ascii="Times" w:hAnsi="Times"/>
                <w:szCs w:val="22"/>
              </w:rPr>
            </w:pPr>
            <w:r w:rsidRPr="00802990">
              <w:rPr>
                <w:rFonts w:ascii="Times" w:hAnsi="Times"/>
                <w:szCs w:val="22"/>
              </w:rPr>
              <w:t>Name</w:t>
            </w:r>
          </w:p>
        </w:tc>
        <w:tc>
          <w:tcPr>
            <w:tcW w:w="3552" w:type="dxa"/>
            <w:tcBorders>
              <w:top w:val="single" w:sz="4" w:space="0" w:color="auto"/>
              <w:left w:val="single" w:sz="4" w:space="0" w:color="auto"/>
              <w:right w:val="single" w:sz="4" w:space="0" w:color="auto"/>
            </w:tcBorders>
            <w:vAlign w:val="center"/>
          </w:tcPr>
          <w:p w14:paraId="18615BEF" w14:textId="77777777" w:rsidR="009E462F" w:rsidRPr="00802990" w:rsidRDefault="009E462F" w:rsidP="00802990">
            <w:pPr>
              <w:pStyle w:val="TableHeadingRow"/>
              <w:spacing w:line="360" w:lineRule="auto"/>
              <w:contextualSpacing/>
              <w:jc w:val="both"/>
              <w:rPr>
                <w:rFonts w:ascii="Times" w:hAnsi="Times"/>
                <w:szCs w:val="22"/>
              </w:rPr>
            </w:pPr>
            <w:r w:rsidRPr="00802990">
              <w:rPr>
                <w:rFonts w:ascii="Times" w:hAnsi="Times"/>
                <w:szCs w:val="22"/>
              </w:rPr>
              <w:t>Role</w:t>
            </w:r>
          </w:p>
        </w:tc>
        <w:tc>
          <w:tcPr>
            <w:tcW w:w="1417" w:type="dxa"/>
            <w:tcBorders>
              <w:top w:val="single" w:sz="4" w:space="0" w:color="auto"/>
              <w:left w:val="single" w:sz="4" w:space="0" w:color="auto"/>
              <w:bottom w:val="single" w:sz="4" w:space="0" w:color="auto"/>
              <w:right w:val="single" w:sz="4" w:space="0" w:color="auto"/>
            </w:tcBorders>
            <w:vAlign w:val="center"/>
          </w:tcPr>
          <w:p w14:paraId="6A10AAFA" w14:textId="77777777" w:rsidR="009E462F" w:rsidRPr="00802990" w:rsidRDefault="009E462F" w:rsidP="00802990">
            <w:pPr>
              <w:pStyle w:val="TableHeadingRow"/>
              <w:spacing w:line="360" w:lineRule="auto"/>
              <w:contextualSpacing/>
              <w:jc w:val="both"/>
              <w:rPr>
                <w:rFonts w:ascii="Times" w:hAnsi="Times"/>
                <w:szCs w:val="22"/>
              </w:rPr>
            </w:pPr>
            <w:r w:rsidRPr="00802990">
              <w:rPr>
                <w:rFonts w:ascii="Times" w:hAnsi="Times"/>
                <w:szCs w:val="22"/>
              </w:rPr>
              <w:t>Signature</w:t>
            </w:r>
          </w:p>
        </w:tc>
        <w:tc>
          <w:tcPr>
            <w:tcW w:w="1560" w:type="dxa"/>
            <w:vAlign w:val="center"/>
          </w:tcPr>
          <w:p w14:paraId="1C7C19C8" w14:textId="77777777" w:rsidR="009E462F" w:rsidRPr="00802990" w:rsidRDefault="009E462F" w:rsidP="00802990">
            <w:pPr>
              <w:pStyle w:val="TableHeadingRow"/>
              <w:spacing w:line="360" w:lineRule="auto"/>
              <w:contextualSpacing/>
              <w:jc w:val="both"/>
              <w:rPr>
                <w:rFonts w:ascii="Times" w:hAnsi="Times"/>
                <w:szCs w:val="22"/>
              </w:rPr>
            </w:pPr>
            <w:r w:rsidRPr="00802990">
              <w:rPr>
                <w:rFonts w:ascii="Times" w:hAnsi="Times"/>
                <w:szCs w:val="22"/>
              </w:rPr>
              <w:t>Date</w:t>
            </w:r>
          </w:p>
        </w:tc>
      </w:tr>
      <w:tr w:rsidR="009E462F" w:rsidRPr="00802990" w14:paraId="3D7D582B" w14:textId="77777777" w:rsidTr="0075306F">
        <w:trPr>
          <w:cantSplit/>
          <w:trHeight w:val="259"/>
        </w:trPr>
        <w:tc>
          <w:tcPr>
            <w:tcW w:w="1246" w:type="dxa"/>
            <w:tcBorders>
              <w:top w:val="single" w:sz="4" w:space="0" w:color="auto"/>
              <w:left w:val="single" w:sz="4" w:space="0" w:color="auto"/>
              <w:bottom w:val="single" w:sz="4" w:space="0" w:color="auto"/>
              <w:right w:val="single" w:sz="4" w:space="0" w:color="auto"/>
            </w:tcBorders>
          </w:tcPr>
          <w:p w14:paraId="723E442D" w14:textId="77777777" w:rsidR="009E462F" w:rsidRPr="00802990" w:rsidRDefault="009E462F" w:rsidP="00802990">
            <w:pPr>
              <w:pStyle w:val="s4-wptoptable1"/>
              <w:spacing w:before="0" w:beforeAutospacing="0" w:after="0" w:afterAutospacing="0" w:line="360" w:lineRule="auto"/>
              <w:contextualSpacing/>
              <w:jc w:val="both"/>
              <w:rPr>
                <w:rFonts w:ascii="Times" w:hAnsi="Times"/>
                <w:sz w:val="22"/>
                <w:szCs w:val="22"/>
              </w:rPr>
            </w:pPr>
            <w:r w:rsidRPr="00802990">
              <w:rPr>
                <w:rFonts w:ascii="Times" w:hAnsi="Times"/>
                <w:sz w:val="22"/>
                <w:szCs w:val="22"/>
              </w:rPr>
              <w:t>Approver</w:t>
            </w:r>
          </w:p>
        </w:tc>
        <w:tc>
          <w:tcPr>
            <w:tcW w:w="2149" w:type="dxa"/>
            <w:tcBorders>
              <w:top w:val="single" w:sz="4" w:space="0" w:color="auto"/>
              <w:left w:val="single" w:sz="4" w:space="0" w:color="auto"/>
              <w:bottom w:val="single" w:sz="4" w:space="0" w:color="auto"/>
              <w:right w:val="single" w:sz="4" w:space="0" w:color="auto"/>
            </w:tcBorders>
          </w:tcPr>
          <w:p w14:paraId="59CA642A" w14:textId="77777777" w:rsidR="009E462F" w:rsidRPr="00802990" w:rsidRDefault="009E462F" w:rsidP="00802990">
            <w:pPr>
              <w:pStyle w:val="s4-wptoptable1"/>
              <w:spacing w:before="0" w:beforeAutospacing="0" w:after="0" w:afterAutospacing="0" w:line="360" w:lineRule="auto"/>
              <w:contextualSpacing/>
              <w:jc w:val="both"/>
              <w:rPr>
                <w:rFonts w:ascii="Times" w:hAnsi="Times"/>
                <w:sz w:val="22"/>
                <w:szCs w:val="22"/>
              </w:rPr>
            </w:pPr>
            <w:r w:rsidRPr="00802990">
              <w:rPr>
                <w:rFonts w:ascii="Times" w:hAnsi="Times"/>
                <w:sz w:val="22"/>
                <w:szCs w:val="22"/>
              </w:rPr>
              <w:t>Dr Steve Wesemeyer</w:t>
            </w:r>
          </w:p>
        </w:tc>
        <w:tc>
          <w:tcPr>
            <w:tcW w:w="3552" w:type="dxa"/>
            <w:tcBorders>
              <w:top w:val="single" w:sz="4" w:space="0" w:color="auto"/>
              <w:left w:val="single" w:sz="4" w:space="0" w:color="auto"/>
              <w:bottom w:val="single" w:sz="4" w:space="0" w:color="auto"/>
              <w:right w:val="single" w:sz="4" w:space="0" w:color="auto"/>
            </w:tcBorders>
          </w:tcPr>
          <w:p w14:paraId="447175CD" w14:textId="77777777" w:rsidR="009E462F" w:rsidRPr="00802990" w:rsidRDefault="009E462F" w:rsidP="00802990">
            <w:pPr>
              <w:pStyle w:val="s4-wptoptable1"/>
              <w:spacing w:before="0" w:beforeAutospacing="0" w:after="0" w:afterAutospacing="0" w:line="360" w:lineRule="auto"/>
              <w:contextualSpacing/>
              <w:jc w:val="both"/>
              <w:rPr>
                <w:rFonts w:ascii="Times" w:hAnsi="Times"/>
                <w:sz w:val="22"/>
                <w:szCs w:val="22"/>
              </w:rPr>
            </w:pPr>
            <w:r w:rsidRPr="00802990">
              <w:rPr>
                <w:rFonts w:ascii="Times" w:hAnsi="Times"/>
                <w:sz w:val="22"/>
                <w:szCs w:val="22"/>
              </w:rPr>
              <w:t>Supervisor</w:t>
            </w:r>
          </w:p>
        </w:tc>
        <w:tc>
          <w:tcPr>
            <w:tcW w:w="1417" w:type="dxa"/>
            <w:tcBorders>
              <w:top w:val="single" w:sz="4" w:space="0" w:color="auto"/>
              <w:left w:val="single" w:sz="4" w:space="0" w:color="auto"/>
              <w:bottom w:val="single" w:sz="4" w:space="0" w:color="auto"/>
              <w:right w:val="single" w:sz="4" w:space="0" w:color="auto"/>
            </w:tcBorders>
          </w:tcPr>
          <w:p w14:paraId="4FC10B72" w14:textId="77777777" w:rsidR="009E462F" w:rsidRPr="00802990" w:rsidRDefault="009E462F" w:rsidP="00802990">
            <w:pPr>
              <w:pStyle w:val="s4-wptoptable1"/>
              <w:spacing w:before="0" w:beforeAutospacing="0" w:after="0" w:afterAutospacing="0" w:line="360" w:lineRule="auto"/>
              <w:contextualSpacing/>
              <w:jc w:val="both"/>
              <w:rPr>
                <w:rFonts w:ascii="Times" w:hAnsi="Times"/>
                <w:sz w:val="22"/>
                <w:szCs w:val="22"/>
              </w:rPr>
            </w:pPr>
          </w:p>
        </w:tc>
        <w:tc>
          <w:tcPr>
            <w:tcW w:w="1560" w:type="dxa"/>
          </w:tcPr>
          <w:p w14:paraId="3BE0E350" w14:textId="443B02F8" w:rsidR="009E462F" w:rsidRPr="00802990" w:rsidRDefault="00924BA5" w:rsidP="00802990">
            <w:pPr>
              <w:pStyle w:val="s4-wptoptable1"/>
              <w:spacing w:before="0" w:beforeAutospacing="0" w:after="0" w:afterAutospacing="0" w:line="360" w:lineRule="auto"/>
              <w:contextualSpacing/>
              <w:jc w:val="both"/>
              <w:rPr>
                <w:rFonts w:ascii="Times" w:hAnsi="Times"/>
                <w:sz w:val="22"/>
                <w:szCs w:val="22"/>
              </w:rPr>
            </w:pPr>
            <w:r w:rsidRPr="00802990">
              <w:rPr>
                <w:rFonts w:ascii="Times" w:hAnsi="Times"/>
                <w:sz w:val="22"/>
                <w:szCs w:val="22"/>
              </w:rPr>
              <w:t>23.03.2015</w:t>
            </w:r>
          </w:p>
        </w:tc>
      </w:tr>
      <w:tr w:rsidR="009E462F" w:rsidRPr="00802990" w14:paraId="677928F6" w14:textId="77777777" w:rsidTr="0075306F">
        <w:trPr>
          <w:cantSplit/>
          <w:trHeight w:val="294"/>
        </w:trPr>
        <w:tc>
          <w:tcPr>
            <w:tcW w:w="1246" w:type="dxa"/>
            <w:tcBorders>
              <w:top w:val="single" w:sz="4" w:space="0" w:color="auto"/>
              <w:left w:val="single" w:sz="4" w:space="0" w:color="auto"/>
              <w:bottom w:val="single" w:sz="4" w:space="0" w:color="auto"/>
              <w:right w:val="single" w:sz="4" w:space="0" w:color="auto"/>
            </w:tcBorders>
          </w:tcPr>
          <w:p w14:paraId="0CAC36E0" w14:textId="77777777" w:rsidR="009E462F" w:rsidRPr="00802990" w:rsidRDefault="009E462F"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Approver</w:t>
            </w:r>
          </w:p>
        </w:tc>
        <w:tc>
          <w:tcPr>
            <w:tcW w:w="2149" w:type="dxa"/>
            <w:tcBorders>
              <w:top w:val="single" w:sz="4" w:space="0" w:color="auto"/>
              <w:left w:val="single" w:sz="4" w:space="0" w:color="auto"/>
              <w:bottom w:val="single" w:sz="4" w:space="0" w:color="auto"/>
              <w:right w:val="single" w:sz="4" w:space="0" w:color="auto"/>
            </w:tcBorders>
          </w:tcPr>
          <w:p w14:paraId="45C1ED44" w14:textId="77777777" w:rsidR="009E462F" w:rsidRPr="00802990" w:rsidRDefault="009E462F" w:rsidP="00802990">
            <w:pPr>
              <w:pStyle w:val="s4-wptoptable1"/>
              <w:spacing w:before="0" w:beforeAutospacing="0" w:after="0" w:afterAutospacing="0" w:line="360" w:lineRule="auto"/>
              <w:contextualSpacing/>
              <w:jc w:val="both"/>
              <w:rPr>
                <w:rFonts w:ascii="Times" w:hAnsi="Times"/>
                <w:sz w:val="22"/>
                <w:szCs w:val="22"/>
              </w:rPr>
            </w:pPr>
            <w:r w:rsidRPr="00802990">
              <w:rPr>
                <w:rFonts w:ascii="Times" w:hAnsi="Times"/>
                <w:sz w:val="22"/>
                <w:szCs w:val="22"/>
              </w:rPr>
              <w:t>Dr Anna Lisa Ferrara</w:t>
            </w:r>
          </w:p>
        </w:tc>
        <w:tc>
          <w:tcPr>
            <w:tcW w:w="3552" w:type="dxa"/>
            <w:tcBorders>
              <w:top w:val="single" w:sz="4" w:space="0" w:color="auto"/>
              <w:left w:val="single" w:sz="4" w:space="0" w:color="auto"/>
              <w:bottom w:val="single" w:sz="4" w:space="0" w:color="auto"/>
              <w:right w:val="single" w:sz="4" w:space="0" w:color="auto"/>
            </w:tcBorders>
          </w:tcPr>
          <w:p w14:paraId="3BB824E4" w14:textId="77777777" w:rsidR="009E462F" w:rsidRPr="00802990" w:rsidRDefault="009E462F" w:rsidP="00802990">
            <w:pPr>
              <w:pStyle w:val="s4-wptoptable1"/>
              <w:spacing w:before="0" w:beforeAutospacing="0" w:after="0" w:afterAutospacing="0" w:line="360" w:lineRule="auto"/>
              <w:contextualSpacing/>
              <w:jc w:val="both"/>
              <w:rPr>
                <w:rFonts w:ascii="Times" w:hAnsi="Times"/>
                <w:sz w:val="22"/>
                <w:szCs w:val="22"/>
              </w:rPr>
            </w:pPr>
            <w:r w:rsidRPr="00802990">
              <w:rPr>
                <w:rFonts w:ascii="Times" w:hAnsi="Times"/>
                <w:sz w:val="22"/>
                <w:szCs w:val="22"/>
              </w:rPr>
              <w:t>Examiner</w:t>
            </w:r>
          </w:p>
        </w:tc>
        <w:tc>
          <w:tcPr>
            <w:tcW w:w="1417" w:type="dxa"/>
            <w:tcBorders>
              <w:top w:val="single" w:sz="4" w:space="0" w:color="auto"/>
              <w:left w:val="single" w:sz="4" w:space="0" w:color="auto"/>
              <w:bottom w:val="single" w:sz="4" w:space="0" w:color="auto"/>
              <w:right w:val="single" w:sz="4" w:space="0" w:color="auto"/>
            </w:tcBorders>
          </w:tcPr>
          <w:p w14:paraId="226C1AD8" w14:textId="77777777" w:rsidR="009E462F" w:rsidRPr="00802990" w:rsidRDefault="009E462F" w:rsidP="00802990">
            <w:pPr>
              <w:pStyle w:val="s4-wptoptable1"/>
              <w:spacing w:before="0" w:beforeAutospacing="0" w:after="0" w:afterAutospacing="0" w:line="360" w:lineRule="auto"/>
              <w:contextualSpacing/>
              <w:jc w:val="both"/>
              <w:rPr>
                <w:rFonts w:ascii="Times" w:hAnsi="Times"/>
                <w:sz w:val="22"/>
                <w:szCs w:val="22"/>
              </w:rPr>
            </w:pPr>
          </w:p>
        </w:tc>
        <w:tc>
          <w:tcPr>
            <w:tcW w:w="1560" w:type="dxa"/>
          </w:tcPr>
          <w:p w14:paraId="284E860B" w14:textId="793673B3" w:rsidR="009E462F" w:rsidRPr="00802990" w:rsidRDefault="00333945" w:rsidP="00802990">
            <w:pPr>
              <w:pStyle w:val="s4-wptoptable1"/>
              <w:spacing w:before="0" w:beforeAutospacing="0" w:after="0" w:afterAutospacing="0" w:line="360" w:lineRule="auto"/>
              <w:contextualSpacing/>
              <w:jc w:val="both"/>
              <w:rPr>
                <w:rFonts w:ascii="Times" w:hAnsi="Times"/>
                <w:sz w:val="22"/>
                <w:szCs w:val="22"/>
              </w:rPr>
            </w:pPr>
            <w:r w:rsidRPr="00802990">
              <w:rPr>
                <w:rFonts w:ascii="Times" w:hAnsi="Times"/>
                <w:sz w:val="22"/>
                <w:szCs w:val="22"/>
              </w:rPr>
              <w:t>25.05.2015</w:t>
            </w:r>
          </w:p>
        </w:tc>
      </w:tr>
      <w:tr w:rsidR="009E462F" w:rsidRPr="00802990" w14:paraId="42161062" w14:textId="77777777" w:rsidTr="0075306F">
        <w:trPr>
          <w:cantSplit/>
          <w:trHeight w:val="294"/>
        </w:trPr>
        <w:tc>
          <w:tcPr>
            <w:tcW w:w="1246" w:type="dxa"/>
            <w:tcBorders>
              <w:top w:val="single" w:sz="4" w:space="0" w:color="auto"/>
              <w:left w:val="single" w:sz="4" w:space="0" w:color="auto"/>
              <w:bottom w:val="single" w:sz="4" w:space="0" w:color="auto"/>
              <w:right w:val="single" w:sz="4" w:space="0" w:color="auto"/>
            </w:tcBorders>
          </w:tcPr>
          <w:p w14:paraId="2E2564D2" w14:textId="7D102D8D" w:rsidR="009E462F" w:rsidRPr="00802990" w:rsidRDefault="00333945"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Approver</w:t>
            </w:r>
          </w:p>
        </w:tc>
        <w:tc>
          <w:tcPr>
            <w:tcW w:w="2149" w:type="dxa"/>
            <w:tcBorders>
              <w:top w:val="single" w:sz="4" w:space="0" w:color="auto"/>
              <w:left w:val="single" w:sz="4" w:space="0" w:color="auto"/>
              <w:bottom w:val="single" w:sz="4" w:space="0" w:color="auto"/>
              <w:right w:val="single" w:sz="4" w:space="0" w:color="auto"/>
            </w:tcBorders>
          </w:tcPr>
          <w:p w14:paraId="6B99A500" w14:textId="3E46EE7B" w:rsidR="009E462F" w:rsidRPr="00802990" w:rsidRDefault="00333945" w:rsidP="00802990">
            <w:pPr>
              <w:pStyle w:val="s4-wptoptable1"/>
              <w:spacing w:before="0" w:beforeAutospacing="0" w:after="0" w:afterAutospacing="0" w:line="360" w:lineRule="auto"/>
              <w:contextualSpacing/>
              <w:jc w:val="both"/>
              <w:rPr>
                <w:rFonts w:ascii="Times" w:hAnsi="Times"/>
                <w:sz w:val="22"/>
                <w:szCs w:val="22"/>
              </w:rPr>
            </w:pPr>
            <w:r w:rsidRPr="00802990">
              <w:rPr>
                <w:rFonts w:ascii="Times" w:hAnsi="Times"/>
                <w:sz w:val="22"/>
                <w:szCs w:val="22"/>
              </w:rPr>
              <w:t>Non known</w:t>
            </w:r>
          </w:p>
        </w:tc>
        <w:tc>
          <w:tcPr>
            <w:tcW w:w="3552" w:type="dxa"/>
            <w:tcBorders>
              <w:top w:val="single" w:sz="4" w:space="0" w:color="auto"/>
              <w:left w:val="single" w:sz="4" w:space="0" w:color="auto"/>
              <w:bottom w:val="single" w:sz="4" w:space="0" w:color="auto"/>
              <w:right w:val="single" w:sz="4" w:space="0" w:color="auto"/>
            </w:tcBorders>
          </w:tcPr>
          <w:p w14:paraId="005BF39B" w14:textId="70B080B7" w:rsidR="009E462F" w:rsidRPr="00802990" w:rsidRDefault="00333945" w:rsidP="00802990">
            <w:pPr>
              <w:pStyle w:val="s4-wptoptable1"/>
              <w:spacing w:before="0" w:beforeAutospacing="0" w:after="0" w:afterAutospacing="0" w:line="360" w:lineRule="auto"/>
              <w:contextualSpacing/>
              <w:jc w:val="both"/>
              <w:rPr>
                <w:rFonts w:ascii="Times" w:hAnsi="Times"/>
                <w:sz w:val="22"/>
                <w:szCs w:val="22"/>
              </w:rPr>
            </w:pPr>
            <w:r w:rsidRPr="00802990">
              <w:rPr>
                <w:rFonts w:ascii="Times" w:hAnsi="Times"/>
                <w:sz w:val="22"/>
                <w:szCs w:val="22"/>
              </w:rPr>
              <w:t>Examiner 2</w:t>
            </w:r>
          </w:p>
        </w:tc>
        <w:tc>
          <w:tcPr>
            <w:tcW w:w="1417" w:type="dxa"/>
            <w:tcBorders>
              <w:top w:val="single" w:sz="4" w:space="0" w:color="auto"/>
              <w:left w:val="single" w:sz="4" w:space="0" w:color="auto"/>
              <w:bottom w:val="single" w:sz="4" w:space="0" w:color="auto"/>
              <w:right w:val="single" w:sz="4" w:space="0" w:color="auto"/>
            </w:tcBorders>
          </w:tcPr>
          <w:p w14:paraId="629D257F" w14:textId="77777777" w:rsidR="009E462F" w:rsidRPr="00802990" w:rsidRDefault="009E462F" w:rsidP="00802990">
            <w:pPr>
              <w:pStyle w:val="s4-wptoptable1"/>
              <w:spacing w:before="0" w:beforeAutospacing="0" w:after="0" w:afterAutospacing="0" w:line="360" w:lineRule="auto"/>
              <w:contextualSpacing/>
              <w:jc w:val="both"/>
              <w:rPr>
                <w:rFonts w:ascii="Times" w:hAnsi="Times"/>
                <w:sz w:val="22"/>
                <w:szCs w:val="22"/>
              </w:rPr>
            </w:pPr>
          </w:p>
        </w:tc>
        <w:tc>
          <w:tcPr>
            <w:tcW w:w="1560" w:type="dxa"/>
          </w:tcPr>
          <w:p w14:paraId="41B46F13" w14:textId="706F6285" w:rsidR="009E462F" w:rsidRPr="00802990" w:rsidRDefault="00333945" w:rsidP="00802990">
            <w:pPr>
              <w:pStyle w:val="s4-wptoptable1"/>
              <w:spacing w:before="0" w:beforeAutospacing="0" w:after="0" w:afterAutospacing="0" w:line="360" w:lineRule="auto"/>
              <w:contextualSpacing/>
              <w:jc w:val="both"/>
              <w:rPr>
                <w:rFonts w:ascii="Times" w:hAnsi="Times"/>
                <w:sz w:val="22"/>
                <w:szCs w:val="22"/>
              </w:rPr>
            </w:pPr>
            <w:r w:rsidRPr="00802990">
              <w:rPr>
                <w:rFonts w:ascii="Times" w:hAnsi="Times"/>
                <w:sz w:val="22"/>
                <w:szCs w:val="22"/>
              </w:rPr>
              <w:t>25.05.2015</w:t>
            </w:r>
          </w:p>
        </w:tc>
      </w:tr>
    </w:tbl>
    <w:p w14:paraId="01363314" w14:textId="77777777" w:rsidR="009E462F" w:rsidRPr="00802990" w:rsidRDefault="009E462F" w:rsidP="00802990">
      <w:pPr>
        <w:spacing w:line="360" w:lineRule="auto"/>
        <w:contextualSpacing/>
        <w:jc w:val="both"/>
        <w:rPr>
          <w:rFonts w:ascii="Times" w:hAnsi="Times" w:cs="Times New Roman"/>
          <w:sz w:val="22"/>
          <w:szCs w:val="22"/>
        </w:rPr>
      </w:pPr>
    </w:p>
    <w:tbl>
      <w:tblPr>
        <w:tblW w:w="9896" w:type="dxa"/>
        <w:jc w:val="center"/>
        <w:tblInd w:w="-6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53"/>
        <w:gridCol w:w="5243"/>
      </w:tblGrid>
      <w:tr w:rsidR="009E462F" w:rsidRPr="00802990" w14:paraId="45DD5DF5" w14:textId="77777777" w:rsidTr="00C94460">
        <w:trPr>
          <w:cantSplit/>
          <w:jc w:val="center"/>
        </w:trPr>
        <w:tc>
          <w:tcPr>
            <w:tcW w:w="9896"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17522836" w14:textId="77777777" w:rsidR="009E462F" w:rsidRPr="00802990" w:rsidRDefault="009E462F" w:rsidP="00802990">
            <w:pPr>
              <w:pStyle w:val="TableHeadingRow"/>
              <w:spacing w:line="360" w:lineRule="auto"/>
              <w:ind w:left="27"/>
              <w:contextualSpacing/>
              <w:jc w:val="both"/>
              <w:rPr>
                <w:rFonts w:ascii="Times" w:hAnsi="Times"/>
                <w:color w:val="FFFFFF" w:themeColor="background1"/>
                <w:szCs w:val="22"/>
              </w:rPr>
            </w:pPr>
            <w:r w:rsidRPr="00802990">
              <w:rPr>
                <w:rFonts w:ascii="Times" w:hAnsi="Times"/>
                <w:color w:val="FFFFFF" w:themeColor="background1"/>
                <w:szCs w:val="22"/>
              </w:rPr>
              <w:t>Project Owners</w:t>
            </w:r>
          </w:p>
        </w:tc>
      </w:tr>
      <w:tr w:rsidR="009E462F" w:rsidRPr="00802990" w14:paraId="36A5F69F" w14:textId="77777777" w:rsidTr="00C94460">
        <w:trPr>
          <w:cantSplit/>
          <w:jc w:val="center"/>
        </w:trPr>
        <w:tc>
          <w:tcPr>
            <w:tcW w:w="4653" w:type="dxa"/>
            <w:tcBorders>
              <w:top w:val="single" w:sz="4" w:space="0" w:color="auto"/>
              <w:left w:val="single" w:sz="4" w:space="0" w:color="auto"/>
              <w:bottom w:val="single" w:sz="4" w:space="0" w:color="auto"/>
              <w:right w:val="single" w:sz="4" w:space="0" w:color="auto"/>
            </w:tcBorders>
            <w:vAlign w:val="center"/>
          </w:tcPr>
          <w:p w14:paraId="586A6A23" w14:textId="77777777" w:rsidR="009E462F" w:rsidRPr="00802990" w:rsidRDefault="009E462F" w:rsidP="00802990">
            <w:pPr>
              <w:pStyle w:val="TableHeadingRow"/>
              <w:spacing w:line="360" w:lineRule="auto"/>
              <w:contextualSpacing/>
              <w:jc w:val="both"/>
              <w:rPr>
                <w:rFonts w:ascii="Times" w:hAnsi="Times"/>
                <w:szCs w:val="22"/>
              </w:rPr>
            </w:pPr>
            <w:r w:rsidRPr="00802990">
              <w:rPr>
                <w:rFonts w:ascii="Times" w:hAnsi="Times"/>
                <w:szCs w:val="22"/>
              </w:rPr>
              <w:t xml:space="preserve"> Role</w:t>
            </w:r>
          </w:p>
        </w:tc>
        <w:tc>
          <w:tcPr>
            <w:tcW w:w="5243" w:type="dxa"/>
            <w:tcBorders>
              <w:top w:val="single" w:sz="4" w:space="0" w:color="auto"/>
              <w:left w:val="single" w:sz="4" w:space="0" w:color="auto"/>
              <w:bottom w:val="single" w:sz="4" w:space="0" w:color="auto"/>
              <w:right w:val="single" w:sz="4" w:space="0" w:color="auto"/>
            </w:tcBorders>
            <w:vAlign w:val="center"/>
          </w:tcPr>
          <w:p w14:paraId="0576B90E" w14:textId="77777777" w:rsidR="009E462F" w:rsidRPr="00802990" w:rsidRDefault="009E462F" w:rsidP="00802990">
            <w:pPr>
              <w:pStyle w:val="TableHeadingRow"/>
              <w:spacing w:line="360" w:lineRule="auto"/>
              <w:contextualSpacing/>
              <w:jc w:val="both"/>
              <w:rPr>
                <w:rFonts w:ascii="Times" w:hAnsi="Times"/>
                <w:szCs w:val="22"/>
              </w:rPr>
            </w:pPr>
            <w:r w:rsidRPr="00802990">
              <w:rPr>
                <w:rFonts w:ascii="Times" w:hAnsi="Times"/>
                <w:szCs w:val="22"/>
              </w:rPr>
              <w:t>Name</w:t>
            </w:r>
          </w:p>
        </w:tc>
      </w:tr>
      <w:tr w:rsidR="009E462F" w:rsidRPr="00802990" w14:paraId="40CE05CF" w14:textId="77777777" w:rsidTr="00C94460">
        <w:trPr>
          <w:cantSplit/>
          <w:jc w:val="center"/>
        </w:trPr>
        <w:tc>
          <w:tcPr>
            <w:tcW w:w="4653" w:type="dxa"/>
            <w:tcBorders>
              <w:top w:val="single" w:sz="4" w:space="0" w:color="auto"/>
              <w:left w:val="single" w:sz="4" w:space="0" w:color="auto"/>
              <w:bottom w:val="single" w:sz="4" w:space="0" w:color="auto"/>
              <w:right w:val="single" w:sz="4" w:space="0" w:color="auto"/>
            </w:tcBorders>
          </w:tcPr>
          <w:p w14:paraId="17F315DE" w14:textId="77777777" w:rsidR="009E462F" w:rsidRPr="00802990" w:rsidRDefault="009E462F"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 xml:space="preserve">Student </w:t>
            </w:r>
          </w:p>
        </w:tc>
        <w:tc>
          <w:tcPr>
            <w:tcW w:w="5243" w:type="dxa"/>
            <w:tcBorders>
              <w:top w:val="single" w:sz="4" w:space="0" w:color="auto"/>
              <w:left w:val="single" w:sz="4" w:space="0" w:color="auto"/>
              <w:bottom w:val="single" w:sz="4" w:space="0" w:color="auto"/>
              <w:right w:val="single" w:sz="4" w:space="0" w:color="auto"/>
            </w:tcBorders>
          </w:tcPr>
          <w:p w14:paraId="639AB2E6" w14:textId="77777777" w:rsidR="009E462F" w:rsidRPr="00802990" w:rsidRDefault="009E462F" w:rsidP="00802990">
            <w:pPr>
              <w:pStyle w:val="TableCellBody"/>
              <w:spacing w:line="360" w:lineRule="auto"/>
              <w:contextualSpacing/>
              <w:jc w:val="both"/>
              <w:rPr>
                <w:rFonts w:ascii="Times" w:hAnsi="Times"/>
                <w:color w:val="auto"/>
                <w:sz w:val="22"/>
              </w:rPr>
            </w:pPr>
            <w:r w:rsidRPr="00802990">
              <w:rPr>
                <w:rFonts w:ascii="Times" w:hAnsi="Times"/>
                <w:color w:val="auto"/>
                <w:sz w:val="22"/>
              </w:rPr>
              <w:t>Chara Katiri</w:t>
            </w:r>
          </w:p>
        </w:tc>
      </w:tr>
      <w:tr w:rsidR="009E462F" w:rsidRPr="00802990" w14:paraId="414898C2" w14:textId="77777777" w:rsidTr="00C94460">
        <w:trPr>
          <w:cantSplit/>
          <w:jc w:val="center"/>
        </w:trPr>
        <w:tc>
          <w:tcPr>
            <w:tcW w:w="4653" w:type="dxa"/>
            <w:tcBorders>
              <w:top w:val="single" w:sz="4" w:space="0" w:color="auto"/>
              <w:left w:val="single" w:sz="4" w:space="0" w:color="auto"/>
              <w:bottom w:val="single" w:sz="4" w:space="0" w:color="auto"/>
              <w:right w:val="single" w:sz="4" w:space="0" w:color="auto"/>
            </w:tcBorders>
          </w:tcPr>
          <w:p w14:paraId="3AC1B163" w14:textId="77777777" w:rsidR="009E462F" w:rsidRPr="00802990" w:rsidRDefault="009E462F" w:rsidP="00802990">
            <w:pPr>
              <w:pStyle w:val="TableCellBody"/>
              <w:spacing w:line="360" w:lineRule="auto"/>
              <w:contextualSpacing/>
              <w:jc w:val="both"/>
              <w:rPr>
                <w:rFonts w:ascii="Times" w:hAnsi="Times"/>
                <w:color w:val="auto"/>
                <w:sz w:val="22"/>
              </w:rPr>
            </w:pPr>
            <w:r w:rsidRPr="00802990">
              <w:rPr>
                <w:rFonts w:ascii="Times" w:hAnsi="Times"/>
                <w:color w:val="auto"/>
                <w:sz w:val="22"/>
              </w:rPr>
              <w:t>Supervisor</w:t>
            </w:r>
          </w:p>
        </w:tc>
        <w:tc>
          <w:tcPr>
            <w:tcW w:w="5243" w:type="dxa"/>
            <w:tcBorders>
              <w:top w:val="single" w:sz="4" w:space="0" w:color="auto"/>
              <w:left w:val="single" w:sz="4" w:space="0" w:color="auto"/>
              <w:bottom w:val="single" w:sz="4" w:space="0" w:color="auto"/>
              <w:right w:val="single" w:sz="4" w:space="0" w:color="auto"/>
            </w:tcBorders>
          </w:tcPr>
          <w:p w14:paraId="33BEFEFA" w14:textId="77777777" w:rsidR="009E462F" w:rsidRPr="00802990" w:rsidRDefault="009E462F" w:rsidP="00802990">
            <w:pPr>
              <w:pStyle w:val="TableCellBody"/>
              <w:spacing w:line="360" w:lineRule="auto"/>
              <w:contextualSpacing/>
              <w:jc w:val="both"/>
              <w:rPr>
                <w:rFonts w:ascii="Times" w:hAnsi="Times"/>
                <w:color w:val="auto"/>
                <w:sz w:val="22"/>
              </w:rPr>
            </w:pPr>
            <w:r w:rsidRPr="00802990">
              <w:rPr>
                <w:rFonts w:ascii="Times" w:hAnsi="Times"/>
                <w:color w:val="auto"/>
                <w:sz w:val="22"/>
              </w:rPr>
              <w:t xml:space="preserve">Dr Steve Wesemeyer </w:t>
            </w:r>
          </w:p>
        </w:tc>
      </w:tr>
    </w:tbl>
    <w:p w14:paraId="5C6CDC00" w14:textId="77777777" w:rsidR="009E462F" w:rsidRPr="00802990" w:rsidRDefault="009E462F" w:rsidP="00802990">
      <w:pPr>
        <w:spacing w:line="360" w:lineRule="auto"/>
        <w:contextualSpacing/>
        <w:jc w:val="both"/>
        <w:rPr>
          <w:rFonts w:ascii="Times" w:hAnsi="Times" w:cs="Times New Roman"/>
          <w:sz w:val="22"/>
          <w:szCs w:val="22"/>
        </w:rPr>
      </w:pPr>
    </w:p>
    <w:tbl>
      <w:tblPr>
        <w:tblW w:w="9910" w:type="dxa"/>
        <w:jc w:val="center"/>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48"/>
        <w:gridCol w:w="1593"/>
        <w:gridCol w:w="3569"/>
      </w:tblGrid>
      <w:tr w:rsidR="009E462F" w:rsidRPr="00802990" w14:paraId="6E651312" w14:textId="77777777" w:rsidTr="00C94460">
        <w:trPr>
          <w:cantSplit/>
          <w:jc w:val="center"/>
        </w:trPr>
        <w:tc>
          <w:tcPr>
            <w:tcW w:w="9910" w:type="dxa"/>
            <w:gridSpan w:val="3"/>
            <w:tcBorders>
              <w:top w:val="single" w:sz="4" w:space="0" w:color="auto"/>
              <w:left w:val="single" w:sz="4" w:space="0" w:color="auto"/>
              <w:right w:val="single" w:sz="4" w:space="0" w:color="auto"/>
            </w:tcBorders>
            <w:shd w:val="clear" w:color="auto" w:fill="548DD4" w:themeFill="text2" w:themeFillTint="99"/>
          </w:tcPr>
          <w:p w14:paraId="5740DCD7" w14:textId="77777777" w:rsidR="009E462F" w:rsidRPr="00802990" w:rsidRDefault="009E462F" w:rsidP="00802990">
            <w:pPr>
              <w:pStyle w:val="TableHeadingRow"/>
              <w:tabs>
                <w:tab w:val="left" w:pos="3840"/>
              </w:tabs>
              <w:spacing w:line="360" w:lineRule="auto"/>
              <w:contextualSpacing/>
              <w:jc w:val="both"/>
              <w:rPr>
                <w:rFonts w:ascii="Times" w:hAnsi="Times"/>
                <w:color w:val="FFFFFF" w:themeColor="background1"/>
                <w:szCs w:val="22"/>
              </w:rPr>
            </w:pPr>
            <w:r w:rsidRPr="00802990">
              <w:rPr>
                <w:rFonts w:ascii="Times" w:hAnsi="Times"/>
                <w:color w:val="FFFFFF" w:themeColor="background1"/>
                <w:szCs w:val="22"/>
              </w:rPr>
              <w:t>Contact Details</w:t>
            </w:r>
          </w:p>
        </w:tc>
      </w:tr>
      <w:tr w:rsidR="009E462F" w:rsidRPr="00802990" w14:paraId="17613D54" w14:textId="77777777" w:rsidTr="00C94460">
        <w:trPr>
          <w:cantSplit/>
          <w:jc w:val="center"/>
        </w:trPr>
        <w:tc>
          <w:tcPr>
            <w:tcW w:w="4748" w:type="dxa"/>
            <w:vMerge w:val="restart"/>
            <w:tcBorders>
              <w:top w:val="single" w:sz="4" w:space="0" w:color="auto"/>
              <w:left w:val="single" w:sz="4" w:space="0" w:color="auto"/>
              <w:right w:val="single" w:sz="4" w:space="0" w:color="auto"/>
            </w:tcBorders>
          </w:tcPr>
          <w:p w14:paraId="36999A1E" w14:textId="77777777" w:rsidR="009E462F" w:rsidRPr="00802990" w:rsidRDefault="009E462F" w:rsidP="00802990">
            <w:pPr>
              <w:pStyle w:val="TableCellBody"/>
              <w:spacing w:line="360" w:lineRule="auto"/>
              <w:contextualSpacing/>
              <w:jc w:val="both"/>
              <w:rPr>
                <w:rFonts w:ascii="Times" w:hAnsi="Times"/>
                <w:color w:val="auto"/>
                <w:sz w:val="22"/>
              </w:rPr>
            </w:pPr>
            <w:r w:rsidRPr="00802990">
              <w:rPr>
                <w:rFonts w:ascii="Times" w:hAnsi="Times"/>
                <w:color w:val="auto"/>
                <w:sz w:val="22"/>
              </w:rPr>
              <w:t>All queries in relation to this document should be addressed in the first instance to:</w:t>
            </w:r>
          </w:p>
        </w:tc>
        <w:tc>
          <w:tcPr>
            <w:tcW w:w="1593" w:type="dxa"/>
            <w:tcBorders>
              <w:top w:val="single" w:sz="4" w:space="0" w:color="auto"/>
              <w:left w:val="single" w:sz="4" w:space="0" w:color="auto"/>
              <w:bottom w:val="single" w:sz="4" w:space="0" w:color="auto"/>
              <w:right w:val="single" w:sz="4" w:space="0" w:color="auto"/>
            </w:tcBorders>
          </w:tcPr>
          <w:p w14:paraId="3DBA3F0D" w14:textId="77777777" w:rsidR="009E462F" w:rsidRPr="00802990" w:rsidRDefault="009E462F" w:rsidP="00802990">
            <w:pPr>
              <w:pStyle w:val="TableCellBody"/>
              <w:spacing w:line="360" w:lineRule="auto"/>
              <w:contextualSpacing/>
              <w:jc w:val="both"/>
              <w:rPr>
                <w:rFonts w:ascii="Times" w:hAnsi="Times"/>
                <w:color w:val="auto"/>
                <w:sz w:val="22"/>
              </w:rPr>
            </w:pPr>
            <w:r w:rsidRPr="00802990">
              <w:rPr>
                <w:rFonts w:ascii="Times" w:hAnsi="Times"/>
                <w:color w:val="auto"/>
                <w:sz w:val="22"/>
              </w:rPr>
              <w:t>Name</w:t>
            </w:r>
          </w:p>
        </w:tc>
        <w:tc>
          <w:tcPr>
            <w:tcW w:w="3569" w:type="dxa"/>
            <w:tcBorders>
              <w:top w:val="single" w:sz="4" w:space="0" w:color="auto"/>
              <w:left w:val="single" w:sz="4" w:space="0" w:color="auto"/>
              <w:bottom w:val="single" w:sz="4" w:space="0" w:color="auto"/>
              <w:right w:val="single" w:sz="4" w:space="0" w:color="auto"/>
            </w:tcBorders>
          </w:tcPr>
          <w:p w14:paraId="2D119A82" w14:textId="77777777" w:rsidR="009E462F" w:rsidRPr="00802990" w:rsidRDefault="009E462F" w:rsidP="00802990">
            <w:pPr>
              <w:pStyle w:val="TableCellBody"/>
              <w:spacing w:line="360" w:lineRule="auto"/>
              <w:contextualSpacing/>
              <w:jc w:val="both"/>
              <w:rPr>
                <w:rFonts w:ascii="Times" w:hAnsi="Times"/>
                <w:color w:val="auto"/>
                <w:sz w:val="22"/>
              </w:rPr>
            </w:pPr>
            <w:r w:rsidRPr="00802990">
              <w:rPr>
                <w:rFonts w:ascii="Times" w:hAnsi="Times"/>
                <w:color w:val="auto"/>
                <w:sz w:val="22"/>
              </w:rPr>
              <w:t>Chara Katiri</w:t>
            </w:r>
          </w:p>
        </w:tc>
      </w:tr>
      <w:tr w:rsidR="009E462F" w:rsidRPr="00802990" w14:paraId="7F49CC9B" w14:textId="77777777" w:rsidTr="00C94460">
        <w:trPr>
          <w:cantSplit/>
          <w:jc w:val="center"/>
        </w:trPr>
        <w:tc>
          <w:tcPr>
            <w:tcW w:w="4748" w:type="dxa"/>
            <w:vMerge/>
            <w:tcBorders>
              <w:left w:val="single" w:sz="4" w:space="0" w:color="auto"/>
              <w:right w:val="single" w:sz="4" w:space="0" w:color="auto"/>
            </w:tcBorders>
          </w:tcPr>
          <w:p w14:paraId="087A79AA" w14:textId="77777777" w:rsidR="009E462F" w:rsidRPr="00802990" w:rsidRDefault="009E462F" w:rsidP="00802990">
            <w:pPr>
              <w:pStyle w:val="TableCellBody"/>
              <w:spacing w:line="360" w:lineRule="auto"/>
              <w:contextualSpacing/>
              <w:jc w:val="both"/>
              <w:rPr>
                <w:rFonts w:ascii="Times" w:hAnsi="Times"/>
                <w:color w:val="auto"/>
                <w:sz w:val="22"/>
              </w:rPr>
            </w:pPr>
          </w:p>
        </w:tc>
        <w:tc>
          <w:tcPr>
            <w:tcW w:w="1593" w:type="dxa"/>
            <w:tcBorders>
              <w:top w:val="single" w:sz="4" w:space="0" w:color="auto"/>
              <w:left w:val="single" w:sz="4" w:space="0" w:color="auto"/>
              <w:bottom w:val="single" w:sz="4" w:space="0" w:color="auto"/>
              <w:right w:val="single" w:sz="4" w:space="0" w:color="auto"/>
            </w:tcBorders>
          </w:tcPr>
          <w:p w14:paraId="5D9A206F" w14:textId="77777777" w:rsidR="009E462F" w:rsidRPr="00802990" w:rsidRDefault="009E462F" w:rsidP="00802990">
            <w:pPr>
              <w:pStyle w:val="TableCellBody"/>
              <w:spacing w:line="360" w:lineRule="auto"/>
              <w:contextualSpacing/>
              <w:jc w:val="both"/>
              <w:rPr>
                <w:rFonts w:ascii="Times" w:hAnsi="Times"/>
                <w:color w:val="auto"/>
                <w:sz w:val="22"/>
              </w:rPr>
            </w:pPr>
            <w:r w:rsidRPr="00802990">
              <w:rPr>
                <w:rFonts w:ascii="Times" w:hAnsi="Times"/>
                <w:color w:val="auto"/>
                <w:sz w:val="22"/>
              </w:rPr>
              <w:t>Department</w:t>
            </w:r>
          </w:p>
        </w:tc>
        <w:tc>
          <w:tcPr>
            <w:tcW w:w="3569" w:type="dxa"/>
            <w:tcBorders>
              <w:top w:val="single" w:sz="4" w:space="0" w:color="auto"/>
              <w:left w:val="single" w:sz="4" w:space="0" w:color="auto"/>
              <w:bottom w:val="single" w:sz="4" w:space="0" w:color="auto"/>
              <w:right w:val="single" w:sz="4" w:space="0" w:color="auto"/>
            </w:tcBorders>
          </w:tcPr>
          <w:p w14:paraId="7CDB2C92" w14:textId="107C6D66" w:rsidR="009E462F" w:rsidRPr="00802990" w:rsidRDefault="009E462F" w:rsidP="00802990">
            <w:pPr>
              <w:pStyle w:val="TableCellBody"/>
              <w:spacing w:line="360" w:lineRule="auto"/>
              <w:contextualSpacing/>
              <w:jc w:val="both"/>
              <w:rPr>
                <w:rFonts w:ascii="Times" w:hAnsi="Times"/>
                <w:color w:val="auto"/>
                <w:sz w:val="22"/>
              </w:rPr>
            </w:pPr>
            <w:r w:rsidRPr="00802990">
              <w:rPr>
                <w:rFonts w:ascii="Times" w:hAnsi="Times"/>
                <w:color w:val="auto"/>
                <w:sz w:val="22"/>
              </w:rPr>
              <w:t xml:space="preserve">Computing, </w:t>
            </w:r>
            <w:r w:rsidR="00EC0BC2" w:rsidRPr="00802990">
              <w:rPr>
                <w:rFonts w:ascii="Times" w:hAnsi="Times"/>
                <w:color w:val="auto"/>
                <w:sz w:val="22"/>
              </w:rPr>
              <w:t>University</w:t>
            </w:r>
            <w:r w:rsidRPr="00802990">
              <w:rPr>
                <w:rFonts w:ascii="Times" w:hAnsi="Times"/>
                <w:color w:val="auto"/>
                <w:sz w:val="22"/>
              </w:rPr>
              <w:t xml:space="preserve"> of Surrey</w:t>
            </w:r>
          </w:p>
        </w:tc>
      </w:tr>
      <w:tr w:rsidR="009E462F" w:rsidRPr="00802990" w14:paraId="0C7DD67F" w14:textId="77777777" w:rsidTr="00C94460">
        <w:trPr>
          <w:cantSplit/>
          <w:jc w:val="center"/>
        </w:trPr>
        <w:tc>
          <w:tcPr>
            <w:tcW w:w="4748" w:type="dxa"/>
            <w:vMerge/>
            <w:tcBorders>
              <w:left w:val="single" w:sz="4" w:space="0" w:color="auto"/>
              <w:right w:val="single" w:sz="4" w:space="0" w:color="auto"/>
            </w:tcBorders>
          </w:tcPr>
          <w:p w14:paraId="4D3B41FB" w14:textId="77777777" w:rsidR="009E462F" w:rsidRPr="00802990" w:rsidRDefault="009E462F" w:rsidP="00802990">
            <w:pPr>
              <w:pStyle w:val="TableCellBody"/>
              <w:spacing w:line="360" w:lineRule="auto"/>
              <w:contextualSpacing/>
              <w:jc w:val="both"/>
              <w:rPr>
                <w:rFonts w:ascii="Times" w:hAnsi="Times"/>
                <w:color w:val="auto"/>
                <w:sz w:val="22"/>
              </w:rPr>
            </w:pPr>
          </w:p>
        </w:tc>
        <w:tc>
          <w:tcPr>
            <w:tcW w:w="1593" w:type="dxa"/>
            <w:tcBorders>
              <w:top w:val="single" w:sz="4" w:space="0" w:color="auto"/>
              <w:left w:val="single" w:sz="4" w:space="0" w:color="auto"/>
              <w:bottom w:val="single" w:sz="4" w:space="0" w:color="auto"/>
              <w:right w:val="single" w:sz="4" w:space="0" w:color="auto"/>
            </w:tcBorders>
          </w:tcPr>
          <w:p w14:paraId="755F14C5" w14:textId="77777777" w:rsidR="009E462F" w:rsidRPr="00802990" w:rsidRDefault="009E462F" w:rsidP="00802990">
            <w:pPr>
              <w:pStyle w:val="TableCellBody"/>
              <w:spacing w:line="360" w:lineRule="auto"/>
              <w:contextualSpacing/>
              <w:jc w:val="both"/>
              <w:rPr>
                <w:rFonts w:ascii="Times" w:hAnsi="Times"/>
                <w:color w:val="auto"/>
                <w:sz w:val="22"/>
              </w:rPr>
            </w:pPr>
            <w:proofErr w:type="gramStart"/>
            <w:r w:rsidRPr="00802990">
              <w:rPr>
                <w:rFonts w:ascii="Times" w:hAnsi="Times"/>
                <w:color w:val="auto"/>
                <w:sz w:val="22"/>
              </w:rPr>
              <w:t>e</w:t>
            </w:r>
            <w:proofErr w:type="gramEnd"/>
            <w:r w:rsidRPr="00802990">
              <w:rPr>
                <w:rFonts w:ascii="Times" w:hAnsi="Times"/>
                <w:color w:val="auto"/>
                <w:sz w:val="22"/>
              </w:rPr>
              <w:t>-mail</w:t>
            </w:r>
          </w:p>
        </w:tc>
        <w:tc>
          <w:tcPr>
            <w:tcW w:w="3569" w:type="dxa"/>
            <w:tcBorders>
              <w:top w:val="single" w:sz="4" w:space="0" w:color="auto"/>
              <w:left w:val="single" w:sz="4" w:space="0" w:color="auto"/>
              <w:bottom w:val="single" w:sz="4" w:space="0" w:color="auto"/>
              <w:right w:val="single" w:sz="4" w:space="0" w:color="auto"/>
            </w:tcBorders>
          </w:tcPr>
          <w:p w14:paraId="5BACBA8F" w14:textId="77777777" w:rsidR="009E462F" w:rsidRPr="00802990" w:rsidRDefault="009E462F" w:rsidP="00802990">
            <w:pPr>
              <w:pStyle w:val="TableCellBody"/>
              <w:spacing w:line="360" w:lineRule="auto"/>
              <w:contextualSpacing/>
              <w:jc w:val="both"/>
              <w:rPr>
                <w:rFonts w:ascii="Times" w:hAnsi="Times"/>
                <w:color w:val="auto"/>
                <w:sz w:val="22"/>
              </w:rPr>
            </w:pPr>
            <w:r w:rsidRPr="00802990">
              <w:rPr>
                <w:rFonts w:ascii="Times" w:hAnsi="Times"/>
                <w:color w:val="auto"/>
                <w:sz w:val="22"/>
              </w:rPr>
              <w:t>ck00113@surrey.ac.uk</w:t>
            </w:r>
          </w:p>
        </w:tc>
      </w:tr>
      <w:tr w:rsidR="009E462F" w:rsidRPr="00802990" w14:paraId="604E5E60" w14:textId="77777777" w:rsidTr="00C94460">
        <w:trPr>
          <w:cantSplit/>
          <w:jc w:val="center"/>
        </w:trPr>
        <w:tc>
          <w:tcPr>
            <w:tcW w:w="4748" w:type="dxa"/>
            <w:vMerge/>
            <w:tcBorders>
              <w:left w:val="single" w:sz="4" w:space="0" w:color="auto"/>
              <w:right w:val="single" w:sz="4" w:space="0" w:color="auto"/>
            </w:tcBorders>
          </w:tcPr>
          <w:p w14:paraId="529A71BF" w14:textId="77777777" w:rsidR="009E462F" w:rsidRPr="00802990" w:rsidRDefault="009E462F" w:rsidP="00802990">
            <w:pPr>
              <w:pStyle w:val="TableCellBody"/>
              <w:spacing w:line="360" w:lineRule="auto"/>
              <w:contextualSpacing/>
              <w:jc w:val="both"/>
              <w:rPr>
                <w:rFonts w:ascii="Times" w:hAnsi="Times"/>
                <w:color w:val="auto"/>
                <w:sz w:val="22"/>
              </w:rPr>
            </w:pPr>
          </w:p>
        </w:tc>
        <w:tc>
          <w:tcPr>
            <w:tcW w:w="1593" w:type="dxa"/>
            <w:tcBorders>
              <w:top w:val="single" w:sz="4" w:space="0" w:color="auto"/>
              <w:left w:val="single" w:sz="4" w:space="0" w:color="auto"/>
              <w:bottom w:val="single" w:sz="4" w:space="0" w:color="auto"/>
              <w:right w:val="single" w:sz="4" w:space="0" w:color="auto"/>
            </w:tcBorders>
          </w:tcPr>
          <w:p w14:paraId="0A0A7B4A" w14:textId="77777777" w:rsidR="009E462F" w:rsidRPr="00802990" w:rsidRDefault="009E462F" w:rsidP="00802990">
            <w:pPr>
              <w:pStyle w:val="TableCellBody"/>
              <w:spacing w:line="360" w:lineRule="auto"/>
              <w:contextualSpacing/>
              <w:jc w:val="both"/>
              <w:rPr>
                <w:rFonts w:ascii="Times" w:hAnsi="Times"/>
                <w:color w:val="auto"/>
                <w:sz w:val="22"/>
              </w:rPr>
            </w:pPr>
            <w:r w:rsidRPr="00802990">
              <w:rPr>
                <w:rFonts w:ascii="Times" w:hAnsi="Times"/>
                <w:color w:val="auto"/>
                <w:sz w:val="22"/>
              </w:rPr>
              <w:t>Address</w:t>
            </w:r>
          </w:p>
        </w:tc>
        <w:tc>
          <w:tcPr>
            <w:tcW w:w="3569" w:type="dxa"/>
            <w:tcBorders>
              <w:top w:val="single" w:sz="4" w:space="0" w:color="auto"/>
              <w:left w:val="single" w:sz="4" w:space="0" w:color="auto"/>
              <w:bottom w:val="single" w:sz="4" w:space="0" w:color="auto"/>
              <w:right w:val="single" w:sz="4" w:space="0" w:color="auto"/>
            </w:tcBorders>
          </w:tcPr>
          <w:p w14:paraId="4F2883A0" w14:textId="3B0F88E6" w:rsidR="009E462F" w:rsidRPr="00802990" w:rsidRDefault="00EC0BC2" w:rsidP="00802990">
            <w:pPr>
              <w:spacing w:line="360" w:lineRule="auto"/>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University</w:t>
            </w:r>
            <w:r w:rsidR="009E462F" w:rsidRPr="00802990">
              <w:rPr>
                <w:rFonts w:ascii="Times" w:eastAsia="Times New Roman" w:hAnsi="Times" w:cs="Times New Roman"/>
                <w:sz w:val="22"/>
                <w:szCs w:val="22"/>
                <w:lang w:val="en-GB"/>
              </w:rPr>
              <w:t xml:space="preserve"> of Surrey, Guildford, Surrey, GU2 7XH</w:t>
            </w:r>
          </w:p>
        </w:tc>
      </w:tr>
    </w:tbl>
    <w:p w14:paraId="39876D21" w14:textId="77777777" w:rsidR="009E462F" w:rsidRPr="00802990" w:rsidRDefault="009E462F" w:rsidP="00802990">
      <w:pPr>
        <w:spacing w:line="360" w:lineRule="auto"/>
        <w:contextualSpacing/>
        <w:jc w:val="both"/>
        <w:rPr>
          <w:rFonts w:ascii="Times" w:hAnsi="Times" w:cs="Times New Roman"/>
          <w:b/>
          <w:sz w:val="22"/>
          <w:szCs w:val="22"/>
        </w:rPr>
      </w:pPr>
    </w:p>
    <w:tbl>
      <w:tblPr>
        <w:tblW w:w="5372" w:type="pct"/>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94"/>
        <w:gridCol w:w="3598"/>
        <w:gridCol w:w="1524"/>
        <w:gridCol w:w="1407"/>
      </w:tblGrid>
      <w:tr w:rsidR="009E462F" w:rsidRPr="00802990" w14:paraId="6B191091" w14:textId="77777777" w:rsidTr="00C94460">
        <w:tc>
          <w:tcPr>
            <w:tcW w:w="1710" w:type="pct"/>
          </w:tcPr>
          <w:p w14:paraId="1B72662E" w14:textId="77777777" w:rsidR="009E462F" w:rsidRPr="00802990" w:rsidRDefault="009E462F" w:rsidP="00802990">
            <w:pPr>
              <w:tabs>
                <w:tab w:val="left" w:pos="2160"/>
              </w:tabs>
              <w:spacing w:line="360" w:lineRule="auto"/>
              <w:contextualSpacing/>
              <w:jc w:val="both"/>
              <w:rPr>
                <w:rFonts w:ascii="Times" w:hAnsi="Times" w:cs="Times New Roman"/>
                <w:sz w:val="22"/>
                <w:szCs w:val="22"/>
              </w:rPr>
            </w:pPr>
            <w:r w:rsidRPr="00802990">
              <w:rPr>
                <w:rFonts w:ascii="Times" w:hAnsi="Times" w:cs="Times New Roman"/>
                <w:sz w:val="22"/>
                <w:szCs w:val="22"/>
              </w:rPr>
              <w:t>Document Name: COM3001 Professional Project. Project Requirements Document</w:t>
            </w:r>
          </w:p>
        </w:tc>
        <w:tc>
          <w:tcPr>
            <w:tcW w:w="1813" w:type="pct"/>
          </w:tcPr>
          <w:p w14:paraId="0EC6A85D" w14:textId="77777777" w:rsidR="009E462F" w:rsidRPr="00802990" w:rsidRDefault="009E462F" w:rsidP="00802990">
            <w:pPr>
              <w:pStyle w:val="Footer"/>
              <w:spacing w:line="360" w:lineRule="auto"/>
              <w:contextualSpacing/>
              <w:jc w:val="both"/>
              <w:rPr>
                <w:rFonts w:ascii="Times" w:hAnsi="Times" w:cs="Times New Roman"/>
                <w:sz w:val="22"/>
                <w:szCs w:val="22"/>
              </w:rPr>
            </w:pPr>
            <w:r w:rsidRPr="00802990">
              <w:rPr>
                <w:rFonts w:ascii="Times" w:hAnsi="Times" w:cs="Times New Roman"/>
                <w:sz w:val="22"/>
                <w:szCs w:val="22"/>
              </w:rPr>
              <w:t>Security Level: Private</w:t>
            </w:r>
          </w:p>
        </w:tc>
        <w:tc>
          <w:tcPr>
            <w:tcW w:w="768" w:type="pct"/>
          </w:tcPr>
          <w:p w14:paraId="7635AD5B" w14:textId="09C07694" w:rsidR="009E462F" w:rsidRPr="00802990" w:rsidRDefault="00A43B38" w:rsidP="00802990">
            <w:pPr>
              <w:pStyle w:val="Footer"/>
              <w:spacing w:line="360" w:lineRule="auto"/>
              <w:contextualSpacing/>
              <w:jc w:val="both"/>
              <w:rPr>
                <w:rFonts w:ascii="Times" w:hAnsi="Times" w:cs="Times New Roman"/>
                <w:sz w:val="22"/>
                <w:szCs w:val="22"/>
              </w:rPr>
            </w:pPr>
            <w:r w:rsidRPr="00802990">
              <w:rPr>
                <w:rFonts w:ascii="Times" w:hAnsi="Times" w:cs="Times New Roman"/>
                <w:sz w:val="22"/>
                <w:szCs w:val="22"/>
              </w:rPr>
              <w:t xml:space="preserve">Version Date: </w:t>
            </w:r>
            <w:ins w:id="36" w:author="Chara Katiri" w:date="2015-04-10T19:25:00Z">
              <w:r w:rsidR="00302475" w:rsidRPr="00802990">
                <w:rPr>
                  <w:rFonts w:ascii="Times" w:hAnsi="Times" w:cs="Times New Roman"/>
                  <w:sz w:val="22"/>
                  <w:szCs w:val="22"/>
                </w:rPr>
                <w:t>1</w:t>
              </w:r>
            </w:ins>
            <w:r w:rsidR="00D6560C" w:rsidRPr="00802990">
              <w:rPr>
                <w:rFonts w:ascii="Times" w:hAnsi="Times" w:cs="Times New Roman"/>
                <w:sz w:val="22"/>
                <w:szCs w:val="22"/>
              </w:rPr>
              <w:t>2</w:t>
            </w:r>
            <w:r w:rsidRPr="00802990">
              <w:rPr>
                <w:rFonts w:ascii="Times" w:hAnsi="Times" w:cs="Times New Roman"/>
                <w:sz w:val="22"/>
                <w:szCs w:val="22"/>
              </w:rPr>
              <w:t>/0</w:t>
            </w:r>
            <w:ins w:id="37" w:author="Chara Katiri" w:date="2015-04-10T19:25:00Z">
              <w:r w:rsidR="00FC3FF5" w:rsidRPr="00802990">
                <w:rPr>
                  <w:rFonts w:ascii="Times" w:hAnsi="Times" w:cs="Times New Roman"/>
                  <w:sz w:val="22"/>
                  <w:szCs w:val="22"/>
                </w:rPr>
                <w:t>4</w:t>
              </w:r>
            </w:ins>
            <w:r w:rsidRPr="00802990">
              <w:rPr>
                <w:rFonts w:ascii="Times" w:hAnsi="Times" w:cs="Times New Roman"/>
                <w:sz w:val="22"/>
                <w:szCs w:val="22"/>
              </w:rPr>
              <w:t>/2015</w:t>
            </w:r>
          </w:p>
        </w:tc>
        <w:tc>
          <w:tcPr>
            <w:tcW w:w="709" w:type="pct"/>
          </w:tcPr>
          <w:p w14:paraId="04487765" w14:textId="70146028" w:rsidR="009E462F" w:rsidRPr="00802990" w:rsidRDefault="0075306F" w:rsidP="00802990">
            <w:pPr>
              <w:pStyle w:val="Footer"/>
              <w:spacing w:line="360" w:lineRule="auto"/>
              <w:contextualSpacing/>
              <w:jc w:val="both"/>
              <w:rPr>
                <w:rFonts w:ascii="Times" w:hAnsi="Times" w:cs="Times New Roman"/>
                <w:sz w:val="22"/>
                <w:szCs w:val="22"/>
              </w:rPr>
            </w:pPr>
            <w:r w:rsidRPr="00802990">
              <w:rPr>
                <w:rFonts w:ascii="Times" w:hAnsi="Times" w:cs="Times New Roman"/>
                <w:sz w:val="22"/>
                <w:szCs w:val="22"/>
              </w:rPr>
              <w:t xml:space="preserve">Version: </w:t>
            </w:r>
            <w:r w:rsidR="00A43B38" w:rsidRPr="00802990">
              <w:rPr>
                <w:rFonts w:ascii="Times" w:hAnsi="Times" w:cs="Times New Roman"/>
                <w:sz w:val="22"/>
                <w:szCs w:val="22"/>
              </w:rPr>
              <w:t>1.</w:t>
            </w:r>
            <w:r w:rsidR="00D6560C" w:rsidRPr="00802990">
              <w:rPr>
                <w:rFonts w:ascii="Times" w:hAnsi="Times" w:cs="Times New Roman"/>
                <w:sz w:val="22"/>
                <w:szCs w:val="22"/>
              </w:rPr>
              <w:t>8</w:t>
            </w:r>
          </w:p>
        </w:tc>
      </w:tr>
    </w:tbl>
    <w:p w14:paraId="3B9D7154" w14:textId="77777777" w:rsidR="009E462F" w:rsidRPr="00802990" w:rsidRDefault="009E462F" w:rsidP="00802990">
      <w:pPr>
        <w:spacing w:line="360" w:lineRule="auto"/>
        <w:contextualSpacing/>
        <w:jc w:val="both"/>
        <w:rPr>
          <w:rFonts w:ascii="Times" w:hAnsi="Times" w:cs="Times New Roman"/>
          <w:sz w:val="22"/>
          <w:szCs w:val="22"/>
        </w:rPr>
      </w:pPr>
      <w:r w:rsidRPr="00802990">
        <w:rPr>
          <w:rFonts w:ascii="Times" w:hAnsi="Times" w:cs="Times New Roman"/>
          <w:b/>
          <w:sz w:val="22"/>
          <w:szCs w:val="22"/>
        </w:rPr>
        <w:t>If printed this is an uncontrolled document</w:t>
      </w:r>
    </w:p>
    <w:p w14:paraId="221177AA" w14:textId="77777777" w:rsidR="0075306F" w:rsidRPr="00802990" w:rsidRDefault="0075306F" w:rsidP="00802990">
      <w:pPr>
        <w:spacing w:after="240" w:line="360" w:lineRule="auto"/>
        <w:contextualSpacing/>
        <w:jc w:val="both"/>
        <w:rPr>
          <w:rFonts w:ascii="Times" w:eastAsia="Times New Roman" w:hAnsi="Times" w:cs="Times New Roman"/>
          <w:b/>
          <w:sz w:val="22"/>
          <w:szCs w:val="22"/>
          <w:lang w:val="en-GB"/>
        </w:rPr>
      </w:pPr>
    </w:p>
    <w:p w14:paraId="13286790" w14:textId="77777777" w:rsidR="0075306F" w:rsidRPr="00802990" w:rsidRDefault="0075306F" w:rsidP="00802990">
      <w:pPr>
        <w:spacing w:after="240" w:line="360" w:lineRule="auto"/>
        <w:contextualSpacing/>
        <w:jc w:val="both"/>
        <w:rPr>
          <w:rFonts w:ascii="Times" w:eastAsia="Times New Roman" w:hAnsi="Times" w:cs="Times New Roman"/>
          <w:b/>
          <w:sz w:val="22"/>
          <w:szCs w:val="22"/>
          <w:lang w:val="en-GB"/>
        </w:rPr>
      </w:pPr>
    </w:p>
    <w:p w14:paraId="1019B8A3" w14:textId="77777777" w:rsidR="0075306F" w:rsidRPr="00802990" w:rsidRDefault="0075306F" w:rsidP="00802990">
      <w:pPr>
        <w:spacing w:line="360" w:lineRule="auto"/>
        <w:contextualSpacing/>
        <w:jc w:val="both"/>
        <w:rPr>
          <w:rFonts w:ascii="Times" w:hAnsi="Times" w:cs="Times New Roman"/>
          <w:sz w:val="22"/>
          <w:szCs w:val="22"/>
        </w:rPr>
      </w:pPr>
    </w:p>
    <w:p w14:paraId="45CCF6F8" w14:textId="77777777" w:rsidR="0075306F" w:rsidRPr="00802990" w:rsidRDefault="0075306F" w:rsidP="00802990">
      <w:pPr>
        <w:spacing w:line="360" w:lineRule="auto"/>
        <w:contextualSpacing/>
        <w:jc w:val="both"/>
        <w:rPr>
          <w:rFonts w:ascii="Times" w:hAnsi="Times" w:cs="Times New Roman"/>
          <w:sz w:val="22"/>
          <w:szCs w:val="22"/>
        </w:rPr>
      </w:pPr>
    </w:p>
    <w:p w14:paraId="632B52F2" w14:textId="77777777" w:rsidR="0075306F" w:rsidRPr="00802990" w:rsidRDefault="0075306F" w:rsidP="00802990">
      <w:pPr>
        <w:spacing w:after="240" w:line="360" w:lineRule="auto"/>
        <w:contextualSpacing/>
        <w:jc w:val="both"/>
        <w:rPr>
          <w:rFonts w:ascii="Times" w:eastAsia="Times New Roman" w:hAnsi="Times" w:cs="Times New Roman"/>
          <w:b/>
          <w:sz w:val="22"/>
          <w:szCs w:val="22"/>
          <w:lang w:val="en-GB"/>
        </w:rPr>
      </w:pPr>
    </w:p>
    <w:p w14:paraId="1019F95D" w14:textId="77777777" w:rsidR="0075306F" w:rsidRPr="00802990" w:rsidRDefault="0075306F" w:rsidP="00802990">
      <w:pPr>
        <w:spacing w:after="240" w:line="360" w:lineRule="auto"/>
        <w:contextualSpacing/>
        <w:jc w:val="both"/>
        <w:rPr>
          <w:rFonts w:ascii="Times" w:eastAsia="Times New Roman" w:hAnsi="Times" w:cs="Times New Roman"/>
          <w:b/>
          <w:sz w:val="22"/>
          <w:szCs w:val="22"/>
          <w:lang w:val="en-GB"/>
        </w:rPr>
      </w:pPr>
    </w:p>
    <w:p w14:paraId="4F802A65" w14:textId="77777777" w:rsidR="0075306F" w:rsidRPr="00802990" w:rsidRDefault="0075306F" w:rsidP="00802990">
      <w:pPr>
        <w:spacing w:after="240" w:line="360" w:lineRule="auto"/>
        <w:contextualSpacing/>
        <w:jc w:val="both"/>
        <w:rPr>
          <w:rFonts w:ascii="Times" w:eastAsia="Times New Roman" w:hAnsi="Times" w:cs="Times New Roman"/>
          <w:b/>
          <w:sz w:val="22"/>
          <w:szCs w:val="22"/>
          <w:lang w:val="en-GB"/>
        </w:rPr>
      </w:pPr>
    </w:p>
    <w:p w14:paraId="02E734B8" w14:textId="77777777" w:rsidR="0075306F" w:rsidRPr="00802990" w:rsidRDefault="0075306F" w:rsidP="00802990">
      <w:pPr>
        <w:spacing w:after="240" w:line="360" w:lineRule="auto"/>
        <w:contextualSpacing/>
        <w:jc w:val="both"/>
        <w:rPr>
          <w:rFonts w:ascii="Times" w:eastAsia="Times New Roman" w:hAnsi="Times" w:cs="Times New Roman"/>
          <w:b/>
          <w:sz w:val="22"/>
          <w:szCs w:val="22"/>
          <w:lang w:val="en-GB"/>
        </w:rPr>
      </w:pPr>
    </w:p>
    <w:p w14:paraId="7ADE2A04" w14:textId="77777777" w:rsidR="0075306F" w:rsidRPr="00802990" w:rsidRDefault="0075306F" w:rsidP="00802990">
      <w:pPr>
        <w:spacing w:after="240" w:line="360" w:lineRule="auto"/>
        <w:contextualSpacing/>
        <w:jc w:val="both"/>
        <w:rPr>
          <w:rFonts w:ascii="Times" w:eastAsia="Times New Roman" w:hAnsi="Times" w:cs="Times New Roman"/>
          <w:b/>
          <w:sz w:val="22"/>
          <w:szCs w:val="22"/>
          <w:lang w:val="en-GB"/>
        </w:rPr>
      </w:pPr>
    </w:p>
    <w:p w14:paraId="37FEDDFB" w14:textId="77777777" w:rsidR="0075306F" w:rsidRPr="00802990" w:rsidRDefault="0075306F" w:rsidP="00802990">
      <w:pPr>
        <w:spacing w:after="240" w:line="360" w:lineRule="auto"/>
        <w:contextualSpacing/>
        <w:jc w:val="both"/>
        <w:rPr>
          <w:rFonts w:ascii="Times" w:eastAsia="Times New Roman" w:hAnsi="Times" w:cs="Times New Roman"/>
          <w:b/>
          <w:sz w:val="22"/>
          <w:szCs w:val="22"/>
          <w:lang w:val="en-GB"/>
        </w:rPr>
      </w:pPr>
    </w:p>
    <w:p w14:paraId="4796C0C6" w14:textId="77777777" w:rsidR="0075306F" w:rsidRPr="00802990" w:rsidDel="00F5699F" w:rsidRDefault="0075306F" w:rsidP="00802990">
      <w:pPr>
        <w:spacing w:after="240" w:line="360" w:lineRule="auto"/>
        <w:contextualSpacing/>
        <w:jc w:val="both"/>
        <w:rPr>
          <w:del w:id="38" w:author="Chara Katiri" w:date="2015-04-12T03:45:00Z"/>
          <w:rFonts w:ascii="Times" w:eastAsia="Times New Roman" w:hAnsi="Times" w:cs="Times New Roman"/>
          <w:b/>
          <w:sz w:val="22"/>
          <w:szCs w:val="22"/>
          <w:lang w:val="en-GB"/>
        </w:rPr>
        <w:pPrChange w:id="39" w:author="Chara Katiri" w:date="2015-04-12T20:48:00Z">
          <w:pPr>
            <w:spacing w:after="240" w:line="360" w:lineRule="auto"/>
            <w:contextualSpacing/>
            <w:jc w:val="both"/>
          </w:pPr>
        </w:pPrChange>
      </w:pPr>
    </w:p>
    <w:p w14:paraId="7D6E368E" w14:textId="77777777" w:rsidR="0075306F" w:rsidRPr="00802990" w:rsidDel="00F5699F" w:rsidRDefault="0075306F" w:rsidP="00802990">
      <w:pPr>
        <w:spacing w:after="240" w:line="360" w:lineRule="auto"/>
        <w:contextualSpacing/>
        <w:jc w:val="both"/>
        <w:rPr>
          <w:del w:id="40" w:author="Chara Katiri" w:date="2015-04-12T03:45:00Z"/>
          <w:rFonts w:ascii="Times" w:eastAsia="Times New Roman" w:hAnsi="Times" w:cs="Times New Roman"/>
          <w:b/>
          <w:sz w:val="22"/>
          <w:szCs w:val="22"/>
          <w:lang w:val="en-GB"/>
        </w:rPr>
        <w:pPrChange w:id="41" w:author="Chara Katiri" w:date="2015-04-12T20:48:00Z">
          <w:pPr>
            <w:spacing w:after="240" w:line="360" w:lineRule="auto"/>
            <w:contextualSpacing/>
            <w:jc w:val="both"/>
          </w:pPr>
        </w:pPrChange>
      </w:pPr>
    </w:p>
    <w:p w14:paraId="082FE27F" w14:textId="77777777" w:rsidR="0075306F" w:rsidRPr="00802990" w:rsidDel="00F5699F" w:rsidRDefault="0075306F" w:rsidP="00802990">
      <w:pPr>
        <w:spacing w:after="240" w:line="360" w:lineRule="auto"/>
        <w:contextualSpacing/>
        <w:jc w:val="both"/>
        <w:rPr>
          <w:del w:id="42" w:author="Chara Katiri" w:date="2015-04-12T03:45:00Z"/>
          <w:rFonts w:ascii="Times" w:eastAsia="Times New Roman" w:hAnsi="Times" w:cs="Times New Roman"/>
          <w:b/>
          <w:sz w:val="22"/>
          <w:szCs w:val="22"/>
          <w:lang w:val="en-GB"/>
        </w:rPr>
        <w:pPrChange w:id="43" w:author="Chara Katiri" w:date="2015-04-12T20:48:00Z">
          <w:pPr>
            <w:spacing w:after="240" w:line="360" w:lineRule="auto"/>
            <w:contextualSpacing/>
            <w:jc w:val="both"/>
          </w:pPr>
        </w:pPrChange>
      </w:pPr>
    </w:p>
    <w:p w14:paraId="3010CDD2" w14:textId="77777777" w:rsidR="0075306F" w:rsidRPr="00802990" w:rsidDel="00F5699F" w:rsidRDefault="0075306F" w:rsidP="00802990">
      <w:pPr>
        <w:spacing w:after="240" w:line="360" w:lineRule="auto"/>
        <w:contextualSpacing/>
        <w:jc w:val="both"/>
        <w:rPr>
          <w:del w:id="44" w:author="Chara Katiri" w:date="2015-04-12T03:45:00Z"/>
          <w:rFonts w:ascii="Times" w:eastAsia="Times New Roman" w:hAnsi="Times" w:cs="Times New Roman"/>
          <w:b/>
          <w:sz w:val="22"/>
          <w:szCs w:val="22"/>
          <w:lang w:val="en-GB"/>
        </w:rPr>
        <w:pPrChange w:id="45" w:author="Chara Katiri" w:date="2015-04-12T20:48:00Z">
          <w:pPr>
            <w:spacing w:after="240" w:line="360" w:lineRule="auto"/>
            <w:contextualSpacing/>
            <w:jc w:val="both"/>
          </w:pPr>
        </w:pPrChange>
      </w:pPr>
    </w:p>
    <w:p w14:paraId="0FB4C729" w14:textId="77777777" w:rsidR="0075306F" w:rsidRPr="00802990" w:rsidDel="00F5699F" w:rsidRDefault="0075306F" w:rsidP="00802990">
      <w:pPr>
        <w:spacing w:after="240" w:line="360" w:lineRule="auto"/>
        <w:contextualSpacing/>
        <w:jc w:val="both"/>
        <w:rPr>
          <w:del w:id="46" w:author="Chara Katiri" w:date="2015-04-12T03:45:00Z"/>
          <w:rFonts w:ascii="Times" w:eastAsia="Times New Roman" w:hAnsi="Times" w:cs="Times New Roman"/>
          <w:b/>
          <w:sz w:val="22"/>
          <w:szCs w:val="22"/>
          <w:lang w:val="en-GB"/>
        </w:rPr>
        <w:pPrChange w:id="47" w:author="Chara Katiri" w:date="2015-04-12T20:48:00Z">
          <w:pPr>
            <w:spacing w:after="240" w:line="360" w:lineRule="auto"/>
            <w:contextualSpacing/>
            <w:jc w:val="both"/>
          </w:pPr>
        </w:pPrChange>
      </w:pPr>
    </w:p>
    <w:p w14:paraId="25492984" w14:textId="77777777" w:rsidR="0075306F" w:rsidRPr="00802990" w:rsidDel="00F5699F" w:rsidRDefault="0075306F" w:rsidP="00802990">
      <w:pPr>
        <w:spacing w:after="240" w:line="360" w:lineRule="auto"/>
        <w:contextualSpacing/>
        <w:jc w:val="both"/>
        <w:rPr>
          <w:del w:id="48" w:author="Chara Katiri" w:date="2015-04-12T03:45:00Z"/>
          <w:rFonts w:ascii="Times" w:eastAsia="Times New Roman" w:hAnsi="Times" w:cs="Times New Roman"/>
          <w:b/>
          <w:sz w:val="22"/>
          <w:szCs w:val="22"/>
          <w:lang w:val="en-GB"/>
        </w:rPr>
        <w:pPrChange w:id="49" w:author="Chara Katiri" w:date="2015-04-12T20:48:00Z">
          <w:pPr>
            <w:spacing w:after="240" w:line="360" w:lineRule="auto"/>
            <w:contextualSpacing/>
            <w:jc w:val="both"/>
          </w:pPr>
        </w:pPrChange>
      </w:pPr>
    </w:p>
    <w:p w14:paraId="02CA7A95" w14:textId="77777777" w:rsidR="0075306F" w:rsidRPr="00802990" w:rsidDel="00F5699F" w:rsidRDefault="0075306F" w:rsidP="00802990">
      <w:pPr>
        <w:spacing w:after="240" w:line="360" w:lineRule="auto"/>
        <w:contextualSpacing/>
        <w:jc w:val="both"/>
        <w:rPr>
          <w:del w:id="50" w:author="Chara Katiri" w:date="2015-04-12T03:45:00Z"/>
          <w:rFonts w:ascii="Times" w:eastAsia="Times New Roman" w:hAnsi="Times" w:cs="Times New Roman"/>
          <w:b/>
          <w:sz w:val="22"/>
          <w:szCs w:val="22"/>
          <w:lang w:val="en-GB"/>
        </w:rPr>
        <w:pPrChange w:id="51" w:author="Chara Katiri" w:date="2015-04-12T20:48:00Z">
          <w:pPr>
            <w:spacing w:after="240" w:line="360" w:lineRule="auto"/>
            <w:contextualSpacing/>
            <w:jc w:val="both"/>
          </w:pPr>
        </w:pPrChange>
      </w:pPr>
    </w:p>
    <w:p w14:paraId="2CCD6080" w14:textId="77777777" w:rsidR="0075306F" w:rsidRPr="00802990" w:rsidDel="00F5699F" w:rsidRDefault="0075306F" w:rsidP="00802990">
      <w:pPr>
        <w:spacing w:after="240" w:line="360" w:lineRule="auto"/>
        <w:contextualSpacing/>
        <w:jc w:val="both"/>
        <w:rPr>
          <w:del w:id="52" w:author="Chara Katiri" w:date="2015-04-12T03:45:00Z"/>
          <w:rFonts w:ascii="Times" w:eastAsia="Times New Roman" w:hAnsi="Times" w:cs="Times New Roman"/>
          <w:b/>
          <w:sz w:val="22"/>
          <w:szCs w:val="22"/>
          <w:lang w:val="en-GB"/>
        </w:rPr>
        <w:pPrChange w:id="53" w:author="Chara Katiri" w:date="2015-04-12T20:48:00Z">
          <w:pPr>
            <w:spacing w:after="240" w:line="360" w:lineRule="auto"/>
            <w:contextualSpacing/>
            <w:jc w:val="both"/>
          </w:pPr>
        </w:pPrChange>
      </w:pPr>
    </w:p>
    <w:p w14:paraId="0C9AE5CA" w14:textId="2D6E2909" w:rsidR="000A1977" w:rsidRPr="00802990" w:rsidRDefault="00333945" w:rsidP="00802990">
      <w:pPr>
        <w:spacing w:line="360" w:lineRule="auto"/>
        <w:contextualSpacing/>
        <w:jc w:val="both"/>
        <w:rPr>
          <w:rFonts w:ascii="Times" w:eastAsia="Times New Roman" w:hAnsi="Times" w:cs="Times New Roman"/>
          <w:b/>
          <w:sz w:val="22"/>
          <w:szCs w:val="22"/>
          <w:lang w:val="en-GB"/>
        </w:rPr>
      </w:pPr>
      <w:del w:id="54" w:author="Chara Katiri" w:date="2015-04-12T03:45:00Z">
        <w:r w:rsidRPr="00802990" w:rsidDel="00F5699F">
          <w:rPr>
            <w:rFonts w:ascii="Times" w:eastAsia="Times New Roman" w:hAnsi="Times" w:cs="Times New Roman"/>
            <w:b/>
            <w:sz w:val="22"/>
            <w:szCs w:val="22"/>
            <w:lang w:val="en-GB"/>
          </w:rPr>
          <w:br w:type="page"/>
        </w:r>
      </w:del>
    </w:p>
    <w:p w14:paraId="0599141A" w14:textId="77777777" w:rsidR="00DF45F0" w:rsidRPr="00802990" w:rsidRDefault="00DF45F0" w:rsidP="00802990">
      <w:pPr>
        <w:pStyle w:val="Heading5"/>
        <w:numPr>
          <w:ilvl w:val="0"/>
          <w:numId w:val="0"/>
        </w:numPr>
        <w:spacing w:line="360" w:lineRule="auto"/>
        <w:contextualSpacing/>
        <w:jc w:val="both"/>
        <w:rPr>
          <w:rFonts w:ascii="Times" w:hAnsi="Times" w:cs="Times New Roman"/>
          <w:b/>
          <w:color w:val="auto"/>
          <w:sz w:val="22"/>
          <w:szCs w:val="22"/>
          <w:lang w:val="en-GB"/>
        </w:rPr>
      </w:pPr>
      <w:r w:rsidRPr="00802990">
        <w:rPr>
          <w:rFonts w:ascii="Times" w:hAnsi="Times" w:cs="Times New Roman"/>
          <w:b/>
          <w:color w:val="auto"/>
          <w:sz w:val="22"/>
          <w:szCs w:val="22"/>
          <w:lang w:val="en-GB"/>
        </w:rPr>
        <w:lastRenderedPageBreak/>
        <w:t>Acknowledgements</w:t>
      </w:r>
    </w:p>
    <w:p w14:paraId="1AD1F606" w14:textId="77777777" w:rsidR="005B7D10" w:rsidRPr="00802990" w:rsidRDefault="005B7D10" w:rsidP="00802990">
      <w:pPr>
        <w:spacing w:line="360" w:lineRule="auto"/>
        <w:contextualSpacing/>
        <w:jc w:val="both"/>
        <w:rPr>
          <w:rFonts w:ascii="Times" w:eastAsia="Times New Roman" w:hAnsi="Times" w:cs="Times New Roman"/>
          <w:b/>
          <w:sz w:val="22"/>
          <w:szCs w:val="22"/>
          <w:lang w:val="en-GB"/>
        </w:rPr>
      </w:pPr>
      <w:r w:rsidRPr="00802990">
        <w:rPr>
          <w:rFonts w:ascii="Times" w:eastAsia="Times New Roman" w:hAnsi="Times" w:cs="Times New Roman"/>
          <w:b/>
          <w:sz w:val="22"/>
          <w:szCs w:val="22"/>
          <w:lang w:val="en-GB"/>
        </w:rPr>
        <w:br w:type="page"/>
      </w:r>
    </w:p>
    <w:p w14:paraId="3ADEC55D" w14:textId="77777777" w:rsidR="00DF45F0" w:rsidRPr="00802990" w:rsidRDefault="00DF45F0" w:rsidP="00802990">
      <w:pPr>
        <w:pStyle w:val="Heading5"/>
        <w:numPr>
          <w:ilvl w:val="0"/>
          <w:numId w:val="0"/>
        </w:numPr>
        <w:spacing w:line="360" w:lineRule="auto"/>
        <w:contextualSpacing/>
        <w:jc w:val="both"/>
        <w:rPr>
          <w:rFonts w:ascii="Times" w:hAnsi="Times" w:cs="Times New Roman"/>
          <w:b/>
          <w:color w:val="auto"/>
          <w:sz w:val="22"/>
          <w:szCs w:val="22"/>
          <w:lang w:val="en-GB"/>
        </w:rPr>
      </w:pPr>
      <w:r w:rsidRPr="00802990">
        <w:rPr>
          <w:rFonts w:ascii="Times" w:hAnsi="Times" w:cs="Times New Roman"/>
          <w:b/>
          <w:color w:val="auto"/>
          <w:sz w:val="22"/>
          <w:szCs w:val="22"/>
          <w:lang w:val="en-GB"/>
        </w:rPr>
        <w:lastRenderedPageBreak/>
        <w:t>Table of contents</w:t>
      </w:r>
    </w:p>
    <w:p w14:paraId="3854BAE8" w14:textId="77777777" w:rsidR="00802990" w:rsidRPr="00802990" w:rsidRDefault="009E462F" w:rsidP="00802990">
      <w:pPr>
        <w:pStyle w:val="TOC1"/>
        <w:rPr>
          <w:noProof/>
          <w:lang w:val="en-GB" w:eastAsia="ja-JP"/>
        </w:rPr>
      </w:pPr>
      <w:r w:rsidRPr="00802990">
        <w:rPr>
          <w:rFonts w:cs="Times New Roman"/>
          <w:lang w:val="en-GB"/>
        </w:rPr>
        <w:fldChar w:fldCharType="begin"/>
      </w:r>
      <w:r w:rsidRPr="00802990">
        <w:rPr>
          <w:rFonts w:cs="Times New Roman"/>
          <w:lang w:val="en-GB"/>
        </w:rPr>
        <w:instrText xml:space="preserve"> TOC \o "1-3" </w:instrText>
      </w:r>
      <w:r w:rsidRPr="00802990">
        <w:rPr>
          <w:rFonts w:cs="Times New Roman"/>
          <w:lang w:val="en-GB"/>
        </w:rPr>
        <w:fldChar w:fldCharType="separate"/>
      </w:r>
      <w:r w:rsidR="00802990" w:rsidRPr="00802990">
        <w:rPr>
          <w:rFonts w:cs="Times New Roman"/>
          <w:noProof/>
          <w:lang w:val="en-GB"/>
        </w:rPr>
        <w:t>1.</w:t>
      </w:r>
      <w:r w:rsidR="00802990" w:rsidRPr="00802990">
        <w:rPr>
          <w:noProof/>
          <w:lang w:val="en-GB" w:eastAsia="ja-JP"/>
        </w:rPr>
        <w:tab/>
      </w:r>
      <w:r w:rsidR="00802990" w:rsidRPr="00802990">
        <w:rPr>
          <w:rFonts w:cs="Times New Roman"/>
          <w:noProof/>
          <w:lang w:val="en-GB"/>
        </w:rPr>
        <w:t>Introduction</w:t>
      </w:r>
      <w:r w:rsidR="00802990" w:rsidRPr="00802990">
        <w:rPr>
          <w:noProof/>
        </w:rPr>
        <w:tab/>
      </w:r>
      <w:r w:rsidR="00802990" w:rsidRPr="00802990">
        <w:rPr>
          <w:noProof/>
        </w:rPr>
        <w:fldChar w:fldCharType="begin"/>
      </w:r>
      <w:r w:rsidR="00802990" w:rsidRPr="00802990">
        <w:rPr>
          <w:noProof/>
        </w:rPr>
        <w:instrText xml:space="preserve"> PAGEREF _Toc290491135 \h </w:instrText>
      </w:r>
      <w:r w:rsidR="00802990" w:rsidRPr="00802990">
        <w:rPr>
          <w:noProof/>
        </w:rPr>
      </w:r>
      <w:r w:rsidR="00802990" w:rsidRPr="00802990">
        <w:rPr>
          <w:noProof/>
        </w:rPr>
        <w:fldChar w:fldCharType="separate"/>
      </w:r>
      <w:r w:rsidR="00802990" w:rsidRPr="00802990">
        <w:rPr>
          <w:noProof/>
        </w:rPr>
        <w:t>9</w:t>
      </w:r>
      <w:r w:rsidR="00802990" w:rsidRPr="00802990">
        <w:rPr>
          <w:noProof/>
        </w:rPr>
        <w:fldChar w:fldCharType="end"/>
      </w:r>
    </w:p>
    <w:p w14:paraId="259319F2"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1.1.</w:t>
      </w:r>
      <w:r w:rsidRPr="00802990">
        <w:rPr>
          <w:rFonts w:ascii="Times" w:hAnsi="Times"/>
          <w:noProof/>
          <w:sz w:val="22"/>
          <w:szCs w:val="22"/>
          <w:lang w:val="en-GB" w:eastAsia="ja-JP"/>
        </w:rPr>
        <w:tab/>
      </w:r>
      <w:r w:rsidRPr="00802990">
        <w:rPr>
          <w:rFonts w:ascii="Times" w:hAnsi="Times" w:cs="Times New Roman"/>
          <w:noProof/>
          <w:sz w:val="22"/>
          <w:szCs w:val="22"/>
          <w:lang w:val="en-GB"/>
        </w:rPr>
        <w:t>Motivation</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_Toc290491136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9</w:t>
      </w:r>
      <w:r w:rsidRPr="00802990">
        <w:rPr>
          <w:rFonts w:ascii="Times" w:hAnsi="Times"/>
          <w:noProof/>
          <w:sz w:val="22"/>
          <w:szCs w:val="22"/>
        </w:rPr>
        <w:fldChar w:fldCharType="end"/>
      </w:r>
    </w:p>
    <w:p w14:paraId="17570D38"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1.2.</w:t>
      </w:r>
      <w:r w:rsidRPr="00802990">
        <w:rPr>
          <w:rFonts w:ascii="Times" w:hAnsi="Times"/>
          <w:noProof/>
          <w:sz w:val="22"/>
          <w:szCs w:val="22"/>
          <w:lang w:val="en-GB" w:eastAsia="ja-JP"/>
        </w:rPr>
        <w:tab/>
      </w:r>
      <w:r w:rsidRPr="00802990">
        <w:rPr>
          <w:rFonts w:ascii="Times" w:hAnsi="Times" w:cs="Times New Roman"/>
          <w:noProof/>
          <w:sz w:val="22"/>
          <w:szCs w:val="22"/>
          <w:lang w:val="en-GB"/>
        </w:rPr>
        <w:t>Project idea and description</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_Toc290491137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9</w:t>
      </w:r>
      <w:r w:rsidRPr="00802990">
        <w:rPr>
          <w:rFonts w:ascii="Times" w:hAnsi="Times"/>
          <w:noProof/>
          <w:sz w:val="22"/>
          <w:szCs w:val="22"/>
        </w:rPr>
        <w:fldChar w:fldCharType="end"/>
      </w:r>
    </w:p>
    <w:p w14:paraId="01A2C895"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1.3.</w:t>
      </w:r>
      <w:r w:rsidRPr="00802990">
        <w:rPr>
          <w:rFonts w:ascii="Times" w:hAnsi="Times"/>
          <w:noProof/>
          <w:sz w:val="22"/>
          <w:szCs w:val="22"/>
          <w:lang w:val="en-GB" w:eastAsia="ja-JP"/>
        </w:rPr>
        <w:tab/>
      </w:r>
      <w:r w:rsidRPr="00802990">
        <w:rPr>
          <w:rFonts w:ascii="Times" w:hAnsi="Times" w:cs="Times New Roman"/>
          <w:noProof/>
          <w:sz w:val="22"/>
          <w:szCs w:val="22"/>
          <w:lang w:val="en-GB"/>
        </w:rPr>
        <w:t>Project objectives and goal statement</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_Toc290491138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11</w:t>
      </w:r>
      <w:r w:rsidRPr="00802990">
        <w:rPr>
          <w:rFonts w:ascii="Times" w:hAnsi="Times"/>
          <w:noProof/>
          <w:sz w:val="22"/>
          <w:szCs w:val="22"/>
        </w:rPr>
        <w:fldChar w:fldCharType="end"/>
      </w:r>
    </w:p>
    <w:p w14:paraId="5CF5A82F"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1.4.</w:t>
      </w:r>
      <w:r w:rsidRPr="00802990">
        <w:rPr>
          <w:rFonts w:ascii="Times" w:hAnsi="Times"/>
          <w:noProof/>
          <w:sz w:val="22"/>
          <w:szCs w:val="22"/>
          <w:lang w:val="en-GB" w:eastAsia="ja-JP"/>
        </w:rPr>
        <w:tab/>
      </w:r>
      <w:r w:rsidRPr="00802990">
        <w:rPr>
          <w:rFonts w:ascii="Times" w:hAnsi="Times" w:cs="Times New Roman"/>
          <w:noProof/>
          <w:sz w:val="22"/>
          <w:szCs w:val="22"/>
          <w:lang w:val="en-GB"/>
        </w:rPr>
        <w:t>Project benefits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_Toc290491139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11</w:t>
      </w:r>
      <w:r w:rsidRPr="00802990">
        <w:rPr>
          <w:rFonts w:ascii="Times" w:hAnsi="Times"/>
          <w:noProof/>
          <w:sz w:val="22"/>
          <w:szCs w:val="22"/>
        </w:rPr>
        <w:fldChar w:fldCharType="end"/>
      </w:r>
    </w:p>
    <w:p w14:paraId="57420BC9"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1.5.</w:t>
      </w:r>
      <w:r w:rsidRPr="00802990">
        <w:rPr>
          <w:rFonts w:ascii="Times" w:hAnsi="Times"/>
          <w:noProof/>
          <w:sz w:val="22"/>
          <w:szCs w:val="22"/>
          <w:lang w:val="en-GB" w:eastAsia="ja-JP"/>
        </w:rPr>
        <w:tab/>
      </w:r>
      <w:r w:rsidRPr="00802990">
        <w:rPr>
          <w:rFonts w:ascii="Times" w:hAnsi="Times" w:cs="Times New Roman"/>
          <w:noProof/>
          <w:sz w:val="22"/>
          <w:szCs w:val="22"/>
          <w:lang w:val="en-GB"/>
        </w:rPr>
        <w:t>Project stages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_Toc290491140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11</w:t>
      </w:r>
      <w:r w:rsidRPr="00802990">
        <w:rPr>
          <w:rFonts w:ascii="Times" w:hAnsi="Times"/>
          <w:noProof/>
          <w:sz w:val="22"/>
          <w:szCs w:val="22"/>
        </w:rPr>
        <w:fldChar w:fldCharType="end"/>
      </w:r>
    </w:p>
    <w:p w14:paraId="1BCAF4DD" w14:textId="77777777" w:rsidR="00802990" w:rsidRPr="00802990" w:rsidRDefault="00802990" w:rsidP="00802990">
      <w:pPr>
        <w:pStyle w:val="TOC1"/>
        <w:rPr>
          <w:noProof/>
          <w:lang w:val="en-GB" w:eastAsia="ja-JP"/>
        </w:rPr>
      </w:pPr>
      <w:r w:rsidRPr="00802990">
        <w:rPr>
          <w:rFonts w:cs="Times New Roman"/>
          <w:noProof/>
          <w:lang w:val="en-GB"/>
        </w:rPr>
        <w:t>2.</w:t>
      </w:r>
      <w:r w:rsidRPr="00802990">
        <w:rPr>
          <w:noProof/>
          <w:lang w:val="en-GB" w:eastAsia="ja-JP"/>
        </w:rPr>
        <w:tab/>
      </w:r>
      <w:r w:rsidRPr="00802990">
        <w:rPr>
          <w:rFonts w:cs="Times New Roman"/>
          <w:noProof/>
          <w:lang w:val="en-GB"/>
        </w:rPr>
        <w:t>Literature review</w:t>
      </w:r>
      <w:r w:rsidRPr="00802990">
        <w:rPr>
          <w:noProof/>
        </w:rPr>
        <w:tab/>
      </w:r>
      <w:r w:rsidRPr="00802990">
        <w:rPr>
          <w:noProof/>
        </w:rPr>
        <w:fldChar w:fldCharType="begin"/>
      </w:r>
      <w:r w:rsidRPr="00802990">
        <w:rPr>
          <w:noProof/>
        </w:rPr>
        <w:instrText xml:space="preserve"> PAGEREF _Toc290491141 \h </w:instrText>
      </w:r>
      <w:r w:rsidRPr="00802990">
        <w:rPr>
          <w:noProof/>
        </w:rPr>
      </w:r>
      <w:r w:rsidRPr="00802990">
        <w:rPr>
          <w:noProof/>
        </w:rPr>
        <w:fldChar w:fldCharType="separate"/>
      </w:r>
      <w:r w:rsidRPr="00802990">
        <w:rPr>
          <w:noProof/>
        </w:rPr>
        <w:t>13</w:t>
      </w:r>
      <w:r w:rsidRPr="00802990">
        <w:rPr>
          <w:noProof/>
        </w:rPr>
        <w:fldChar w:fldCharType="end"/>
      </w:r>
    </w:p>
    <w:p w14:paraId="542089C4"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color w:val="000000" w:themeColor="text1"/>
          <w:sz w:val="22"/>
          <w:szCs w:val="22"/>
          <w:lang w:val="en-GB"/>
        </w:rPr>
        <w:t>2.1.</w:t>
      </w:r>
      <w:r w:rsidRPr="00802990">
        <w:rPr>
          <w:rFonts w:ascii="Times" w:hAnsi="Times"/>
          <w:noProof/>
          <w:sz w:val="22"/>
          <w:szCs w:val="22"/>
          <w:lang w:val="en-GB" w:eastAsia="ja-JP"/>
        </w:rPr>
        <w:tab/>
      </w:r>
      <w:r w:rsidRPr="00802990">
        <w:rPr>
          <w:rFonts w:ascii="Times" w:hAnsi="Times" w:cs="Times New Roman"/>
          <w:noProof/>
          <w:sz w:val="22"/>
          <w:szCs w:val="22"/>
          <w:lang w:val="en-GB"/>
        </w:rPr>
        <w:t>Background research</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_Toc290491142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13</w:t>
      </w:r>
      <w:r w:rsidRPr="00802990">
        <w:rPr>
          <w:rFonts w:ascii="Times" w:hAnsi="Times"/>
          <w:noProof/>
          <w:sz w:val="22"/>
          <w:szCs w:val="22"/>
        </w:rPr>
        <w:fldChar w:fldCharType="end"/>
      </w:r>
    </w:p>
    <w:p w14:paraId="7F5208FA"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color w:val="000000" w:themeColor="text1"/>
          <w:sz w:val="22"/>
          <w:szCs w:val="22"/>
          <w:lang w:val="en-GB"/>
        </w:rPr>
        <w:t>2.2.</w:t>
      </w:r>
      <w:r w:rsidRPr="00802990">
        <w:rPr>
          <w:rFonts w:ascii="Times" w:hAnsi="Times"/>
          <w:noProof/>
          <w:sz w:val="22"/>
          <w:szCs w:val="22"/>
          <w:lang w:val="en-GB" w:eastAsia="ja-JP"/>
        </w:rPr>
        <w:tab/>
      </w:r>
      <w:r w:rsidRPr="00802990">
        <w:rPr>
          <w:rFonts w:ascii="Times" w:hAnsi="Times" w:cs="Times New Roman"/>
          <w:noProof/>
          <w:sz w:val="22"/>
          <w:szCs w:val="22"/>
          <w:lang w:val="en-GB"/>
        </w:rPr>
        <w:t>Tackling the problem</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_Toc290491143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18</w:t>
      </w:r>
      <w:r w:rsidRPr="00802990">
        <w:rPr>
          <w:rFonts w:ascii="Times" w:hAnsi="Times"/>
          <w:noProof/>
          <w:sz w:val="22"/>
          <w:szCs w:val="22"/>
        </w:rPr>
        <w:fldChar w:fldCharType="end"/>
      </w:r>
    </w:p>
    <w:p w14:paraId="092F6ACA"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color w:val="000000" w:themeColor="text1"/>
          <w:sz w:val="22"/>
          <w:szCs w:val="22"/>
          <w:lang w:val="en-GB"/>
        </w:rPr>
        <w:t>2.3.</w:t>
      </w:r>
      <w:r w:rsidRPr="00802990">
        <w:rPr>
          <w:rFonts w:ascii="Times" w:hAnsi="Times"/>
          <w:noProof/>
          <w:sz w:val="22"/>
          <w:szCs w:val="22"/>
          <w:lang w:val="en-GB" w:eastAsia="ja-JP"/>
        </w:rPr>
        <w:tab/>
      </w:r>
      <w:r w:rsidRPr="00802990">
        <w:rPr>
          <w:rFonts w:ascii="Times" w:hAnsi="Times" w:cs="Times New Roman"/>
          <w:noProof/>
          <w:sz w:val="22"/>
          <w:szCs w:val="22"/>
          <w:lang w:val="en-GB"/>
        </w:rPr>
        <w:t>Acceptance and usability concerns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_Toc290491144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18</w:t>
      </w:r>
      <w:r w:rsidRPr="00802990">
        <w:rPr>
          <w:rFonts w:ascii="Times" w:hAnsi="Times"/>
          <w:noProof/>
          <w:sz w:val="22"/>
          <w:szCs w:val="22"/>
        </w:rPr>
        <w:fldChar w:fldCharType="end"/>
      </w:r>
    </w:p>
    <w:p w14:paraId="7B20868B"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color w:val="000000" w:themeColor="text1"/>
          <w:sz w:val="22"/>
          <w:szCs w:val="22"/>
          <w:lang w:val="en-GB"/>
        </w:rPr>
        <w:t>2.4.</w:t>
      </w:r>
      <w:r w:rsidRPr="00802990">
        <w:rPr>
          <w:rFonts w:ascii="Times" w:hAnsi="Times"/>
          <w:noProof/>
          <w:sz w:val="22"/>
          <w:szCs w:val="22"/>
          <w:lang w:val="en-GB" w:eastAsia="ja-JP"/>
        </w:rPr>
        <w:tab/>
      </w:r>
      <w:r w:rsidRPr="00802990">
        <w:rPr>
          <w:rFonts w:ascii="Times" w:hAnsi="Times" w:cs="Times New Roman"/>
          <w:noProof/>
          <w:sz w:val="22"/>
          <w:szCs w:val="22"/>
          <w:lang w:val="en-GB"/>
        </w:rPr>
        <w:t>Research on technology</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_Toc290491145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19</w:t>
      </w:r>
      <w:r w:rsidRPr="00802990">
        <w:rPr>
          <w:rFonts w:ascii="Times" w:hAnsi="Times"/>
          <w:noProof/>
          <w:sz w:val="22"/>
          <w:szCs w:val="22"/>
        </w:rPr>
        <w:fldChar w:fldCharType="end"/>
      </w:r>
    </w:p>
    <w:p w14:paraId="29D6876C" w14:textId="77777777" w:rsidR="00802990" w:rsidRPr="00802990" w:rsidRDefault="00802990" w:rsidP="00802990">
      <w:pPr>
        <w:pStyle w:val="TOC2"/>
        <w:tabs>
          <w:tab w:val="left" w:pos="102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2.4.1.</w:t>
      </w:r>
      <w:r w:rsidRPr="00802990">
        <w:rPr>
          <w:rFonts w:ascii="Times" w:hAnsi="Times"/>
          <w:noProof/>
          <w:sz w:val="22"/>
          <w:szCs w:val="22"/>
          <w:lang w:val="en-GB" w:eastAsia="ja-JP"/>
        </w:rPr>
        <w:tab/>
      </w:r>
      <w:r w:rsidRPr="00802990">
        <w:rPr>
          <w:rFonts w:ascii="Times" w:hAnsi="Times" w:cs="Times New Roman"/>
          <w:noProof/>
          <w:sz w:val="22"/>
          <w:szCs w:val="22"/>
          <w:lang w:val="en-GB"/>
        </w:rPr>
        <w:t>Types of MVC Frameworks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_Toc290491146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19</w:t>
      </w:r>
      <w:r w:rsidRPr="00802990">
        <w:rPr>
          <w:rFonts w:ascii="Times" w:hAnsi="Times"/>
          <w:noProof/>
          <w:sz w:val="22"/>
          <w:szCs w:val="22"/>
        </w:rPr>
        <w:fldChar w:fldCharType="end"/>
      </w:r>
    </w:p>
    <w:p w14:paraId="2615F6B4"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color w:val="000000" w:themeColor="text1"/>
          <w:sz w:val="22"/>
          <w:szCs w:val="22"/>
          <w:lang w:val="en-GB"/>
        </w:rPr>
        <w:t>2.5.</w:t>
      </w:r>
      <w:r w:rsidRPr="00802990">
        <w:rPr>
          <w:rFonts w:ascii="Times" w:hAnsi="Times"/>
          <w:noProof/>
          <w:sz w:val="22"/>
          <w:szCs w:val="22"/>
          <w:lang w:val="en-GB" w:eastAsia="ja-JP"/>
        </w:rPr>
        <w:tab/>
      </w:r>
      <w:r w:rsidRPr="00802990">
        <w:rPr>
          <w:rFonts w:ascii="Times" w:hAnsi="Times" w:cs="Times New Roman"/>
          <w:noProof/>
          <w:sz w:val="22"/>
          <w:szCs w:val="22"/>
          <w:lang w:val="en-GB"/>
        </w:rPr>
        <w:t>Spring MVC Framework</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_Toc290491147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20</w:t>
      </w:r>
      <w:r w:rsidRPr="00802990">
        <w:rPr>
          <w:rFonts w:ascii="Times" w:hAnsi="Times"/>
          <w:noProof/>
          <w:sz w:val="22"/>
          <w:szCs w:val="22"/>
        </w:rPr>
        <w:fldChar w:fldCharType="end"/>
      </w:r>
    </w:p>
    <w:p w14:paraId="33A62145" w14:textId="77777777" w:rsidR="00802990" w:rsidRPr="00802990" w:rsidRDefault="00802990" w:rsidP="00802990">
      <w:pPr>
        <w:pStyle w:val="TOC2"/>
        <w:tabs>
          <w:tab w:val="left" w:pos="102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2.5.1.</w:t>
      </w:r>
      <w:r w:rsidRPr="00802990">
        <w:rPr>
          <w:rFonts w:ascii="Times" w:hAnsi="Times"/>
          <w:noProof/>
          <w:sz w:val="22"/>
          <w:szCs w:val="22"/>
          <w:lang w:val="en-GB" w:eastAsia="ja-JP"/>
        </w:rPr>
        <w:tab/>
      </w:r>
      <w:r w:rsidRPr="00802990">
        <w:rPr>
          <w:rFonts w:ascii="Times" w:hAnsi="Times" w:cs="Times New Roman"/>
          <w:noProof/>
          <w:sz w:val="22"/>
          <w:szCs w:val="22"/>
          <w:lang w:val="en-GB"/>
        </w:rPr>
        <w:t>Benefits of Spring MVC framework</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_Toc290491148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22</w:t>
      </w:r>
      <w:r w:rsidRPr="00802990">
        <w:rPr>
          <w:rFonts w:ascii="Times" w:hAnsi="Times"/>
          <w:noProof/>
          <w:sz w:val="22"/>
          <w:szCs w:val="22"/>
        </w:rPr>
        <w:fldChar w:fldCharType="end"/>
      </w:r>
    </w:p>
    <w:p w14:paraId="075731A8" w14:textId="77777777" w:rsidR="00802990" w:rsidRPr="00802990" w:rsidRDefault="00802990" w:rsidP="00802990">
      <w:pPr>
        <w:pStyle w:val="TOC2"/>
        <w:tabs>
          <w:tab w:val="left" w:pos="102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2.5.2.</w:t>
      </w:r>
      <w:r w:rsidRPr="00802990">
        <w:rPr>
          <w:rFonts w:ascii="Times" w:hAnsi="Times"/>
          <w:noProof/>
          <w:sz w:val="22"/>
          <w:szCs w:val="22"/>
          <w:lang w:val="en-GB" w:eastAsia="ja-JP"/>
        </w:rPr>
        <w:tab/>
      </w:r>
      <w:r w:rsidRPr="00802990">
        <w:rPr>
          <w:rFonts w:ascii="Times" w:hAnsi="Times" w:cs="Times New Roman"/>
          <w:noProof/>
          <w:sz w:val="22"/>
          <w:szCs w:val="22"/>
          <w:lang w:val="en-GB"/>
        </w:rPr>
        <w:t>Features of Spring MVC framework</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_Toc290491149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23</w:t>
      </w:r>
      <w:r w:rsidRPr="00802990">
        <w:rPr>
          <w:rFonts w:ascii="Times" w:hAnsi="Times"/>
          <w:noProof/>
          <w:sz w:val="22"/>
          <w:szCs w:val="22"/>
        </w:rPr>
        <w:fldChar w:fldCharType="end"/>
      </w:r>
    </w:p>
    <w:p w14:paraId="3718A87D" w14:textId="77777777" w:rsidR="00802990" w:rsidRPr="00802990" w:rsidRDefault="00802990" w:rsidP="00802990">
      <w:pPr>
        <w:pStyle w:val="TOC1"/>
        <w:rPr>
          <w:noProof/>
          <w:lang w:val="en-GB" w:eastAsia="ja-JP"/>
        </w:rPr>
      </w:pPr>
      <w:r w:rsidRPr="00802990">
        <w:rPr>
          <w:rFonts w:cs="Times New Roman"/>
          <w:noProof/>
          <w:lang w:val="en-GB"/>
        </w:rPr>
        <w:t>3.</w:t>
      </w:r>
      <w:r w:rsidRPr="00802990">
        <w:rPr>
          <w:noProof/>
          <w:lang w:val="en-GB" w:eastAsia="ja-JP"/>
        </w:rPr>
        <w:tab/>
      </w:r>
      <w:r w:rsidRPr="00802990">
        <w:rPr>
          <w:rFonts w:cs="Times New Roman"/>
          <w:noProof/>
          <w:lang w:val="en-GB"/>
        </w:rPr>
        <w:t>System analysis</w:t>
      </w:r>
      <w:r w:rsidRPr="00802990">
        <w:rPr>
          <w:noProof/>
        </w:rPr>
        <w:tab/>
      </w:r>
      <w:r w:rsidRPr="00802990">
        <w:rPr>
          <w:noProof/>
        </w:rPr>
        <w:fldChar w:fldCharType="begin"/>
      </w:r>
      <w:r w:rsidRPr="00802990">
        <w:rPr>
          <w:noProof/>
        </w:rPr>
        <w:instrText xml:space="preserve"> PAGEREF _Toc290491150 \h </w:instrText>
      </w:r>
      <w:r w:rsidRPr="00802990">
        <w:rPr>
          <w:noProof/>
        </w:rPr>
      </w:r>
      <w:r w:rsidRPr="00802990">
        <w:rPr>
          <w:noProof/>
        </w:rPr>
        <w:fldChar w:fldCharType="separate"/>
      </w:r>
      <w:r w:rsidRPr="00802990">
        <w:rPr>
          <w:noProof/>
        </w:rPr>
        <w:t>26</w:t>
      </w:r>
      <w:r w:rsidRPr="00802990">
        <w:rPr>
          <w:noProof/>
        </w:rPr>
        <w:fldChar w:fldCharType="end"/>
      </w:r>
    </w:p>
    <w:p w14:paraId="48048E90"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color w:val="000000" w:themeColor="text1"/>
          <w:sz w:val="22"/>
          <w:szCs w:val="22"/>
          <w:lang w:val="en-GB"/>
        </w:rPr>
        <w:t>3.1.</w:t>
      </w:r>
      <w:r w:rsidRPr="00802990">
        <w:rPr>
          <w:rFonts w:ascii="Times" w:hAnsi="Times"/>
          <w:noProof/>
          <w:sz w:val="22"/>
          <w:szCs w:val="22"/>
          <w:lang w:val="en-GB" w:eastAsia="ja-JP"/>
        </w:rPr>
        <w:tab/>
      </w:r>
      <w:r w:rsidRPr="00802990">
        <w:rPr>
          <w:rFonts w:ascii="Times" w:hAnsi="Times" w:cs="Times New Roman"/>
          <w:noProof/>
          <w:sz w:val="22"/>
          <w:szCs w:val="22"/>
          <w:lang w:val="en-GB"/>
        </w:rPr>
        <w:t>Current process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_Toc290491151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26</w:t>
      </w:r>
      <w:r w:rsidRPr="00802990">
        <w:rPr>
          <w:rFonts w:ascii="Times" w:hAnsi="Times"/>
          <w:noProof/>
          <w:sz w:val="22"/>
          <w:szCs w:val="22"/>
        </w:rPr>
        <w:fldChar w:fldCharType="end"/>
      </w:r>
    </w:p>
    <w:p w14:paraId="71DE0B44"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color w:val="000000" w:themeColor="text1"/>
          <w:sz w:val="22"/>
          <w:szCs w:val="22"/>
          <w:lang w:val="en-GB"/>
        </w:rPr>
        <w:t>3.2.</w:t>
      </w:r>
      <w:r w:rsidRPr="00802990">
        <w:rPr>
          <w:rFonts w:ascii="Times" w:hAnsi="Times"/>
          <w:noProof/>
          <w:sz w:val="22"/>
          <w:szCs w:val="22"/>
          <w:lang w:val="en-GB" w:eastAsia="ja-JP"/>
        </w:rPr>
        <w:tab/>
      </w:r>
      <w:r w:rsidRPr="00802990">
        <w:rPr>
          <w:rFonts w:ascii="Times" w:hAnsi="Times" w:cs="Times New Roman"/>
          <w:noProof/>
          <w:sz w:val="22"/>
          <w:szCs w:val="22"/>
          <w:lang w:val="en-GB"/>
        </w:rPr>
        <w:t>System requirements and analysis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_Toc290491152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26</w:t>
      </w:r>
      <w:r w:rsidRPr="00802990">
        <w:rPr>
          <w:rFonts w:ascii="Times" w:hAnsi="Times"/>
          <w:noProof/>
          <w:sz w:val="22"/>
          <w:szCs w:val="22"/>
        </w:rPr>
        <w:fldChar w:fldCharType="end"/>
      </w:r>
    </w:p>
    <w:p w14:paraId="6E63318D" w14:textId="77777777" w:rsidR="00802990" w:rsidRPr="00802990" w:rsidRDefault="00802990" w:rsidP="00802990">
      <w:pPr>
        <w:pStyle w:val="TOC2"/>
        <w:tabs>
          <w:tab w:val="left" w:pos="102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3.2.1.</w:t>
      </w:r>
      <w:r w:rsidRPr="00802990">
        <w:rPr>
          <w:rFonts w:ascii="Times" w:hAnsi="Times"/>
          <w:noProof/>
          <w:sz w:val="22"/>
          <w:szCs w:val="22"/>
          <w:lang w:val="en-GB" w:eastAsia="ja-JP"/>
        </w:rPr>
        <w:tab/>
      </w:r>
      <w:r w:rsidRPr="00802990">
        <w:rPr>
          <w:rFonts w:ascii="Times" w:hAnsi="Times" w:cs="Times New Roman"/>
          <w:noProof/>
          <w:sz w:val="22"/>
          <w:szCs w:val="22"/>
          <w:lang w:val="en-GB"/>
        </w:rPr>
        <w:t>Functional and non-functional requirements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_Toc290491153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27</w:t>
      </w:r>
      <w:r w:rsidRPr="00802990">
        <w:rPr>
          <w:rFonts w:ascii="Times" w:hAnsi="Times"/>
          <w:noProof/>
          <w:sz w:val="22"/>
          <w:szCs w:val="22"/>
        </w:rPr>
        <w:fldChar w:fldCharType="end"/>
      </w:r>
    </w:p>
    <w:p w14:paraId="6E70E62E" w14:textId="77777777" w:rsidR="00802990" w:rsidRPr="00802990" w:rsidRDefault="00802990" w:rsidP="00802990">
      <w:pPr>
        <w:pStyle w:val="TOC2"/>
        <w:tabs>
          <w:tab w:val="left" w:pos="102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3.2.2.</w:t>
      </w:r>
      <w:r w:rsidRPr="00802990">
        <w:rPr>
          <w:rFonts w:ascii="Times" w:hAnsi="Times"/>
          <w:noProof/>
          <w:sz w:val="22"/>
          <w:szCs w:val="22"/>
          <w:lang w:val="en-GB" w:eastAsia="ja-JP"/>
        </w:rPr>
        <w:tab/>
      </w:r>
      <w:r w:rsidRPr="00802990">
        <w:rPr>
          <w:rFonts w:ascii="Times" w:hAnsi="Times" w:cs="Times New Roman"/>
          <w:noProof/>
          <w:sz w:val="22"/>
          <w:szCs w:val="22"/>
          <w:lang w:val="en-GB"/>
        </w:rPr>
        <w:t>Feasibility analysis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_Toc290491154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29</w:t>
      </w:r>
      <w:r w:rsidRPr="00802990">
        <w:rPr>
          <w:rFonts w:ascii="Times" w:hAnsi="Times"/>
          <w:noProof/>
          <w:sz w:val="22"/>
          <w:szCs w:val="22"/>
        </w:rPr>
        <w:fldChar w:fldCharType="end"/>
      </w:r>
    </w:p>
    <w:p w14:paraId="7C3B6B91"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color w:val="000000" w:themeColor="text1"/>
          <w:sz w:val="22"/>
          <w:szCs w:val="22"/>
        </w:rPr>
        <w:t>3.3.</w:t>
      </w:r>
      <w:r w:rsidRPr="00802990">
        <w:rPr>
          <w:rFonts w:ascii="Times" w:hAnsi="Times"/>
          <w:noProof/>
          <w:sz w:val="22"/>
          <w:szCs w:val="22"/>
          <w:lang w:val="en-GB" w:eastAsia="ja-JP"/>
        </w:rPr>
        <w:tab/>
      </w:r>
      <w:r w:rsidRPr="00802990">
        <w:rPr>
          <w:rFonts w:ascii="Times" w:hAnsi="Times" w:cs="Times New Roman"/>
          <w:noProof/>
          <w:sz w:val="22"/>
          <w:szCs w:val="22"/>
          <w:lang w:val="en-GB"/>
        </w:rPr>
        <w:t>Summary of deliverables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_Toc290491155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30</w:t>
      </w:r>
      <w:r w:rsidRPr="00802990">
        <w:rPr>
          <w:rFonts w:ascii="Times" w:hAnsi="Times"/>
          <w:noProof/>
          <w:sz w:val="22"/>
          <w:szCs w:val="22"/>
        </w:rPr>
        <w:fldChar w:fldCharType="end"/>
      </w:r>
    </w:p>
    <w:p w14:paraId="0E9A996F"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color w:val="000000" w:themeColor="text1"/>
          <w:sz w:val="22"/>
          <w:szCs w:val="22"/>
          <w:lang w:val="en-GB"/>
        </w:rPr>
        <w:t>3.4.</w:t>
      </w:r>
      <w:r w:rsidRPr="00802990">
        <w:rPr>
          <w:rFonts w:ascii="Times" w:hAnsi="Times"/>
          <w:noProof/>
          <w:sz w:val="22"/>
          <w:szCs w:val="22"/>
          <w:lang w:val="en-GB" w:eastAsia="ja-JP"/>
        </w:rPr>
        <w:tab/>
      </w:r>
      <w:r w:rsidRPr="00802990">
        <w:rPr>
          <w:rFonts w:ascii="Times" w:hAnsi="Times" w:cs="Times New Roman"/>
          <w:noProof/>
          <w:sz w:val="22"/>
          <w:szCs w:val="22"/>
          <w:lang w:val="en-GB"/>
        </w:rPr>
        <w:t>Stakeholders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_Toc290491156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30</w:t>
      </w:r>
      <w:r w:rsidRPr="00802990">
        <w:rPr>
          <w:rFonts w:ascii="Times" w:hAnsi="Times"/>
          <w:noProof/>
          <w:sz w:val="22"/>
          <w:szCs w:val="22"/>
        </w:rPr>
        <w:fldChar w:fldCharType="end"/>
      </w:r>
    </w:p>
    <w:p w14:paraId="5BFCDF42" w14:textId="77777777" w:rsidR="00802990" w:rsidRPr="00802990" w:rsidRDefault="00802990" w:rsidP="00802990">
      <w:pPr>
        <w:pStyle w:val="TOC1"/>
        <w:rPr>
          <w:noProof/>
          <w:lang w:val="en-GB" w:eastAsia="ja-JP"/>
        </w:rPr>
      </w:pPr>
      <w:r w:rsidRPr="00802990">
        <w:rPr>
          <w:rFonts w:cs="Times New Roman"/>
          <w:noProof/>
          <w:lang w:val="en-GB"/>
        </w:rPr>
        <w:t>4.</w:t>
      </w:r>
      <w:r w:rsidRPr="00802990">
        <w:rPr>
          <w:noProof/>
          <w:lang w:val="en-GB" w:eastAsia="ja-JP"/>
        </w:rPr>
        <w:tab/>
      </w:r>
      <w:r w:rsidRPr="00802990">
        <w:rPr>
          <w:rFonts w:cs="Times New Roman"/>
          <w:noProof/>
          <w:lang w:val="en-GB"/>
        </w:rPr>
        <w:t>System design</w:t>
      </w:r>
      <w:r w:rsidRPr="00802990">
        <w:rPr>
          <w:noProof/>
        </w:rPr>
        <w:tab/>
      </w:r>
      <w:r w:rsidRPr="00802990">
        <w:rPr>
          <w:noProof/>
        </w:rPr>
        <w:fldChar w:fldCharType="begin"/>
      </w:r>
      <w:r w:rsidRPr="00802990">
        <w:rPr>
          <w:noProof/>
        </w:rPr>
        <w:instrText xml:space="preserve"> PAGEREF _Toc290491157 \h </w:instrText>
      </w:r>
      <w:r w:rsidRPr="00802990">
        <w:rPr>
          <w:noProof/>
        </w:rPr>
      </w:r>
      <w:r w:rsidRPr="00802990">
        <w:rPr>
          <w:noProof/>
        </w:rPr>
        <w:fldChar w:fldCharType="separate"/>
      </w:r>
      <w:r w:rsidRPr="00802990">
        <w:rPr>
          <w:noProof/>
        </w:rPr>
        <w:t>32</w:t>
      </w:r>
      <w:r w:rsidRPr="00802990">
        <w:rPr>
          <w:noProof/>
        </w:rPr>
        <w:fldChar w:fldCharType="end"/>
      </w:r>
    </w:p>
    <w:p w14:paraId="0F0DE010"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color w:val="000000" w:themeColor="text1"/>
          <w:sz w:val="22"/>
          <w:szCs w:val="22"/>
          <w:lang w:val="en-GB"/>
        </w:rPr>
        <w:t>4.1.</w:t>
      </w:r>
      <w:r w:rsidRPr="00802990">
        <w:rPr>
          <w:rFonts w:ascii="Times" w:hAnsi="Times"/>
          <w:noProof/>
          <w:sz w:val="22"/>
          <w:szCs w:val="22"/>
          <w:lang w:val="en-GB" w:eastAsia="ja-JP"/>
        </w:rPr>
        <w:tab/>
      </w:r>
      <w:r w:rsidRPr="00802990">
        <w:rPr>
          <w:rFonts w:ascii="Times" w:hAnsi="Times" w:cs="Times New Roman"/>
          <w:noProof/>
          <w:sz w:val="22"/>
          <w:szCs w:val="22"/>
          <w:lang w:val="en-GB"/>
        </w:rPr>
        <w:t>Design method</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_Toc290491158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32</w:t>
      </w:r>
      <w:r w:rsidRPr="00802990">
        <w:rPr>
          <w:rFonts w:ascii="Times" w:hAnsi="Times"/>
          <w:noProof/>
          <w:sz w:val="22"/>
          <w:szCs w:val="22"/>
        </w:rPr>
        <w:fldChar w:fldCharType="end"/>
      </w:r>
    </w:p>
    <w:p w14:paraId="22598DAC"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color w:val="000000" w:themeColor="text1"/>
          <w:sz w:val="22"/>
          <w:szCs w:val="22"/>
          <w:lang w:val="en-GB"/>
        </w:rPr>
        <w:t>4.2.</w:t>
      </w:r>
      <w:r w:rsidRPr="00802990">
        <w:rPr>
          <w:rFonts w:ascii="Times" w:hAnsi="Times"/>
          <w:noProof/>
          <w:sz w:val="22"/>
          <w:szCs w:val="22"/>
          <w:lang w:val="en-GB" w:eastAsia="ja-JP"/>
        </w:rPr>
        <w:tab/>
      </w:r>
      <w:r w:rsidRPr="00802990">
        <w:rPr>
          <w:rFonts w:ascii="Times" w:hAnsi="Times" w:cs="Times New Roman"/>
          <w:noProof/>
          <w:sz w:val="22"/>
          <w:szCs w:val="22"/>
          <w:lang w:val="en-GB"/>
        </w:rPr>
        <w:t>Design plan</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_Toc290491159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32</w:t>
      </w:r>
      <w:r w:rsidRPr="00802990">
        <w:rPr>
          <w:rFonts w:ascii="Times" w:hAnsi="Times"/>
          <w:noProof/>
          <w:sz w:val="22"/>
          <w:szCs w:val="22"/>
        </w:rPr>
        <w:fldChar w:fldCharType="end"/>
      </w:r>
    </w:p>
    <w:p w14:paraId="609CBA60"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color w:val="000000" w:themeColor="text1"/>
          <w:sz w:val="22"/>
          <w:szCs w:val="22"/>
          <w:lang w:val="en-GB"/>
        </w:rPr>
        <w:t>4.3.</w:t>
      </w:r>
      <w:r w:rsidRPr="00802990">
        <w:rPr>
          <w:rFonts w:ascii="Times" w:hAnsi="Times"/>
          <w:noProof/>
          <w:sz w:val="22"/>
          <w:szCs w:val="22"/>
          <w:lang w:val="en-GB" w:eastAsia="ja-JP"/>
        </w:rPr>
        <w:tab/>
      </w:r>
      <w:r w:rsidRPr="00802990">
        <w:rPr>
          <w:rFonts w:ascii="Times" w:hAnsi="Times" w:cs="Times New Roman"/>
          <w:noProof/>
          <w:sz w:val="22"/>
          <w:szCs w:val="22"/>
          <w:lang w:val="en-GB"/>
        </w:rPr>
        <w:t>Diagrams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_Toc290491160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33</w:t>
      </w:r>
      <w:r w:rsidRPr="00802990">
        <w:rPr>
          <w:rFonts w:ascii="Times" w:hAnsi="Times"/>
          <w:noProof/>
          <w:sz w:val="22"/>
          <w:szCs w:val="22"/>
        </w:rPr>
        <w:fldChar w:fldCharType="end"/>
      </w:r>
    </w:p>
    <w:p w14:paraId="77A6EC3C" w14:textId="77777777" w:rsidR="00802990" w:rsidRPr="00802990" w:rsidRDefault="00802990" w:rsidP="00802990">
      <w:pPr>
        <w:pStyle w:val="TOC2"/>
        <w:tabs>
          <w:tab w:val="left" w:pos="102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4.3.1.</w:t>
      </w:r>
      <w:r w:rsidRPr="00802990">
        <w:rPr>
          <w:rFonts w:ascii="Times" w:hAnsi="Times"/>
          <w:noProof/>
          <w:sz w:val="22"/>
          <w:szCs w:val="22"/>
          <w:lang w:val="en-GB" w:eastAsia="ja-JP"/>
        </w:rPr>
        <w:tab/>
      </w:r>
      <w:r w:rsidRPr="00802990">
        <w:rPr>
          <w:rFonts w:ascii="Times" w:hAnsi="Times" w:cs="Times New Roman"/>
          <w:noProof/>
          <w:sz w:val="22"/>
          <w:szCs w:val="22"/>
          <w:lang w:val="en-GB"/>
        </w:rPr>
        <w:t>Class diagram</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_Toc290491161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33</w:t>
      </w:r>
      <w:r w:rsidRPr="00802990">
        <w:rPr>
          <w:rFonts w:ascii="Times" w:hAnsi="Times"/>
          <w:noProof/>
          <w:sz w:val="22"/>
          <w:szCs w:val="22"/>
        </w:rPr>
        <w:fldChar w:fldCharType="end"/>
      </w:r>
    </w:p>
    <w:p w14:paraId="59C1A132" w14:textId="77777777" w:rsidR="00802990" w:rsidRPr="00802990" w:rsidRDefault="00802990" w:rsidP="00802990">
      <w:pPr>
        <w:pStyle w:val="TOC2"/>
        <w:tabs>
          <w:tab w:val="left" w:pos="102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4.3.2.</w:t>
      </w:r>
      <w:r w:rsidRPr="00802990">
        <w:rPr>
          <w:rFonts w:ascii="Times" w:hAnsi="Times"/>
          <w:noProof/>
          <w:sz w:val="22"/>
          <w:szCs w:val="22"/>
          <w:lang w:val="en-GB" w:eastAsia="ja-JP"/>
        </w:rPr>
        <w:tab/>
      </w:r>
      <w:r w:rsidRPr="00802990">
        <w:rPr>
          <w:rFonts w:ascii="Times" w:hAnsi="Times" w:cs="Times New Roman"/>
          <w:noProof/>
          <w:sz w:val="22"/>
          <w:szCs w:val="22"/>
          <w:lang w:val="en-GB"/>
        </w:rPr>
        <w:t>Use case diagram</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_Toc290491162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34</w:t>
      </w:r>
      <w:r w:rsidRPr="00802990">
        <w:rPr>
          <w:rFonts w:ascii="Times" w:hAnsi="Times"/>
          <w:noProof/>
          <w:sz w:val="22"/>
          <w:szCs w:val="22"/>
        </w:rPr>
        <w:fldChar w:fldCharType="end"/>
      </w:r>
    </w:p>
    <w:p w14:paraId="7451EE7A" w14:textId="77777777" w:rsidR="00802990" w:rsidRPr="00802990" w:rsidRDefault="00802990" w:rsidP="00802990">
      <w:pPr>
        <w:pStyle w:val="TOC2"/>
        <w:tabs>
          <w:tab w:val="left" w:pos="102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4.3.3.</w:t>
      </w:r>
      <w:r w:rsidRPr="00802990">
        <w:rPr>
          <w:rFonts w:ascii="Times" w:hAnsi="Times"/>
          <w:noProof/>
          <w:sz w:val="22"/>
          <w:szCs w:val="22"/>
          <w:lang w:val="en-GB" w:eastAsia="ja-JP"/>
        </w:rPr>
        <w:tab/>
      </w:r>
      <w:r w:rsidRPr="00802990">
        <w:rPr>
          <w:rFonts w:ascii="Times" w:hAnsi="Times" w:cs="Times New Roman"/>
          <w:noProof/>
          <w:sz w:val="22"/>
          <w:szCs w:val="22"/>
          <w:lang w:val="en-GB"/>
        </w:rPr>
        <w:t>Architecture and programming language</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_Toc290491163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34</w:t>
      </w:r>
      <w:r w:rsidRPr="00802990">
        <w:rPr>
          <w:rFonts w:ascii="Times" w:hAnsi="Times"/>
          <w:noProof/>
          <w:sz w:val="22"/>
          <w:szCs w:val="22"/>
        </w:rPr>
        <w:fldChar w:fldCharType="end"/>
      </w:r>
    </w:p>
    <w:p w14:paraId="0636AD11"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color w:val="000000" w:themeColor="text1"/>
          <w:sz w:val="22"/>
          <w:szCs w:val="22"/>
          <w:lang w:val="en-GB"/>
        </w:rPr>
        <w:t>4.4.</w:t>
      </w:r>
      <w:r w:rsidRPr="00802990">
        <w:rPr>
          <w:rFonts w:ascii="Times" w:hAnsi="Times"/>
          <w:noProof/>
          <w:sz w:val="22"/>
          <w:szCs w:val="22"/>
          <w:lang w:val="en-GB" w:eastAsia="ja-JP"/>
        </w:rPr>
        <w:tab/>
      </w:r>
      <w:r w:rsidRPr="00802990">
        <w:rPr>
          <w:rFonts w:ascii="Times" w:hAnsi="Times" w:cs="Times New Roman"/>
          <w:noProof/>
          <w:sz w:val="22"/>
          <w:szCs w:val="22"/>
          <w:lang w:val="en-GB"/>
        </w:rPr>
        <w:t>System risks and issues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_Toc290491164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36</w:t>
      </w:r>
      <w:r w:rsidRPr="00802990">
        <w:rPr>
          <w:rFonts w:ascii="Times" w:hAnsi="Times"/>
          <w:noProof/>
          <w:sz w:val="22"/>
          <w:szCs w:val="22"/>
        </w:rPr>
        <w:fldChar w:fldCharType="end"/>
      </w:r>
    </w:p>
    <w:p w14:paraId="7A9A2AA2" w14:textId="77777777" w:rsidR="00802990" w:rsidRPr="00802990" w:rsidRDefault="00802990" w:rsidP="00802990">
      <w:pPr>
        <w:pStyle w:val="TOC2"/>
        <w:tabs>
          <w:tab w:val="left" w:pos="102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4.4.1.</w:t>
      </w:r>
      <w:r w:rsidRPr="00802990">
        <w:rPr>
          <w:rFonts w:ascii="Times" w:hAnsi="Times"/>
          <w:noProof/>
          <w:sz w:val="22"/>
          <w:szCs w:val="22"/>
          <w:lang w:val="en-GB" w:eastAsia="ja-JP"/>
        </w:rPr>
        <w:tab/>
      </w:r>
      <w:r w:rsidRPr="00802990">
        <w:rPr>
          <w:rFonts w:ascii="Times" w:hAnsi="Times" w:cs="Times New Roman"/>
          <w:noProof/>
          <w:sz w:val="22"/>
          <w:szCs w:val="22"/>
          <w:lang w:val="en-GB"/>
        </w:rPr>
        <w:t>System risks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_Toc290491165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36</w:t>
      </w:r>
      <w:r w:rsidRPr="00802990">
        <w:rPr>
          <w:rFonts w:ascii="Times" w:hAnsi="Times"/>
          <w:noProof/>
          <w:sz w:val="22"/>
          <w:szCs w:val="22"/>
        </w:rPr>
        <w:fldChar w:fldCharType="end"/>
      </w:r>
    </w:p>
    <w:p w14:paraId="0762714E" w14:textId="77777777" w:rsidR="00802990" w:rsidRPr="00802990" w:rsidRDefault="00802990" w:rsidP="00802990">
      <w:pPr>
        <w:pStyle w:val="TOC2"/>
        <w:tabs>
          <w:tab w:val="left" w:pos="102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4.4.2.</w:t>
      </w:r>
      <w:r w:rsidRPr="00802990">
        <w:rPr>
          <w:rFonts w:ascii="Times" w:hAnsi="Times"/>
          <w:noProof/>
          <w:sz w:val="22"/>
          <w:szCs w:val="22"/>
          <w:lang w:val="en-GB" w:eastAsia="ja-JP"/>
        </w:rPr>
        <w:tab/>
      </w:r>
      <w:r w:rsidRPr="00802990">
        <w:rPr>
          <w:rFonts w:ascii="Times" w:hAnsi="Times" w:cs="Times New Roman"/>
          <w:noProof/>
          <w:sz w:val="22"/>
          <w:szCs w:val="22"/>
          <w:lang w:val="en-GB"/>
        </w:rPr>
        <w:t>System issues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_Toc290491166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37</w:t>
      </w:r>
      <w:r w:rsidRPr="00802990">
        <w:rPr>
          <w:rFonts w:ascii="Times" w:hAnsi="Times"/>
          <w:noProof/>
          <w:sz w:val="22"/>
          <w:szCs w:val="22"/>
        </w:rPr>
        <w:fldChar w:fldCharType="end"/>
      </w:r>
    </w:p>
    <w:p w14:paraId="66A178E7"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color w:val="000000" w:themeColor="text1"/>
          <w:sz w:val="22"/>
          <w:szCs w:val="22"/>
          <w:lang w:val="en-GB"/>
        </w:rPr>
        <w:t>4.5.</w:t>
      </w:r>
      <w:r w:rsidRPr="00802990">
        <w:rPr>
          <w:rFonts w:ascii="Times" w:hAnsi="Times"/>
          <w:noProof/>
          <w:sz w:val="22"/>
          <w:szCs w:val="22"/>
          <w:lang w:val="en-GB" w:eastAsia="ja-JP"/>
        </w:rPr>
        <w:tab/>
      </w:r>
      <w:r w:rsidRPr="00802990">
        <w:rPr>
          <w:rFonts w:ascii="Times" w:hAnsi="Times" w:cs="Times New Roman"/>
          <w:noProof/>
          <w:sz w:val="22"/>
          <w:szCs w:val="22"/>
          <w:lang w:val="en-GB"/>
        </w:rPr>
        <w:t>System risks, dependencies and timescales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_Toc290491167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37</w:t>
      </w:r>
      <w:r w:rsidRPr="00802990">
        <w:rPr>
          <w:rFonts w:ascii="Times" w:hAnsi="Times"/>
          <w:noProof/>
          <w:sz w:val="22"/>
          <w:szCs w:val="22"/>
        </w:rPr>
        <w:fldChar w:fldCharType="end"/>
      </w:r>
    </w:p>
    <w:p w14:paraId="5BA81F44" w14:textId="77777777" w:rsidR="00802990" w:rsidRPr="00802990" w:rsidRDefault="00802990" w:rsidP="00802990">
      <w:pPr>
        <w:pStyle w:val="TOC2"/>
        <w:tabs>
          <w:tab w:val="left" w:pos="102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4.5.1.</w:t>
      </w:r>
      <w:r w:rsidRPr="00802990">
        <w:rPr>
          <w:rFonts w:ascii="Times" w:hAnsi="Times"/>
          <w:noProof/>
          <w:sz w:val="22"/>
          <w:szCs w:val="22"/>
          <w:lang w:val="en-GB" w:eastAsia="ja-JP"/>
        </w:rPr>
        <w:tab/>
      </w:r>
      <w:r w:rsidRPr="00802990">
        <w:rPr>
          <w:rFonts w:ascii="Times" w:hAnsi="Times" w:cs="Times New Roman"/>
          <w:noProof/>
          <w:sz w:val="22"/>
          <w:szCs w:val="22"/>
          <w:lang w:val="en-GB"/>
        </w:rPr>
        <w:t>System risks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_Toc290491168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37</w:t>
      </w:r>
      <w:r w:rsidRPr="00802990">
        <w:rPr>
          <w:rFonts w:ascii="Times" w:hAnsi="Times"/>
          <w:noProof/>
          <w:sz w:val="22"/>
          <w:szCs w:val="22"/>
        </w:rPr>
        <w:fldChar w:fldCharType="end"/>
      </w:r>
    </w:p>
    <w:p w14:paraId="5BC45C60" w14:textId="77777777" w:rsidR="00802990" w:rsidRPr="00802990" w:rsidRDefault="00802990" w:rsidP="00802990">
      <w:pPr>
        <w:pStyle w:val="TOC2"/>
        <w:tabs>
          <w:tab w:val="left" w:pos="102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lastRenderedPageBreak/>
        <w:t>4.5.2.</w:t>
      </w:r>
      <w:r w:rsidRPr="00802990">
        <w:rPr>
          <w:rFonts w:ascii="Times" w:hAnsi="Times"/>
          <w:noProof/>
          <w:sz w:val="22"/>
          <w:szCs w:val="22"/>
          <w:lang w:val="en-GB" w:eastAsia="ja-JP"/>
        </w:rPr>
        <w:tab/>
      </w:r>
      <w:r w:rsidRPr="00802990">
        <w:rPr>
          <w:rFonts w:ascii="Times" w:hAnsi="Times" w:cs="Times New Roman"/>
          <w:noProof/>
          <w:sz w:val="22"/>
          <w:szCs w:val="22"/>
          <w:lang w:val="en-GB"/>
        </w:rPr>
        <w:t xml:space="preserve">System constraints </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_Toc290491169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38</w:t>
      </w:r>
      <w:r w:rsidRPr="00802990">
        <w:rPr>
          <w:rFonts w:ascii="Times" w:hAnsi="Times"/>
          <w:noProof/>
          <w:sz w:val="22"/>
          <w:szCs w:val="22"/>
        </w:rPr>
        <w:fldChar w:fldCharType="end"/>
      </w:r>
    </w:p>
    <w:p w14:paraId="1718C590" w14:textId="77777777" w:rsidR="00802990" w:rsidRPr="00802990" w:rsidRDefault="00802990" w:rsidP="00802990">
      <w:pPr>
        <w:pStyle w:val="TOC2"/>
        <w:tabs>
          <w:tab w:val="left" w:pos="102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4.5.3.</w:t>
      </w:r>
      <w:r w:rsidRPr="00802990">
        <w:rPr>
          <w:rFonts w:ascii="Times" w:hAnsi="Times"/>
          <w:noProof/>
          <w:sz w:val="22"/>
          <w:szCs w:val="22"/>
          <w:lang w:val="en-GB" w:eastAsia="ja-JP"/>
        </w:rPr>
        <w:tab/>
      </w:r>
      <w:r w:rsidRPr="00802990">
        <w:rPr>
          <w:rFonts w:ascii="Times" w:hAnsi="Times" w:cs="Times New Roman"/>
          <w:noProof/>
          <w:sz w:val="22"/>
          <w:szCs w:val="22"/>
          <w:lang w:val="en-GB"/>
        </w:rPr>
        <w:t>System dependencies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_Toc290491170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38</w:t>
      </w:r>
      <w:r w:rsidRPr="00802990">
        <w:rPr>
          <w:rFonts w:ascii="Times" w:hAnsi="Times"/>
          <w:noProof/>
          <w:sz w:val="22"/>
          <w:szCs w:val="22"/>
        </w:rPr>
        <w:fldChar w:fldCharType="end"/>
      </w:r>
    </w:p>
    <w:p w14:paraId="2C5FF45D" w14:textId="77777777" w:rsidR="00802990" w:rsidRPr="00802990" w:rsidRDefault="00802990" w:rsidP="00802990">
      <w:pPr>
        <w:pStyle w:val="TOC2"/>
        <w:tabs>
          <w:tab w:val="left" w:pos="102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4.5.4.</w:t>
      </w:r>
      <w:r w:rsidRPr="00802990">
        <w:rPr>
          <w:rFonts w:ascii="Times" w:hAnsi="Times"/>
          <w:noProof/>
          <w:sz w:val="22"/>
          <w:szCs w:val="22"/>
          <w:lang w:val="en-GB" w:eastAsia="ja-JP"/>
        </w:rPr>
        <w:tab/>
      </w:r>
      <w:r w:rsidRPr="00802990">
        <w:rPr>
          <w:rFonts w:ascii="Times" w:hAnsi="Times" w:cs="Times New Roman"/>
          <w:noProof/>
          <w:sz w:val="22"/>
          <w:szCs w:val="22"/>
          <w:lang w:val="en-GB"/>
        </w:rPr>
        <w:t>System timescales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_Toc290491171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38</w:t>
      </w:r>
      <w:r w:rsidRPr="00802990">
        <w:rPr>
          <w:rFonts w:ascii="Times" w:hAnsi="Times"/>
          <w:noProof/>
          <w:sz w:val="22"/>
          <w:szCs w:val="22"/>
        </w:rPr>
        <w:fldChar w:fldCharType="end"/>
      </w:r>
    </w:p>
    <w:p w14:paraId="782E5F76" w14:textId="77777777" w:rsidR="00802990" w:rsidRPr="00802990" w:rsidRDefault="00802990" w:rsidP="00802990">
      <w:pPr>
        <w:pStyle w:val="TOC1"/>
        <w:rPr>
          <w:noProof/>
          <w:lang w:val="en-GB" w:eastAsia="ja-JP"/>
        </w:rPr>
      </w:pPr>
      <w:r w:rsidRPr="00802990">
        <w:rPr>
          <w:rFonts w:cs="Times New Roman"/>
          <w:noProof/>
          <w:lang w:val="en-GB"/>
        </w:rPr>
        <w:t>5.</w:t>
      </w:r>
      <w:r w:rsidRPr="00802990">
        <w:rPr>
          <w:noProof/>
          <w:lang w:val="en-GB" w:eastAsia="ja-JP"/>
        </w:rPr>
        <w:tab/>
      </w:r>
      <w:r w:rsidRPr="00802990">
        <w:rPr>
          <w:rFonts w:cs="Times New Roman"/>
          <w:noProof/>
          <w:lang w:val="en-GB"/>
        </w:rPr>
        <w:t>System implementation</w:t>
      </w:r>
      <w:r w:rsidRPr="00802990">
        <w:rPr>
          <w:noProof/>
        </w:rPr>
        <w:tab/>
      </w:r>
      <w:r w:rsidRPr="00802990">
        <w:rPr>
          <w:noProof/>
        </w:rPr>
        <w:fldChar w:fldCharType="begin"/>
      </w:r>
      <w:r w:rsidRPr="00802990">
        <w:rPr>
          <w:noProof/>
        </w:rPr>
        <w:instrText xml:space="preserve"> PAGEREF _Toc290491172 \h </w:instrText>
      </w:r>
      <w:r w:rsidRPr="00802990">
        <w:rPr>
          <w:noProof/>
        </w:rPr>
      </w:r>
      <w:r w:rsidRPr="00802990">
        <w:rPr>
          <w:noProof/>
        </w:rPr>
        <w:fldChar w:fldCharType="separate"/>
      </w:r>
      <w:r w:rsidRPr="00802990">
        <w:rPr>
          <w:noProof/>
        </w:rPr>
        <w:t>40</w:t>
      </w:r>
      <w:r w:rsidRPr="00802990">
        <w:rPr>
          <w:noProof/>
        </w:rPr>
        <w:fldChar w:fldCharType="end"/>
      </w:r>
    </w:p>
    <w:p w14:paraId="26111D3E"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5.1.</w:t>
      </w:r>
      <w:r w:rsidRPr="00802990">
        <w:rPr>
          <w:rFonts w:ascii="Times" w:hAnsi="Times"/>
          <w:noProof/>
          <w:sz w:val="22"/>
          <w:szCs w:val="22"/>
          <w:lang w:val="en-GB" w:eastAsia="ja-JP"/>
        </w:rPr>
        <w:tab/>
      </w:r>
      <w:r w:rsidRPr="00802990">
        <w:rPr>
          <w:rFonts w:ascii="Times" w:hAnsi="Times" w:cs="Times New Roman"/>
          <w:noProof/>
          <w:sz w:val="22"/>
          <w:szCs w:val="22"/>
          <w:lang w:val="en-GB"/>
        </w:rPr>
        <w:t>Implementation plan</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_Toc290491173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40</w:t>
      </w:r>
      <w:r w:rsidRPr="00802990">
        <w:rPr>
          <w:rFonts w:ascii="Times" w:hAnsi="Times"/>
          <w:noProof/>
          <w:sz w:val="22"/>
          <w:szCs w:val="22"/>
        </w:rPr>
        <w:fldChar w:fldCharType="end"/>
      </w:r>
    </w:p>
    <w:p w14:paraId="799B923C"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5.2.</w:t>
      </w:r>
      <w:r w:rsidRPr="00802990">
        <w:rPr>
          <w:rFonts w:ascii="Times" w:hAnsi="Times"/>
          <w:noProof/>
          <w:sz w:val="22"/>
          <w:szCs w:val="22"/>
          <w:lang w:val="en-GB" w:eastAsia="ja-JP"/>
        </w:rPr>
        <w:tab/>
      </w:r>
      <w:r w:rsidRPr="00802990">
        <w:rPr>
          <w:rFonts w:ascii="Times" w:hAnsi="Times" w:cs="Times New Roman"/>
          <w:noProof/>
          <w:sz w:val="22"/>
          <w:szCs w:val="22"/>
          <w:lang w:val="en-GB"/>
        </w:rPr>
        <w:t>Build tools and libraries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_Toc290491174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40</w:t>
      </w:r>
      <w:r w:rsidRPr="00802990">
        <w:rPr>
          <w:rFonts w:ascii="Times" w:hAnsi="Times"/>
          <w:noProof/>
          <w:sz w:val="22"/>
          <w:szCs w:val="22"/>
        </w:rPr>
        <w:fldChar w:fldCharType="end"/>
      </w:r>
    </w:p>
    <w:p w14:paraId="60460945"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5.3.</w:t>
      </w:r>
      <w:r w:rsidRPr="00802990">
        <w:rPr>
          <w:rFonts w:ascii="Times" w:hAnsi="Times"/>
          <w:noProof/>
          <w:sz w:val="22"/>
          <w:szCs w:val="22"/>
          <w:lang w:val="en-GB" w:eastAsia="ja-JP"/>
        </w:rPr>
        <w:tab/>
      </w:r>
      <w:r w:rsidRPr="00802990">
        <w:rPr>
          <w:rFonts w:ascii="Times" w:hAnsi="Times" w:cs="Times New Roman"/>
          <w:noProof/>
          <w:sz w:val="22"/>
          <w:szCs w:val="22"/>
          <w:lang w:val="en-GB"/>
        </w:rPr>
        <w:t>Database creation and integration</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_Toc290491175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41</w:t>
      </w:r>
      <w:r w:rsidRPr="00802990">
        <w:rPr>
          <w:rFonts w:ascii="Times" w:hAnsi="Times"/>
          <w:noProof/>
          <w:sz w:val="22"/>
          <w:szCs w:val="22"/>
        </w:rPr>
        <w:fldChar w:fldCharType="end"/>
      </w:r>
    </w:p>
    <w:p w14:paraId="79DE9778" w14:textId="77777777" w:rsidR="00802990" w:rsidRPr="00802990" w:rsidRDefault="00802990" w:rsidP="00802990">
      <w:pPr>
        <w:pStyle w:val="TOC2"/>
        <w:tabs>
          <w:tab w:val="left" w:pos="102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5.1.1.</w:t>
      </w:r>
      <w:r w:rsidRPr="00802990">
        <w:rPr>
          <w:rFonts w:ascii="Times" w:hAnsi="Times"/>
          <w:noProof/>
          <w:sz w:val="22"/>
          <w:szCs w:val="22"/>
          <w:lang w:val="en-GB" w:eastAsia="ja-JP"/>
        </w:rPr>
        <w:tab/>
      </w:r>
      <w:r w:rsidRPr="00802990">
        <w:rPr>
          <w:rFonts w:ascii="Times" w:hAnsi="Times" w:cs="Times New Roman"/>
          <w:noProof/>
          <w:sz w:val="22"/>
          <w:szCs w:val="22"/>
          <w:lang w:val="en-GB"/>
        </w:rPr>
        <w:t>Security levels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_Toc290491176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41</w:t>
      </w:r>
      <w:r w:rsidRPr="00802990">
        <w:rPr>
          <w:rFonts w:ascii="Times" w:hAnsi="Times"/>
          <w:noProof/>
          <w:sz w:val="22"/>
          <w:szCs w:val="22"/>
        </w:rPr>
        <w:fldChar w:fldCharType="end"/>
      </w:r>
    </w:p>
    <w:p w14:paraId="6B65DD03"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5.4.</w:t>
      </w:r>
      <w:r w:rsidRPr="00802990">
        <w:rPr>
          <w:rFonts w:ascii="Times" w:hAnsi="Times"/>
          <w:noProof/>
          <w:sz w:val="22"/>
          <w:szCs w:val="22"/>
          <w:lang w:val="en-GB" w:eastAsia="ja-JP"/>
        </w:rPr>
        <w:tab/>
      </w:r>
      <w:r w:rsidRPr="00802990">
        <w:rPr>
          <w:rFonts w:ascii="Times" w:hAnsi="Times" w:cs="Times New Roman"/>
          <w:noProof/>
          <w:sz w:val="22"/>
          <w:szCs w:val="22"/>
          <w:lang w:val="en-GB"/>
        </w:rPr>
        <w:t>Success criteria</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_Toc290491177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42</w:t>
      </w:r>
      <w:r w:rsidRPr="00802990">
        <w:rPr>
          <w:rFonts w:ascii="Times" w:hAnsi="Times"/>
          <w:noProof/>
          <w:sz w:val="22"/>
          <w:szCs w:val="22"/>
        </w:rPr>
        <w:fldChar w:fldCharType="end"/>
      </w:r>
    </w:p>
    <w:p w14:paraId="3DDCB733" w14:textId="77777777" w:rsidR="00802990" w:rsidRPr="00802990" w:rsidRDefault="00802990" w:rsidP="00802990">
      <w:pPr>
        <w:pStyle w:val="TOC1"/>
        <w:rPr>
          <w:noProof/>
          <w:lang w:val="en-GB" w:eastAsia="ja-JP"/>
        </w:rPr>
      </w:pPr>
      <w:r w:rsidRPr="00802990">
        <w:rPr>
          <w:rFonts w:cs="Times New Roman"/>
          <w:noProof/>
          <w:lang w:val="en-GB"/>
        </w:rPr>
        <w:t>6.</w:t>
      </w:r>
      <w:r w:rsidRPr="00802990">
        <w:rPr>
          <w:noProof/>
          <w:lang w:val="en-GB" w:eastAsia="ja-JP"/>
        </w:rPr>
        <w:tab/>
      </w:r>
      <w:r w:rsidRPr="00802990">
        <w:rPr>
          <w:rFonts w:cs="Times New Roman"/>
          <w:noProof/>
          <w:lang w:val="en-GB"/>
        </w:rPr>
        <w:t>Test and evaluation</w:t>
      </w:r>
      <w:r w:rsidRPr="00802990">
        <w:rPr>
          <w:noProof/>
        </w:rPr>
        <w:tab/>
      </w:r>
      <w:r w:rsidRPr="00802990">
        <w:rPr>
          <w:noProof/>
        </w:rPr>
        <w:fldChar w:fldCharType="begin"/>
      </w:r>
      <w:r w:rsidRPr="00802990">
        <w:rPr>
          <w:noProof/>
        </w:rPr>
        <w:instrText xml:space="preserve"> PAGEREF _Toc290491178 \h </w:instrText>
      </w:r>
      <w:r w:rsidRPr="00802990">
        <w:rPr>
          <w:noProof/>
        </w:rPr>
      </w:r>
      <w:r w:rsidRPr="00802990">
        <w:rPr>
          <w:noProof/>
        </w:rPr>
        <w:fldChar w:fldCharType="separate"/>
      </w:r>
      <w:r w:rsidRPr="00802990">
        <w:rPr>
          <w:noProof/>
        </w:rPr>
        <w:t>43</w:t>
      </w:r>
      <w:r w:rsidRPr="00802990">
        <w:rPr>
          <w:noProof/>
        </w:rPr>
        <w:fldChar w:fldCharType="end"/>
      </w:r>
    </w:p>
    <w:p w14:paraId="576CE3C9"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6.1.</w:t>
      </w:r>
      <w:r w:rsidRPr="00802990">
        <w:rPr>
          <w:rFonts w:ascii="Times" w:hAnsi="Times"/>
          <w:noProof/>
          <w:sz w:val="22"/>
          <w:szCs w:val="22"/>
          <w:lang w:val="en-GB" w:eastAsia="ja-JP"/>
        </w:rPr>
        <w:tab/>
      </w:r>
      <w:r w:rsidRPr="00802990">
        <w:rPr>
          <w:rFonts w:ascii="Times" w:hAnsi="Times" w:cs="Times New Roman"/>
          <w:noProof/>
          <w:sz w:val="22"/>
          <w:szCs w:val="22"/>
          <w:lang w:val="en-GB"/>
        </w:rPr>
        <w:t>Requirements testing</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_Toc290491179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43</w:t>
      </w:r>
      <w:r w:rsidRPr="00802990">
        <w:rPr>
          <w:rFonts w:ascii="Times" w:hAnsi="Times"/>
          <w:noProof/>
          <w:sz w:val="22"/>
          <w:szCs w:val="22"/>
        </w:rPr>
        <w:fldChar w:fldCharType="end"/>
      </w:r>
    </w:p>
    <w:p w14:paraId="076B8212"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6.2.</w:t>
      </w:r>
      <w:r w:rsidRPr="00802990">
        <w:rPr>
          <w:rFonts w:ascii="Times" w:hAnsi="Times"/>
          <w:noProof/>
          <w:sz w:val="22"/>
          <w:szCs w:val="22"/>
          <w:lang w:val="en-GB" w:eastAsia="ja-JP"/>
        </w:rPr>
        <w:tab/>
      </w:r>
      <w:r w:rsidRPr="00802990">
        <w:rPr>
          <w:rFonts w:ascii="Times" w:hAnsi="Times" w:cs="Times New Roman"/>
          <w:noProof/>
          <w:sz w:val="22"/>
          <w:szCs w:val="22"/>
          <w:lang w:val="en-GB"/>
        </w:rPr>
        <w:t>Security testing</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_Toc290491180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48</w:t>
      </w:r>
      <w:r w:rsidRPr="00802990">
        <w:rPr>
          <w:rFonts w:ascii="Times" w:hAnsi="Times"/>
          <w:noProof/>
          <w:sz w:val="22"/>
          <w:szCs w:val="22"/>
        </w:rPr>
        <w:fldChar w:fldCharType="end"/>
      </w:r>
    </w:p>
    <w:p w14:paraId="42699D2B"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6.3.</w:t>
      </w:r>
      <w:r w:rsidRPr="00802990">
        <w:rPr>
          <w:rFonts w:ascii="Times" w:hAnsi="Times"/>
          <w:noProof/>
          <w:sz w:val="22"/>
          <w:szCs w:val="22"/>
          <w:lang w:val="en-GB" w:eastAsia="ja-JP"/>
        </w:rPr>
        <w:tab/>
      </w:r>
      <w:r w:rsidRPr="00802990">
        <w:rPr>
          <w:rFonts w:ascii="Times" w:hAnsi="Times" w:cs="Times New Roman"/>
          <w:noProof/>
          <w:sz w:val="22"/>
          <w:szCs w:val="22"/>
          <w:lang w:val="en-GB"/>
        </w:rPr>
        <w:t>UAT testing</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_Toc290491181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48</w:t>
      </w:r>
      <w:r w:rsidRPr="00802990">
        <w:rPr>
          <w:rFonts w:ascii="Times" w:hAnsi="Times"/>
          <w:noProof/>
          <w:sz w:val="22"/>
          <w:szCs w:val="22"/>
        </w:rPr>
        <w:fldChar w:fldCharType="end"/>
      </w:r>
    </w:p>
    <w:p w14:paraId="68BF500A" w14:textId="77777777" w:rsidR="00802990" w:rsidRPr="00802990" w:rsidRDefault="00802990" w:rsidP="00802990">
      <w:pPr>
        <w:pStyle w:val="TOC1"/>
        <w:rPr>
          <w:noProof/>
          <w:lang w:val="en-GB" w:eastAsia="ja-JP"/>
        </w:rPr>
      </w:pPr>
      <w:r w:rsidRPr="00802990">
        <w:rPr>
          <w:rFonts w:cs="Times New Roman"/>
          <w:noProof/>
          <w:lang w:val="en-GB"/>
        </w:rPr>
        <w:t>7.</w:t>
      </w:r>
      <w:r w:rsidRPr="00802990">
        <w:rPr>
          <w:noProof/>
          <w:lang w:val="en-GB" w:eastAsia="ja-JP"/>
        </w:rPr>
        <w:tab/>
      </w:r>
      <w:r w:rsidRPr="00802990">
        <w:rPr>
          <w:rFonts w:cs="Times New Roman"/>
          <w:noProof/>
          <w:lang w:val="en-GB"/>
        </w:rPr>
        <w:t>Conclusion</w:t>
      </w:r>
      <w:r w:rsidRPr="00802990">
        <w:rPr>
          <w:noProof/>
        </w:rPr>
        <w:tab/>
      </w:r>
      <w:r w:rsidRPr="00802990">
        <w:rPr>
          <w:noProof/>
        </w:rPr>
        <w:fldChar w:fldCharType="begin"/>
      </w:r>
      <w:r w:rsidRPr="00802990">
        <w:rPr>
          <w:noProof/>
        </w:rPr>
        <w:instrText xml:space="preserve"> PAGEREF _Toc290491182 \h </w:instrText>
      </w:r>
      <w:r w:rsidRPr="00802990">
        <w:rPr>
          <w:noProof/>
        </w:rPr>
      </w:r>
      <w:r w:rsidRPr="00802990">
        <w:rPr>
          <w:noProof/>
        </w:rPr>
        <w:fldChar w:fldCharType="separate"/>
      </w:r>
      <w:r w:rsidRPr="00802990">
        <w:rPr>
          <w:noProof/>
        </w:rPr>
        <w:t>49</w:t>
      </w:r>
      <w:r w:rsidRPr="00802990">
        <w:rPr>
          <w:noProof/>
        </w:rPr>
        <w:fldChar w:fldCharType="end"/>
      </w:r>
    </w:p>
    <w:p w14:paraId="0E6E6C2C"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7.1.</w:t>
      </w:r>
      <w:r w:rsidRPr="00802990">
        <w:rPr>
          <w:rFonts w:ascii="Times" w:hAnsi="Times"/>
          <w:noProof/>
          <w:sz w:val="22"/>
          <w:szCs w:val="22"/>
          <w:lang w:val="en-GB" w:eastAsia="ja-JP"/>
        </w:rPr>
        <w:tab/>
      </w:r>
      <w:r w:rsidRPr="00802990">
        <w:rPr>
          <w:rFonts w:ascii="Times" w:hAnsi="Times" w:cs="Times New Roman"/>
          <w:noProof/>
          <w:sz w:val="22"/>
          <w:szCs w:val="22"/>
          <w:lang w:val="en-GB"/>
        </w:rPr>
        <w:t>Achievements, review of objectives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_Toc290491183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49</w:t>
      </w:r>
      <w:r w:rsidRPr="00802990">
        <w:rPr>
          <w:rFonts w:ascii="Times" w:hAnsi="Times"/>
          <w:noProof/>
          <w:sz w:val="22"/>
          <w:szCs w:val="22"/>
        </w:rPr>
        <w:fldChar w:fldCharType="end"/>
      </w:r>
    </w:p>
    <w:p w14:paraId="3D3893F9"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7.2.</w:t>
      </w:r>
      <w:r w:rsidRPr="00802990">
        <w:rPr>
          <w:rFonts w:ascii="Times" w:hAnsi="Times"/>
          <w:noProof/>
          <w:sz w:val="22"/>
          <w:szCs w:val="22"/>
          <w:lang w:val="en-GB" w:eastAsia="ja-JP"/>
        </w:rPr>
        <w:tab/>
      </w:r>
      <w:r w:rsidRPr="00802990">
        <w:rPr>
          <w:rFonts w:ascii="Times" w:hAnsi="Times" w:cs="Times New Roman"/>
          <w:noProof/>
          <w:sz w:val="22"/>
          <w:szCs w:val="22"/>
          <w:lang w:val="en-GB"/>
        </w:rPr>
        <w:t>Issues and shortcomings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_Toc290491184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49</w:t>
      </w:r>
      <w:r w:rsidRPr="00802990">
        <w:rPr>
          <w:rFonts w:ascii="Times" w:hAnsi="Times"/>
          <w:noProof/>
          <w:sz w:val="22"/>
          <w:szCs w:val="22"/>
        </w:rPr>
        <w:fldChar w:fldCharType="end"/>
      </w:r>
    </w:p>
    <w:p w14:paraId="3E9195F1"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7.3.</w:t>
      </w:r>
      <w:r w:rsidRPr="00802990">
        <w:rPr>
          <w:rFonts w:ascii="Times" w:hAnsi="Times"/>
          <w:noProof/>
          <w:sz w:val="22"/>
          <w:szCs w:val="22"/>
          <w:lang w:val="en-GB" w:eastAsia="ja-JP"/>
        </w:rPr>
        <w:tab/>
      </w:r>
      <w:r w:rsidRPr="00802990">
        <w:rPr>
          <w:rFonts w:ascii="Times" w:hAnsi="Times" w:cs="Times New Roman"/>
          <w:noProof/>
          <w:sz w:val="22"/>
          <w:szCs w:val="22"/>
          <w:lang w:val="en-GB"/>
        </w:rPr>
        <w:t>Future work and suggestions for improvement</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_Toc290491185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49</w:t>
      </w:r>
      <w:r w:rsidRPr="00802990">
        <w:rPr>
          <w:rFonts w:ascii="Times" w:hAnsi="Times"/>
          <w:noProof/>
          <w:sz w:val="22"/>
          <w:szCs w:val="22"/>
        </w:rPr>
        <w:fldChar w:fldCharType="end"/>
      </w:r>
    </w:p>
    <w:p w14:paraId="72321A43"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7.4.</w:t>
      </w:r>
      <w:r w:rsidRPr="00802990">
        <w:rPr>
          <w:rFonts w:ascii="Times" w:hAnsi="Times"/>
          <w:noProof/>
          <w:sz w:val="22"/>
          <w:szCs w:val="22"/>
          <w:lang w:val="en-GB" w:eastAsia="ja-JP"/>
        </w:rPr>
        <w:tab/>
      </w:r>
      <w:r w:rsidRPr="00802990">
        <w:rPr>
          <w:rFonts w:ascii="Times" w:hAnsi="Times" w:cs="Times New Roman"/>
          <w:noProof/>
          <w:sz w:val="22"/>
          <w:szCs w:val="22"/>
          <w:lang w:val="en-GB"/>
        </w:rPr>
        <w:t>Final evaluation and conclusions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_Toc290491186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49</w:t>
      </w:r>
      <w:r w:rsidRPr="00802990">
        <w:rPr>
          <w:rFonts w:ascii="Times" w:hAnsi="Times"/>
          <w:noProof/>
          <w:sz w:val="22"/>
          <w:szCs w:val="22"/>
        </w:rPr>
        <w:fldChar w:fldCharType="end"/>
      </w:r>
    </w:p>
    <w:p w14:paraId="072662C5"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7.5.</w:t>
      </w:r>
      <w:r w:rsidRPr="00802990">
        <w:rPr>
          <w:rFonts w:ascii="Times" w:hAnsi="Times"/>
          <w:noProof/>
          <w:sz w:val="22"/>
          <w:szCs w:val="22"/>
          <w:lang w:val="en-GB" w:eastAsia="ja-JP"/>
        </w:rPr>
        <w:tab/>
      </w:r>
      <w:r w:rsidRPr="00802990">
        <w:rPr>
          <w:rFonts w:ascii="Times" w:hAnsi="Times" w:cs="Times New Roman"/>
          <w:noProof/>
          <w:sz w:val="22"/>
          <w:szCs w:val="22"/>
          <w:lang w:val="en-GB"/>
        </w:rPr>
        <w:t>Summary</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_Toc290491187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49</w:t>
      </w:r>
      <w:r w:rsidRPr="00802990">
        <w:rPr>
          <w:rFonts w:ascii="Times" w:hAnsi="Times"/>
          <w:noProof/>
          <w:sz w:val="22"/>
          <w:szCs w:val="22"/>
        </w:rPr>
        <w:fldChar w:fldCharType="end"/>
      </w:r>
    </w:p>
    <w:p w14:paraId="66A7DEBB" w14:textId="77777777" w:rsidR="00802990" w:rsidRPr="00802990" w:rsidRDefault="00802990" w:rsidP="00802990">
      <w:pPr>
        <w:pStyle w:val="TOC1"/>
        <w:rPr>
          <w:noProof/>
          <w:lang w:val="en-GB" w:eastAsia="ja-JP"/>
        </w:rPr>
      </w:pPr>
      <w:r w:rsidRPr="00802990">
        <w:rPr>
          <w:rFonts w:cs="Times New Roman"/>
          <w:noProof/>
          <w:lang w:val="en-GB"/>
        </w:rPr>
        <w:t>8.</w:t>
      </w:r>
      <w:r w:rsidRPr="00802990">
        <w:rPr>
          <w:noProof/>
          <w:lang w:val="en-GB" w:eastAsia="ja-JP"/>
        </w:rPr>
        <w:tab/>
      </w:r>
      <w:r w:rsidRPr="00802990">
        <w:rPr>
          <w:rFonts w:cs="Times New Roman"/>
          <w:noProof/>
          <w:lang w:val="en-GB"/>
        </w:rPr>
        <w:t>References</w:t>
      </w:r>
      <w:r w:rsidRPr="00802990">
        <w:rPr>
          <w:noProof/>
        </w:rPr>
        <w:tab/>
      </w:r>
      <w:r w:rsidRPr="00802990">
        <w:rPr>
          <w:noProof/>
        </w:rPr>
        <w:fldChar w:fldCharType="begin"/>
      </w:r>
      <w:r w:rsidRPr="00802990">
        <w:rPr>
          <w:noProof/>
        </w:rPr>
        <w:instrText xml:space="preserve"> PAGEREF _Toc290491188 \h </w:instrText>
      </w:r>
      <w:r w:rsidRPr="00802990">
        <w:rPr>
          <w:noProof/>
        </w:rPr>
      </w:r>
      <w:r w:rsidRPr="00802990">
        <w:rPr>
          <w:noProof/>
        </w:rPr>
        <w:fldChar w:fldCharType="separate"/>
      </w:r>
      <w:r w:rsidRPr="00802990">
        <w:rPr>
          <w:noProof/>
        </w:rPr>
        <w:t>51</w:t>
      </w:r>
      <w:r w:rsidRPr="00802990">
        <w:rPr>
          <w:noProof/>
        </w:rPr>
        <w:fldChar w:fldCharType="end"/>
      </w:r>
    </w:p>
    <w:p w14:paraId="51188A7E" w14:textId="77777777" w:rsidR="00802990" w:rsidRPr="00802990" w:rsidRDefault="00802990" w:rsidP="00802990">
      <w:pPr>
        <w:pStyle w:val="TOC1"/>
        <w:rPr>
          <w:noProof/>
          <w:lang w:val="en-GB" w:eastAsia="ja-JP"/>
        </w:rPr>
      </w:pPr>
      <w:r w:rsidRPr="00802990">
        <w:rPr>
          <w:rFonts w:cs="Times New Roman"/>
          <w:noProof/>
          <w:lang w:val="en-GB"/>
        </w:rPr>
        <w:t>9.</w:t>
      </w:r>
      <w:r w:rsidRPr="00802990">
        <w:rPr>
          <w:noProof/>
          <w:lang w:val="en-GB" w:eastAsia="ja-JP"/>
        </w:rPr>
        <w:tab/>
      </w:r>
      <w:r w:rsidRPr="00802990">
        <w:rPr>
          <w:rFonts w:cs="Times New Roman"/>
          <w:noProof/>
          <w:lang w:val="en-GB"/>
        </w:rPr>
        <w:t>Appendices</w:t>
      </w:r>
      <w:r w:rsidRPr="00802990">
        <w:rPr>
          <w:noProof/>
        </w:rPr>
        <w:tab/>
      </w:r>
      <w:r w:rsidRPr="00802990">
        <w:rPr>
          <w:noProof/>
        </w:rPr>
        <w:fldChar w:fldCharType="begin"/>
      </w:r>
      <w:r w:rsidRPr="00802990">
        <w:rPr>
          <w:noProof/>
        </w:rPr>
        <w:instrText xml:space="preserve"> PAGEREF _Toc290491189 \h </w:instrText>
      </w:r>
      <w:r w:rsidRPr="00802990">
        <w:rPr>
          <w:noProof/>
        </w:rPr>
      </w:r>
      <w:r w:rsidRPr="00802990">
        <w:rPr>
          <w:noProof/>
        </w:rPr>
        <w:fldChar w:fldCharType="separate"/>
      </w:r>
      <w:r w:rsidRPr="00802990">
        <w:rPr>
          <w:noProof/>
        </w:rPr>
        <w:t>56</w:t>
      </w:r>
      <w:r w:rsidRPr="00802990">
        <w:rPr>
          <w:noProof/>
        </w:rPr>
        <w:fldChar w:fldCharType="end"/>
      </w:r>
    </w:p>
    <w:p w14:paraId="3585E674"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color w:val="000000" w:themeColor="text1"/>
          <w:sz w:val="22"/>
          <w:szCs w:val="22"/>
          <w:lang w:val="en-GB"/>
        </w:rPr>
        <w:t>9.1.</w:t>
      </w:r>
      <w:r w:rsidRPr="00802990">
        <w:rPr>
          <w:rFonts w:ascii="Times" w:hAnsi="Times"/>
          <w:noProof/>
          <w:sz w:val="22"/>
          <w:szCs w:val="22"/>
          <w:lang w:val="en-GB" w:eastAsia="ja-JP"/>
        </w:rPr>
        <w:tab/>
      </w:r>
      <w:r w:rsidRPr="00802990">
        <w:rPr>
          <w:rFonts w:ascii="Times" w:hAnsi="Times" w:cs="Times New Roman"/>
          <w:noProof/>
          <w:color w:val="000000" w:themeColor="text1"/>
          <w:sz w:val="22"/>
          <w:szCs w:val="22"/>
          <w:lang w:val="en-GB"/>
        </w:rPr>
        <w:t>Response from the IT Services.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_Toc290491190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56</w:t>
      </w:r>
      <w:r w:rsidRPr="00802990">
        <w:rPr>
          <w:rFonts w:ascii="Times" w:hAnsi="Times"/>
          <w:noProof/>
          <w:sz w:val="22"/>
          <w:szCs w:val="22"/>
        </w:rPr>
        <w:fldChar w:fldCharType="end"/>
      </w:r>
    </w:p>
    <w:p w14:paraId="6CE6D272"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color w:val="000000" w:themeColor="text1"/>
          <w:sz w:val="22"/>
          <w:szCs w:val="22"/>
          <w:lang w:val="en-GB"/>
        </w:rPr>
        <w:t>9.2.</w:t>
      </w:r>
      <w:r w:rsidRPr="00802990">
        <w:rPr>
          <w:rFonts w:ascii="Times" w:hAnsi="Times"/>
          <w:noProof/>
          <w:sz w:val="22"/>
          <w:szCs w:val="22"/>
          <w:lang w:val="en-GB" w:eastAsia="ja-JP"/>
        </w:rPr>
        <w:tab/>
      </w:r>
      <w:r w:rsidRPr="00802990">
        <w:rPr>
          <w:rFonts w:ascii="Times" w:hAnsi="Times" w:cs="Times New Roman"/>
          <w:noProof/>
          <w:color w:val="000000" w:themeColor="text1"/>
          <w:sz w:val="22"/>
          <w:szCs w:val="22"/>
          <w:lang w:val="en-GB"/>
        </w:rPr>
        <w:t>Creation and remote connection to the database behind the firewall</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_Toc290491191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57</w:t>
      </w:r>
      <w:r w:rsidRPr="00802990">
        <w:rPr>
          <w:rFonts w:ascii="Times" w:hAnsi="Times"/>
          <w:noProof/>
          <w:sz w:val="22"/>
          <w:szCs w:val="22"/>
        </w:rPr>
        <w:fldChar w:fldCharType="end"/>
      </w:r>
    </w:p>
    <w:p w14:paraId="6E24453D"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color w:val="000000" w:themeColor="text1"/>
          <w:sz w:val="22"/>
          <w:szCs w:val="22"/>
          <w:lang w:val="en-GB"/>
        </w:rPr>
        <w:t>9.3.</w:t>
      </w:r>
      <w:r w:rsidRPr="00802990">
        <w:rPr>
          <w:rFonts w:ascii="Times" w:hAnsi="Times"/>
          <w:noProof/>
          <w:sz w:val="22"/>
          <w:szCs w:val="22"/>
          <w:lang w:val="en-GB" w:eastAsia="ja-JP"/>
        </w:rPr>
        <w:tab/>
      </w:r>
      <w:r w:rsidRPr="00802990">
        <w:rPr>
          <w:rFonts w:ascii="Times" w:hAnsi="Times" w:cs="Times New Roman"/>
          <w:noProof/>
          <w:color w:val="000000" w:themeColor="text1"/>
          <w:sz w:val="22"/>
          <w:szCs w:val="22"/>
          <w:lang w:val="en-GB"/>
        </w:rPr>
        <w:t>Project Plan</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_Toc290491192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59</w:t>
      </w:r>
      <w:r w:rsidRPr="00802990">
        <w:rPr>
          <w:rFonts w:ascii="Times" w:hAnsi="Times"/>
          <w:noProof/>
          <w:sz w:val="22"/>
          <w:szCs w:val="22"/>
        </w:rPr>
        <w:fldChar w:fldCharType="end"/>
      </w:r>
    </w:p>
    <w:p w14:paraId="426CFF67" w14:textId="77777777" w:rsidR="009E462F" w:rsidRPr="00802990" w:rsidRDefault="009E462F" w:rsidP="00802990">
      <w:pPr>
        <w:pStyle w:val="TOC1"/>
        <w:rPr>
          <w:lang w:val="en-GB"/>
        </w:rPr>
      </w:pPr>
      <w:r w:rsidRPr="00802990">
        <w:rPr>
          <w:lang w:val="en-GB"/>
        </w:rPr>
        <w:fldChar w:fldCharType="end"/>
      </w:r>
    </w:p>
    <w:p w14:paraId="1E0D393F" w14:textId="77777777" w:rsidR="00F01466" w:rsidRPr="00802990" w:rsidRDefault="00F01466" w:rsidP="00802990">
      <w:pPr>
        <w:pStyle w:val="ListParagraph"/>
        <w:numPr>
          <w:ilvl w:val="0"/>
          <w:numId w:val="12"/>
        </w:numPr>
        <w:spacing w:line="360" w:lineRule="auto"/>
        <w:jc w:val="both"/>
        <w:rPr>
          <w:rFonts w:ascii="Times" w:eastAsia="Times New Roman" w:hAnsi="Times" w:cs="Times New Roman"/>
          <w:b/>
          <w:sz w:val="22"/>
          <w:szCs w:val="22"/>
          <w:lang w:val="en-GB"/>
        </w:rPr>
      </w:pPr>
      <w:r w:rsidRPr="00802990">
        <w:rPr>
          <w:rFonts w:ascii="Times" w:eastAsia="Times New Roman" w:hAnsi="Times" w:cs="Times New Roman"/>
          <w:b/>
          <w:sz w:val="22"/>
          <w:szCs w:val="22"/>
          <w:lang w:val="en-GB"/>
        </w:rPr>
        <w:br w:type="page"/>
      </w:r>
    </w:p>
    <w:p w14:paraId="1A8DCC99" w14:textId="77777777" w:rsidR="00DF45F0" w:rsidRPr="00802990" w:rsidRDefault="00DF45F0" w:rsidP="00802990">
      <w:pPr>
        <w:pStyle w:val="Heading5"/>
        <w:numPr>
          <w:ilvl w:val="0"/>
          <w:numId w:val="0"/>
        </w:numPr>
        <w:spacing w:line="360" w:lineRule="auto"/>
        <w:contextualSpacing/>
        <w:jc w:val="both"/>
        <w:rPr>
          <w:rFonts w:ascii="Times" w:hAnsi="Times" w:cs="Times New Roman"/>
          <w:b/>
          <w:color w:val="auto"/>
          <w:sz w:val="22"/>
          <w:szCs w:val="22"/>
          <w:lang w:val="en-GB"/>
        </w:rPr>
      </w:pPr>
      <w:r w:rsidRPr="00802990">
        <w:rPr>
          <w:rFonts w:ascii="Times" w:hAnsi="Times" w:cs="Times New Roman"/>
          <w:b/>
          <w:color w:val="auto"/>
          <w:sz w:val="22"/>
          <w:szCs w:val="22"/>
          <w:lang w:val="en-GB"/>
        </w:rPr>
        <w:lastRenderedPageBreak/>
        <w:t>Table of figures</w:t>
      </w:r>
    </w:p>
    <w:p w14:paraId="133A935C" w14:textId="5EB4C99A" w:rsidR="00D22B76" w:rsidRPr="00802990" w:rsidRDefault="00E50283" w:rsidP="00802990">
      <w:pPr>
        <w:pStyle w:val="TableofFigures"/>
        <w:tabs>
          <w:tab w:val="right" w:leader="dot" w:pos="9010"/>
        </w:tabs>
        <w:spacing w:line="360" w:lineRule="auto"/>
        <w:contextualSpacing/>
        <w:jc w:val="both"/>
        <w:rPr>
          <w:rFonts w:ascii="Times" w:hAnsi="Times" w:cs="Times New Roman"/>
          <w:noProof/>
          <w:sz w:val="22"/>
          <w:szCs w:val="22"/>
          <w:lang w:val="en-GB" w:eastAsia="ja-JP"/>
        </w:rPr>
      </w:pPr>
      <w:r w:rsidRPr="00802990">
        <w:rPr>
          <w:rFonts w:ascii="Times" w:hAnsi="Times" w:cs="Times New Roman"/>
          <w:b/>
          <w:bCs/>
          <w:sz w:val="22"/>
          <w:szCs w:val="22"/>
        </w:rPr>
        <w:fldChar w:fldCharType="begin"/>
      </w:r>
      <w:r w:rsidRPr="00802990">
        <w:rPr>
          <w:rFonts w:ascii="Times" w:hAnsi="Times" w:cs="Times New Roman"/>
          <w:b/>
          <w:bCs/>
          <w:sz w:val="22"/>
          <w:szCs w:val="22"/>
        </w:rPr>
        <w:instrText xml:space="preserve"> TOC \c "Figure" </w:instrText>
      </w:r>
      <w:r w:rsidRPr="00802990">
        <w:rPr>
          <w:rFonts w:ascii="Times" w:hAnsi="Times" w:cs="Times New Roman"/>
          <w:b/>
          <w:bCs/>
          <w:sz w:val="22"/>
          <w:szCs w:val="22"/>
        </w:rPr>
        <w:fldChar w:fldCharType="separate"/>
      </w:r>
      <w:r w:rsidR="00D22B76" w:rsidRPr="00802990">
        <w:rPr>
          <w:rFonts w:ascii="Times" w:hAnsi="Times" w:cs="Times New Roman"/>
          <w:noProof/>
          <w:sz w:val="22"/>
          <w:szCs w:val="22"/>
        </w:rPr>
        <w:t>Figure 1: Overview of the Spring Framework</w:t>
      </w:r>
      <w:r w:rsidR="00D22B76" w:rsidRPr="00802990">
        <w:rPr>
          <w:rFonts w:ascii="Times" w:hAnsi="Times" w:cs="Times New Roman"/>
          <w:noProof/>
          <w:sz w:val="22"/>
          <w:szCs w:val="22"/>
        </w:rPr>
        <w:tab/>
      </w:r>
      <w:r w:rsidR="00D22B76" w:rsidRPr="00802990">
        <w:rPr>
          <w:rFonts w:ascii="Times" w:hAnsi="Times" w:cs="Times New Roman"/>
          <w:noProof/>
          <w:sz w:val="22"/>
          <w:szCs w:val="22"/>
        </w:rPr>
        <w:fldChar w:fldCharType="begin"/>
      </w:r>
      <w:r w:rsidR="00D22B76" w:rsidRPr="00802990">
        <w:rPr>
          <w:rFonts w:ascii="Times" w:hAnsi="Times" w:cs="Times New Roman"/>
          <w:noProof/>
          <w:sz w:val="22"/>
          <w:szCs w:val="22"/>
        </w:rPr>
        <w:instrText xml:space="preserve"> PAGEREF _Toc288737307 \h </w:instrText>
      </w:r>
      <w:r w:rsidR="00D22B76" w:rsidRPr="00802990">
        <w:rPr>
          <w:rFonts w:ascii="Times" w:hAnsi="Times" w:cs="Times New Roman"/>
          <w:noProof/>
          <w:sz w:val="22"/>
          <w:szCs w:val="22"/>
        </w:rPr>
      </w:r>
      <w:r w:rsidR="00D22B76" w:rsidRPr="00802990">
        <w:rPr>
          <w:rFonts w:ascii="Times" w:hAnsi="Times" w:cs="Times New Roman"/>
          <w:noProof/>
          <w:sz w:val="22"/>
          <w:szCs w:val="22"/>
        </w:rPr>
        <w:fldChar w:fldCharType="separate"/>
      </w:r>
      <w:ins w:id="55" w:author="Chara Katiri" w:date="2015-04-11T05:36:00Z">
        <w:r w:rsidR="00740A7E" w:rsidRPr="00802990">
          <w:rPr>
            <w:rFonts w:ascii="Times" w:hAnsi="Times" w:cs="Times New Roman"/>
            <w:b/>
            <w:noProof/>
            <w:sz w:val="22"/>
            <w:szCs w:val="22"/>
          </w:rPr>
          <w:t>Error! Bookmark not defined.</w:t>
        </w:r>
      </w:ins>
      <w:r w:rsidR="00D22B76" w:rsidRPr="00802990">
        <w:rPr>
          <w:rFonts w:ascii="Times" w:hAnsi="Times" w:cs="Times New Roman"/>
          <w:noProof/>
          <w:sz w:val="22"/>
          <w:szCs w:val="22"/>
        </w:rPr>
        <w:fldChar w:fldCharType="end"/>
      </w:r>
    </w:p>
    <w:p w14:paraId="4933E865" w14:textId="58A70391" w:rsidR="00D22B76" w:rsidRPr="00802990" w:rsidRDefault="00D22B76" w:rsidP="00802990">
      <w:pPr>
        <w:pStyle w:val="TableofFigures"/>
        <w:tabs>
          <w:tab w:val="right" w:leader="dot" w:pos="9010"/>
        </w:tabs>
        <w:spacing w:line="360" w:lineRule="auto"/>
        <w:contextualSpacing/>
        <w:jc w:val="both"/>
        <w:rPr>
          <w:rFonts w:ascii="Times" w:hAnsi="Times" w:cs="Times New Roman"/>
          <w:noProof/>
          <w:sz w:val="22"/>
          <w:szCs w:val="22"/>
          <w:lang w:val="en-GB" w:eastAsia="ja-JP"/>
        </w:rPr>
      </w:pPr>
      <w:r w:rsidRPr="00802990">
        <w:rPr>
          <w:rFonts w:ascii="Times" w:hAnsi="Times" w:cs="Times New Roman"/>
          <w:noProof/>
          <w:sz w:val="22"/>
          <w:szCs w:val="22"/>
        </w:rPr>
        <w:t>Figure 2: Request processing workflow in Spring MVC</w:t>
      </w:r>
      <w:r w:rsidRPr="00802990">
        <w:rPr>
          <w:rFonts w:ascii="Times" w:hAnsi="Times" w:cs="Times New Roman"/>
          <w:noProof/>
          <w:sz w:val="22"/>
          <w:szCs w:val="22"/>
        </w:rPr>
        <w:tab/>
      </w:r>
      <w:r w:rsidRPr="00802990">
        <w:rPr>
          <w:rFonts w:ascii="Times" w:hAnsi="Times" w:cs="Times New Roman"/>
          <w:noProof/>
          <w:sz w:val="22"/>
          <w:szCs w:val="22"/>
        </w:rPr>
        <w:fldChar w:fldCharType="begin"/>
      </w:r>
      <w:r w:rsidRPr="00802990">
        <w:rPr>
          <w:rFonts w:ascii="Times" w:hAnsi="Times" w:cs="Times New Roman"/>
          <w:noProof/>
          <w:sz w:val="22"/>
          <w:szCs w:val="22"/>
        </w:rPr>
        <w:instrText xml:space="preserve"> PAGEREF _Toc288737308 \h </w:instrText>
      </w:r>
      <w:r w:rsidRPr="00802990">
        <w:rPr>
          <w:rFonts w:ascii="Times" w:hAnsi="Times" w:cs="Times New Roman"/>
          <w:noProof/>
          <w:sz w:val="22"/>
          <w:szCs w:val="22"/>
        </w:rPr>
      </w:r>
      <w:r w:rsidRPr="00802990">
        <w:rPr>
          <w:rFonts w:ascii="Times" w:hAnsi="Times" w:cs="Times New Roman"/>
          <w:noProof/>
          <w:sz w:val="22"/>
          <w:szCs w:val="22"/>
        </w:rPr>
        <w:fldChar w:fldCharType="separate"/>
      </w:r>
      <w:ins w:id="56" w:author="Chara Katiri" w:date="2015-04-11T05:36:00Z">
        <w:r w:rsidR="00740A7E" w:rsidRPr="00802990">
          <w:rPr>
            <w:rFonts w:ascii="Times" w:hAnsi="Times" w:cs="Times New Roman"/>
            <w:noProof/>
            <w:sz w:val="22"/>
            <w:szCs w:val="22"/>
          </w:rPr>
          <w:t>27</w:t>
        </w:r>
      </w:ins>
      <w:r w:rsidRPr="00802990">
        <w:rPr>
          <w:rFonts w:ascii="Times" w:hAnsi="Times" w:cs="Times New Roman"/>
          <w:noProof/>
          <w:sz w:val="22"/>
          <w:szCs w:val="22"/>
        </w:rPr>
        <w:fldChar w:fldCharType="end"/>
      </w:r>
    </w:p>
    <w:p w14:paraId="67673877" w14:textId="1A40BDBA" w:rsidR="00D22B76" w:rsidRPr="00802990" w:rsidRDefault="00D22B76" w:rsidP="00802990">
      <w:pPr>
        <w:pStyle w:val="TableofFigures"/>
        <w:tabs>
          <w:tab w:val="right" w:leader="dot" w:pos="9010"/>
        </w:tabs>
        <w:spacing w:line="360" w:lineRule="auto"/>
        <w:contextualSpacing/>
        <w:jc w:val="both"/>
        <w:rPr>
          <w:rFonts w:ascii="Times" w:hAnsi="Times" w:cs="Times New Roman"/>
          <w:noProof/>
          <w:sz w:val="22"/>
          <w:szCs w:val="22"/>
          <w:lang w:val="en-GB" w:eastAsia="ja-JP"/>
        </w:rPr>
      </w:pPr>
      <w:r w:rsidRPr="00802990">
        <w:rPr>
          <w:rFonts w:ascii="Times" w:hAnsi="Times" w:cs="Times New Roman"/>
          <w:noProof/>
          <w:sz w:val="22"/>
          <w:szCs w:val="22"/>
        </w:rPr>
        <w:t>Figure 3: Context hierarchy in Spring Web MVC</w:t>
      </w:r>
      <w:r w:rsidRPr="00802990">
        <w:rPr>
          <w:rFonts w:ascii="Times" w:hAnsi="Times" w:cs="Times New Roman"/>
          <w:noProof/>
          <w:sz w:val="22"/>
          <w:szCs w:val="22"/>
        </w:rPr>
        <w:tab/>
      </w:r>
      <w:r w:rsidRPr="00802990">
        <w:rPr>
          <w:rFonts w:ascii="Times" w:hAnsi="Times" w:cs="Times New Roman"/>
          <w:noProof/>
          <w:sz w:val="22"/>
          <w:szCs w:val="22"/>
        </w:rPr>
        <w:fldChar w:fldCharType="begin"/>
      </w:r>
      <w:r w:rsidRPr="00802990">
        <w:rPr>
          <w:rFonts w:ascii="Times" w:hAnsi="Times" w:cs="Times New Roman"/>
          <w:noProof/>
          <w:sz w:val="22"/>
          <w:szCs w:val="22"/>
        </w:rPr>
        <w:instrText xml:space="preserve"> PAGEREF _Toc288737309 \h </w:instrText>
      </w:r>
      <w:r w:rsidRPr="00802990">
        <w:rPr>
          <w:rFonts w:ascii="Times" w:hAnsi="Times" w:cs="Times New Roman"/>
          <w:noProof/>
          <w:sz w:val="22"/>
          <w:szCs w:val="22"/>
        </w:rPr>
      </w:r>
      <w:r w:rsidRPr="00802990">
        <w:rPr>
          <w:rFonts w:ascii="Times" w:hAnsi="Times" w:cs="Times New Roman"/>
          <w:noProof/>
          <w:sz w:val="22"/>
          <w:szCs w:val="22"/>
        </w:rPr>
        <w:fldChar w:fldCharType="separate"/>
      </w:r>
      <w:ins w:id="57" w:author="Chara Katiri" w:date="2015-04-11T05:36:00Z">
        <w:r w:rsidR="00740A7E" w:rsidRPr="00802990">
          <w:rPr>
            <w:rFonts w:ascii="Times" w:hAnsi="Times" w:cs="Times New Roman"/>
            <w:noProof/>
            <w:sz w:val="22"/>
            <w:szCs w:val="22"/>
          </w:rPr>
          <w:t>26</w:t>
        </w:r>
      </w:ins>
      <w:r w:rsidRPr="00802990">
        <w:rPr>
          <w:rFonts w:ascii="Times" w:hAnsi="Times" w:cs="Times New Roman"/>
          <w:noProof/>
          <w:sz w:val="22"/>
          <w:szCs w:val="22"/>
        </w:rPr>
        <w:fldChar w:fldCharType="end"/>
      </w:r>
    </w:p>
    <w:p w14:paraId="0EF5F73A" w14:textId="77777777" w:rsidR="00331497" w:rsidRPr="00802990" w:rsidRDefault="00E50283" w:rsidP="00802990">
      <w:pPr>
        <w:pStyle w:val="Caption"/>
        <w:spacing w:line="360" w:lineRule="auto"/>
        <w:contextualSpacing/>
        <w:jc w:val="both"/>
        <w:rPr>
          <w:rFonts w:ascii="Times" w:eastAsia="Times New Roman" w:hAnsi="Times" w:cs="Times New Roman"/>
          <w:b w:val="0"/>
          <w:color w:val="auto"/>
          <w:sz w:val="22"/>
          <w:szCs w:val="22"/>
          <w:shd w:val="clear" w:color="auto" w:fill="FFFFFF"/>
          <w:lang w:val="en-GB"/>
        </w:rPr>
      </w:pPr>
      <w:r w:rsidRPr="00802990">
        <w:rPr>
          <w:rFonts w:ascii="Times" w:hAnsi="Times" w:cs="Times New Roman"/>
          <w:b w:val="0"/>
          <w:bCs w:val="0"/>
          <w:color w:val="auto"/>
          <w:sz w:val="22"/>
          <w:szCs w:val="22"/>
        </w:rPr>
        <w:fldChar w:fldCharType="end"/>
      </w:r>
    </w:p>
    <w:p w14:paraId="0D1A2B77" w14:textId="77777777" w:rsidR="00E50283" w:rsidRPr="00802990" w:rsidRDefault="00E50283" w:rsidP="00802990">
      <w:pPr>
        <w:spacing w:line="360" w:lineRule="auto"/>
        <w:contextualSpacing/>
        <w:jc w:val="both"/>
        <w:rPr>
          <w:rFonts w:ascii="Times" w:hAnsi="Times" w:cs="Times New Roman"/>
          <w:sz w:val="22"/>
          <w:szCs w:val="22"/>
        </w:rPr>
      </w:pPr>
    </w:p>
    <w:p w14:paraId="40021AF8" w14:textId="77777777" w:rsidR="00E50283" w:rsidRPr="00802990" w:rsidRDefault="00E50283" w:rsidP="00802990">
      <w:pPr>
        <w:spacing w:line="360" w:lineRule="auto"/>
        <w:contextualSpacing/>
        <w:jc w:val="both"/>
        <w:rPr>
          <w:rFonts w:ascii="Times" w:eastAsia="Times New Roman" w:hAnsi="Times" w:cs="Times New Roman"/>
          <w:b/>
          <w:sz w:val="22"/>
          <w:szCs w:val="22"/>
          <w:lang w:val="en-GB"/>
        </w:rPr>
      </w:pPr>
    </w:p>
    <w:p w14:paraId="2BD1726A" w14:textId="77777777" w:rsidR="009E462F" w:rsidRPr="00802990" w:rsidRDefault="005B7D10" w:rsidP="00802990">
      <w:pPr>
        <w:spacing w:line="360" w:lineRule="auto"/>
        <w:contextualSpacing/>
        <w:jc w:val="both"/>
        <w:rPr>
          <w:rFonts w:ascii="Times" w:eastAsia="Times New Roman" w:hAnsi="Times" w:cs="Times New Roman"/>
          <w:b/>
          <w:sz w:val="22"/>
          <w:szCs w:val="22"/>
          <w:lang w:val="en-GB"/>
        </w:rPr>
      </w:pPr>
      <w:r w:rsidRPr="00802990">
        <w:rPr>
          <w:rFonts w:ascii="Times" w:eastAsia="Times New Roman" w:hAnsi="Times" w:cs="Times New Roman"/>
          <w:b/>
          <w:sz w:val="22"/>
          <w:szCs w:val="22"/>
          <w:lang w:val="en-GB"/>
        </w:rPr>
        <w:br w:type="page"/>
      </w:r>
    </w:p>
    <w:p w14:paraId="2684D6FF" w14:textId="77777777" w:rsidR="00DF45F0" w:rsidRPr="00802990" w:rsidRDefault="00DF45F0" w:rsidP="00802990">
      <w:pPr>
        <w:pStyle w:val="Heading5"/>
        <w:numPr>
          <w:ilvl w:val="0"/>
          <w:numId w:val="0"/>
        </w:numPr>
        <w:spacing w:line="360" w:lineRule="auto"/>
        <w:contextualSpacing/>
        <w:jc w:val="both"/>
        <w:rPr>
          <w:rFonts w:ascii="Times" w:hAnsi="Times" w:cs="Times New Roman"/>
          <w:b/>
          <w:color w:val="auto"/>
          <w:sz w:val="22"/>
          <w:szCs w:val="22"/>
          <w:lang w:val="en-GB"/>
        </w:rPr>
      </w:pPr>
      <w:r w:rsidRPr="00802990">
        <w:rPr>
          <w:rFonts w:ascii="Times" w:hAnsi="Times" w:cs="Times New Roman"/>
          <w:b/>
          <w:color w:val="auto"/>
          <w:sz w:val="22"/>
          <w:szCs w:val="22"/>
          <w:lang w:val="en-GB"/>
        </w:rPr>
        <w:lastRenderedPageBreak/>
        <w:t>Acronyms</w:t>
      </w:r>
    </w:p>
    <w:p w14:paraId="4ABF27AA" w14:textId="77777777" w:rsidR="009E462F" w:rsidRPr="00802990" w:rsidRDefault="009E462F" w:rsidP="00802990">
      <w:pPr>
        <w:spacing w:after="240" w:line="360" w:lineRule="auto"/>
        <w:contextualSpacing/>
        <w:jc w:val="both"/>
        <w:rPr>
          <w:rFonts w:ascii="Times" w:eastAsia="Times New Roman" w:hAnsi="Times" w:cs="Times New Roman"/>
          <w:sz w:val="22"/>
          <w:szCs w:val="22"/>
          <w:lang w:val="en-GB"/>
        </w:rPr>
      </w:pPr>
    </w:p>
    <w:tbl>
      <w:tblPr>
        <w:tblStyle w:val="LightList-Accent1"/>
        <w:tblW w:w="9322" w:type="dxa"/>
        <w:tblLook w:val="04A0" w:firstRow="1" w:lastRow="0" w:firstColumn="1" w:lastColumn="0" w:noHBand="0" w:noVBand="1"/>
      </w:tblPr>
      <w:tblGrid>
        <w:gridCol w:w="2518"/>
        <w:gridCol w:w="6804"/>
      </w:tblGrid>
      <w:tr w:rsidR="000A1787" w:rsidRPr="00802990" w14:paraId="3D025FC1" w14:textId="77777777" w:rsidTr="006232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50D701DC" w14:textId="77777777" w:rsidR="000A1787" w:rsidRPr="00802990" w:rsidRDefault="000A1787" w:rsidP="00802990">
            <w:pPr>
              <w:spacing w:after="240" w:line="360" w:lineRule="auto"/>
              <w:contextualSpacing/>
              <w:jc w:val="both"/>
              <w:rPr>
                <w:rFonts w:ascii="Times" w:eastAsia="Times New Roman" w:hAnsi="Times" w:cs="Times New Roman"/>
                <w:sz w:val="22"/>
                <w:szCs w:val="22"/>
                <w:lang w:val="en-GB"/>
                <w:rPrChange w:id="58" w:author="Chara Katiri" w:date="2015-04-12T20:48:00Z">
                  <w:rPr>
                    <w:rFonts w:ascii="Times" w:eastAsia="Times New Roman" w:hAnsi="Times" w:cs="Times New Roman"/>
                    <w:b w:val="0"/>
                    <w:bCs w:val="0"/>
                    <w:color w:val="auto"/>
                    <w:sz w:val="22"/>
                    <w:szCs w:val="22"/>
                    <w:lang w:val="en-GB"/>
                  </w:rPr>
                </w:rPrChange>
              </w:rPr>
            </w:pPr>
            <w:r w:rsidRPr="00802990">
              <w:rPr>
                <w:rFonts w:ascii="Times" w:eastAsia="Times New Roman" w:hAnsi="Times" w:cs="Times New Roman"/>
                <w:sz w:val="22"/>
                <w:szCs w:val="22"/>
                <w:lang w:val="en-GB"/>
              </w:rPr>
              <w:t>Acronym</w:t>
            </w:r>
          </w:p>
        </w:tc>
        <w:tc>
          <w:tcPr>
            <w:tcW w:w="6804" w:type="dxa"/>
          </w:tcPr>
          <w:p w14:paraId="636F399E" w14:textId="77777777" w:rsidR="000A1787" w:rsidRPr="00802990" w:rsidRDefault="000A1787" w:rsidP="00802990">
            <w:pPr>
              <w:spacing w:after="240"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Change w:id="59" w:author="Chara Katiri" w:date="2015-04-12T20:48:00Z">
                  <w:rPr>
                    <w:rFonts w:ascii="Times" w:eastAsia="Times New Roman" w:hAnsi="Times" w:cs="Times New Roman"/>
                    <w:b w:val="0"/>
                    <w:bCs w:val="0"/>
                    <w:color w:val="auto"/>
                    <w:sz w:val="22"/>
                    <w:szCs w:val="22"/>
                    <w:lang w:val="en-GB"/>
                  </w:rPr>
                </w:rPrChange>
              </w:rPr>
            </w:pPr>
            <w:r w:rsidRPr="00802990">
              <w:rPr>
                <w:rFonts w:ascii="Times" w:eastAsia="Times New Roman" w:hAnsi="Times" w:cs="Times New Roman"/>
                <w:sz w:val="22"/>
                <w:szCs w:val="22"/>
                <w:lang w:val="en-GB"/>
              </w:rPr>
              <w:t>Description</w:t>
            </w:r>
          </w:p>
        </w:tc>
      </w:tr>
      <w:tr w:rsidR="000A1787" w:rsidRPr="00802990" w14:paraId="63DB90E7"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1F204489" w14:textId="77777777" w:rsidR="000A1787" w:rsidRPr="00802990" w:rsidRDefault="000A1787" w:rsidP="00802990">
            <w:pPr>
              <w:spacing w:after="240" w:line="360" w:lineRule="auto"/>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AD</w:t>
            </w:r>
          </w:p>
        </w:tc>
        <w:tc>
          <w:tcPr>
            <w:tcW w:w="6804" w:type="dxa"/>
          </w:tcPr>
          <w:p w14:paraId="33F1F1F2" w14:textId="77777777" w:rsidR="000A1787" w:rsidRPr="00802990" w:rsidRDefault="000A1787" w:rsidP="00802990">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
            <w:r w:rsidRPr="00802990">
              <w:rPr>
                <w:rFonts w:ascii="Times" w:eastAsia="Times New Roman" w:hAnsi="Times" w:cs="Times New Roman"/>
                <w:sz w:val="22"/>
                <w:szCs w:val="22"/>
                <w:lang w:val="en-GB"/>
              </w:rPr>
              <w:t>Active Directory</w:t>
            </w:r>
          </w:p>
        </w:tc>
      </w:tr>
      <w:tr w:rsidR="000A1787" w:rsidRPr="00802990" w14:paraId="3E19436A"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7952CC66" w14:textId="77777777" w:rsidR="000A1787" w:rsidRPr="00802990" w:rsidRDefault="000A1787" w:rsidP="00802990">
            <w:pPr>
              <w:spacing w:after="240" w:line="360" w:lineRule="auto"/>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AOP</w:t>
            </w:r>
          </w:p>
        </w:tc>
        <w:tc>
          <w:tcPr>
            <w:tcW w:w="6804" w:type="dxa"/>
          </w:tcPr>
          <w:p w14:paraId="78786721" w14:textId="77777777" w:rsidR="000A1787" w:rsidRPr="00802990" w:rsidRDefault="000A1787" w:rsidP="00802990">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
            <w:r w:rsidRPr="00802990">
              <w:rPr>
                <w:rFonts w:ascii="Times" w:eastAsia="Times New Roman" w:hAnsi="Times" w:cs="Times New Roman"/>
                <w:sz w:val="22"/>
                <w:szCs w:val="22"/>
                <w:lang w:val="en-GB"/>
              </w:rPr>
              <w:t xml:space="preserve">Aspect Oriented Programming </w:t>
            </w:r>
          </w:p>
        </w:tc>
      </w:tr>
      <w:tr w:rsidR="000A1787" w:rsidRPr="00802990" w14:paraId="7897F9B1" w14:textId="77777777" w:rsidTr="0062322A">
        <w:trPr>
          <w:cnfStyle w:val="000000100000" w:firstRow="0" w:lastRow="0" w:firstColumn="0" w:lastColumn="0" w:oddVBand="0" w:evenVBand="0" w:oddHBand="1" w:evenHBand="0" w:firstRowFirstColumn="0" w:firstRowLastColumn="0" w:lastRowFirstColumn="0" w:lastRowLastColumn="0"/>
          <w:ins w:id="60" w:author="Chara Katiri" w:date="2015-04-10T22:03:00Z"/>
        </w:trPr>
        <w:tc>
          <w:tcPr>
            <w:cnfStyle w:val="001000000000" w:firstRow="0" w:lastRow="0" w:firstColumn="1" w:lastColumn="0" w:oddVBand="0" w:evenVBand="0" w:oddHBand="0" w:evenHBand="0" w:firstRowFirstColumn="0" w:firstRowLastColumn="0" w:lastRowFirstColumn="0" w:lastRowLastColumn="0"/>
            <w:tcW w:w="2518" w:type="dxa"/>
          </w:tcPr>
          <w:p w14:paraId="6A3C1F09" w14:textId="77777777" w:rsidR="000A1787" w:rsidRPr="00802990" w:rsidRDefault="000A1787" w:rsidP="00802990">
            <w:pPr>
              <w:pBdr>
                <w:bottom w:val="single" w:sz="6" w:space="0" w:color="AAAAAA"/>
              </w:pBdr>
              <w:spacing w:after="240" w:line="360" w:lineRule="auto"/>
              <w:contextualSpacing/>
              <w:jc w:val="both"/>
              <w:rPr>
                <w:ins w:id="61" w:author="Chara Katiri" w:date="2015-04-10T22:03:00Z"/>
                <w:rFonts w:ascii="Times" w:eastAsia="Times New Roman" w:hAnsi="Times" w:cs="Times New Roman"/>
                <w:sz w:val="22"/>
                <w:szCs w:val="22"/>
                <w:lang w:val="en-GB"/>
              </w:rPr>
            </w:pPr>
            <w:ins w:id="62" w:author="Chara Katiri" w:date="2015-04-10T22:03:00Z">
              <w:r w:rsidRPr="00802990">
                <w:rPr>
                  <w:rFonts w:ascii="Times" w:eastAsia="Times New Roman" w:hAnsi="Times" w:cs="Times New Roman"/>
                  <w:sz w:val="22"/>
                  <w:szCs w:val="22"/>
                  <w:lang w:val="en-GB"/>
                </w:rPr>
                <w:t xml:space="preserve">Apache </w:t>
              </w:r>
              <w:proofErr w:type="spellStart"/>
              <w:r w:rsidRPr="00802990">
                <w:rPr>
                  <w:rFonts w:ascii="Times" w:eastAsia="Times New Roman" w:hAnsi="Times" w:cs="Times New Roman"/>
                  <w:sz w:val="22"/>
                  <w:szCs w:val="22"/>
                  <w:lang w:val="en-GB"/>
                </w:rPr>
                <w:t>OFBiz</w:t>
              </w:r>
              <w:proofErr w:type="spellEnd"/>
            </w:ins>
          </w:p>
        </w:tc>
        <w:tc>
          <w:tcPr>
            <w:tcW w:w="6804" w:type="dxa"/>
          </w:tcPr>
          <w:p w14:paraId="1F7F7AD5" w14:textId="77777777" w:rsidR="000A1787" w:rsidRPr="00802990" w:rsidRDefault="000A1787" w:rsidP="00802990">
            <w:pPr>
              <w:pBdr>
                <w:bottom w:val="single" w:sz="6" w:space="0" w:color="AAAAAA"/>
              </w:pBd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ins w:id="63" w:author="Chara Katiri" w:date="2015-04-10T22:03:00Z"/>
                <w:rFonts w:ascii="Times" w:eastAsia="Times New Roman" w:hAnsi="Times" w:cs="Times New Roman"/>
                <w:sz w:val="22"/>
                <w:szCs w:val="22"/>
                <w:lang w:val="en-GB"/>
              </w:rPr>
            </w:pPr>
            <w:ins w:id="64" w:author="Chara Katiri" w:date="2015-04-10T22:03:00Z">
              <w:r w:rsidRPr="00802990">
                <w:rPr>
                  <w:rFonts w:ascii="Times" w:eastAsia="Times New Roman" w:hAnsi="Times" w:cs="Times New Roman"/>
                  <w:sz w:val="22"/>
                  <w:szCs w:val="22"/>
                  <w:lang w:val="en-GB"/>
                </w:rPr>
                <w:t>The Apache Open For Business Project</w:t>
              </w:r>
            </w:ins>
          </w:p>
        </w:tc>
      </w:tr>
      <w:tr w:rsidR="000A1787" w:rsidRPr="00802990" w14:paraId="32FDFFE1"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795303F8" w14:textId="77777777" w:rsidR="000A1787" w:rsidRPr="00802990" w:rsidRDefault="000A1787" w:rsidP="00802990">
            <w:pPr>
              <w:spacing w:after="240" w:line="360" w:lineRule="auto"/>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BRD</w:t>
            </w:r>
          </w:p>
        </w:tc>
        <w:tc>
          <w:tcPr>
            <w:tcW w:w="6804" w:type="dxa"/>
          </w:tcPr>
          <w:p w14:paraId="00CC26ED" w14:textId="77777777" w:rsidR="000A1787" w:rsidRPr="00802990" w:rsidRDefault="000A1787" w:rsidP="00802990">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
            <w:r w:rsidRPr="00802990">
              <w:rPr>
                <w:rFonts w:ascii="Times" w:eastAsia="Times New Roman" w:hAnsi="Times" w:cs="Times New Roman"/>
                <w:sz w:val="22"/>
                <w:szCs w:val="22"/>
                <w:lang w:val="en-GB"/>
              </w:rPr>
              <w:t>Business Requirement Document</w:t>
            </w:r>
          </w:p>
        </w:tc>
      </w:tr>
      <w:tr w:rsidR="000A1787" w:rsidRPr="00802990" w14:paraId="4CB89C3F"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554E33E7" w14:textId="77777777" w:rsidR="000A1787" w:rsidRPr="00802990" w:rsidRDefault="000A1787" w:rsidP="00802990">
            <w:pPr>
              <w:spacing w:after="240" w:line="360" w:lineRule="auto"/>
              <w:contextualSpacing/>
              <w:jc w:val="both"/>
              <w:rPr>
                <w:rFonts w:ascii="Times" w:eastAsia="Times New Roman" w:hAnsi="Times" w:cs="Times New Roman"/>
                <w:sz w:val="22"/>
                <w:szCs w:val="22"/>
                <w:lang w:val="en-GB"/>
              </w:rPr>
            </w:pPr>
            <w:ins w:id="65" w:author="Chara Katiri" w:date="2015-04-10T21:13:00Z">
              <w:r w:rsidRPr="00802990">
                <w:rPr>
                  <w:rFonts w:ascii="Times" w:eastAsia="Times New Roman" w:hAnsi="Times" w:cs="Times New Roman"/>
                  <w:sz w:val="22"/>
                  <w:szCs w:val="22"/>
                  <w:lang w:val="en-GB"/>
                </w:rPr>
                <w:t>CSS3</w:t>
              </w:r>
            </w:ins>
          </w:p>
        </w:tc>
        <w:tc>
          <w:tcPr>
            <w:tcW w:w="6804" w:type="dxa"/>
          </w:tcPr>
          <w:p w14:paraId="342A101B" w14:textId="77777777" w:rsidR="000A1787" w:rsidRPr="00802990" w:rsidRDefault="000A1787" w:rsidP="00802990">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
            <w:ins w:id="66" w:author="Chara Katiri" w:date="2015-04-10T21:14:00Z">
              <w:r w:rsidRPr="00802990">
                <w:rPr>
                  <w:rFonts w:ascii="Times" w:eastAsia="Times New Roman" w:hAnsi="Times" w:cs="Times New Roman"/>
                  <w:sz w:val="22"/>
                  <w:szCs w:val="22"/>
                  <w:lang w:val="en-GB"/>
                </w:rPr>
                <w:t>Cascading Style Sheets 3</w:t>
              </w:r>
            </w:ins>
          </w:p>
        </w:tc>
      </w:tr>
      <w:tr w:rsidR="000A1787" w:rsidRPr="00802990" w14:paraId="4576431B" w14:textId="77777777" w:rsidTr="0062322A">
        <w:trPr>
          <w:ins w:id="67" w:author="Chara Katiri" w:date="2015-04-11T19:19:00Z"/>
        </w:trPr>
        <w:tc>
          <w:tcPr>
            <w:cnfStyle w:val="001000000000" w:firstRow="0" w:lastRow="0" w:firstColumn="1" w:lastColumn="0" w:oddVBand="0" w:evenVBand="0" w:oddHBand="0" w:evenHBand="0" w:firstRowFirstColumn="0" w:firstRowLastColumn="0" w:lastRowFirstColumn="0" w:lastRowLastColumn="0"/>
            <w:tcW w:w="2518" w:type="dxa"/>
          </w:tcPr>
          <w:p w14:paraId="614EFED1" w14:textId="77777777" w:rsidR="000A1787" w:rsidRPr="00802990" w:rsidRDefault="000A1787" w:rsidP="00802990">
            <w:pPr>
              <w:spacing w:after="240" w:line="360" w:lineRule="auto"/>
              <w:contextualSpacing/>
              <w:jc w:val="both"/>
              <w:rPr>
                <w:ins w:id="68" w:author="Chara Katiri" w:date="2015-04-11T19:19:00Z"/>
                <w:rFonts w:ascii="Times" w:eastAsia="Times New Roman" w:hAnsi="Times" w:cs="Times New Roman"/>
                <w:sz w:val="22"/>
                <w:szCs w:val="22"/>
                <w:lang w:val="en-GB"/>
              </w:rPr>
            </w:pPr>
            <w:ins w:id="69" w:author="Chara Katiri" w:date="2015-04-11T20:55:00Z">
              <w:r w:rsidRPr="00802990">
                <w:rPr>
                  <w:rFonts w:ascii="Times" w:eastAsia="Times New Roman" w:hAnsi="Times" w:cs="Times New Roman"/>
                  <w:sz w:val="22"/>
                  <w:szCs w:val="22"/>
                  <w:lang w:val="en-GB"/>
                </w:rPr>
                <w:t>DAO</w:t>
              </w:r>
            </w:ins>
            <w:ins w:id="70" w:author="Chara Katiri" w:date="2015-04-11T20:56:00Z">
              <w:r w:rsidRPr="00802990">
                <w:rPr>
                  <w:rFonts w:ascii="Times" w:eastAsia="Times New Roman" w:hAnsi="Times" w:cs="Times New Roman"/>
                  <w:sz w:val="22"/>
                  <w:szCs w:val="22"/>
                  <w:lang w:val="en-GB"/>
                </w:rPr>
                <w:t>s</w:t>
              </w:r>
            </w:ins>
          </w:p>
        </w:tc>
        <w:tc>
          <w:tcPr>
            <w:tcW w:w="6804" w:type="dxa"/>
          </w:tcPr>
          <w:p w14:paraId="2E928147" w14:textId="77777777" w:rsidR="000A1787" w:rsidRPr="00802990" w:rsidRDefault="000A1787" w:rsidP="00802990">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ins w:id="71" w:author="Chara Katiri" w:date="2015-04-11T19:19:00Z"/>
                <w:rFonts w:ascii="Times" w:eastAsia="Times New Roman" w:hAnsi="Times" w:cs="Times New Roman"/>
                <w:sz w:val="22"/>
                <w:szCs w:val="22"/>
                <w:lang w:val="en-GB"/>
              </w:rPr>
            </w:pPr>
            <w:ins w:id="72" w:author="Chara Katiri" w:date="2015-04-11T20:55:00Z">
              <w:r w:rsidRPr="00802990">
                <w:rPr>
                  <w:rFonts w:ascii="Times" w:eastAsia="Times New Roman" w:hAnsi="Times" w:cs="Times New Roman"/>
                  <w:sz w:val="22"/>
                  <w:szCs w:val="22"/>
                  <w:lang w:val="en-GB"/>
                </w:rPr>
                <w:t>Data Access Objects</w:t>
              </w:r>
            </w:ins>
          </w:p>
        </w:tc>
      </w:tr>
      <w:tr w:rsidR="000A1787" w:rsidRPr="00802990" w14:paraId="68373118" w14:textId="77777777" w:rsidTr="0062322A">
        <w:trPr>
          <w:cnfStyle w:val="000000100000" w:firstRow="0" w:lastRow="0" w:firstColumn="0" w:lastColumn="0" w:oddVBand="0" w:evenVBand="0" w:oddHBand="1" w:evenHBand="0" w:firstRowFirstColumn="0" w:firstRowLastColumn="0" w:lastRowFirstColumn="0" w:lastRowLastColumn="0"/>
          <w:ins w:id="73" w:author="Chara Katiri" w:date="2015-04-12T00:19:00Z"/>
        </w:trPr>
        <w:tc>
          <w:tcPr>
            <w:cnfStyle w:val="001000000000" w:firstRow="0" w:lastRow="0" w:firstColumn="1" w:lastColumn="0" w:oddVBand="0" w:evenVBand="0" w:oddHBand="0" w:evenHBand="0" w:firstRowFirstColumn="0" w:firstRowLastColumn="0" w:lastRowFirstColumn="0" w:lastRowLastColumn="0"/>
            <w:tcW w:w="2518" w:type="dxa"/>
          </w:tcPr>
          <w:p w14:paraId="64F93321" w14:textId="77777777" w:rsidR="000A1787" w:rsidRPr="00802990" w:rsidRDefault="000A1787" w:rsidP="00802990">
            <w:pPr>
              <w:spacing w:after="240" w:line="360" w:lineRule="auto"/>
              <w:contextualSpacing/>
              <w:jc w:val="both"/>
              <w:rPr>
                <w:ins w:id="74" w:author="Chara Katiri" w:date="2015-04-12T00:19:00Z"/>
                <w:rFonts w:ascii="Times" w:eastAsia="Times New Roman" w:hAnsi="Times" w:cs="Times New Roman"/>
                <w:sz w:val="22"/>
                <w:szCs w:val="22"/>
                <w:lang w:val="en-GB"/>
              </w:rPr>
            </w:pPr>
            <w:ins w:id="75" w:author="Chara Katiri" w:date="2015-04-12T00:19:00Z">
              <w:r w:rsidRPr="00802990">
                <w:rPr>
                  <w:rFonts w:ascii="Times" w:eastAsia="Times New Roman" w:hAnsi="Times" w:cs="Times New Roman"/>
                  <w:sz w:val="22"/>
                  <w:szCs w:val="22"/>
                  <w:lang w:val="en-GB"/>
                </w:rPr>
                <w:t>DI</w:t>
              </w:r>
            </w:ins>
          </w:p>
        </w:tc>
        <w:tc>
          <w:tcPr>
            <w:tcW w:w="6804" w:type="dxa"/>
          </w:tcPr>
          <w:p w14:paraId="472B6E67" w14:textId="77777777" w:rsidR="000A1787" w:rsidRPr="00802990" w:rsidRDefault="000A1787" w:rsidP="00802990">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ins w:id="76" w:author="Chara Katiri" w:date="2015-04-12T00:19:00Z"/>
                <w:rFonts w:ascii="Times" w:eastAsia="Times New Roman" w:hAnsi="Times" w:cs="Times New Roman"/>
                <w:sz w:val="22"/>
                <w:szCs w:val="22"/>
                <w:lang w:val="en-GB"/>
              </w:rPr>
            </w:pPr>
            <w:ins w:id="77" w:author="Chara Katiri" w:date="2015-04-12T00:20:00Z">
              <w:r w:rsidRPr="00802990">
                <w:rPr>
                  <w:rFonts w:ascii="Times" w:eastAsia="Times New Roman" w:hAnsi="Times" w:cs="Times New Roman"/>
                  <w:sz w:val="22"/>
                  <w:szCs w:val="22"/>
                  <w:lang w:val="en-GB"/>
                </w:rPr>
                <w:t>Dependency Injection</w:t>
              </w:r>
            </w:ins>
          </w:p>
        </w:tc>
      </w:tr>
      <w:tr w:rsidR="000A1787" w:rsidRPr="00802990" w14:paraId="54BBD191" w14:textId="77777777" w:rsidTr="0062322A">
        <w:trPr>
          <w:ins w:id="78" w:author="Chara Katiri" w:date="2015-04-10T22:05:00Z"/>
        </w:trPr>
        <w:tc>
          <w:tcPr>
            <w:cnfStyle w:val="001000000000" w:firstRow="0" w:lastRow="0" w:firstColumn="1" w:lastColumn="0" w:oddVBand="0" w:evenVBand="0" w:oddHBand="0" w:evenHBand="0" w:firstRowFirstColumn="0" w:firstRowLastColumn="0" w:lastRowFirstColumn="0" w:lastRowLastColumn="0"/>
            <w:tcW w:w="2518" w:type="dxa"/>
          </w:tcPr>
          <w:p w14:paraId="28635118" w14:textId="77777777" w:rsidR="000A1787" w:rsidRPr="00802990" w:rsidRDefault="000A1787" w:rsidP="00802990">
            <w:pPr>
              <w:spacing w:after="240" w:line="360" w:lineRule="auto"/>
              <w:contextualSpacing/>
              <w:jc w:val="both"/>
              <w:rPr>
                <w:ins w:id="79" w:author="Chara Katiri" w:date="2015-04-10T22:05:00Z"/>
                <w:rFonts w:ascii="Times" w:eastAsia="Times New Roman" w:hAnsi="Times" w:cs="Times New Roman"/>
                <w:sz w:val="22"/>
                <w:szCs w:val="22"/>
                <w:lang w:val="en-GB"/>
              </w:rPr>
            </w:pPr>
            <w:ins w:id="80" w:author="Chara Katiri" w:date="2015-04-10T22:05:00Z">
              <w:r w:rsidRPr="00802990">
                <w:rPr>
                  <w:rFonts w:ascii="Times" w:eastAsia="Times New Roman" w:hAnsi="Times" w:cs="Times New Roman"/>
                  <w:sz w:val="22"/>
                  <w:szCs w:val="22"/>
                  <w:lang w:val="en-GB"/>
                </w:rPr>
                <w:t>ERP</w:t>
              </w:r>
            </w:ins>
          </w:p>
        </w:tc>
        <w:tc>
          <w:tcPr>
            <w:tcW w:w="6804" w:type="dxa"/>
          </w:tcPr>
          <w:p w14:paraId="052AC45D" w14:textId="77777777" w:rsidR="000A1787" w:rsidRPr="00802990" w:rsidRDefault="000A1787" w:rsidP="00802990">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ins w:id="81" w:author="Chara Katiri" w:date="2015-04-10T22:05:00Z"/>
                <w:rFonts w:ascii="Times" w:eastAsia="Times New Roman" w:hAnsi="Times" w:cs="Times New Roman"/>
                <w:sz w:val="22"/>
                <w:szCs w:val="22"/>
                <w:lang w:val="en-GB"/>
              </w:rPr>
            </w:pPr>
            <w:ins w:id="82" w:author="Chara Katiri" w:date="2015-04-10T22:05:00Z">
              <w:r w:rsidRPr="00802990">
                <w:rPr>
                  <w:rFonts w:ascii="Times" w:eastAsia="Times New Roman" w:hAnsi="Times" w:cs="Times New Roman"/>
                  <w:sz w:val="22"/>
                  <w:szCs w:val="22"/>
                  <w:lang w:val="en-GB"/>
                </w:rPr>
                <w:t>Enterprise Resource Planning</w:t>
              </w:r>
            </w:ins>
          </w:p>
        </w:tc>
      </w:tr>
      <w:tr w:rsidR="000A1787" w:rsidRPr="00802990" w14:paraId="5395F87F" w14:textId="77777777" w:rsidTr="0062322A">
        <w:trPr>
          <w:cnfStyle w:val="000000100000" w:firstRow="0" w:lastRow="0" w:firstColumn="0" w:lastColumn="0" w:oddVBand="0" w:evenVBand="0" w:oddHBand="1" w:evenHBand="0" w:firstRowFirstColumn="0" w:firstRowLastColumn="0" w:lastRowFirstColumn="0" w:lastRowLastColumn="0"/>
          <w:ins w:id="83" w:author="Chara Katiri" w:date="2015-04-11T19:19:00Z"/>
        </w:trPr>
        <w:tc>
          <w:tcPr>
            <w:cnfStyle w:val="001000000000" w:firstRow="0" w:lastRow="0" w:firstColumn="1" w:lastColumn="0" w:oddVBand="0" w:evenVBand="0" w:oddHBand="0" w:evenHBand="0" w:firstRowFirstColumn="0" w:firstRowLastColumn="0" w:lastRowFirstColumn="0" w:lastRowLastColumn="0"/>
            <w:tcW w:w="2518" w:type="dxa"/>
          </w:tcPr>
          <w:p w14:paraId="446380D7" w14:textId="77777777" w:rsidR="000A1787" w:rsidRPr="00802990" w:rsidRDefault="000A1787" w:rsidP="00802990">
            <w:pPr>
              <w:spacing w:after="240" w:line="360" w:lineRule="auto"/>
              <w:contextualSpacing/>
              <w:jc w:val="both"/>
              <w:rPr>
                <w:ins w:id="84" w:author="Chara Katiri" w:date="2015-04-11T19:19:00Z"/>
                <w:rFonts w:ascii="Times" w:eastAsia="Times New Roman" w:hAnsi="Times" w:cs="Times New Roman"/>
                <w:sz w:val="22"/>
                <w:szCs w:val="22"/>
                <w:lang w:val="en-GB"/>
              </w:rPr>
            </w:pPr>
            <w:ins w:id="85" w:author="Chara Katiri" w:date="2015-04-11T19:19:00Z">
              <w:r w:rsidRPr="00802990">
                <w:rPr>
                  <w:rFonts w:ascii="Times" w:eastAsia="Times New Roman" w:hAnsi="Times" w:cs="Times New Roman"/>
                  <w:sz w:val="22"/>
                  <w:szCs w:val="22"/>
                  <w:lang w:val="en-GB"/>
                </w:rPr>
                <w:t>HLD</w:t>
              </w:r>
            </w:ins>
          </w:p>
        </w:tc>
        <w:tc>
          <w:tcPr>
            <w:tcW w:w="6804" w:type="dxa"/>
          </w:tcPr>
          <w:p w14:paraId="385297CA" w14:textId="77777777" w:rsidR="000A1787" w:rsidRPr="00802990" w:rsidRDefault="000A1787" w:rsidP="00802990">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ins w:id="86" w:author="Chara Katiri" w:date="2015-04-11T19:19:00Z"/>
                <w:rFonts w:ascii="Times" w:eastAsia="Times New Roman" w:hAnsi="Times" w:cs="Times New Roman"/>
                <w:sz w:val="22"/>
                <w:szCs w:val="22"/>
                <w:lang w:val="en-GB"/>
              </w:rPr>
            </w:pPr>
            <w:ins w:id="87" w:author="Chara Katiri" w:date="2015-04-11T19:19:00Z">
              <w:r w:rsidRPr="00802990">
                <w:rPr>
                  <w:rFonts w:ascii="Times" w:eastAsia="Times New Roman" w:hAnsi="Times" w:cs="Times New Roman"/>
                  <w:sz w:val="22"/>
                  <w:szCs w:val="22"/>
                  <w:lang w:val="en-GB"/>
                </w:rPr>
                <w:t>High Level Design</w:t>
              </w:r>
            </w:ins>
          </w:p>
        </w:tc>
      </w:tr>
      <w:tr w:rsidR="000A1787" w:rsidRPr="00802990" w14:paraId="40B7720D"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3B6B115B" w14:textId="77777777" w:rsidR="000A1787" w:rsidRPr="00802990" w:rsidRDefault="000A1787" w:rsidP="00802990">
            <w:pPr>
              <w:spacing w:after="240" w:line="360" w:lineRule="auto"/>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HTTPS</w:t>
            </w:r>
          </w:p>
        </w:tc>
        <w:tc>
          <w:tcPr>
            <w:tcW w:w="6804" w:type="dxa"/>
          </w:tcPr>
          <w:p w14:paraId="15859525" w14:textId="77777777" w:rsidR="000A1787" w:rsidRPr="00802990" w:rsidRDefault="000A1787" w:rsidP="00802990">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
            <w:r w:rsidRPr="00802990">
              <w:rPr>
                <w:rFonts w:ascii="Times" w:eastAsia="Times New Roman" w:hAnsi="Times" w:cs="Times New Roman"/>
                <w:sz w:val="22"/>
                <w:szCs w:val="22"/>
                <w:shd w:val="clear" w:color="auto" w:fill="FFFFFF"/>
                <w:lang w:val="en-GB"/>
              </w:rPr>
              <w:t>Hyper Text Protocol Secure</w:t>
            </w:r>
          </w:p>
        </w:tc>
      </w:tr>
      <w:tr w:rsidR="000A1787" w:rsidRPr="00802990" w14:paraId="0D868443" w14:textId="77777777" w:rsidTr="0062322A">
        <w:trPr>
          <w:cnfStyle w:val="000000100000" w:firstRow="0" w:lastRow="0" w:firstColumn="0" w:lastColumn="0" w:oddVBand="0" w:evenVBand="0" w:oddHBand="1" w:evenHBand="0" w:firstRowFirstColumn="0" w:firstRowLastColumn="0" w:lastRowFirstColumn="0" w:lastRowLastColumn="0"/>
          <w:ins w:id="88" w:author="Chara Katiri" w:date="2015-04-12T00:19:00Z"/>
        </w:trPr>
        <w:tc>
          <w:tcPr>
            <w:cnfStyle w:val="001000000000" w:firstRow="0" w:lastRow="0" w:firstColumn="1" w:lastColumn="0" w:oddVBand="0" w:evenVBand="0" w:oddHBand="0" w:evenHBand="0" w:firstRowFirstColumn="0" w:firstRowLastColumn="0" w:lastRowFirstColumn="0" w:lastRowLastColumn="0"/>
            <w:tcW w:w="2518" w:type="dxa"/>
          </w:tcPr>
          <w:p w14:paraId="589F2CBF" w14:textId="77777777" w:rsidR="000A1787" w:rsidRPr="00802990" w:rsidRDefault="000A1787" w:rsidP="00802990">
            <w:pPr>
              <w:spacing w:after="240" w:line="360" w:lineRule="auto"/>
              <w:contextualSpacing/>
              <w:jc w:val="both"/>
              <w:rPr>
                <w:ins w:id="89" w:author="Chara Katiri" w:date="2015-04-12T00:19:00Z"/>
                <w:rFonts w:ascii="Times" w:eastAsia="Times New Roman" w:hAnsi="Times" w:cs="Times New Roman"/>
                <w:sz w:val="22"/>
                <w:szCs w:val="22"/>
                <w:lang w:val="en-GB"/>
              </w:rPr>
            </w:pPr>
            <w:proofErr w:type="spellStart"/>
            <w:ins w:id="90" w:author="Chara Katiri" w:date="2015-04-12T00:19:00Z">
              <w:r w:rsidRPr="00802990">
                <w:rPr>
                  <w:rFonts w:ascii="Times" w:eastAsia="Times New Roman" w:hAnsi="Times" w:cs="Times New Roman"/>
                  <w:sz w:val="22"/>
                  <w:szCs w:val="22"/>
                  <w:lang w:val="en-GB"/>
                </w:rPr>
                <w:t>IoC</w:t>
              </w:r>
              <w:proofErr w:type="spellEnd"/>
            </w:ins>
          </w:p>
        </w:tc>
        <w:tc>
          <w:tcPr>
            <w:tcW w:w="6804" w:type="dxa"/>
          </w:tcPr>
          <w:p w14:paraId="6D8474EC" w14:textId="77777777" w:rsidR="000A1787" w:rsidRPr="00802990" w:rsidRDefault="000A1787" w:rsidP="00802990">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ins w:id="91" w:author="Chara Katiri" w:date="2015-04-12T00:19:00Z"/>
                <w:rFonts w:ascii="Times" w:eastAsia="Times New Roman" w:hAnsi="Times" w:cs="Times New Roman"/>
                <w:sz w:val="22"/>
                <w:szCs w:val="22"/>
                <w:lang w:val="en-GB"/>
              </w:rPr>
            </w:pPr>
            <w:ins w:id="92" w:author="Chara Katiri" w:date="2015-04-12T00:19:00Z">
              <w:r w:rsidRPr="00802990">
                <w:rPr>
                  <w:rFonts w:ascii="Times" w:eastAsia="Times New Roman" w:hAnsi="Times" w:cs="Times New Roman"/>
                  <w:sz w:val="22"/>
                  <w:szCs w:val="22"/>
                  <w:lang w:val="en-GB"/>
                </w:rPr>
                <w:t>Inversion of Control</w:t>
              </w:r>
            </w:ins>
          </w:p>
        </w:tc>
      </w:tr>
      <w:tr w:rsidR="000A1787" w:rsidRPr="00802990" w14:paraId="4AEBCF81"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7C8CC1FF" w14:textId="77777777" w:rsidR="000A1787" w:rsidRPr="00802990" w:rsidRDefault="000A1787" w:rsidP="00802990">
            <w:pPr>
              <w:spacing w:after="240" w:line="360" w:lineRule="auto"/>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IST</w:t>
            </w:r>
          </w:p>
        </w:tc>
        <w:tc>
          <w:tcPr>
            <w:tcW w:w="6804" w:type="dxa"/>
          </w:tcPr>
          <w:p w14:paraId="3EFB54AA" w14:textId="77777777" w:rsidR="000A1787" w:rsidRPr="00802990" w:rsidRDefault="000A1787" w:rsidP="00802990">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
            <w:r w:rsidRPr="00802990">
              <w:rPr>
                <w:rFonts w:ascii="Times" w:eastAsia="Times New Roman" w:hAnsi="Times" w:cs="Times New Roman"/>
                <w:sz w:val="22"/>
                <w:szCs w:val="22"/>
                <w:lang w:val="en-GB"/>
              </w:rPr>
              <w:t>Integrated Systems Testing</w:t>
            </w:r>
          </w:p>
        </w:tc>
      </w:tr>
      <w:tr w:rsidR="000A1787" w:rsidRPr="00802990" w14:paraId="082123B2"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53846838" w14:textId="77777777" w:rsidR="000A1787" w:rsidRPr="00802990" w:rsidRDefault="000A1787" w:rsidP="00802990">
            <w:pPr>
              <w:spacing w:after="240" w:line="360" w:lineRule="auto"/>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JDBC</w:t>
            </w:r>
          </w:p>
        </w:tc>
        <w:tc>
          <w:tcPr>
            <w:tcW w:w="6804" w:type="dxa"/>
          </w:tcPr>
          <w:p w14:paraId="199F1CD0" w14:textId="77777777" w:rsidR="000A1787" w:rsidRPr="00802990" w:rsidRDefault="000A1787" w:rsidP="00802990">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
            <w:r w:rsidRPr="00802990">
              <w:rPr>
                <w:rFonts w:ascii="Times" w:eastAsia="Times New Roman" w:hAnsi="Times" w:cs="Times New Roman"/>
                <w:sz w:val="22"/>
                <w:szCs w:val="22"/>
                <w:lang w:val="en-GB"/>
              </w:rPr>
              <w:t xml:space="preserve">Java </w:t>
            </w:r>
            <w:proofErr w:type="spellStart"/>
            <w:r w:rsidRPr="00802990">
              <w:rPr>
                <w:rFonts w:ascii="Times" w:eastAsia="Times New Roman" w:hAnsi="Times" w:cs="Times New Roman"/>
                <w:sz w:val="22"/>
                <w:szCs w:val="22"/>
                <w:lang w:val="en-GB"/>
              </w:rPr>
              <w:t>DataBase</w:t>
            </w:r>
            <w:proofErr w:type="spellEnd"/>
            <w:r w:rsidRPr="00802990">
              <w:rPr>
                <w:rFonts w:ascii="Times" w:eastAsia="Times New Roman" w:hAnsi="Times" w:cs="Times New Roman"/>
                <w:sz w:val="22"/>
                <w:szCs w:val="22"/>
                <w:lang w:val="en-GB"/>
              </w:rPr>
              <w:t xml:space="preserve"> Connectivity</w:t>
            </w:r>
          </w:p>
        </w:tc>
      </w:tr>
      <w:tr w:rsidR="000A1787" w:rsidRPr="00802990" w14:paraId="1DC355A8"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7A6305C1" w14:textId="77777777" w:rsidR="000A1787" w:rsidRPr="00802990" w:rsidRDefault="000A1787" w:rsidP="00802990">
            <w:pPr>
              <w:spacing w:after="240" w:line="360" w:lineRule="auto"/>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JMS</w:t>
            </w:r>
          </w:p>
        </w:tc>
        <w:tc>
          <w:tcPr>
            <w:tcW w:w="6804" w:type="dxa"/>
          </w:tcPr>
          <w:p w14:paraId="43E0AFC1" w14:textId="77777777" w:rsidR="000A1787" w:rsidRPr="00802990" w:rsidRDefault="000A1787" w:rsidP="00802990">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
            <w:r w:rsidRPr="00802990">
              <w:rPr>
                <w:rFonts w:ascii="Times" w:eastAsia="Times New Roman" w:hAnsi="Times" w:cs="Times New Roman"/>
                <w:sz w:val="22"/>
                <w:szCs w:val="22"/>
                <w:lang w:val="en-GB"/>
              </w:rPr>
              <w:t>Java Message Service</w:t>
            </w:r>
          </w:p>
        </w:tc>
      </w:tr>
      <w:tr w:rsidR="000A1787" w:rsidRPr="00802990" w14:paraId="387ACF72" w14:textId="77777777" w:rsidTr="0062322A">
        <w:trPr>
          <w:cnfStyle w:val="000000100000" w:firstRow="0" w:lastRow="0" w:firstColumn="0" w:lastColumn="0" w:oddVBand="0" w:evenVBand="0" w:oddHBand="1" w:evenHBand="0" w:firstRowFirstColumn="0" w:firstRowLastColumn="0" w:lastRowFirstColumn="0" w:lastRowLastColumn="0"/>
          <w:ins w:id="93" w:author="Chara Katiri" w:date="2015-04-11T02:13:00Z"/>
        </w:trPr>
        <w:tc>
          <w:tcPr>
            <w:cnfStyle w:val="001000000000" w:firstRow="0" w:lastRow="0" w:firstColumn="1" w:lastColumn="0" w:oddVBand="0" w:evenVBand="0" w:oddHBand="0" w:evenHBand="0" w:firstRowFirstColumn="0" w:firstRowLastColumn="0" w:lastRowFirstColumn="0" w:lastRowLastColumn="0"/>
            <w:tcW w:w="2518" w:type="dxa"/>
          </w:tcPr>
          <w:p w14:paraId="69B9E000" w14:textId="77777777" w:rsidR="000A1787" w:rsidRPr="00802990" w:rsidRDefault="000A1787" w:rsidP="00802990">
            <w:pPr>
              <w:spacing w:after="240" w:line="360" w:lineRule="auto"/>
              <w:contextualSpacing/>
              <w:jc w:val="both"/>
              <w:rPr>
                <w:ins w:id="94" w:author="Chara Katiri" w:date="2015-04-11T02:13:00Z"/>
                <w:rFonts w:ascii="Times" w:eastAsia="Times New Roman" w:hAnsi="Times" w:cs="Times New Roman"/>
                <w:sz w:val="22"/>
                <w:szCs w:val="22"/>
                <w:lang w:val="en-GB"/>
              </w:rPr>
            </w:pPr>
            <w:ins w:id="95" w:author="Chara Katiri" w:date="2015-04-11T02:13:00Z">
              <w:r w:rsidRPr="00802990">
                <w:rPr>
                  <w:rFonts w:ascii="Times" w:eastAsia="Times New Roman" w:hAnsi="Times" w:cs="Times New Roman"/>
                  <w:sz w:val="22"/>
                  <w:szCs w:val="22"/>
                  <w:lang w:val="en-GB"/>
                </w:rPr>
                <w:t>JSF</w:t>
              </w:r>
            </w:ins>
          </w:p>
        </w:tc>
        <w:tc>
          <w:tcPr>
            <w:tcW w:w="6804" w:type="dxa"/>
          </w:tcPr>
          <w:p w14:paraId="1AD35544" w14:textId="77777777" w:rsidR="000A1787" w:rsidRPr="00802990" w:rsidRDefault="000A1787"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96" w:author="Chara Katiri" w:date="2015-04-11T02:13:00Z"/>
                <w:rFonts w:ascii="Times" w:eastAsia="Times New Roman" w:hAnsi="Times" w:cs="Times New Roman"/>
                <w:sz w:val="22"/>
                <w:szCs w:val="22"/>
                <w:lang w:val="en-GB"/>
              </w:rPr>
            </w:pPr>
            <w:ins w:id="97" w:author="Chara Katiri" w:date="2015-04-11T02:13:00Z">
              <w:r w:rsidRPr="00802990">
                <w:rPr>
                  <w:rFonts w:ascii="Times" w:eastAsia="Times New Roman" w:hAnsi="Times" w:cs="Times New Roman"/>
                  <w:sz w:val="22"/>
                  <w:szCs w:val="22"/>
                  <w:lang w:val="en-GB"/>
                </w:rPr>
                <w:t xml:space="preserve">Java Server Faces </w:t>
              </w:r>
            </w:ins>
          </w:p>
        </w:tc>
      </w:tr>
      <w:tr w:rsidR="000A1787" w:rsidRPr="00802990" w14:paraId="4B5FF147" w14:textId="77777777" w:rsidTr="0062322A">
        <w:trPr>
          <w:ins w:id="98" w:author="Chara Katiri" w:date="2015-04-11T02:11:00Z"/>
        </w:trPr>
        <w:tc>
          <w:tcPr>
            <w:cnfStyle w:val="001000000000" w:firstRow="0" w:lastRow="0" w:firstColumn="1" w:lastColumn="0" w:oddVBand="0" w:evenVBand="0" w:oddHBand="0" w:evenHBand="0" w:firstRowFirstColumn="0" w:firstRowLastColumn="0" w:lastRowFirstColumn="0" w:lastRowLastColumn="0"/>
            <w:tcW w:w="2518" w:type="dxa"/>
          </w:tcPr>
          <w:p w14:paraId="5A7515AA" w14:textId="77777777" w:rsidR="000A1787" w:rsidRPr="00802990" w:rsidRDefault="000A1787" w:rsidP="00802990">
            <w:pPr>
              <w:spacing w:after="240" w:line="360" w:lineRule="auto"/>
              <w:contextualSpacing/>
              <w:jc w:val="both"/>
              <w:rPr>
                <w:ins w:id="99" w:author="Chara Katiri" w:date="2015-04-11T02:11:00Z"/>
                <w:rFonts w:ascii="Times" w:eastAsia="Times New Roman" w:hAnsi="Times" w:cs="Times New Roman"/>
                <w:sz w:val="22"/>
                <w:szCs w:val="22"/>
                <w:lang w:val="en-GB"/>
              </w:rPr>
            </w:pPr>
            <w:ins w:id="100" w:author="Chara Katiri" w:date="2015-04-11T02:11:00Z">
              <w:r w:rsidRPr="00802990">
                <w:rPr>
                  <w:rFonts w:ascii="Times" w:eastAsia="Times New Roman" w:hAnsi="Times" w:cs="Times New Roman"/>
                  <w:sz w:val="22"/>
                  <w:szCs w:val="22"/>
                  <w:lang w:val="en-GB"/>
                </w:rPr>
                <w:t>JSR</w:t>
              </w:r>
            </w:ins>
          </w:p>
        </w:tc>
        <w:tc>
          <w:tcPr>
            <w:tcW w:w="6804" w:type="dxa"/>
          </w:tcPr>
          <w:p w14:paraId="58CCFF03" w14:textId="77777777" w:rsidR="000A1787" w:rsidRPr="00802990" w:rsidRDefault="000A1787"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01" w:author="Chara Katiri" w:date="2015-04-11T02:11:00Z"/>
                <w:rFonts w:ascii="Times" w:eastAsia="Times New Roman" w:hAnsi="Times" w:cs="Times New Roman"/>
                <w:sz w:val="22"/>
                <w:szCs w:val="22"/>
                <w:lang w:val="en-GB"/>
              </w:rPr>
            </w:pPr>
            <w:bookmarkStart w:id="102" w:name="orig"/>
            <w:ins w:id="103" w:author="Chara Katiri" w:date="2015-04-11T02:11:00Z">
              <w:r w:rsidRPr="00802990">
                <w:rPr>
                  <w:rFonts w:ascii="Times" w:eastAsia="Times New Roman" w:hAnsi="Times" w:cs="Times New Roman"/>
                  <w:sz w:val="22"/>
                  <w:szCs w:val="22"/>
                  <w:lang w:val="en-GB"/>
                </w:rPr>
                <w:t xml:space="preserve">Java Specification Request </w:t>
              </w:r>
              <w:bookmarkEnd w:id="102"/>
            </w:ins>
          </w:p>
        </w:tc>
      </w:tr>
      <w:tr w:rsidR="000A1787" w:rsidRPr="00802990" w14:paraId="67067EE5" w14:textId="77777777" w:rsidTr="0062322A">
        <w:trPr>
          <w:cnfStyle w:val="000000100000" w:firstRow="0" w:lastRow="0" w:firstColumn="0" w:lastColumn="0" w:oddVBand="0" w:evenVBand="0" w:oddHBand="1" w:evenHBand="0" w:firstRowFirstColumn="0" w:firstRowLastColumn="0" w:lastRowFirstColumn="0" w:lastRowLastColumn="0"/>
          <w:ins w:id="104" w:author="Chara Katiri" w:date="2015-04-11T19:19:00Z"/>
        </w:trPr>
        <w:tc>
          <w:tcPr>
            <w:cnfStyle w:val="001000000000" w:firstRow="0" w:lastRow="0" w:firstColumn="1" w:lastColumn="0" w:oddVBand="0" w:evenVBand="0" w:oddHBand="0" w:evenHBand="0" w:firstRowFirstColumn="0" w:firstRowLastColumn="0" w:lastRowFirstColumn="0" w:lastRowLastColumn="0"/>
            <w:tcW w:w="2518" w:type="dxa"/>
          </w:tcPr>
          <w:p w14:paraId="3AB80CCE" w14:textId="77777777" w:rsidR="000A1787" w:rsidRPr="00802990" w:rsidRDefault="000A1787" w:rsidP="00802990">
            <w:pPr>
              <w:spacing w:after="240" w:line="360" w:lineRule="auto"/>
              <w:contextualSpacing/>
              <w:jc w:val="both"/>
              <w:rPr>
                <w:ins w:id="105" w:author="Chara Katiri" w:date="2015-04-11T19:19:00Z"/>
                <w:rFonts w:ascii="Times" w:eastAsia="Times New Roman" w:hAnsi="Times" w:cs="Times New Roman"/>
                <w:sz w:val="22"/>
                <w:szCs w:val="22"/>
                <w:lang w:val="en-GB"/>
              </w:rPr>
            </w:pPr>
            <w:ins w:id="106" w:author="Chara Katiri" w:date="2015-04-11T19:19:00Z">
              <w:r w:rsidRPr="00802990">
                <w:rPr>
                  <w:rFonts w:ascii="Times" w:eastAsia="Times New Roman" w:hAnsi="Times" w:cs="Times New Roman"/>
                  <w:sz w:val="22"/>
                  <w:szCs w:val="22"/>
                  <w:lang w:val="en-GB"/>
                </w:rPr>
                <w:t>LLD</w:t>
              </w:r>
            </w:ins>
          </w:p>
        </w:tc>
        <w:tc>
          <w:tcPr>
            <w:tcW w:w="6804" w:type="dxa"/>
          </w:tcPr>
          <w:p w14:paraId="41D016C6" w14:textId="77777777" w:rsidR="000A1787" w:rsidRPr="00802990" w:rsidRDefault="000A1787" w:rsidP="00802990">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ins w:id="107" w:author="Chara Katiri" w:date="2015-04-11T19:19:00Z"/>
                <w:rFonts w:ascii="Times" w:eastAsia="Times New Roman" w:hAnsi="Times" w:cs="Times New Roman"/>
                <w:sz w:val="22"/>
                <w:szCs w:val="22"/>
                <w:lang w:val="en-GB"/>
              </w:rPr>
            </w:pPr>
            <w:ins w:id="108" w:author="Chara Katiri" w:date="2015-04-11T19:20:00Z">
              <w:r w:rsidRPr="00802990">
                <w:rPr>
                  <w:rFonts w:ascii="Times" w:eastAsia="Times New Roman" w:hAnsi="Times" w:cs="Times New Roman"/>
                  <w:sz w:val="22"/>
                  <w:szCs w:val="22"/>
                  <w:lang w:val="en-GB"/>
                </w:rPr>
                <w:t xml:space="preserve">Low Level Design </w:t>
              </w:r>
            </w:ins>
          </w:p>
        </w:tc>
      </w:tr>
      <w:tr w:rsidR="000A1787" w:rsidRPr="00802990" w14:paraId="713E5944"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7F3F16A4" w14:textId="77777777" w:rsidR="000A1787" w:rsidRPr="00802990" w:rsidRDefault="000A1787" w:rsidP="00802990">
            <w:pPr>
              <w:spacing w:after="240" w:line="360" w:lineRule="auto"/>
              <w:contextualSpacing/>
              <w:jc w:val="both"/>
              <w:rPr>
                <w:rFonts w:ascii="Times" w:eastAsia="Times New Roman" w:hAnsi="Times" w:cs="Times New Roman"/>
                <w:sz w:val="22"/>
                <w:szCs w:val="22"/>
                <w:lang w:val="en-GB"/>
              </w:rPr>
            </w:pPr>
            <w:proofErr w:type="spellStart"/>
            <w:r w:rsidRPr="00802990">
              <w:rPr>
                <w:rFonts w:ascii="Times" w:eastAsia="Times New Roman" w:hAnsi="Times" w:cs="Times New Roman"/>
                <w:sz w:val="22"/>
                <w:szCs w:val="22"/>
                <w:lang w:val="en-GB"/>
              </w:rPr>
              <w:t>MoSCow</w:t>
            </w:r>
            <w:proofErr w:type="spellEnd"/>
          </w:p>
        </w:tc>
        <w:tc>
          <w:tcPr>
            <w:tcW w:w="6804" w:type="dxa"/>
          </w:tcPr>
          <w:p w14:paraId="325490A8" w14:textId="77777777" w:rsidR="000A1787" w:rsidRPr="00802990" w:rsidRDefault="000A1787" w:rsidP="00802990">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
            <w:r w:rsidRPr="00802990">
              <w:rPr>
                <w:rFonts w:ascii="Times" w:eastAsia="Times New Roman" w:hAnsi="Times" w:cs="Times New Roman"/>
                <w:sz w:val="22"/>
                <w:szCs w:val="22"/>
                <w:lang w:val="en-GB"/>
              </w:rPr>
              <w:t>Must</w:t>
            </w:r>
            <w:ins w:id="109" w:author="Chara Katiri" w:date="2015-04-10T19:31:00Z">
              <w:r w:rsidRPr="00802990">
                <w:rPr>
                  <w:rFonts w:ascii="Times" w:eastAsia="Times New Roman" w:hAnsi="Times" w:cs="Times New Roman"/>
                  <w:sz w:val="22"/>
                  <w:szCs w:val="22"/>
                  <w:lang w:val="en-GB"/>
                </w:rPr>
                <w:t xml:space="preserve">, </w:t>
              </w:r>
            </w:ins>
            <w:r w:rsidRPr="00802990">
              <w:rPr>
                <w:rFonts w:ascii="Times" w:eastAsia="Times New Roman" w:hAnsi="Times" w:cs="Times New Roman"/>
                <w:sz w:val="22"/>
                <w:szCs w:val="22"/>
                <w:lang w:val="en-GB"/>
              </w:rPr>
              <w:t>Should</w:t>
            </w:r>
            <w:ins w:id="110" w:author="Chara Katiri" w:date="2015-04-10T19:31:00Z">
              <w:r w:rsidRPr="00802990">
                <w:rPr>
                  <w:rFonts w:ascii="Times" w:eastAsia="Times New Roman" w:hAnsi="Times" w:cs="Times New Roman"/>
                  <w:sz w:val="22"/>
                  <w:szCs w:val="22"/>
                  <w:lang w:val="en-GB"/>
                </w:rPr>
                <w:t>,</w:t>
              </w:r>
            </w:ins>
            <w:r w:rsidRPr="00802990">
              <w:rPr>
                <w:rFonts w:ascii="Times" w:eastAsia="Times New Roman" w:hAnsi="Times" w:cs="Times New Roman"/>
                <w:sz w:val="22"/>
                <w:szCs w:val="22"/>
                <w:lang w:val="en-GB"/>
              </w:rPr>
              <w:t xml:space="preserve"> Could or Won’t</w:t>
            </w:r>
          </w:p>
        </w:tc>
      </w:tr>
      <w:tr w:rsidR="000A1787" w:rsidRPr="00802990" w14:paraId="379FEC43"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FF3768B" w14:textId="77777777" w:rsidR="000A1787" w:rsidRPr="00802990" w:rsidRDefault="000A1787" w:rsidP="00802990">
            <w:pPr>
              <w:spacing w:after="240" w:line="360" w:lineRule="auto"/>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MVC</w:t>
            </w:r>
          </w:p>
        </w:tc>
        <w:tc>
          <w:tcPr>
            <w:tcW w:w="6804" w:type="dxa"/>
          </w:tcPr>
          <w:p w14:paraId="3A17A19E" w14:textId="77777777" w:rsidR="000A1787" w:rsidRPr="00802990" w:rsidRDefault="000A1787" w:rsidP="00802990">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
            <w:r w:rsidRPr="00802990">
              <w:rPr>
                <w:rFonts w:ascii="Times" w:eastAsia="Times New Roman" w:hAnsi="Times" w:cs="Times New Roman"/>
                <w:sz w:val="22"/>
                <w:szCs w:val="22"/>
                <w:lang w:val="en-GB"/>
              </w:rPr>
              <w:t>Model View Controller</w:t>
            </w:r>
          </w:p>
        </w:tc>
      </w:tr>
      <w:tr w:rsidR="000A1787" w:rsidRPr="00802990" w14:paraId="2A7FB7E8" w14:textId="77777777" w:rsidTr="0062322A">
        <w:trPr>
          <w:ins w:id="111" w:author="Chara Katiri" w:date="2015-04-10T23:10:00Z"/>
        </w:trPr>
        <w:tc>
          <w:tcPr>
            <w:cnfStyle w:val="001000000000" w:firstRow="0" w:lastRow="0" w:firstColumn="1" w:lastColumn="0" w:oddVBand="0" w:evenVBand="0" w:oddHBand="0" w:evenHBand="0" w:firstRowFirstColumn="0" w:firstRowLastColumn="0" w:lastRowFirstColumn="0" w:lastRowLastColumn="0"/>
            <w:tcW w:w="2518" w:type="dxa"/>
          </w:tcPr>
          <w:p w14:paraId="0D379338" w14:textId="77777777" w:rsidR="000A1787" w:rsidRPr="00802990" w:rsidRDefault="000A1787" w:rsidP="00802990">
            <w:pPr>
              <w:spacing w:after="240" w:line="360" w:lineRule="auto"/>
              <w:contextualSpacing/>
              <w:jc w:val="both"/>
              <w:rPr>
                <w:ins w:id="112" w:author="Chara Katiri" w:date="2015-04-10T23:10:00Z"/>
                <w:rFonts w:ascii="Times" w:eastAsia="Times New Roman" w:hAnsi="Times" w:cs="Times New Roman"/>
                <w:sz w:val="22"/>
                <w:szCs w:val="22"/>
                <w:lang w:val="en-GB"/>
              </w:rPr>
            </w:pPr>
            <w:ins w:id="113" w:author="Chara Katiri" w:date="2015-04-10T23:10:00Z">
              <w:r w:rsidRPr="00802990">
                <w:rPr>
                  <w:rFonts w:ascii="Times" w:eastAsia="Times New Roman" w:hAnsi="Times" w:cs="Times New Roman"/>
                  <w:sz w:val="22"/>
                  <w:szCs w:val="22"/>
                  <w:lang w:val="en-GB"/>
                </w:rPr>
                <w:t>MySQL</w:t>
              </w:r>
            </w:ins>
          </w:p>
        </w:tc>
        <w:tc>
          <w:tcPr>
            <w:tcW w:w="6804" w:type="dxa"/>
          </w:tcPr>
          <w:p w14:paraId="28178CC2" w14:textId="77777777" w:rsidR="000A1787" w:rsidRPr="00802990" w:rsidRDefault="000A1787"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14" w:author="Chara Katiri" w:date="2015-04-10T23:10:00Z"/>
                <w:rFonts w:ascii="Times" w:eastAsia="Times New Roman" w:hAnsi="Times" w:cs="Times New Roman"/>
                <w:sz w:val="22"/>
                <w:szCs w:val="22"/>
                <w:lang w:val="en-GB"/>
              </w:rPr>
            </w:pPr>
            <w:ins w:id="115" w:author="Chara Katiri" w:date="2015-04-10T23:10:00Z">
              <w:r w:rsidRPr="00802990">
                <w:rPr>
                  <w:rFonts w:ascii="Times" w:eastAsia="Times New Roman" w:hAnsi="Times" w:cs="Times New Roman"/>
                  <w:sz w:val="22"/>
                  <w:szCs w:val="22"/>
                  <w:lang w:val="en-GB"/>
                </w:rPr>
                <w:t xml:space="preserve">My Sequel </w:t>
              </w:r>
            </w:ins>
          </w:p>
        </w:tc>
      </w:tr>
      <w:tr w:rsidR="000A1787" w:rsidRPr="00802990" w14:paraId="13A5D0C8" w14:textId="77777777" w:rsidTr="0062322A">
        <w:trPr>
          <w:cnfStyle w:val="000000100000" w:firstRow="0" w:lastRow="0" w:firstColumn="0" w:lastColumn="0" w:oddVBand="0" w:evenVBand="0" w:oddHBand="1" w:evenHBand="0" w:firstRowFirstColumn="0" w:firstRowLastColumn="0" w:lastRowFirstColumn="0" w:lastRowLastColumn="0"/>
          <w:ins w:id="116" w:author="Chara Katiri" w:date="2015-04-10T23:09:00Z"/>
        </w:trPr>
        <w:tc>
          <w:tcPr>
            <w:cnfStyle w:val="001000000000" w:firstRow="0" w:lastRow="0" w:firstColumn="1" w:lastColumn="0" w:oddVBand="0" w:evenVBand="0" w:oddHBand="0" w:evenHBand="0" w:firstRowFirstColumn="0" w:firstRowLastColumn="0" w:lastRowFirstColumn="0" w:lastRowLastColumn="0"/>
            <w:tcW w:w="2518" w:type="dxa"/>
          </w:tcPr>
          <w:p w14:paraId="00BF196D" w14:textId="77777777" w:rsidR="000A1787" w:rsidRPr="00802990" w:rsidRDefault="000A1787" w:rsidP="00802990">
            <w:pPr>
              <w:spacing w:after="240" w:line="360" w:lineRule="auto"/>
              <w:contextualSpacing/>
              <w:jc w:val="both"/>
              <w:rPr>
                <w:ins w:id="117" w:author="Chara Katiri" w:date="2015-04-10T23:09:00Z"/>
                <w:rFonts w:ascii="Times" w:eastAsia="Times New Roman" w:hAnsi="Times" w:cs="Times New Roman"/>
                <w:sz w:val="22"/>
                <w:szCs w:val="22"/>
                <w:lang w:val="en-GB"/>
              </w:rPr>
            </w:pPr>
            <w:proofErr w:type="spellStart"/>
            <w:ins w:id="118" w:author="Chara Katiri" w:date="2015-04-10T23:10:00Z">
              <w:r w:rsidRPr="00802990">
                <w:rPr>
                  <w:rFonts w:ascii="Times" w:eastAsia="Times New Roman" w:hAnsi="Times" w:cs="Times New Roman"/>
                  <w:sz w:val="22"/>
                  <w:szCs w:val="22"/>
                  <w:lang w:val="en-GB"/>
                </w:rPr>
                <w:t>MySQLi</w:t>
              </w:r>
            </w:ins>
            <w:proofErr w:type="spellEnd"/>
          </w:p>
        </w:tc>
        <w:tc>
          <w:tcPr>
            <w:tcW w:w="6804" w:type="dxa"/>
          </w:tcPr>
          <w:p w14:paraId="3E3F0B6B" w14:textId="77777777" w:rsidR="000A1787" w:rsidRPr="00802990" w:rsidRDefault="000A1787"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119" w:author="Chara Katiri" w:date="2015-04-10T23:09:00Z"/>
                <w:rFonts w:ascii="Times" w:eastAsia="Times New Roman" w:hAnsi="Times" w:cs="Times New Roman"/>
                <w:sz w:val="22"/>
                <w:szCs w:val="22"/>
                <w:lang w:val="en-GB"/>
              </w:rPr>
            </w:pPr>
            <w:ins w:id="120" w:author="Chara Katiri" w:date="2015-04-10T23:10:00Z">
              <w:r w:rsidRPr="00802990">
                <w:rPr>
                  <w:rFonts w:ascii="Times" w:eastAsia="Times New Roman" w:hAnsi="Times" w:cs="Times New Roman"/>
                  <w:sz w:val="22"/>
                  <w:szCs w:val="22"/>
                  <w:lang w:val="en-GB"/>
                </w:rPr>
                <w:t>My Sequel Improved</w:t>
              </w:r>
            </w:ins>
          </w:p>
        </w:tc>
      </w:tr>
      <w:tr w:rsidR="000A1787" w:rsidRPr="00802990" w14:paraId="60794F99"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5B473D7B" w14:textId="77777777" w:rsidR="000A1787" w:rsidRPr="00802990" w:rsidRDefault="000A1787" w:rsidP="00802990">
            <w:pPr>
              <w:spacing w:after="240" w:line="360" w:lineRule="auto"/>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OOP</w:t>
            </w:r>
          </w:p>
        </w:tc>
        <w:tc>
          <w:tcPr>
            <w:tcW w:w="6804" w:type="dxa"/>
          </w:tcPr>
          <w:p w14:paraId="570E73B2" w14:textId="77777777" w:rsidR="000A1787" w:rsidRPr="00802990" w:rsidRDefault="000A1787" w:rsidP="00802990">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
            <w:r w:rsidRPr="00802990">
              <w:rPr>
                <w:rFonts w:ascii="Times" w:eastAsia="Times New Roman" w:hAnsi="Times" w:cs="Times New Roman"/>
                <w:sz w:val="22"/>
                <w:szCs w:val="22"/>
                <w:lang w:val="en-GB"/>
              </w:rPr>
              <w:t xml:space="preserve">Object Oriented Programming </w:t>
            </w:r>
          </w:p>
        </w:tc>
      </w:tr>
      <w:tr w:rsidR="000A1787" w:rsidRPr="00802990" w14:paraId="46C44CCC"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28EF9BEA" w14:textId="77777777" w:rsidR="000A1787" w:rsidRPr="00802990" w:rsidRDefault="000A1787" w:rsidP="00802990">
            <w:pPr>
              <w:spacing w:after="240" w:line="360" w:lineRule="auto"/>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ORM</w:t>
            </w:r>
          </w:p>
        </w:tc>
        <w:tc>
          <w:tcPr>
            <w:tcW w:w="6804" w:type="dxa"/>
          </w:tcPr>
          <w:p w14:paraId="0B3D391A" w14:textId="77777777" w:rsidR="000A1787" w:rsidRPr="00802990" w:rsidRDefault="000A1787" w:rsidP="00802990">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
            <w:r w:rsidRPr="00802990">
              <w:rPr>
                <w:rFonts w:ascii="Times" w:eastAsia="Times New Roman" w:hAnsi="Times" w:cs="Times New Roman"/>
                <w:sz w:val="22"/>
                <w:szCs w:val="22"/>
                <w:lang w:val="en-GB"/>
              </w:rPr>
              <w:t>Object Relational Mapping</w:t>
            </w:r>
          </w:p>
        </w:tc>
      </w:tr>
      <w:tr w:rsidR="000A1787" w:rsidRPr="00802990" w14:paraId="2CEE6E52"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73C30A58" w14:textId="77777777" w:rsidR="000A1787" w:rsidRPr="00802990" w:rsidRDefault="000A1787" w:rsidP="00802990">
            <w:pPr>
              <w:spacing w:after="240" w:line="360" w:lineRule="auto"/>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OXM</w:t>
            </w:r>
          </w:p>
        </w:tc>
        <w:tc>
          <w:tcPr>
            <w:tcW w:w="6804" w:type="dxa"/>
          </w:tcPr>
          <w:p w14:paraId="1C70C2D0" w14:textId="77777777" w:rsidR="000A1787" w:rsidRPr="00802990" w:rsidRDefault="000A1787" w:rsidP="00802990">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
            <w:r w:rsidRPr="00802990">
              <w:rPr>
                <w:rFonts w:ascii="Times" w:eastAsia="Times New Roman" w:hAnsi="Times" w:cs="Times New Roman"/>
                <w:sz w:val="22"/>
                <w:szCs w:val="22"/>
                <w:lang w:val="en-GB"/>
              </w:rPr>
              <w:t>Object/XML</w:t>
            </w:r>
          </w:p>
        </w:tc>
      </w:tr>
      <w:tr w:rsidR="000A1787" w:rsidRPr="00802990" w14:paraId="704BC261" w14:textId="77777777" w:rsidTr="0062322A">
        <w:trPr>
          <w:cnfStyle w:val="000000100000" w:firstRow="0" w:lastRow="0" w:firstColumn="0" w:lastColumn="0" w:oddVBand="0" w:evenVBand="0" w:oddHBand="1" w:evenHBand="0" w:firstRowFirstColumn="0" w:firstRowLastColumn="0" w:lastRowFirstColumn="0" w:lastRowLastColumn="0"/>
          <w:ins w:id="121" w:author="Chara Katiri" w:date="2015-04-12T01:22:00Z"/>
        </w:trPr>
        <w:tc>
          <w:tcPr>
            <w:cnfStyle w:val="001000000000" w:firstRow="0" w:lastRow="0" w:firstColumn="1" w:lastColumn="0" w:oddVBand="0" w:evenVBand="0" w:oddHBand="0" w:evenHBand="0" w:firstRowFirstColumn="0" w:firstRowLastColumn="0" w:lastRowFirstColumn="0" w:lastRowLastColumn="0"/>
            <w:tcW w:w="2518" w:type="dxa"/>
          </w:tcPr>
          <w:p w14:paraId="520B0193" w14:textId="77777777" w:rsidR="000A1787" w:rsidRPr="00802990" w:rsidRDefault="000A1787" w:rsidP="00802990">
            <w:pPr>
              <w:spacing w:after="240" w:line="360" w:lineRule="auto"/>
              <w:contextualSpacing/>
              <w:jc w:val="both"/>
              <w:rPr>
                <w:ins w:id="122" w:author="Chara Katiri" w:date="2015-04-12T01:22:00Z"/>
                <w:rFonts w:ascii="Times" w:eastAsia="Times New Roman" w:hAnsi="Times" w:cs="Times New Roman"/>
                <w:sz w:val="22"/>
                <w:szCs w:val="22"/>
                <w:lang w:val="en-GB"/>
              </w:rPr>
            </w:pPr>
            <w:ins w:id="123" w:author="Chara Katiri" w:date="2015-04-12T01:22:00Z">
              <w:r w:rsidRPr="00802990">
                <w:rPr>
                  <w:rFonts w:ascii="Times" w:eastAsia="Times New Roman" w:hAnsi="Times" w:cs="Times New Roman"/>
                  <w:sz w:val="22"/>
                  <w:szCs w:val="22"/>
                  <w:lang w:val="en-GB"/>
                </w:rPr>
                <w:t>POJO</w:t>
              </w:r>
            </w:ins>
          </w:p>
        </w:tc>
        <w:tc>
          <w:tcPr>
            <w:tcW w:w="6804" w:type="dxa"/>
          </w:tcPr>
          <w:p w14:paraId="0B4850AD" w14:textId="77777777" w:rsidR="000A1787" w:rsidRPr="00802990" w:rsidRDefault="000A1787" w:rsidP="00802990">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ins w:id="124" w:author="Chara Katiri" w:date="2015-04-12T01:22:00Z"/>
                <w:rFonts w:ascii="Times" w:eastAsia="Times New Roman" w:hAnsi="Times" w:cs="Times New Roman"/>
                <w:sz w:val="22"/>
                <w:szCs w:val="22"/>
                <w:lang w:val="en-GB"/>
              </w:rPr>
            </w:pPr>
            <w:ins w:id="125" w:author="Chara Katiri" w:date="2015-04-12T01:22:00Z">
              <w:r w:rsidRPr="00802990">
                <w:rPr>
                  <w:rFonts w:ascii="Times" w:eastAsia="Times New Roman" w:hAnsi="Times" w:cs="Times New Roman"/>
                  <w:sz w:val="22"/>
                  <w:szCs w:val="22"/>
                  <w:lang w:val="en-GB"/>
                </w:rPr>
                <w:t>Plain Old Java Object</w:t>
              </w:r>
            </w:ins>
          </w:p>
        </w:tc>
      </w:tr>
      <w:tr w:rsidR="000A1787" w:rsidRPr="00802990" w14:paraId="7CABE5F5"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256CF2A9" w14:textId="77777777" w:rsidR="000A1787" w:rsidRPr="00802990" w:rsidRDefault="000A1787" w:rsidP="00802990">
            <w:pPr>
              <w:spacing w:after="240" w:line="360" w:lineRule="auto"/>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R&amp;D</w:t>
            </w:r>
          </w:p>
        </w:tc>
        <w:tc>
          <w:tcPr>
            <w:tcW w:w="6804" w:type="dxa"/>
          </w:tcPr>
          <w:p w14:paraId="5FA5F4C4" w14:textId="77777777" w:rsidR="000A1787" w:rsidRPr="00802990" w:rsidRDefault="000A1787" w:rsidP="00802990">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
            <w:r w:rsidRPr="00802990">
              <w:rPr>
                <w:rFonts w:ascii="Times" w:eastAsia="Times New Roman" w:hAnsi="Times" w:cs="Times New Roman"/>
                <w:sz w:val="22"/>
                <w:szCs w:val="22"/>
                <w:lang w:val="en-GB"/>
              </w:rPr>
              <w:t xml:space="preserve">Research &amp; Development </w:t>
            </w:r>
          </w:p>
        </w:tc>
      </w:tr>
      <w:tr w:rsidR="000A1787" w:rsidRPr="00802990" w14:paraId="46C64CD1"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9A1D147" w14:textId="77777777" w:rsidR="000A1787" w:rsidRPr="00802990" w:rsidRDefault="000A1787" w:rsidP="00802990">
            <w:pPr>
              <w:spacing w:after="240" w:line="360" w:lineRule="auto"/>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RAD</w:t>
            </w:r>
          </w:p>
        </w:tc>
        <w:tc>
          <w:tcPr>
            <w:tcW w:w="6804" w:type="dxa"/>
          </w:tcPr>
          <w:p w14:paraId="7FE67292" w14:textId="77777777" w:rsidR="000A1787" w:rsidRPr="00802990" w:rsidRDefault="000A1787" w:rsidP="00802990">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
            <w:r w:rsidRPr="00802990">
              <w:rPr>
                <w:rFonts w:ascii="Times" w:eastAsia="Times New Roman" w:hAnsi="Times" w:cs="Times New Roman"/>
                <w:sz w:val="22"/>
                <w:szCs w:val="22"/>
                <w:lang w:val="en-GB"/>
              </w:rPr>
              <w:t xml:space="preserve">Rapid Application Development </w:t>
            </w:r>
          </w:p>
        </w:tc>
      </w:tr>
      <w:tr w:rsidR="000A1787" w:rsidRPr="00802990" w14:paraId="5431B811"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407DB87B" w14:textId="77777777" w:rsidR="000A1787" w:rsidRPr="00802990" w:rsidRDefault="000A1787" w:rsidP="00802990">
            <w:pPr>
              <w:spacing w:after="240" w:line="360" w:lineRule="auto"/>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SDLC</w:t>
            </w:r>
          </w:p>
        </w:tc>
        <w:tc>
          <w:tcPr>
            <w:tcW w:w="6804" w:type="dxa"/>
          </w:tcPr>
          <w:p w14:paraId="321B1642" w14:textId="77777777" w:rsidR="000A1787" w:rsidRPr="00802990" w:rsidRDefault="000A1787" w:rsidP="00802990">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
            <w:r w:rsidRPr="00802990">
              <w:rPr>
                <w:rFonts w:ascii="Times" w:eastAsia="Times New Roman" w:hAnsi="Times" w:cs="Times New Roman"/>
                <w:sz w:val="22"/>
                <w:szCs w:val="22"/>
                <w:shd w:val="clear" w:color="auto" w:fill="FFFFFF"/>
                <w:lang w:val="en-GB"/>
              </w:rPr>
              <w:t xml:space="preserve">Systems Development Life-Cycle </w:t>
            </w:r>
          </w:p>
        </w:tc>
      </w:tr>
      <w:tr w:rsidR="000A1787" w:rsidRPr="00802990" w14:paraId="4A3C848B"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126F5911" w14:textId="77777777" w:rsidR="000A1787" w:rsidRPr="00802990" w:rsidRDefault="000A1787" w:rsidP="00802990">
            <w:pPr>
              <w:spacing w:after="240" w:line="360" w:lineRule="auto"/>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UAT</w:t>
            </w:r>
          </w:p>
        </w:tc>
        <w:tc>
          <w:tcPr>
            <w:tcW w:w="6804" w:type="dxa"/>
          </w:tcPr>
          <w:p w14:paraId="54B8A270" w14:textId="77777777" w:rsidR="000A1787" w:rsidRPr="00802990" w:rsidRDefault="000A1787" w:rsidP="00802990">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
            <w:r w:rsidRPr="00802990">
              <w:rPr>
                <w:rFonts w:ascii="Times" w:eastAsia="Times New Roman" w:hAnsi="Times" w:cs="Times New Roman"/>
                <w:sz w:val="22"/>
                <w:szCs w:val="22"/>
                <w:lang w:val="en-GB"/>
              </w:rPr>
              <w:t>User Acceptance Testing</w:t>
            </w:r>
          </w:p>
        </w:tc>
      </w:tr>
      <w:tr w:rsidR="000A1787" w:rsidRPr="00802990" w14:paraId="62CFA7EE"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0EB5AAE1" w14:textId="77777777" w:rsidR="000A1787" w:rsidRPr="00802990" w:rsidRDefault="000A1787" w:rsidP="00802990">
            <w:pPr>
              <w:spacing w:after="240" w:line="360" w:lineRule="auto"/>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UBE</w:t>
            </w:r>
          </w:p>
        </w:tc>
        <w:tc>
          <w:tcPr>
            <w:tcW w:w="6804" w:type="dxa"/>
          </w:tcPr>
          <w:p w14:paraId="6A69402B" w14:textId="77777777" w:rsidR="000A1787" w:rsidRPr="00802990" w:rsidRDefault="000A1787" w:rsidP="00802990">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
            <w:r w:rsidRPr="00802990">
              <w:rPr>
                <w:rFonts w:ascii="Times" w:eastAsia="Times New Roman" w:hAnsi="Times" w:cs="Times New Roman"/>
                <w:sz w:val="22"/>
                <w:szCs w:val="22"/>
                <w:lang w:val="en-GB"/>
              </w:rPr>
              <w:t>Unsolicited Bulk Email</w:t>
            </w:r>
          </w:p>
        </w:tc>
      </w:tr>
      <w:tr w:rsidR="000A1787" w:rsidRPr="00802990" w14:paraId="48B831F5" w14:textId="77777777" w:rsidTr="0062322A">
        <w:trPr>
          <w:cnfStyle w:val="000000100000" w:firstRow="0" w:lastRow="0" w:firstColumn="0" w:lastColumn="0" w:oddVBand="0" w:evenVBand="0" w:oddHBand="1" w:evenHBand="0" w:firstRowFirstColumn="0" w:firstRowLastColumn="0" w:lastRowFirstColumn="0" w:lastRowLastColumn="0"/>
          <w:ins w:id="126" w:author="Chara Katiri" w:date="2015-04-10T23:09:00Z"/>
        </w:trPr>
        <w:tc>
          <w:tcPr>
            <w:cnfStyle w:val="001000000000" w:firstRow="0" w:lastRow="0" w:firstColumn="1" w:lastColumn="0" w:oddVBand="0" w:evenVBand="0" w:oddHBand="0" w:evenHBand="0" w:firstRowFirstColumn="0" w:firstRowLastColumn="0" w:lastRowFirstColumn="0" w:lastRowLastColumn="0"/>
            <w:tcW w:w="2518" w:type="dxa"/>
          </w:tcPr>
          <w:p w14:paraId="536A4E65" w14:textId="77777777" w:rsidR="000A1787" w:rsidRPr="00802990" w:rsidRDefault="000A1787" w:rsidP="00802990">
            <w:pPr>
              <w:spacing w:after="240" w:line="360" w:lineRule="auto"/>
              <w:contextualSpacing/>
              <w:jc w:val="both"/>
              <w:rPr>
                <w:ins w:id="127" w:author="Chara Katiri" w:date="2015-04-10T23:09:00Z"/>
                <w:rFonts w:ascii="Times" w:eastAsia="Times New Roman" w:hAnsi="Times" w:cs="Times New Roman"/>
                <w:sz w:val="22"/>
                <w:szCs w:val="22"/>
                <w:lang w:val="en-GB"/>
              </w:rPr>
            </w:pPr>
            <w:ins w:id="128" w:author="Chara Katiri" w:date="2015-04-10T23:09:00Z">
              <w:r w:rsidRPr="00802990">
                <w:rPr>
                  <w:rFonts w:ascii="Times" w:eastAsia="Times New Roman" w:hAnsi="Times" w:cs="Times New Roman"/>
                  <w:sz w:val="22"/>
                  <w:szCs w:val="22"/>
                  <w:lang w:val="en-GB"/>
                </w:rPr>
                <w:t>WAP</w:t>
              </w:r>
            </w:ins>
          </w:p>
        </w:tc>
        <w:tc>
          <w:tcPr>
            <w:tcW w:w="6804" w:type="dxa"/>
          </w:tcPr>
          <w:p w14:paraId="304E58FA" w14:textId="77777777" w:rsidR="000A1787" w:rsidRPr="00802990" w:rsidRDefault="000A1787" w:rsidP="00802990">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ins w:id="129" w:author="Chara Katiri" w:date="2015-04-10T23:09:00Z"/>
                <w:rFonts w:ascii="Times" w:eastAsia="Times New Roman" w:hAnsi="Times" w:cs="Times New Roman"/>
                <w:sz w:val="22"/>
                <w:szCs w:val="22"/>
                <w:lang w:val="en-GB"/>
              </w:rPr>
            </w:pPr>
            <w:ins w:id="130" w:author="Chara Katiri" w:date="2015-04-10T23:09:00Z">
              <w:r w:rsidRPr="00802990">
                <w:rPr>
                  <w:rFonts w:ascii="Times" w:eastAsia="Times New Roman" w:hAnsi="Times" w:cs="Times New Roman"/>
                  <w:sz w:val="22"/>
                  <w:szCs w:val="22"/>
                  <w:lang w:val="en-GB"/>
                </w:rPr>
                <w:t xml:space="preserve">Web Application Framework </w:t>
              </w:r>
            </w:ins>
          </w:p>
        </w:tc>
      </w:tr>
    </w:tbl>
    <w:p w14:paraId="42AD0459" w14:textId="77777777" w:rsidR="00A0554B" w:rsidRPr="00802990" w:rsidDel="000A1787" w:rsidRDefault="00A0554B" w:rsidP="00802990">
      <w:pPr>
        <w:spacing w:after="240" w:line="360" w:lineRule="auto"/>
        <w:contextualSpacing/>
        <w:jc w:val="both"/>
        <w:rPr>
          <w:del w:id="131" w:author="Chara Katiri" w:date="2015-04-12T03:32:00Z"/>
          <w:rFonts w:ascii="Times" w:eastAsia="Times New Roman" w:hAnsi="Times" w:cs="Times New Roman"/>
          <w:sz w:val="22"/>
          <w:szCs w:val="22"/>
          <w:lang w:val="en-GB"/>
        </w:rPr>
        <w:pPrChange w:id="132" w:author="Chara Katiri" w:date="2015-04-12T20:48:00Z">
          <w:pPr>
            <w:spacing w:after="240" w:line="360" w:lineRule="auto"/>
            <w:contextualSpacing/>
            <w:jc w:val="both"/>
          </w:pPr>
        </w:pPrChange>
      </w:pPr>
    </w:p>
    <w:p w14:paraId="2D5BA4CD" w14:textId="20F51AC2" w:rsidR="00A8546C" w:rsidRPr="00802990" w:rsidRDefault="00A0554B" w:rsidP="00802990">
      <w:pPr>
        <w:spacing w:line="360" w:lineRule="auto"/>
        <w:contextualSpacing/>
        <w:jc w:val="both"/>
        <w:rPr>
          <w:rFonts w:ascii="Times" w:eastAsia="Times New Roman" w:hAnsi="Times" w:cs="Times New Roman"/>
          <w:sz w:val="22"/>
          <w:szCs w:val="22"/>
          <w:lang w:val="en-GB"/>
        </w:rPr>
      </w:pPr>
      <w:del w:id="133" w:author="Chara Katiri" w:date="2015-04-12T03:32:00Z">
        <w:r w:rsidRPr="00802990" w:rsidDel="000A1787">
          <w:rPr>
            <w:rFonts w:ascii="Times" w:eastAsia="Times New Roman" w:hAnsi="Times" w:cs="Times New Roman"/>
            <w:sz w:val="22"/>
            <w:szCs w:val="22"/>
            <w:lang w:val="en-GB"/>
          </w:rPr>
          <w:br w:type="page"/>
        </w:r>
      </w:del>
    </w:p>
    <w:p w14:paraId="07B299E6" w14:textId="77777777" w:rsidR="00DF45F0" w:rsidRPr="00802990" w:rsidRDefault="00DF45F0" w:rsidP="00802990">
      <w:pPr>
        <w:pStyle w:val="Heading1"/>
        <w:numPr>
          <w:ilvl w:val="0"/>
          <w:numId w:val="10"/>
        </w:numPr>
        <w:spacing w:line="360" w:lineRule="auto"/>
        <w:contextualSpacing/>
        <w:jc w:val="both"/>
        <w:rPr>
          <w:rFonts w:ascii="Times" w:hAnsi="Times" w:cs="Times New Roman"/>
          <w:color w:val="auto"/>
          <w:sz w:val="22"/>
          <w:szCs w:val="22"/>
          <w:lang w:val="en-GB"/>
        </w:rPr>
      </w:pPr>
      <w:bookmarkStart w:id="134" w:name="_Toc290491135"/>
      <w:r w:rsidRPr="00802990">
        <w:rPr>
          <w:rFonts w:ascii="Times" w:hAnsi="Times" w:cs="Times New Roman"/>
          <w:color w:val="auto"/>
          <w:sz w:val="22"/>
          <w:szCs w:val="22"/>
          <w:lang w:val="en-GB"/>
        </w:rPr>
        <w:lastRenderedPageBreak/>
        <w:t>Introduction</w:t>
      </w:r>
      <w:bookmarkEnd w:id="134"/>
      <w:r w:rsidRPr="00802990">
        <w:rPr>
          <w:rFonts w:ascii="Times" w:hAnsi="Times" w:cs="Times New Roman"/>
          <w:color w:val="auto"/>
          <w:sz w:val="22"/>
          <w:szCs w:val="22"/>
          <w:lang w:val="en-GB"/>
        </w:rPr>
        <w:t xml:space="preserve"> </w:t>
      </w:r>
    </w:p>
    <w:p w14:paraId="1254DA84" w14:textId="4C86A8F1" w:rsidR="002C39F0" w:rsidRPr="00802990" w:rsidRDefault="002C39F0" w:rsidP="00802990">
      <w:pPr>
        <w:spacing w:line="360" w:lineRule="auto"/>
        <w:ind w:firstLine="360"/>
        <w:contextualSpacing/>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The purpose of this document is the detailed description of the project’s plan to design, develop and deliver </w:t>
      </w:r>
      <w:r w:rsidR="00924BA5" w:rsidRPr="00802990">
        <w:rPr>
          <w:rFonts w:ascii="Times" w:eastAsia="Times New Roman" w:hAnsi="Times" w:cs="Times New Roman"/>
          <w:sz w:val="22"/>
          <w:szCs w:val="22"/>
          <w:shd w:val="clear" w:color="auto" w:fill="FFFFFF"/>
          <w:lang w:val="en-GB"/>
        </w:rPr>
        <w:t>a digital</w:t>
      </w:r>
      <w:r w:rsidRPr="00802990">
        <w:rPr>
          <w:rFonts w:ascii="Times" w:eastAsia="Times New Roman" w:hAnsi="Times" w:cs="Times New Roman"/>
          <w:sz w:val="22"/>
          <w:szCs w:val="22"/>
          <w:shd w:val="clear" w:color="auto" w:fill="FFFFFF"/>
          <w:lang w:val="en-GB"/>
        </w:rPr>
        <w:t xml:space="preserve"> Pinboard website as a method to minimize the number of junk emails sent and received </w:t>
      </w:r>
      <w:r w:rsidR="00924BA5" w:rsidRPr="00802990">
        <w:rPr>
          <w:rFonts w:ascii="Times" w:eastAsia="Times New Roman" w:hAnsi="Times" w:cs="Times New Roman"/>
          <w:sz w:val="22"/>
          <w:szCs w:val="22"/>
          <w:shd w:val="clear" w:color="auto" w:fill="FFFFFF"/>
          <w:lang w:val="en-GB"/>
        </w:rPr>
        <w:t xml:space="preserve">between students </w:t>
      </w:r>
      <w:r w:rsidRPr="00802990">
        <w:rPr>
          <w:rFonts w:ascii="Times" w:eastAsia="Times New Roman" w:hAnsi="Times" w:cs="Times New Roman"/>
          <w:sz w:val="22"/>
          <w:szCs w:val="22"/>
          <w:shd w:val="clear" w:color="auto" w:fill="FFFFFF"/>
          <w:lang w:val="en-GB"/>
        </w:rPr>
        <w:t xml:space="preserve">in the </w:t>
      </w:r>
      <w:r w:rsidR="00EC0BC2" w:rsidRPr="00802990">
        <w:rPr>
          <w:rFonts w:ascii="Times" w:eastAsia="Times New Roman" w:hAnsi="Times" w:cs="Times New Roman"/>
          <w:sz w:val="22"/>
          <w:szCs w:val="22"/>
          <w:shd w:val="clear" w:color="auto" w:fill="FFFFFF"/>
          <w:lang w:val="en-GB"/>
        </w:rPr>
        <w:t>University</w:t>
      </w:r>
      <w:r w:rsidRPr="00802990">
        <w:rPr>
          <w:rFonts w:ascii="Times" w:eastAsia="Times New Roman" w:hAnsi="Times" w:cs="Times New Roman"/>
          <w:sz w:val="22"/>
          <w:szCs w:val="22"/>
          <w:shd w:val="clear" w:color="auto" w:fill="FFFFFF"/>
          <w:lang w:val="en-GB"/>
        </w:rPr>
        <w:t xml:space="preserve"> of Surrey. The project </w:t>
      </w:r>
      <w:r w:rsidR="003A56D6" w:rsidRPr="00802990">
        <w:rPr>
          <w:rFonts w:ascii="Times" w:eastAsia="Times New Roman" w:hAnsi="Times" w:cs="Times New Roman"/>
          <w:sz w:val="22"/>
          <w:szCs w:val="22"/>
          <w:shd w:val="clear" w:color="auto" w:fill="FFFFFF"/>
          <w:lang w:val="en-GB"/>
        </w:rPr>
        <w:t>is</w:t>
      </w:r>
      <w:r w:rsidRPr="00802990">
        <w:rPr>
          <w:rFonts w:ascii="Times" w:eastAsia="Times New Roman" w:hAnsi="Times" w:cs="Times New Roman"/>
          <w:sz w:val="22"/>
          <w:szCs w:val="22"/>
          <w:shd w:val="clear" w:color="auto" w:fill="FFFFFF"/>
          <w:lang w:val="en-GB"/>
        </w:rPr>
        <w:t xml:space="preserve"> developed as part of ‘COM3001 Professional Project’ module, taught by the </w:t>
      </w:r>
      <w:r w:rsidR="00EC0BC2" w:rsidRPr="00802990">
        <w:rPr>
          <w:rFonts w:ascii="Times" w:eastAsia="Times New Roman" w:hAnsi="Times" w:cs="Times New Roman"/>
          <w:sz w:val="22"/>
          <w:szCs w:val="22"/>
          <w:shd w:val="clear" w:color="auto" w:fill="FFFFFF"/>
          <w:lang w:val="en-GB"/>
        </w:rPr>
        <w:t>University</w:t>
      </w:r>
      <w:r w:rsidRPr="00802990">
        <w:rPr>
          <w:rFonts w:ascii="Times" w:eastAsia="Times New Roman" w:hAnsi="Times" w:cs="Times New Roman"/>
          <w:sz w:val="22"/>
          <w:szCs w:val="22"/>
          <w:shd w:val="clear" w:color="auto" w:fill="FFFFFF"/>
          <w:lang w:val="en-GB"/>
        </w:rPr>
        <w:t xml:space="preserve"> of Surrey, Department of Computing. </w:t>
      </w:r>
    </w:p>
    <w:p w14:paraId="5C4FAB7B" w14:textId="77777777" w:rsidR="005B7D10" w:rsidRPr="00802990" w:rsidRDefault="005B7D10" w:rsidP="00802990">
      <w:pPr>
        <w:spacing w:line="360" w:lineRule="auto"/>
        <w:ind w:firstLine="360"/>
        <w:contextualSpacing/>
        <w:jc w:val="both"/>
        <w:rPr>
          <w:rFonts w:ascii="Times" w:eastAsia="Times New Roman" w:hAnsi="Times" w:cs="Times New Roman"/>
          <w:sz w:val="22"/>
          <w:szCs w:val="22"/>
          <w:shd w:val="clear" w:color="auto" w:fill="FFFFFF"/>
          <w:lang w:val="en-GB"/>
        </w:rPr>
      </w:pPr>
    </w:p>
    <w:p w14:paraId="2633FC3C" w14:textId="77777777" w:rsidR="00C50791" w:rsidRPr="00802990" w:rsidRDefault="00C50791" w:rsidP="00802990">
      <w:pPr>
        <w:pStyle w:val="Heading2"/>
        <w:numPr>
          <w:ilvl w:val="1"/>
          <w:numId w:val="11"/>
        </w:numPr>
        <w:spacing w:line="360" w:lineRule="auto"/>
        <w:contextualSpacing/>
        <w:jc w:val="both"/>
        <w:rPr>
          <w:rFonts w:ascii="Times" w:hAnsi="Times" w:cs="Times New Roman"/>
          <w:color w:val="auto"/>
          <w:sz w:val="22"/>
          <w:szCs w:val="22"/>
          <w:lang w:val="en-GB"/>
        </w:rPr>
      </w:pPr>
      <w:bookmarkStart w:id="135" w:name="_Toc290491136"/>
      <w:r w:rsidRPr="00802990">
        <w:rPr>
          <w:rFonts w:ascii="Times" w:hAnsi="Times" w:cs="Times New Roman"/>
          <w:color w:val="auto"/>
          <w:sz w:val="22"/>
          <w:szCs w:val="22"/>
          <w:lang w:val="en-GB"/>
        </w:rPr>
        <w:t>Motivation</w:t>
      </w:r>
      <w:bookmarkEnd w:id="135"/>
    </w:p>
    <w:p w14:paraId="7B592D15" w14:textId="537C6EB0" w:rsidR="0090592B" w:rsidRPr="00802990" w:rsidRDefault="0090592B" w:rsidP="00802990">
      <w:pPr>
        <w:spacing w:line="360" w:lineRule="auto"/>
        <w:ind w:firstLine="720"/>
        <w:contextualSpacing/>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Nowadays, electronic mail is the predominant digital communication platform. According to Reuter’s survey [1], 85% of human population is connected online and communicate through email despite the number of</w:t>
      </w:r>
      <w:ins w:id="136" w:author="Chara Katiri" w:date="2015-04-10T19:32:00Z">
        <w:r w:rsidR="00302475" w:rsidRPr="00802990">
          <w:rPr>
            <w:rFonts w:ascii="Times" w:eastAsia="Times New Roman" w:hAnsi="Times" w:cs="Times New Roman"/>
            <w:sz w:val="22"/>
            <w:szCs w:val="22"/>
            <w:shd w:val="clear" w:color="auto" w:fill="FFFFFF"/>
            <w:lang w:val="en-GB"/>
          </w:rPr>
          <w:t xml:space="preserve"> other</w:t>
        </w:r>
      </w:ins>
      <w:r w:rsidRPr="00802990">
        <w:rPr>
          <w:rFonts w:ascii="Times" w:eastAsia="Times New Roman" w:hAnsi="Times" w:cs="Times New Roman"/>
          <w:sz w:val="22"/>
          <w:szCs w:val="22"/>
          <w:shd w:val="clear" w:color="auto" w:fill="FFFFFF"/>
          <w:lang w:val="en-GB"/>
        </w:rPr>
        <w:t xml:space="preserve"> social channels available. The Internet is overflowing with 100 million emails send and received daily [2], of which 97.4 millions are spam/junk [3]. </w:t>
      </w:r>
    </w:p>
    <w:p w14:paraId="2723698E" w14:textId="5016254B" w:rsidR="0090592B" w:rsidRPr="00802990" w:rsidRDefault="007176EB" w:rsidP="00802990">
      <w:pPr>
        <w:spacing w:line="360" w:lineRule="auto"/>
        <w:contextualSpacing/>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The question </w:t>
      </w:r>
      <w:r w:rsidR="005B7A82" w:rsidRPr="00802990">
        <w:rPr>
          <w:rFonts w:ascii="Times" w:eastAsia="Times New Roman" w:hAnsi="Times" w:cs="Times New Roman"/>
          <w:sz w:val="22"/>
          <w:szCs w:val="22"/>
          <w:shd w:val="clear" w:color="auto" w:fill="FFFFFF"/>
          <w:lang w:val="en-GB"/>
        </w:rPr>
        <w:t xml:space="preserve">investigated is </w:t>
      </w:r>
      <w:ins w:id="137" w:author="Chara Katiri" w:date="2015-04-10T19:33:00Z">
        <w:r w:rsidR="00302475" w:rsidRPr="00802990">
          <w:rPr>
            <w:rFonts w:ascii="Times" w:eastAsia="Times New Roman" w:hAnsi="Times" w:cs="Times New Roman"/>
            <w:sz w:val="22"/>
            <w:szCs w:val="22"/>
            <w:shd w:val="clear" w:color="auto" w:fill="FFFFFF"/>
            <w:lang w:val="en-GB"/>
          </w:rPr>
          <w:t xml:space="preserve">how to reduce the number of </w:t>
        </w:r>
      </w:ins>
      <w:ins w:id="138" w:author="Chara Katiri" w:date="2015-04-10T21:21:00Z">
        <w:r w:rsidR="00A730DF" w:rsidRPr="00802990">
          <w:rPr>
            <w:rFonts w:ascii="Times" w:eastAsia="Times New Roman" w:hAnsi="Times" w:cs="Times New Roman"/>
            <w:sz w:val="22"/>
            <w:szCs w:val="22"/>
            <w:shd w:val="clear" w:color="auto" w:fill="FFFFFF"/>
            <w:lang w:val="en-GB"/>
          </w:rPr>
          <w:t>‘junk’</w:t>
        </w:r>
      </w:ins>
      <w:ins w:id="139" w:author="Chara Katiri" w:date="2015-04-10T19:33:00Z">
        <w:r w:rsidR="00302475" w:rsidRPr="00802990">
          <w:rPr>
            <w:rFonts w:ascii="Times" w:eastAsia="Times New Roman" w:hAnsi="Times" w:cs="Times New Roman"/>
            <w:sz w:val="22"/>
            <w:szCs w:val="22"/>
            <w:shd w:val="clear" w:color="auto" w:fill="FFFFFF"/>
            <w:lang w:val="en-GB"/>
          </w:rPr>
          <w:t xml:space="preserve"> emails </w:t>
        </w:r>
      </w:ins>
      <w:ins w:id="140" w:author="Chara Katiri" w:date="2015-04-10T19:34:00Z">
        <w:r w:rsidR="00302475" w:rsidRPr="00802990">
          <w:rPr>
            <w:rFonts w:ascii="Times" w:eastAsia="Times New Roman" w:hAnsi="Times" w:cs="Times New Roman"/>
            <w:sz w:val="22"/>
            <w:szCs w:val="22"/>
            <w:shd w:val="clear" w:color="auto" w:fill="FFFFFF"/>
            <w:lang w:val="en-GB"/>
          </w:rPr>
          <w:t xml:space="preserve">send and received </w:t>
        </w:r>
      </w:ins>
      <w:ins w:id="141" w:author="Chara Katiri" w:date="2015-04-10T19:33:00Z">
        <w:r w:rsidR="00302475" w:rsidRPr="00802990">
          <w:rPr>
            <w:rFonts w:ascii="Times" w:eastAsia="Times New Roman" w:hAnsi="Times" w:cs="Times New Roman"/>
            <w:sz w:val="22"/>
            <w:szCs w:val="22"/>
            <w:shd w:val="clear" w:color="auto" w:fill="FFFFFF"/>
            <w:lang w:val="en-GB"/>
          </w:rPr>
          <w:t xml:space="preserve">within </w:t>
        </w:r>
      </w:ins>
      <w:r w:rsidR="0090592B" w:rsidRPr="00802990">
        <w:rPr>
          <w:rFonts w:ascii="Times" w:eastAsia="Times New Roman" w:hAnsi="Times" w:cs="Times New Roman"/>
          <w:sz w:val="22"/>
          <w:szCs w:val="22"/>
          <w:shd w:val="clear" w:color="auto" w:fill="FFFFFF"/>
          <w:lang w:val="en-GB"/>
        </w:rPr>
        <w:t xml:space="preserve">the </w:t>
      </w:r>
      <w:r w:rsidR="00EC0BC2" w:rsidRPr="00802990">
        <w:rPr>
          <w:rFonts w:ascii="Times" w:eastAsia="Times New Roman" w:hAnsi="Times" w:cs="Times New Roman"/>
          <w:sz w:val="22"/>
          <w:szCs w:val="22"/>
          <w:shd w:val="clear" w:color="auto" w:fill="FFFFFF"/>
          <w:lang w:val="en-GB"/>
        </w:rPr>
        <w:t>University</w:t>
      </w:r>
      <w:ins w:id="142" w:author="Chara Katiri" w:date="2015-04-10T19:34:00Z">
        <w:r w:rsidR="00302475" w:rsidRPr="00802990">
          <w:rPr>
            <w:rFonts w:ascii="Times" w:eastAsia="Times New Roman" w:hAnsi="Times" w:cs="Times New Roman"/>
            <w:sz w:val="22"/>
            <w:szCs w:val="22"/>
            <w:shd w:val="clear" w:color="auto" w:fill="FFFFFF"/>
            <w:lang w:val="en-GB"/>
          </w:rPr>
          <w:t xml:space="preserve"> of Surrey</w:t>
        </w:r>
      </w:ins>
      <w:r w:rsidR="0090592B" w:rsidRPr="00802990">
        <w:rPr>
          <w:rFonts w:ascii="Times" w:eastAsia="Times New Roman" w:hAnsi="Times" w:cs="Times New Roman"/>
          <w:sz w:val="22"/>
          <w:szCs w:val="22"/>
          <w:shd w:val="clear" w:color="auto" w:fill="FFFFFF"/>
          <w:lang w:val="en-GB"/>
        </w:rPr>
        <w:t xml:space="preserve"> environment.</w:t>
      </w:r>
    </w:p>
    <w:p w14:paraId="149527DB" w14:textId="77777777" w:rsidR="0090592B" w:rsidRPr="00802990" w:rsidRDefault="0090592B" w:rsidP="00802990">
      <w:pPr>
        <w:pStyle w:val="ListParagraph"/>
        <w:spacing w:after="240" w:line="360" w:lineRule="auto"/>
        <w:ind w:left="792"/>
        <w:jc w:val="both"/>
        <w:rPr>
          <w:rFonts w:ascii="Times" w:eastAsia="Times New Roman" w:hAnsi="Times" w:cs="Times New Roman"/>
          <w:sz w:val="22"/>
          <w:szCs w:val="22"/>
          <w:lang w:val="en-GB"/>
        </w:rPr>
      </w:pPr>
    </w:p>
    <w:p w14:paraId="3926CA09" w14:textId="77777777" w:rsidR="003534E7" w:rsidRPr="00802990" w:rsidRDefault="00196CE2" w:rsidP="00802990">
      <w:pPr>
        <w:pStyle w:val="Heading2"/>
        <w:numPr>
          <w:ilvl w:val="1"/>
          <w:numId w:val="11"/>
        </w:numPr>
        <w:spacing w:line="360" w:lineRule="auto"/>
        <w:contextualSpacing/>
        <w:jc w:val="both"/>
        <w:rPr>
          <w:rFonts w:ascii="Times" w:hAnsi="Times" w:cs="Times New Roman"/>
          <w:color w:val="auto"/>
          <w:sz w:val="22"/>
          <w:szCs w:val="22"/>
          <w:lang w:val="en-GB"/>
        </w:rPr>
      </w:pPr>
      <w:bookmarkStart w:id="143" w:name="_Toc290491137"/>
      <w:r w:rsidRPr="00802990">
        <w:rPr>
          <w:rFonts w:ascii="Times" w:hAnsi="Times" w:cs="Times New Roman"/>
          <w:color w:val="auto"/>
          <w:sz w:val="22"/>
          <w:szCs w:val="22"/>
          <w:lang w:val="en-GB"/>
        </w:rPr>
        <w:t>Project idea and description</w:t>
      </w:r>
      <w:bookmarkEnd w:id="143"/>
    </w:p>
    <w:p w14:paraId="20218E11" w14:textId="77777777" w:rsidR="007176EB" w:rsidRPr="00802990" w:rsidRDefault="007176EB" w:rsidP="00802990">
      <w:pPr>
        <w:spacing w:line="360" w:lineRule="auto"/>
        <w:ind w:firstLine="720"/>
        <w:contextualSpacing/>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The lack of an organised way to advertise second hand books or requests for house sharing</w:t>
      </w:r>
      <w:r w:rsidR="0054569F" w:rsidRPr="00802990">
        <w:rPr>
          <w:rFonts w:ascii="Times" w:eastAsia="Times New Roman" w:hAnsi="Times" w:cs="Times New Roman"/>
          <w:sz w:val="22"/>
          <w:szCs w:val="22"/>
          <w:shd w:val="clear" w:color="auto" w:fill="FFFFFF"/>
          <w:lang w:val="en-GB"/>
        </w:rPr>
        <w:t>,</w:t>
      </w:r>
      <w:r w:rsidRPr="00802990">
        <w:rPr>
          <w:rFonts w:ascii="Times" w:eastAsia="Times New Roman" w:hAnsi="Times" w:cs="Times New Roman"/>
          <w:sz w:val="22"/>
          <w:szCs w:val="22"/>
          <w:shd w:val="clear" w:color="auto" w:fill="FFFFFF"/>
          <w:lang w:val="en-GB"/>
        </w:rPr>
        <w:t xml:space="preserve"> leads the students to the creation and distribution of unsolicited bulk email (UBE) emails. These emails are </w:t>
      </w:r>
      <w:r w:rsidR="0054569F" w:rsidRPr="00802990">
        <w:rPr>
          <w:rFonts w:ascii="Times" w:eastAsia="Times New Roman" w:hAnsi="Times" w:cs="Times New Roman"/>
          <w:sz w:val="22"/>
          <w:szCs w:val="22"/>
          <w:shd w:val="clear" w:color="auto" w:fill="FFFFFF"/>
          <w:lang w:val="en-GB"/>
        </w:rPr>
        <w:t>categorised as</w:t>
      </w:r>
      <w:r w:rsidRPr="00802990">
        <w:rPr>
          <w:rFonts w:ascii="Times" w:eastAsia="Times New Roman" w:hAnsi="Times" w:cs="Times New Roman"/>
          <w:sz w:val="22"/>
          <w:szCs w:val="22"/>
          <w:shd w:val="clear" w:color="auto" w:fill="FFFFFF"/>
          <w:lang w:val="en-GB"/>
        </w:rPr>
        <w:t xml:space="preserve"> junk</w:t>
      </w:r>
      <w:r w:rsidR="0054569F" w:rsidRPr="00802990">
        <w:rPr>
          <w:rFonts w:ascii="Times" w:eastAsia="Times New Roman" w:hAnsi="Times" w:cs="Times New Roman"/>
          <w:sz w:val="22"/>
          <w:szCs w:val="22"/>
          <w:shd w:val="clear" w:color="auto" w:fill="FFFFFF"/>
          <w:lang w:val="en-GB"/>
        </w:rPr>
        <w:t xml:space="preserve"> emails.</w:t>
      </w:r>
      <w:r w:rsidRPr="00802990">
        <w:rPr>
          <w:rFonts w:ascii="Times" w:eastAsia="Times New Roman" w:hAnsi="Times" w:cs="Times New Roman"/>
          <w:sz w:val="22"/>
          <w:szCs w:val="22"/>
          <w:shd w:val="clear" w:color="auto" w:fill="FFFFFF"/>
          <w:lang w:val="en-GB"/>
        </w:rPr>
        <w:t xml:space="preserve"> </w:t>
      </w:r>
    </w:p>
    <w:p w14:paraId="6C047DFA" w14:textId="0F2AE709" w:rsidR="00803A84" w:rsidRPr="00802990" w:rsidRDefault="00302475" w:rsidP="00802990">
      <w:pPr>
        <w:spacing w:line="360" w:lineRule="auto"/>
        <w:ind w:firstLine="720"/>
        <w:contextualSpacing/>
        <w:jc w:val="both"/>
        <w:rPr>
          <w:rFonts w:ascii="Times" w:eastAsia="Times New Roman" w:hAnsi="Times" w:cs="Times New Roman"/>
          <w:sz w:val="22"/>
          <w:szCs w:val="22"/>
          <w:shd w:val="clear" w:color="auto" w:fill="FFFFFF"/>
          <w:lang w:val="en-GB"/>
        </w:rPr>
      </w:pPr>
      <w:ins w:id="144" w:author="Chara Katiri" w:date="2015-04-10T19:35:00Z">
        <w:r w:rsidRPr="00802990">
          <w:rPr>
            <w:rFonts w:ascii="Times" w:eastAsia="Times New Roman" w:hAnsi="Times" w:cs="Times New Roman"/>
            <w:sz w:val="22"/>
            <w:szCs w:val="22"/>
            <w:shd w:val="clear" w:color="auto" w:fill="FFFFFF"/>
            <w:lang w:val="en-GB"/>
          </w:rPr>
          <w:t>In this project, a</w:t>
        </w:r>
      </w:ins>
      <w:r w:rsidR="00924BA5" w:rsidRPr="00802990">
        <w:rPr>
          <w:rFonts w:ascii="Times" w:eastAsia="Times New Roman" w:hAnsi="Times" w:cs="Times New Roman"/>
          <w:sz w:val="22"/>
          <w:szCs w:val="22"/>
          <w:shd w:val="clear" w:color="auto" w:fill="FFFFFF"/>
          <w:lang w:val="en-GB"/>
        </w:rPr>
        <w:t xml:space="preserve"> digital Pinboard website is developed as</w:t>
      </w:r>
      <w:r w:rsidR="003534E7" w:rsidRPr="00802990">
        <w:rPr>
          <w:rFonts w:ascii="Times" w:eastAsia="Times New Roman" w:hAnsi="Times" w:cs="Times New Roman"/>
          <w:sz w:val="22"/>
          <w:szCs w:val="22"/>
          <w:shd w:val="clear" w:color="auto" w:fill="FFFFFF"/>
          <w:lang w:val="en-GB"/>
        </w:rPr>
        <w:t xml:space="preserve"> a me</w:t>
      </w:r>
      <w:r w:rsidR="003A56D6" w:rsidRPr="00802990">
        <w:rPr>
          <w:rFonts w:ascii="Times" w:eastAsia="Times New Roman" w:hAnsi="Times" w:cs="Times New Roman"/>
          <w:sz w:val="22"/>
          <w:szCs w:val="22"/>
          <w:shd w:val="clear" w:color="auto" w:fill="FFFFFF"/>
          <w:lang w:val="en-GB"/>
        </w:rPr>
        <w:t>thod to minimize the number of ‘junk emails’</w:t>
      </w:r>
      <w:r w:rsidR="003534E7" w:rsidRPr="00802990">
        <w:rPr>
          <w:rFonts w:ascii="Times" w:eastAsia="Times New Roman" w:hAnsi="Times" w:cs="Times New Roman"/>
          <w:sz w:val="22"/>
          <w:szCs w:val="22"/>
          <w:shd w:val="clear" w:color="auto" w:fill="FFFFFF"/>
          <w:lang w:val="en-GB"/>
        </w:rPr>
        <w:t xml:space="preserve"> send and received daily within the </w:t>
      </w:r>
      <w:r w:rsidR="00EC0BC2" w:rsidRPr="00802990">
        <w:rPr>
          <w:rFonts w:ascii="Times" w:eastAsia="Times New Roman" w:hAnsi="Times" w:cs="Times New Roman"/>
          <w:sz w:val="22"/>
          <w:szCs w:val="22"/>
          <w:shd w:val="clear" w:color="auto" w:fill="FFFFFF"/>
          <w:lang w:val="en-GB"/>
        </w:rPr>
        <w:t>University</w:t>
      </w:r>
      <w:r w:rsidR="003534E7" w:rsidRPr="00802990">
        <w:rPr>
          <w:rFonts w:ascii="Times" w:eastAsia="Times New Roman" w:hAnsi="Times" w:cs="Times New Roman"/>
          <w:sz w:val="22"/>
          <w:szCs w:val="22"/>
          <w:shd w:val="clear" w:color="auto" w:fill="FFFFFF"/>
          <w:lang w:val="en-GB"/>
        </w:rPr>
        <w:t xml:space="preserve"> of Surrey</w:t>
      </w:r>
      <w:r w:rsidR="007176EB" w:rsidRPr="00802990">
        <w:rPr>
          <w:rFonts w:ascii="Times" w:eastAsia="Times New Roman" w:hAnsi="Times" w:cs="Times New Roman"/>
          <w:sz w:val="22"/>
          <w:szCs w:val="22"/>
          <w:shd w:val="clear" w:color="auto" w:fill="FFFFFF"/>
          <w:lang w:val="en-GB"/>
        </w:rPr>
        <w:t>.</w:t>
      </w:r>
      <w:r w:rsidR="0054569F" w:rsidRPr="00802990">
        <w:rPr>
          <w:rFonts w:ascii="Times" w:eastAsia="Times New Roman" w:hAnsi="Times" w:cs="Times New Roman"/>
          <w:sz w:val="22"/>
          <w:szCs w:val="22"/>
          <w:shd w:val="clear" w:color="auto" w:fill="FFFFFF"/>
          <w:lang w:val="en-GB"/>
        </w:rPr>
        <w:t xml:space="preserve"> Junk emails have a negative impact on the size of users’ mailbox and the management of incoming emails.</w:t>
      </w:r>
      <w:r w:rsidR="00CF3253" w:rsidRPr="00802990">
        <w:rPr>
          <w:rFonts w:ascii="Times" w:eastAsia="Times New Roman" w:hAnsi="Times" w:cs="Times New Roman"/>
          <w:sz w:val="22"/>
          <w:szCs w:val="22"/>
          <w:shd w:val="clear" w:color="auto" w:fill="FFFFFF"/>
          <w:lang w:val="en-GB"/>
        </w:rPr>
        <w:t xml:space="preserve"> The Pinboard website, in the form of a marketplace, </w:t>
      </w:r>
      <w:r w:rsidR="00D161CD" w:rsidRPr="00802990">
        <w:rPr>
          <w:rFonts w:ascii="Times" w:eastAsia="Times New Roman" w:hAnsi="Times" w:cs="Times New Roman"/>
          <w:sz w:val="22"/>
          <w:szCs w:val="22"/>
          <w:shd w:val="clear" w:color="auto" w:fill="FFFFFF"/>
          <w:lang w:val="en-GB"/>
        </w:rPr>
        <w:t xml:space="preserve">attempts to resolve this issue </w:t>
      </w:r>
      <w:r w:rsidR="00CF3253" w:rsidRPr="00802990">
        <w:rPr>
          <w:rFonts w:ascii="Times" w:eastAsia="Times New Roman" w:hAnsi="Times" w:cs="Times New Roman"/>
          <w:sz w:val="22"/>
          <w:szCs w:val="22"/>
          <w:shd w:val="clear" w:color="auto" w:fill="FFFFFF"/>
          <w:lang w:val="en-GB"/>
        </w:rPr>
        <w:t xml:space="preserve">and </w:t>
      </w:r>
      <w:r w:rsidR="00D161CD" w:rsidRPr="00802990">
        <w:rPr>
          <w:rFonts w:ascii="Times" w:eastAsia="Times New Roman" w:hAnsi="Times" w:cs="Times New Roman"/>
          <w:sz w:val="22"/>
          <w:szCs w:val="22"/>
          <w:shd w:val="clear" w:color="auto" w:fill="FFFFFF"/>
          <w:lang w:val="en-GB"/>
        </w:rPr>
        <w:t xml:space="preserve">allows students in the </w:t>
      </w:r>
      <w:r w:rsidR="00EC0BC2" w:rsidRPr="00802990">
        <w:rPr>
          <w:rFonts w:ascii="Times" w:eastAsia="Times New Roman" w:hAnsi="Times" w:cs="Times New Roman"/>
          <w:sz w:val="22"/>
          <w:szCs w:val="22"/>
          <w:shd w:val="clear" w:color="auto" w:fill="FFFFFF"/>
          <w:lang w:val="en-GB"/>
        </w:rPr>
        <w:t>University</w:t>
      </w:r>
      <w:r w:rsidR="00D161CD" w:rsidRPr="00802990">
        <w:rPr>
          <w:rFonts w:ascii="Times" w:eastAsia="Times New Roman" w:hAnsi="Times" w:cs="Times New Roman"/>
          <w:sz w:val="22"/>
          <w:szCs w:val="22"/>
          <w:shd w:val="clear" w:color="auto" w:fill="FFFFFF"/>
          <w:lang w:val="en-GB"/>
        </w:rPr>
        <w:t xml:space="preserve"> community </w:t>
      </w:r>
      <w:r w:rsidR="00924BA5" w:rsidRPr="00802990">
        <w:rPr>
          <w:rFonts w:ascii="Times" w:eastAsia="Times New Roman" w:hAnsi="Times" w:cs="Times New Roman"/>
          <w:sz w:val="22"/>
          <w:szCs w:val="22"/>
          <w:shd w:val="clear" w:color="auto" w:fill="FFFFFF"/>
          <w:lang w:val="en-GB"/>
        </w:rPr>
        <w:t xml:space="preserve">to </w:t>
      </w:r>
      <w:r w:rsidR="00D161CD" w:rsidRPr="00802990">
        <w:rPr>
          <w:rFonts w:ascii="Times" w:eastAsia="Times New Roman" w:hAnsi="Times" w:cs="Times New Roman"/>
          <w:sz w:val="22"/>
          <w:szCs w:val="22"/>
          <w:shd w:val="clear" w:color="auto" w:fill="FFFFFF"/>
          <w:lang w:val="en-GB"/>
        </w:rPr>
        <w:t>connect, buy and sell second hand books and advertise room swaps on campus.</w:t>
      </w:r>
    </w:p>
    <w:p w14:paraId="34FEA1BD" w14:textId="77777777" w:rsidR="00FF37FB" w:rsidRPr="00802990" w:rsidRDefault="00FF37FB" w:rsidP="00802990">
      <w:pPr>
        <w:spacing w:line="360" w:lineRule="auto"/>
        <w:ind w:firstLine="360"/>
        <w:contextualSpacing/>
        <w:jc w:val="both"/>
        <w:rPr>
          <w:rFonts w:ascii="Times" w:eastAsia="Times New Roman" w:hAnsi="Times" w:cs="Times New Roman"/>
          <w:sz w:val="22"/>
          <w:szCs w:val="22"/>
          <w:shd w:val="clear" w:color="auto" w:fill="FFFFFF"/>
          <w:lang w:val="en-GB"/>
        </w:rPr>
      </w:pPr>
    </w:p>
    <w:p w14:paraId="7CF516DC" w14:textId="363CA445" w:rsidR="00BF2E68" w:rsidRPr="00802990" w:rsidRDefault="00F95C82" w:rsidP="00802990">
      <w:pPr>
        <w:spacing w:line="360" w:lineRule="auto"/>
        <w:ind w:firstLine="720"/>
        <w:contextualSpacing/>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The </w:t>
      </w:r>
      <w:commentRangeStart w:id="145"/>
      <w:r w:rsidRPr="00802990">
        <w:rPr>
          <w:rFonts w:ascii="Times" w:eastAsia="Times New Roman" w:hAnsi="Times" w:cs="Times New Roman"/>
          <w:sz w:val="22"/>
          <w:szCs w:val="22"/>
          <w:shd w:val="clear" w:color="auto" w:fill="FFFFFF"/>
          <w:lang w:val="en-GB"/>
        </w:rPr>
        <w:t>model canvas</w:t>
      </w:r>
      <w:commentRangeEnd w:id="145"/>
      <w:r w:rsidR="000258BB" w:rsidRPr="00802990">
        <w:rPr>
          <w:rStyle w:val="CommentReference"/>
          <w:rFonts w:ascii="Times" w:hAnsi="Times" w:cs="Times New Roman"/>
          <w:sz w:val="22"/>
          <w:szCs w:val="22"/>
        </w:rPr>
        <w:commentReference w:id="145"/>
      </w:r>
      <w:r w:rsidRPr="00802990">
        <w:rPr>
          <w:rFonts w:ascii="Times" w:eastAsia="Times New Roman" w:hAnsi="Times" w:cs="Times New Roman"/>
          <w:sz w:val="22"/>
          <w:szCs w:val="22"/>
          <w:shd w:val="clear" w:color="auto" w:fill="FFFFFF"/>
          <w:lang w:val="en-GB"/>
        </w:rPr>
        <w:t xml:space="preserve"> shown</w:t>
      </w:r>
      <w:r w:rsidR="00803A84" w:rsidRPr="00802990">
        <w:rPr>
          <w:rFonts w:ascii="Times" w:eastAsia="Times New Roman" w:hAnsi="Times" w:cs="Times New Roman"/>
          <w:sz w:val="22"/>
          <w:szCs w:val="22"/>
          <w:shd w:val="clear" w:color="auto" w:fill="FFFFFF"/>
          <w:lang w:val="en-GB"/>
        </w:rPr>
        <w:t xml:space="preserve"> below </w:t>
      </w:r>
      <w:r w:rsidRPr="00802990">
        <w:rPr>
          <w:rFonts w:ascii="Times" w:eastAsia="Times New Roman" w:hAnsi="Times" w:cs="Times New Roman"/>
          <w:sz w:val="22"/>
          <w:szCs w:val="22"/>
          <w:shd w:val="clear" w:color="auto" w:fill="FFFFFF"/>
          <w:lang w:val="en-GB"/>
        </w:rPr>
        <w:t>as a visual chart</w:t>
      </w:r>
      <w:r w:rsidR="00177B40" w:rsidRPr="00802990">
        <w:rPr>
          <w:rFonts w:ascii="Times" w:eastAsia="Times New Roman" w:hAnsi="Times" w:cs="Times New Roman"/>
          <w:sz w:val="22"/>
          <w:szCs w:val="22"/>
          <w:shd w:val="clear" w:color="auto" w:fill="FFFFFF"/>
          <w:lang w:val="en-GB"/>
        </w:rPr>
        <w:t xml:space="preserve"> (Figure 1)</w:t>
      </w:r>
      <w:r w:rsidRPr="00802990">
        <w:rPr>
          <w:rFonts w:ascii="Times" w:eastAsia="Times New Roman" w:hAnsi="Times" w:cs="Times New Roman"/>
          <w:sz w:val="22"/>
          <w:szCs w:val="22"/>
          <w:shd w:val="clear" w:color="auto" w:fill="FFFFFF"/>
          <w:lang w:val="en-GB"/>
        </w:rPr>
        <w:t xml:space="preserve">, describes the main elements of the Pinboard website idea. The creation of the template in the early stages of the project helped identify potential trade-offs </w:t>
      </w:r>
      <w:ins w:id="146" w:author="Chara Katiri" w:date="2015-04-10T19:49:00Z">
        <w:r w:rsidR="00071530" w:rsidRPr="00802990">
          <w:rPr>
            <w:rFonts w:ascii="Times" w:eastAsia="Times New Roman" w:hAnsi="Times" w:cs="Times New Roman"/>
            <w:sz w:val="22"/>
            <w:szCs w:val="22"/>
            <w:shd w:val="clear" w:color="auto" w:fill="FFFFFF"/>
            <w:lang w:val="en-GB"/>
          </w:rPr>
          <w:t xml:space="preserve">[16] </w:t>
        </w:r>
      </w:ins>
      <w:r w:rsidRPr="00802990">
        <w:rPr>
          <w:rFonts w:ascii="Times" w:eastAsia="Times New Roman" w:hAnsi="Times" w:cs="Times New Roman"/>
          <w:sz w:val="22"/>
          <w:szCs w:val="22"/>
          <w:shd w:val="clear" w:color="auto" w:fill="FFFFFF"/>
          <w:lang w:val="en-GB"/>
        </w:rPr>
        <w:t xml:space="preserve">and </w:t>
      </w:r>
      <w:ins w:id="147" w:author="Chara Katiri" w:date="2015-04-10T19:47:00Z">
        <w:r w:rsidR="00EC7250" w:rsidRPr="00802990">
          <w:rPr>
            <w:rFonts w:ascii="Times" w:eastAsia="Times New Roman" w:hAnsi="Times" w:cs="Times New Roman"/>
            <w:sz w:val="22"/>
            <w:szCs w:val="22"/>
            <w:shd w:val="clear" w:color="auto" w:fill="FFFFFF"/>
            <w:lang w:val="en-GB"/>
          </w:rPr>
          <w:t>led to th</w:t>
        </w:r>
      </w:ins>
      <w:ins w:id="148" w:author="Chara Katiri" w:date="2015-04-10T19:45:00Z">
        <w:r w:rsidR="00071530" w:rsidRPr="00802990">
          <w:rPr>
            <w:rFonts w:ascii="Times" w:eastAsia="Times New Roman" w:hAnsi="Times" w:cs="Times New Roman"/>
            <w:sz w:val="22"/>
            <w:szCs w:val="22"/>
            <w:shd w:val="clear" w:color="auto" w:fill="FFFFFF"/>
            <w:lang w:val="en-GB"/>
          </w:rPr>
          <w:t xml:space="preserve">e </w:t>
        </w:r>
      </w:ins>
      <w:ins w:id="149" w:author="Chara Katiri" w:date="2015-04-10T19:49:00Z">
        <w:r w:rsidR="00071530" w:rsidRPr="00802990">
          <w:rPr>
            <w:rFonts w:ascii="Times" w:eastAsia="Times New Roman" w:hAnsi="Times" w:cs="Times New Roman"/>
            <w:sz w:val="22"/>
            <w:szCs w:val="22"/>
            <w:shd w:val="clear" w:color="auto" w:fill="FFFFFF"/>
            <w:lang w:val="en-GB"/>
          </w:rPr>
          <w:t>refinement</w:t>
        </w:r>
      </w:ins>
      <w:ins w:id="150" w:author="Chara Katiri" w:date="2015-04-10T19:50:00Z">
        <w:r w:rsidR="00071530" w:rsidRPr="00802990">
          <w:rPr>
            <w:rFonts w:ascii="Times" w:eastAsia="Times New Roman" w:hAnsi="Times" w:cs="Times New Roman"/>
            <w:sz w:val="22"/>
            <w:szCs w:val="22"/>
            <w:shd w:val="clear" w:color="auto" w:fill="FFFFFF"/>
            <w:lang w:val="en-GB"/>
          </w:rPr>
          <w:t xml:space="preserve"> of</w:t>
        </w:r>
      </w:ins>
      <w:ins w:id="151" w:author="Chara Katiri" w:date="2015-04-10T19:45:00Z">
        <w:r w:rsidR="00EC7250" w:rsidRPr="00802990">
          <w:rPr>
            <w:rFonts w:ascii="Times" w:eastAsia="Times New Roman" w:hAnsi="Times" w:cs="Times New Roman"/>
            <w:sz w:val="22"/>
            <w:szCs w:val="22"/>
            <w:shd w:val="clear" w:color="auto" w:fill="FFFFFF"/>
            <w:lang w:val="en-GB"/>
          </w:rPr>
          <w:t xml:space="preserve"> </w:t>
        </w:r>
      </w:ins>
      <w:ins w:id="152" w:author="Chara Katiri" w:date="2015-04-10T19:52:00Z">
        <w:r w:rsidR="00071530" w:rsidRPr="00802990">
          <w:rPr>
            <w:rFonts w:ascii="Times" w:eastAsia="Times New Roman" w:hAnsi="Times" w:cs="Times New Roman"/>
            <w:sz w:val="22"/>
            <w:szCs w:val="22"/>
            <w:shd w:val="clear" w:color="auto" w:fill="FFFFFF"/>
            <w:lang w:val="en-GB"/>
          </w:rPr>
          <w:t xml:space="preserve">the </w:t>
        </w:r>
      </w:ins>
      <w:ins w:id="153" w:author="Chara Katiri" w:date="2015-04-10T19:49:00Z">
        <w:r w:rsidR="00071530" w:rsidRPr="00802990">
          <w:rPr>
            <w:rFonts w:ascii="Times" w:eastAsia="Times New Roman" w:hAnsi="Times" w:cs="Times New Roman"/>
            <w:sz w:val="22"/>
            <w:szCs w:val="22"/>
            <w:shd w:val="clear" w:color="auto" w:fill="FFFFFF"/>
            <w:lang w:val="en-GB"/>
          </w:rPr>
          <w:t xml:space="preserve">requirements’ list </w:t>
        </w:r>
      </w:ins>
      <w:ins w:id="154" w:author="Chara Katiri" w:date="2015-04-10T19:45:00Z">
        <w:r w:rsidR="00EC7250" w:rsidRPr="00802990">
          <w:rPr>
            <w:rFonts w:ascii="Times" w:eastAsia="Times New Roman" w:hAnsi="Times" w:cs="Times New Roman"/>
            <w:sz w:val="22"/>
            <w:szCs w:val="22"/>
            <w:shd w:val="clear" w:color="auto" w:fill="FFFFFF"/>
            <w:lang w:val="en-GB"/>
          </w:rPr>
          <w:t xml:space="preserve">to </w:t>
        </w:r>
      </w:ins>
      <w:ins w:id="155" w:author="Chara Katiri" w:date="2015-04-10T19:53:00Z">
        <w:r w:rsidR="00071530" w:rsidRPr="00802990">
          <w:rPr>
            <w:rFonts w:ascii="Times" w:eastAsia="Times New Roman" w:hAnsi="Times" w:cs="Times New Roman"/>
            <w:sz w:val="22"/>
            <w:szCs w:val="22"/>
            <w:shd w:val="clear" w:color="auto" w:fill="FFFFFF"/>
            <w:lang w:val="en-GB"/>
          </w:rPr>
          <w:t>enable the delivery of</w:t>
        </w:r>
      </w:ins>
      <w:ins w:id="156" w:author="Chara Katiri" w:date="2015-04-10T19:45:00Z">
        <w:r w:rsidR="000258BB" w:rsidRPr="00802990">
          <w:rPr>
            <w:rFonts w:ascii="Times" w:eastAsia="Times New Roman" w:hAnsi="Times" w:cs="Times New Roman"/>
            <w:sz w:val="22"/>
            <w:szCs w:val="22"/>
            <w:shd w:val="clear" w:color="auto" w:fill="FFFFFF"/>
            <w:lang w:val="en-GB"/>
          </w:rPr>
          <w:t xml:space="preserve"> the</w:t>
        </w:r>
      </w:ins>
      <w:ins w:id="157" w:author="Chara Katiri" w:date="2015-04-10T19:50:00Z">
        <w:r w:rsidR="00071530" w:rsidRPr="00802990">
          <w:rPr>
            <w:rFonts w:ascii="Times" w:eastAsia="Times New Roman" w:hAnsi="Times" w:cs="Times New Roman"/>
            <w:sz w:val="22"/>
            <w:szCs w:val="22"/>
            <w:shd w:val="clear" w:color="auto" w:fill="FFFFFF"/>
            <w:lang w:val="en-GB"/>
          </w:rPr>
          <w:t xml:space="preserve"> most</w:t>
        </w:r>
      </w:ins>
      <w:ins w:id="158" w:author="Chara Katiri" w:date="2015-04-10T19:51:00Z">
        <w:r w:rsidR="00071530" w:rsidRPr="00802990">
          <w:rPr>
            <w:rFonts w:ascii="Times" w:eastAsia="Times New Roman" w:hAnsi="Times" w:cs="Times New Roman"/>
            <w:sz w:val="22"/>
            <w:szCs w:val="22"/>
            <w:shd w:val="clear" w:color="auto" w:fill="FFFFFF"/>
            <w:lang w:val="en-GB"/>
          </w:rPr>
          <w:t xml:space="preserve"> important priorities. </w:t>
        </w:r>
      </w:ins>
      <w:ins w:id="159" w:author="Chara Katiri" w:date="2015-04-10T19:50:00Z">
        <w:r w:rsidR="00071530" w:rsidRPr="00802990">
          <w:rPr>
            <w:rFonts w:ascii="Times" w:eastAsia="Times New Roman" w:hAnsi="Times" w:cs="Times New Roman"/>
            <w:sz w:val="22"/>
            <w:szCs w:val="22"/>
            <w:shd w:val="clear" w:color="auto" w:fill="FFFFFF"/>
            <w:lang w:val="en-GB"/>
          </w:rPr>
          <w:t xml:space="preserve"> </w:t>
        </w:r>
      </w:ins>
    </w:p>
    <w:p w14:paraId="3D898D5B" w14:textId="617AEDF5" w:rsidR="00803A84" w:rsidRPr="00802990" w:rsidRDefault="00177B40" w:rsidP="00802990">
      <w:pPr>
        <w:spacing w:line="360" w:lineRule="auto"/>
        <w:ind w:firstLine="360"/>
        <w:contextualSpacing/>
        <w:jc w:val="both"/>
        <w:rPr>
          <w:rFonts w:ascii="Times" w:eastAsia="Times New Roman" w:hAnsi="Times" w:cs="Times New Roman"/>
          <w:sz w:val="22"/>
          <w:szCs w:val="22"/>
          <w:shd w:val="clear" w:color="auto" w:fill="FFFFFF"/>
          <w:lang w:val="en-GB"/>
        </w:rPr>
        <w:sectPr w:rsidR="00803A84" w:rsidRPr="00802990" w:rsidSect="00871CBC">
          <w:headerReference w:type="default" r:id="rId11"/>
          <w:footerReference w:type="even" r:id="rId12"/>
          <w:footerReference w:type="default" r:id="rId13"/>
          <w:pgSz w:w="11900" w:h="16840"/>
          <w:pgMar w:top="1440" w:right="1440" w:bottom="1440" w:left="1440" w:header="708" w:footer="708" w:gutter="0"/>
          <w:cols w:space="708"/>
          <w:titlePg/>
          <w:docGrid w:linePitch="360"/>
        </w:sectPr>
      </w:pPr>
      <w:r w:rsidRPr="00802990">
        <w:rPr>
          <w:rFonts w:ascii="Times" w:eastAsia="Times New Roman" w:hAnsi="Times" w:cs="Times New Roman"/>
          <w:sz w:val="22"/>
          <w:szCs w:val="22"/>
          <w:shd w:val="clear" w:color="auto" w:fill="FFFFFF"/>
          <w:lang w:val="en-GB"/>
        </w:rPr>
        <w:t xml:space="preserve">  </w:t>
      </w:r>
      <w:r w:rsidR="00F95C82" w:rsidRPr="00802990">
        <w:rPr>
          <w:rFonts w:ascii="Times" w:eastAsia="Times New Roman" w:hAnsi="Times" w:cs="Times New Roman"/>
          <w:sz w:val="22"/>
          <w:szCs w:val="22"/>
          <w:shd w:val="clear" w:color="auto" w:fill="FFFFFF"/>
          <w:lang w:val="en-GB"/>
        </w:rPr>
        <w:t xml:space="preserve"> </w:t>
      </w:r>
    </w:p>
    <w:p w14:paraId="5A85275D" w14:textId="107DD46A" w:rsidR="00803A84" w:rsidRPr="00802990" w:rsidRDefault="0099305C" w:rsidP="00802990">
      <w:pPr>
        <w:pStyle w:val="Caption"/>
        <w:keepNext/>
        <w:spacing w:line="360" w:lineRule="auto"/>
        <w:ind w:left="-993" w:right="-641"/>
        <w:contextualSpacing/>
        <w:jc w:val="both"/>
        <w:rPr>
          <w:rFonts w:ascii="Times" w:hAnsi="Times" w:cs="Times New Roman"/>
          <w:sz w:val="22"/>
          <w:szCs w:val="22"/>
        </w:rPr>
      </w:pPr>
      <w:r w:rsidRPr="00802990">
        <w:rPr>
          <w:rFonts w:ascii="Times" w:hAnsi="Times" w:cs="Times New Roman"/>
          <w:noProof/>
          <w:sz w:val="22"/>
          <w:szCs w:val="22"/>
        </w:rPr>
        <w:lastRenderedPageBreak/>
        <w:drawing>
          <wp:inline distT="0" distB="0" distL="0" distR="0" wp14:anchorId="20ED97C6" wp14:editId="06DA70A4">
            <wp:extent cx="10120481" cy="5814060"/>
            <wp:effectExtent l="0" t="0" r="0" b="2540"/>
            <wp:docPr id="19" name="Picture 19" descr="Macintosh HD:Users:CharaKatiri:Desktop: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araKatiri:Desktop:Canva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125440" cy="5816909"/>
                    </a:xfrm>
                    <a:prstGeom prst="rect">
                      <a:avLst/>
                    </a:prstGeom>
                    <a:noFill/>
                    <a:ln>
                      <a:noFill/>
                    </a:ln>
                  </pic:spPr>
                </pic:pic>
              </a:graphicData>
            </a:graphic>
          </wp:inline>
        </w:drawing>
      </w:r>
    </w:p>
    <w:p w14:paraId="29516A23" w14:textId="678202FA" w:rsidR="008E4BC8" w:rsidRPr="00802990" w:rsidRDefault="0099305C" w:rsidP="00802990">
      <w:pPr>
        <w:pStyle w:val="Caption"/>
        <w:spacing w:line="360" w:lineRule="auto"/>
        <w:contextualSpacing/>
        <w:jc w:val="both"/>
        <w:rPr>
          <w:rFonts w:ascii="Times" w:eastAsia="Times New Roman" w:hAnsi="Times" w:cs="Times New Roman"/>
          <w:b w:val="0"/>
          <w:color w:val="auto"/>
          <w:sz w:val="22"/>
          <w:szCs w:val="22"/>
          <w:shd w:val="clear" w:color="auto" w:fill="FFFFFF"/>
          <w:lang w:val="en-GB"/>
        </w:rPr>
        <w:sectPr w:rsidR="008E4BC8" w:rsidRPr="00802990" w:rsidSect="00871CBC">
          <w:pgSz w:w="16840" w:h="11900" w:orient="landscape"/>
          <w:pgMar w:top="426" w:right="1440" w:bottom="851" w:left="1440" w:header="708" w:footer="708" w:gutter="0"/>
          <w:cols w:space="708"/>
          <w:titlePg/>
          <w:docGrid w:linePitch="360"/>
          <w:sectPrChange w:id="160" w:author="Chara Katiri" w:date="2015-04-10T21:42:00Z">
            <w:sectPr w:rsidR="008E4BC8" w:rsidRPr="00802990" w:rsidSect="00871CBC">
              <w:pgMar w:top="568" w:right="1440" w:bottom="851" w:left="1440" w:header="708" w:footer="708" w:gutter="0"/>
            </w:sectPr>
          </w:sectPrChange>
        </w:sectPr>
      </w:pPr>
      <w:r w:rsidRPr="00802990">
        <w:rPr>
          <w:rFonts w:ascii="Times" w:hAnsi="Times" w:cs="Times New Roman"/>
          <w:b w:val="0"/>
          <w:color w:val="auto"/>
          <w:sz w:val="22"/>
          <w:szCs w:val="22"/>
        </w:rPr>
        <w:t xml:space="preserve">Figure 1: </w:t>
      </w:r>
      <w:proofErr w:type="spellStart"/>
      <w:r w:rsidRPr="00802990">
        <w:rPr>
          <w:rFonts w:ascii="Times" w:hAnsi="Times" w:cs="Times New Roman"/>
          <w:b w:val="0"/>
          <w:color w:val="auto"/>
          <w:sz w:val="22"/>
          <w:szCs w:val="22"/>
        </w:rPr>
        <w:t>Pinboard</w:t>
      </w:r>
      <w:proofErr w:type="spellEnd"/>
      <w:r w:rsidR="00177B40" w:rsidRPr="00802990">
        <w:rPr>
          <w:rFonts w:ascii="Times" w:hAnsi="Times" w:cs="Times New Roman"/>
          <w:b w:val="0"/>
          <w:color w:val="auto"/>
          <w:sz w:val="22"/>
          <w:szCs w:val="22"/>
        </w:rPr>
        <w:t xml:space="preserve"> - model</w:t>
      </w:r>
      <w:r w:rsidRPr="00802990">
        <w:rPr>
          <w:rFonts w:ascii="Times" w:hAnsi="Times" w:cs="Times New Roman"/>
          <w:b w:val="0"/>
          <w:color w:val="auto"/>
          <w:sz w:val="22"/>
          <w:szCs w:val="22"/>
        </w:rPr>
        <w:t xml:space="preserve"> canvas </w:t>
      </w:r>
    </w:p>
    <w:p w14:paraId="275CE860" w14:textId="77777777" w:rsidR="00C50791" w:rsidRPr="00802990" w:rsidRDefault="00C50791" w:rsidP="00802990">
      <w:pPr>
        <w:pStyle w:val="Heading2"/>
        <w:numPr>
          <w:ilvl w:val="1"/>
          <w:numId w:val="11"/>
        </w:numPr>
        <w:spacing w:line="360" w:lineRule="auto"/>
        <w:contextualSpacing/>
        <w:jc w:val="both"/>
        <w:rPr>
          <w:rFonts w:ascii="Times" w:hAnsi="Times" w:cs="Times New Roman"/>
          <w:color w:val="auto"/>
          <w:sz w:val="22"/>
          <w:szCs w:val="22"/>
          <w:lang w:val="en-GB"/>
        </w:rPr>
      </w:pPr>
      <w:bookmarkStart w:id="161" w:name="_Toc290491138"/>
      <w:r w:rsidRPr="00802990">
        <w:rPr>
          <w:rFonts w:ascii="Times" w:hAnsi="Times" w:cs="Times New Roman"/>
          <w:color w:val="auto"/>
          <w:sz w:val="22"/>
          <w:szCs w:val="22"/>
          <w:lang w:val="en-GB"/>
        </w:rPr>
        <w:lastRenderedPageBreak/>
        <w:t>Project objectives and goal statement</w:t>
      </w:r>
      <w:bookmarkEnd w:id="161"/>
      <w:r w:rsidRPr="00802990">
        <w:rPr>
          <w:rFonts w:ascii="Times" w:hAnsi="Times" w:cs="Times New Roman"/>
          <w:color w:val="auto"/>
          <w:sz w:val="22"/>
          <w:szCs w:val="22"/>
          <w:lang w:val="en-GB"/>
        </w:rPr>
        <w:t xml:space="preserve"> </w:t>
      </w:r>
    </w:p>
    <w:p w14:paraId="412E39DF" w14:textId="6E1599E4" w:rsidR="005B7D10" w:rsidRPr="00802990" w:rsidRDefault="003534E7" w:rsidP="00802990">
      <w:pPr>
        <w:spacing w:line="360" w:lineRule="auto"/>
        <w:ind w:firstLine="720"/>
        <w:contextualSpacing/>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The objective of the project</w:t>
      </w:r>
      <w:r w:rsidR="0054569F" w:rsidRPr="00802990">
        <w:rPr>
          <w:rFonts w:ascii="Times" w:eastAsia="Times New Roman" w:hAnsi="Times" w:cs="Times New Roman"/>
          <w:sz w:val="22"/>
          <w:szCs w:val="22"/>
          <w:shd w:val="clear" w:color="auto" w:fill="FFFFFF"/>
          <w:lang w:val="en-GB"/>
        </w:rPr>
        <w:t xml:space="preserve"> </w:t>
      </w:r>
      <w:r w:rsidR="00BF2E68" w:rsidRPr="00802990">
        <w:rPr>
          <w:rFonts w:ascii="Times" w:eastAsia="Times New Roman" w:hAnsi="Times" w:cs="Times New Roman"/>
          <w:sz w:val="22"/>
          <w:szCs w:val="22"/>
          <w:shd w:val="clear" w:color="auto" w:fill="FFFFFF"/>
          <w:lang w:val="en-GB"/>
        </w:rPr>
        <w:t>is</w:t>
      </w:r>
      <w:r w:rsidR="0054569F" w:rsidRPr="00802990">
        <w:rPr>
          <w:rFonts w:ascii="Times" w:eastAsia="Times New Roman" w:hAnsi="Times" w:cs="Times New Roman"/>
          <w:sz w:val="22"/>
          <w:szCs w:val="22"/>
          <w:shd w:val="clear" w:color="auto" w:fill="FFFFFF"/>
          <w:lang w:val="en-GB"/>
        </w:rPr>
        <w:t xml:space="preserve"> the creation of a dynamic w</w:t>
      </w:r>
      <w:r w:rsidRPr="00802990">
        <w:rPr>
          <w:rFonts w:ascii="Times" w:eastAsia="Times New Roman" w:hAnsi="Times" w:cs="Times New Roman"/>
          <w:sz w:val="22"/>
          <w:szCs w:val="22"/>
          <w:shd w:val="clear" w:color="auto" w:fill="FFFFFF"/>
          <w:lang w:val="en-GB"/>
        </w:rPr>
        <w:t xml:space="preserve">ebsite as a </w:t>
      </w:r>
      <w:r w:rsidR="00EC0BC2" w:rsidRPr="00802990">
        <w:rPr>
          <w:rFonts w:ascii="Times" w:eastAsia="Times New Roman" w:hAnsi="Times" w:cs="Times New Roman"/>
          <w:sz w:val="22"/>
          <w:szCs w:val="22"/>
          <w:shd w:val="clear" w:color="auto" w:fill="FFFFFF"/>
          <w:lang w:val="en-GB"/>
        </w:rPr>
        <w:t>University</w:t>
      </w:r>
      <w:r w:rsidRPr="00802990">
        <w:rPr>
          <w:rFonts w:ascii="Times" w:eastAsia="Times New Roman" w:hAnsi="Times" w:cs="Times New Roman"/>
          <w:sz w:val="22"/>
          <w:szCs w:val="22"/>
          <w:shd w:val="clear" w:color="auto" w:fill="FFFFFF"/>
          <w:lang w:val="en-GB"/>
        </w:rPr>
        <w:t xml:space="preserve">-specific </w:t>
      </w:r>
      <w:r w:rsidR="00CF3253" w:rsidRPr="00802990">
        <w:rPr>
          <w:rFonts w:ascii="Times" w:eastAsia="Times New Roman" w:hAnsi="Times" w:cs="Times New Roman"/>
          <w:sz w:val="22"/>
          <w:szCs w:val="22"/>
          <w:shd w:val="clear" w:color="auto" w:fill="FFFFFF"/>
          <w:lang w:val="en-GB"/>
        </w:rPr>
        <w:t>marketplace</w:t>
      </w:r>
      <w:r w:rsidRPr="00802990">
        <w:rPr>
          <w:rFonts w:ascii="Times" w:eastAsia="Times New Roman" w:hAnsi="Times" w:cs="Times New Roman"/>
          <w:sz w:val="22"/>
          <w:szCs w:val="22"/>
          <w:shd w:val="clear" w:color="auto" w:fill="FFFFFF"/>
          <w:lang w:val="en-GB"/>
        </w:rPr>
        <w:t xml:space="preserve">. </w:t>
      </w:r>
      <w:r w:rsidR="00BF2E68" w:rsidRPr="00802990">
        <w:rPr>
          <w:rFonts w:ascii="Times" w:eastAsia="Times New Roman" w:hAnsi="Times" w:cs="Times New Roman"/>
          <w:sz w:val="22"/>
          <w:szCs w:val="22"/>
          <w:shd w:val="clear" w:color="auto" w:fill="FFFFFF"/>
          <w:lang w:val="en-GB"/>
        </w:rPr>
        <w:t xml:space="preserve">The digital </w:t>
      </w:r>
      <w:r w:rsidRPr="00802990">
        <w:rPr>
          <w:rFonts w:ascii="Times" w:eastAsia="Times New Roman" w:hAnsi="Times" w:cs="Times New Roman"/>
          <w:sz w:val="22"/>
          <w:szCs w:val="22"/>
          <w:shd w:val="clear" w:color="auto" w:fill="FFFFFF"/>
          <w:lang w:val="en-GB"/>
        </w:rPr>
        <w:t xml:space="preserve">Pinboard </w:t>
      </w:r>
      <w:r w:rsidR="0054569F" w:rsidRPr="00802990">
        <w:rPr>
          <w:rFonts w:ascii="Times" w:eastAsia="Times New Roman" w:hAnsi="Times" w:cs="Times New Roman"/>
          <w:sz w:val="22"/>
          <w:szCs w:val="22"/>
          <w:shd w:val="clear" w:color="auto" w:fill="FFFFFF"/>
          <w:lang w:val="en-GB"/>
        </w:rPr>
        <w:t xml:space="preserve">website </w:t>
      </w:r>
      <w:r w:rsidRPr="00802990">
        <w:rPr>
          <w:rFonts w:ascii="Times" w:eastAsia="Times New Roman" w:hAnsi="Times" w:cs="Times New Roman"/>
          <w:sz w:val="22"/>
          <w:szCs w:val="22"/>
          <w:shd w:val="clear" w:color="auto" w:fill="FFFFFF"/>
          <w:lang w:val="en-GB"/>
        </w:rPr>
        <w:t xml:space="preserve">offers an organised way for students to sell second hand books. It also provides functionalities that allow students to advertise available rooms and make house hunting more efficient. </w:t>
      </w:r>
    </w:p>
    <w:p w14:paraId="256EFEB9" w14:textId="23954BF3" w:rsidR="005B7D10" w:rsidRPr="00802990" w:rsidRDefault="005B7D10" w:rsidP="00802990">
      <w:pPr>
        <w:spacing w:line="360" w:lineRule="auto"/>
        <w:ind w:firstLine="720"/>
        <w:contextualSpacing/>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T</w:t>
      </w:r>
      <w:r w:rsidR="003534E7" w:rsidRPr="00802990">
        <w:rPr>
          <w:rFonts w:ascii="Times" w:eastAsia="Times New Roman" w:hAnsi="Times" w:cs="Times New Roman"/>
          <w:sz w:val="22"/>
          <w:szCs w:val="22"/>
          <w:shd w:val="clear" w:color="auto" w:fill="FFFFFF"/>
          <w:lang w:val="en-GB"/>
        </w:rPr>
        <w:t xml:space="preserve">he use of the services offered by the website </w:t>
      </w:r>
      <w:r w:rsidRPr="00802990">
        <w:rPr>
          <w:rFonts w:ascii="Times" w:eastAsia="Times New Roman" w:hAnsi="Times" w:cs="Times New Roman"/>
          <w:sz w:val="22"/>
          <w:szCs w:val="22"/>
          <w:shd w:val="clear" w:color="auto" w:fill="FFFFFF"/>
          <w:lang w:val="en-GB"/>
        </w:rPr>
        <w:t xml:space="preserve">have the potential to significantly reduce </w:t>
      </w:r>
      <w:r w:rsidR="003A56D6" w:rsidRPr="00802990">
        <w:rPr>
          <w:rFonts w:ascii="Times" w:eastAsia="Times New Roman" w:hAnsi="Times" w:cs="Times New Roman"/>
          <w:sz w:val="22"/>
          <w:szCs w:val="22"/>
          <w:shd w:val="clear" w:color="auto" w:fill="FFFFFF"/>
          <w:lang w:val="en-GB"/>
        </w:rPr>
        <w:t>the number of ‘junk’</w:t>
      </w:r>
      <w:r w:rsidR="003534E7" w:rsidRPr="00802990">
        <w:rPr>
          <w:rFonts w:ascii="Times" w:eastAsia="Times New Roman" w:hAnsi="Times" w:cs="Times New Roman"/>
          <w:sz w:val="22"/>
          <w:szCs w:val="22"/>
          <w:shd w:val="clear" w:color="auto" w:fill="FFFFFF"/>
          <w:lang w:val="en-GB"/>
        </w:rPr>
        <w:t xml:space="preserve"> emails sent daily </w:t>
      </w:r>
      <w:r w:rsidRPr="00802990">
        <w:rPr>
          <w:rFonts w:ascii="Times" w:eastAsia="Times New Roman" w:hAnsi="Times" w:cs="Times New Roman"/>
          <w:sz w:val="22"/>
          <w:szCs w:val="22"/>
          <w:shd w:val="clear" w:color="auto" w:fill="FFFFFF"/>
          <w:lang w:val="en-GB"/>
        </w:rPr>
        <w:t xml:space="preserve">send between students regarding </w:t>
      </w:r>
      <w:r w:rsidR="00BF2E68" w:rsidRPr="00802990">
        <w:rPr>
          <w:rFonts w:ascii="Times" w:eastAsia="Times New Roman" w:hAnsi="Times" w:cs="Times New Roman"/>
          <w:sz w:val="22"/>
          <w:szCs w:val="22"/>
          <w:shd w:val="clear" w:color="auto" w:fill="FFFFFF"/>
          <w:lang w:val="en-GB"/>
        </w:rPr>
        <w:t xml:space="preserve">sales of </w:t>
      </w:r>
      <w:r w:rsidRPr="00802990">
        <w:rPr>
          <w:rFonts w:ascii="Times" w:eastAsia="Times New Roman" w:hAnsi="Times" w:cs="Times New Roman"/>
          <w:sz w:val="22"/>
          <w:szCs w:val="22"/>
          <w:shd w:val="clear" w:color="auto" w:fill="FFFFFF"/>
          <w:lang w:val="en-GB"/>
        </w:rPr>
        <w:t xml:space="preserve">second-hand books and </w:t>
      </w:r>
      <w:r w:rsidR="00BF2E68" w:rsidRPr="00802990">
        <w:rPr>
          <w:rFonts w:ascii="Times" w:eastAsia="Times New Roman" w:hAnsi="Times" w:cs="Times New Roman"/>
          <w:sz w:val="22"/>
          <w:szCs w:val="22"/>
          <w:shd w:val="clear" w:color="auto" w:fill="FFFFFF"/>
          <w:lang w:val="en-GB"/>
        </w:rPr>
        <w:t xml:space="preserve">requests for </w:t>
      </w:r>
      <w:r w:rsidRPr="00802990">
        <w:rPr>
          <w:rFonts w:ascii="Times" w:eastAsia="Times New Roman" w:hAnsi="Times" w:cs="Times New Roman"/>
          <w:sz w:val="22"/>
          <w:szCs w:val="22"/>
          <w:shd w:val="clear" w:color="auto" w:fill="FFFFFF"/>
          <w:lang w:val="en-GB"/>
        </w:rPr>
        <w:t>room swaps</w:t>
      </w:r>
      <w:r w:rsidR="00BF2E68" w:rsidRPr="00802990">
        <w:rPr>
          <w:rFonts w:ascii="Times" w:eastAsia="Times New Roman" w:hAnsi="Times" w:cs="Times New Roman"/>
          <w:sz w:val="22"/>
          <w:szCs w:val="22"/>
          <w:shd w:val="clear" w:color="auto" w:fill="FFFFFF"/>
          <w:lang w:val="en-GB"/>
        </w:rPr>
        <w:t xml:space="preserve"> on campus</w:t>
      </w:r>
      <w:r w:rsidRPr="00802990">
        <w:rPr>
          <w:rFonts w:ascii="Times" w:eastAsia="Times New Roman" w:hAnsi="Times" w:cs="Times New Roman"/>
          <w:sz w:val="22"/>
          <w:szCs w:val="22"/>
          <w:shd w:val="clear" w:color="auto" w:fill="FFFFFF"/>
          <w:lang w:val="en-GB"/>
        </w:rPr>
        <w:t xml:space="preserve">. </w:t>
      </w:r>
    </w:p>
    <w:p w14:paraId="2E2EC976" w14:textId="251A7A0A" w:rsidR="005B7D10" w:rsidRPr="00802990" w:rsidRDefault="0054569F" w:rsidP="00802990">
      <w:pPr>
        <w:spacing w:line="360" w:lineRule="auto"/>
        <w:ind w:firstLine="720"/>
        <w:contextualSpacing/>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The personal development </w:t>
      </w:r>
      <w:r w:rsidR="003A56D6" w:rsidRPr="00802990">
        <w:rPr>
          <w:rFonts w:ascii="Times" w:eastAsia="Times New Roman" w:hAnsi="Times" w:cs="Times New Roman"/>
          <w:sz w:val="22"/>
          <w:szCs w:val="22"/>
          <w:shd w:val="clear" w:color="auto" w:fill="FFFFFF"/>
          <w:lang w:val="en-GB"/>
        </w:rPr>
        <w:t>objective is</w:t>
      </w:r>
      <w:r w:rsidRPr="00802990">
        <w:rPr>
          <w:rFonts w:ascii="Times" w:eastAsia="Times New Roman" w:hAnsi="Times" w:cs="Times New Roman"/>
          <w:sz w:val="22"/>
          <w:szCs w:val="22"/>
          <w:shd w:val="clear" w:color="auto" w:fill="FFFFFF"/>
          <w:lang w:val="en-GB"/>
        </w:rPr>
        <w:t xml:space="preserve"> the successful completion of the full development lifecycle from</w:t>
      </w:r>
      <w:r w:rsidR="002C39F0" w:rsidRPr="00802990">
        <w:rPr>
          <w:rFonts w:ascii="Times" w:eastAsia="Times New Roman" w:hAnsi="Times" w:cs="Times New Roman"/>
          <w:sz w:val="22"/>
          <w:szCs w:val="22"/>
          <w:shd w:val="clear" w:color="auto" w:fill="FFFFFF"/>
          <w:lang w:val="en-GB"/>
        </w:rPr>
        <w:t xml:space="preserve"> general</w:t>
      </w:r>
      <w:ins w:id="162" w:author="Chara Katiri" w:date="2015-04-10T20:24:00Z">
        <w:r w:rsidR="00635DE2" w:rsidRPr="00802990">
          <w:rPr>
            <w:rFonts w:ascii="Times" w:eastAsia="Times New Roman" w:hAnsi="Times" w:cs="Times New Roman"/>
            <w:sz w:val="22"/>
            <w:szCs w:val="22"/>
            <w:shd w:val="clear" w:color="auto" w:fill="FFFFFF"/>
            <w:lang w:val="en-GB"/>
          </w:rPr>
          <w:t xml:space="preserve"> project</w:t>
        </w:r>
      </w:ins>
      <w:r w:rsidRPr="00802990">
        <w:rPr>
          <w:rFonts w:ascii="Times" w:eastAsia="Times New Roman" w:hAnsi="Times" w:cs="Times New Roman"/>
          <w:sz w:val="22"/>
          <w:szCs w:val="22"/>
          <w:shd w:val="clear" w:color="auto" w:fill="FFFFFF"/>
          <w:lang w:val="en-GB"/>
        </w:rPr>
        <w:t xml:space="preserve"> management</w:t>
      </w:r>
      <w:r w:rsidR="002C39F0" w:rsidRPr="00802990">
        <w:rPr>
          <w:rFonts w:ascii="Times" w:eastAsia="Times New Roman" w:hAnsi="Times" w:cs="Times New Roman"/>
          <w:sz w:val="22"/>
          <w:szCs w:val="22"/>
          <w:shd w:val="clear" w:color="auto" w:fill="FFFFFF"/>
          <w:lang w:val="en-GB"/>
        </w:rPr>
        <w:t xml:space="preserve"> </w:t>
      </w:r>
      <w:r w:rsidR="00BF2E68" w:rsidRPr="00802990">
        <w:rPr>
          <w:rFonts w:ascii="Times" w:eastAsia="Times New Roman" w:hAnsi="Times" w:cs="Times New Roman"/>
          <w:sz w:val="22"/>
          <w:szCs w:val="22"/>
          <w:shd w:val="clear" w:color="auto" w:fill="FFFFFF"/>
          <w:lang w:val="en-GB"/>
        </w:rPr>
        <w:t xml:space="preserve">and </w:t>
      </w:r>
      <w:r w:rsidR="002C39F0" w:rsidRPr="00802990">
        <w:rPr>
          <w:rFonts w:ascii="Times" w:eastAsia="Times New Roman" w:hAnsi="Times" w:cs="Times New Roman"/>
          <w:sz w:val="22"/>
          <w:szCs w:val="22"/>
          <w:shd w:val="clear" w:color="auto" w:fill="FFFFFF"/>
          <w:lang w:val="en-GB"/>
        </w:rPr>
        <w:t xml:space="preserve">solution </w:t>
      </w:r>
      <w:r w:rsidR="00BF2E68" w:rsidRPr="00802990">
        <w:rPr>
          <w:rFonts w:ascii="Times" w:eastAsia="Times New Roman" w:hAnsi="Times" w:cs="Times New Roman"/>
          <w:sz w:val="22"/>
          <w:szCs w:val="22"/>
          <w:shd w:val="clear" w:color="auto" w:fill="FFFFFF"/>
          <w:lang w:val="en-GB"/>
        </w:rPr>
        <w:t>design</w:t>
      </w:r>
      <w:ins w:id="163" w:author="Chara Katiri" w:date="2015-04-10T20:33:00Z">
        <w:r w:rsidR="005627E7" w:rsidRPr="00802990">
          <w:rPr>
            <w:rFonts w:ascii="Times" w:eastAsia="Times New Roman" w:hAnsi="Times" w:cs="Times New Roman"/>
            <w:sz w:val="22"/>
            <w:szCs w:val="22"/>
            <w:shd w:val="clear" w:color="auto" w:fill="FFFFFF"/>
            <w:lang w:val="en-GB"/>
          </w:rPr>
          <w:t>,</w:t>
        </w:r>
      </w:ins>
      <w:r w:rsidR="00BF2E68" w:rsidRPr="00802990">
        <w:rPr>
          <w:rFonts w:ascii="Times" w:eastAsia="Times New Roman" w:hAnsi="Times" w:cs="Times New Roman"/>
          <w:sz w:val="22"/>
          <w:szCs w:val="22"/>
          <w:shd w:val="clear" w:color="auto" w:fill="FFFFFF"/>
          <w:lang w:val="en-GB"/>
        </w:rPr>
        <w:t xml:space="preserve"> to</w:t>
      </w:r>
      <w:ins w:id="164" w:author="Chara Katiri" w:date="2015-04-10T20:18:00Z">
        <w:r w:rsidR="000F5875" w:rsidRPr="00802990">
          <w:rPr>
            <w:rFonts w:ascii="Times" w:eastAsia="Times New Roman" w:hAnsi="Times" w:cs="Times New Roman"/>
            <w:sz w:val="22"/>
            <w:szCs w:val="22"/>
            <w:shd w:val="clear" w:color="auto" w:fill="FFFFFF"/>
            <w:lang w:val="en-GB"/>
          </w:rPr>
          <w:t xml:space="preserve"> the</w:t>
        </w:r>
      </w:ins>
      <w:r w:rsidRPr="00802990">
        <w:rPr>
          <w:rFonts w:ascii="Times" w:eastAsia="Times New Roman" w:hAnsi="Times" w:cs="Times New Roman"/>
          <w:sz w:val="22"/>
          <w:szCs w:val="22"/>
          <w:shd w:val="clear" w:color="auto" w:fill="FFFFFF"/>
          <w:lang w:val="en-GB"/>
        </w:rPr>
        <w:t xml:space="preserve"> development and delivery</w:t>
      </w:r>
      <w:r w:rsidR="00BF2E68" w:rsidRPr="00802990">
        <w:rPr>
          <w:rFonts w:ascii="Times" w:eastAsia="Times New Roman" w:hAnsi="Times" w:cs="Times New Roman"/>
          <w:sz w:val="22"/>
          <w:szCs w:val="22"/>
          <w:shd w:val="clear" w:color="auto" w:fill="FFFFFF"/>
          <w:lang w:val="en-GB"/>
        </w:rPr>
        <w:t xml:space="preserve"> of the website</w:t>
      </w:r>
      <w:r w:rsidR="002C39F0" w:rsidRPr="00802990">
        <w:rPr>
          <w:rFonts w:ascii="Times" w:eastAsia="Times New Roman" w:hAnsi="Times" w:cs="Times New Roman"/>
          <w:sz w:val="22"/>
          <w:szCs w:val="22"/>
          <w:shd w:val="clear" w:color="auto" w:fill="FFFFFF"/>
          <w:lang w:val="en-GB"/>
        </w:rPr>
        <w:t xml:space="preserve">. </w:t>
      </w:r>
      <w:r w:rsidR="00BF2E68" w:rsidRPr="00802990">
        <w:rPr>
          <w:rFonts w:ascii="Times" w:eastAsia="Times New Roman" w:hAnsi="Times" w:cs="Times New Roman"/>
          <w:sz w:val="22"/>
          <w:szCs w:val="22"/>
          <w:shd w:val="clear" w:color="auto" w:fill="FFFFFF"/>
          <w:lang w:val="en-GB"/>
        </w:rPr>
        <w:t>Another personal objective is the use of</w:t>
      </w:r>
      <w:ins w:id="165" w:author="Chara Katiri" w:date="2015-04-10T20:32:00Z">
        <w:r w:rsidR="005627E7" w:rsidRPr="00802990">
          <w:rPr>
            <w:rFonts w:ascii="Times" w:eastAsia="Times New Roman" w:hAnsi="Times" w:cs="Times New Roman"/>
            <w:sz w:val="22"/>
            <w:szCs w:val="22"/>
            <w:shd w:val="clear" w:color="auto" w:fill="FFFFFF"/>
            <w:lang w:val="en-GB"/>
          </w:rPr>
          <w:t xml:space="preserve"> new</w:t>
        </w:r>
      </w:ins>
      <w:ins w:id="166" w:author="Chara Katiri" w:date="2015-04-10T20:27:00Z">
        <w:r w:rsidR="00635DE2" w:rsidRPr="00802990">
          <w:rPr>
            <w:rFonts w:ascii="Times" w:eastAsia="Times New Roman" w:hAnsi="Times" w:cs="Times New Roman"/>
            <w:sz w:val="22"/>
            <w:szCs w:val="22"/>
            <w:shd w:val="clear" w:color="auto" w:fill="FFFFFF"/>
            <w:lang w:val="en-GB"/>
          </w:rPr>
          <w:t xml:space="preserve"> technol</w:t>
        </w:r>
        <w:r w:rsidR="005627E7" w:rsidRPr="00802990">
          <w:rPr>
            <w:rFonts w:ascii="Times" w:eastAsia="Times New Roman" w:hAnsi="Times" w:cs="Times New Roman"/>
            <w:sz w:val="22"/>
            <w:szCs w:val="22"/>
            <w:shd w:val="clear" w:color="auto" w:fill="FFFFFF"/>
            <w:lang w:val="en-GB"/>
          </w:rPr>
          <w:t>ogies</w:t>
        </w:r>
      </w:ins>
      <w:ins w:id="167" w:author="Chara Katiri" w:date="2015-04-10T20:33:00Z">
        <w:r w:rsidR="005627E7" w:rsidRPr="00802990">
          <w:rPr>
            <w:rFonts w:ascii="Times" w:eastAsia="Times New Roman" w:hAnsi="Times" w:cs="Times New Roman"/>
            <w:sz w:val="22"/>
            <w:szCs w:val="22"/>
            <w:shd w:val="clear" w:color="auto" w:fill="FFFFFF"/>
            <w:lang w:val="en-GB"/>
          </w:rPr>
          <w:t xml:space="preserve"> as a challenge to perform </w:t>
        </w:r>
      </w:ins>
      <w:ins w:id="168" w:author="Chara Katiri" w:date="2015-04-10T20:30:00Z">
        <w:r w:rsidR="005627E7" w:rsidRPr="00802990">
          <w:rPr>
            <w:rFonts w:ascii="Times" w:eastAsia="Times New Roman" w:hAnsi="Times" w:cs="Times New Roman"/>
            <w:sz w:val="22"/>
            <w:szCs w:val="22"/>
            <w:shd w:val="clear" w:color="auto" w:fill="FFFFFF"/>
            <w:lang w:val="en-GB"/>
          </w:rPr>
          <w:t>beyond the comfort zone</w:t>
        </w:r>
      </w:ins>
      <w:ins w:id="169" w:author="Chara Katiri" w:date="2015-04-10T20:33:00Z">
        <w:r w:rsidR="005627E7" w:rsidRPr="00802990">
          <w:rPr>
            <w:rFonts w:ascii="Times" w:eastAsia="Times New Roman" w:hAnsi="Times" w:cs="Times New Roman"/>
            <w:sz w:val="22"/>
            <w:szCs w:val="22"/>
            <w:shd w:val="clear" w:color="auto" w:fill="FFFFFF"/>
            <w:lang w:val="en-GB"/>
          </w:rPr>
          <w:t xml:space="preserve"> and </w:t>
        </w:r>
      </w:ins>
      <w:ins w:id="170" w:author="Chara Katiri" w:date="2015-04-10T20:35:00Z">
        <w:r w:rsidR="005627E7" w:rsidRPr="00802990">
          <w:rPr>
            <w:rFonts w:ascii="Times" w:eastAsia="Times New Roman" w:hAnsi="Times" w:cs="Times New Roman"/>
            <w:sz w:val="22"/>
            <w:szCs w:val="22"/>
            <w:shd w:val="clear" w:color="auto" w:fill="FFFFFF"/>
            <w:lang w:val="en-GB"/>
          </w:rPr>
          <w:t>gain new skills</w:t>
        </w:r>
      </w:ins>
      <w:ins w:id="171" w:author="Chara Katiri" w:date="2015-04-10T20:36:00Z">
        <w:r w:rsidR="005627E7" w:rsidRPr="00802990">
          <w:rPr>
            <w:rFonts w:ascii="Times" w:eastAsia="Times New Roman" w:hAnsi="Times" w:cs="Times New Roman"/>
            <w:sz w:val="22"/>
            <w:szCs w:val="22"/>
            <w:shd w:val="clear" w:color="auto" w:fill="FFFFFF"/>
            <w:lang w:val="en-GB"/>
          </w:rPr>
          <w:t xml:space="preserve">. The </w:t>
        </w:r>
      </w:ins>
      <w:ins w:id="172" w:author="Chara Katiri" w:date="2015-04-10T20:43:00Z">
        <w:r w:rsidR="00BA6878" w:rsidRPr="00802990">
          <w:rPr>
            <w:rFonts w:ascii="Times" w:eastAsia="Times New Roman" w:hAnsi="Times" w:cs="Times New Roman"/>
            <w:sz w:val="22"/>
            <w:szCs w:val="22"/>
            <w:shd w:val="clear" w:color="auto" w:fill="FFFFFF"/>
            <w:lang w:val="en-GB"/>
          </w:rPr>
          <w:t>challenge</w:t>
        </w:r>
      </w:ins>
      <w:ins w:id="173" w:author="Chara Katiri" w:date="2015-04-10T20:44:00Z">
        <w:r w:rsidR="00BA6878" w:rsidRPr="00802990">
          <w:rPr>
            <w:rFonts w:ascii="Times" w:eastAsia="Times New Roman" w:hAnsi="Times" w:cs="Times New Roman"/>
            <w:sz w:val="22"/>
            <w:szCs w:val="22"/>
            <w:shd w:val="clear" w:color="auto" w:fill="FFFFFF"/>
            <w:lang w:val="en-GB"/>
          </w:rPr>
          <w:t>,</w:t>
        </w:r>
      </w:ins>
      <w:ins w:id="174" w:author="Chara Katiri" w:date="2015-04-10T20:43:00Z">
        <w:r w:rsidR="00BA6878" w:rsidRPr="00802990">
          <w:rPr>
            <w:rFonts w:ascii="Times" w:eastAsia="Times New Roman" w:hAnsi="Times" w:cs="Times New Roman"/>
            <w:sz w:val="22"/>
            <w:szCs w:val="22"/>
            <w:shd w:val="clear" w:color="auto" w:fill="FFFFFF"/>
            <w:lang w:val="en-GB"/>
          </w:rPr>
          <w:t xml:space="preserve"> is the </w:t>
        </w:r>
      </w:ins>
      <w:ins w:id="175" w:author="Chara Katiri" w:date="2015-04-10T20:44:00Z">
        <w:r w:rsidR="00BA6878" w:rsidRPr="00802990">
          <w:rPr>
            <w:rFonts w:ascii="Times" w:eastAsia="Times New Roman" w:hAnsi="Times" w:cs="Times New Roman"/>
            <w:sz w:val="22"/>
            <w:szCs w:val="22"/>
            <w:shd w:val="clear" w:color="auto" w:fill="FFFFFF"/>
            <w:lang w:val="en-GB"/>
          </w:rPr>
          <w:t>development of the website using</w:t>
        </w:r>
      </w:ins>
      <w:ins w:id="176" w:author="Chara Katiri" w:date="2015-04-10T20:36:00Z">
        <w:r w:rsidR="00BA6878" w:rsidRPr="00802990">
          <w:rPr>
            <w:rFonts w:ascii="Times" w:eastAsia="Times New Roman" w:hAnsi="Times" w:cs="Times New Roman"/>
            <w:sz w:val="22"/>
            <w:szCs w:val="22"/>
            <w:shd w:val="clear" w:color="auto" w:fill="FFFFFF"/>
            <w:lang w:val="en-GB"/>
          </w:rPr>
          <w:t xml:space="preserve"> </w:t>
        </w:r>
      </w:ins>
      <w:ins w:id="177" w:author="Chara Katiri" w:date="2015-04-10T20:26:00Z">
        <w:r w:rsidR="00635DE2" w:rsidRPr="00802990">
          <w:rPr>
            <w:rFonts w:ascii="Times" w:eastAsia="Times New Roman" w:hAnsi="Times" w:cs="Times New Roman"/>
            <w:sz w:val="22"/>
            <w:szCs w:val="22"/>
            <w:shd w:val="clear" w:color="auto" w:fill="FFFFFF"/>
            <w:lang w:val="en-GB"/>
          </w:rPr>
          <w:t xml:space="preserve">Aspect Oriented </w:t>
        </w:r>
      </w:ins>
      <w:ins w:id="178" w:author="Chara Katiri" w:date="2015-04-10T20:37:00Z">
        <w:r w:rsidR="005627E7" w:rsidRPr="00802990">
          <w:rPr>
            <w:rFonts w:ascii="Times" w:eastAsia="Times New Roman" w:hAnsi="Times" w:cs="Times New Roman"/>
            <w:sz w:val="22"/>
            <w:szCs w:val="22"/>
            <w:shd w:val="clear" w:color="auto" w:fill="FFFFFF"/>
            <w:lang w:val="en-GB"/>
          </w:rPr>
          <w:t xml:space="preserve">Programming </w:t>
        </w:r>
      </w:ins>
      <w:ins w:id="179" w:author="Chara Katiri" w:date="2015-04-10T20:26:00Z">
        <w:r w:rsidR="00BA6878" w:rsidRPr="00802990">
          <w:rPr>
            <w:rFonts w:ascii="Times" w:eastAsia="Times New Roman" w:hAnsi="Times" w:cs="Times New Roman"/>
            <w:sz w:val="22"/>
            <w:szCs w:val="22"/>
            <w:shd w:val="clear" w:color="auto" w:fill="FFFFFF"/>
            <w:lang w:val="en-GB"/>
          </w:rPr>
          <w:t xml:space="preserve">(AOP), </w:t>
        </w:r>
      </w:ins>
      <w:ins w:id="180" w:author="Chara Katiri" w:date="2015-04-10T20:43:00Z">
        <w:r w:rsidR="00BA6878" w:rsidRPr="00802990">
          <w:rPr>
            <w:rFonts w:ascii="Times" w:eastAsia="Times New Roman" w:hAnsi="Times" w:cs="Times New Roman"/>
            <w:sz w:val="22"/>
            <w:szCs w:val="22"/>
            <w:shd w:val="clear" w:color="auto" w:fill="FFFFFF"/>
            <w:lang w:val="en-GB"/>
          </w:rPr>
          <w:t xml:space="preserve">as opposed to Object Oriented Programming (OOB) </w:t>
        </w:r>
      </w:ins>
      <w:ins w:id="181" w:author="Chara Katiri" w:date="2015-04-10T20:44:00Z">
        <w:r w:rsidR="00BA6878" w:rsidRPr="00802990">
          <w:rPr>
            <w:rFonts w:ascii="Times" w:eastAsia="Times New Roman" w:hAnsi="Times" w:cs="Times New Roman"/>
            <w:sz w:val="22"/>
            <w:szCs w:val="22"/>
            <w:shd w:val="clear" w:color="auto" w:fill="FFFFFF"/>
            <w:lang w:val="en-GB"/>
          </w:rPr>
          <w:t xml:space="preserve">that was extensively </w:t>
        </w:r>
      </w:ins>
      <w:ins w:id="182" w:author="Chara Katiri" w:date="2015-04-10T20:45:00Z">
        <w:r w:rsidR="00BA6878" w:rsidRPr="00802990">
          <w:rPr>
            <w:rFonts w:ascii="Times" w:eastAsia="Times New Roman" w:hAnsi="Times" w:cs="Times New Roman"/>
            <w:sz w:val="22"/>
            <w:szCs w:val="22"/>
            <w:shd w:val="clear" w:color="auto" w:fill="FFFFFF"/>
            <w:lang w:val="en-GB"/>
          </w:rPr>
          <w:t>taught and practiced</w:t>
        </w:r>
      </w:ins>
      <w:ins w:id="183" w:author="Chara Katiri" w:date="2015-04-10T20:44:00Z">
        <w:r w:rsidR="00BA6878" w:rsidRPr="00802990">
          <w:rPr>
            <w:rFonts w:ascii="Times" w:eastAsia="Times New Roman" w:hAnsi="Times" w:cs="Times New Roman"/>
            <w:sz w:val="22"/>
            <w:szCs w:val="22"/>
            <w:shd w:val="clear" w:color="auto" w:fill="FFFFFF"/>
            <w:lang w:val="en-GB"/>
          </w:rPr>
          <w:t xml:space="preserve"> during Year 1 </w:t>
        </w:r>
      </w:ins>
      <w:ins w:id="184" w:author="Chara Katiri" w:date="2015-04-10T21:08:00Z">
        <w:r w:rsidR="006E54DA" w:rsidRPr="00802990">
          <w:rPr>
            <w:rFonts w:ascii="Times" w:eastAsia="Times New Roman" w:hAnsi="Times" w:cs="Times New Roman"/>
            <w:sz w:val="22"/>
            <w:szCs w:val="22"/>
            <w:shd w:val="clear" w:color="auto" w:fill="FFFFFF"/>
            <w:lang w:val="en-GB"/>
          </w:rPr>
          <w:t>&amp;</w:t>
        </w:r>
      </w:ins>
      <w:ins w:id="185" w:author="Chara Katiri" w:date="2015-04-10T20:44:00Z">
        <w:r w:rsidR="00BA6878" w:rsidRPr="00802990">
          <w:rPr>
            <w:rFonts w:ascii="Times" w:eastAsia="Times New Roman" w:hAnsi="Times" w:cs="Times New Roman"/>
            <w:sz w:val="22"/>
            <w:szCs w:val="22"/>
            <w:shd w:val="clear" w:color="auto" w:fill="FFFFFF"/>
            <w:lang w:val="en-GB"/>
          </w:rPr>
          <w:t xml:space="preserve"> 2</w:t>
        </w:r>
      </w:ins>
      <w:ins w:id="186" w:author="Chara Katiri" w:date="2015-04-10T20:45:00Z">
        <w:r w:rsidR="00BC1744" w:rsidRPr="00802990">
          <w:rPr>
            <w:rFonts w:ascii="Times" w:eastAsia="Times New Roman" w:hAnsi="Times" w:cs="Times New Roman"/>
            <w:sz w:val="22"/>
            <w:szCs w:val="22"/>
            <w:shd w:val="clear" w:color="auto" w:fill="FFFFFF"/>
            <w:lang w:val="en-GB"/>
          </w:rPr>
          <w:t xml:space="preserve">. AOP as well as </w:t>
        </w:r>
      </w:ins>
      <w:r w:rsidR="002C39F0" w:rsidRPr="00802990">
        <w:rPr>
          <w:rFonts w:ascii="Times" w:eastAsia="Times New Roman" w:hAnsi="Times" w:cs="Times New Roman"/>
          <w:sz w:val="22"/>
          <w:szCs w:val="22"/>
          <w:shd w:val="clear" w:color="auto" w:fill="FFFFFF"/>
          <w:lang w:val="en-GB"/>
        </w:rPr>
        <w:t>Spring MVC Framework</w:t>
      </w:r>
      <w:ins w:id="187" w:author="Chara Katiri" w:date="2015-04-10T20:37:00Z">
        <w:r w:rsidR="005627E7" w:rsidRPr="00802990">
          <w:rPr>
            <w:rFonts w:ascii="Times" w:eastAsia="Times New Roman" w:hAnsi="Times" w:cs="Times New Roman"/>
            <w:sz w:val="22"/>
            <w:szCs w:val="22"/>
            <w:shd w:val="clear" w:color="auto" w:fill="FFFFFF"/>
            <w:lang w:val="en-GB"/>
          </w:rPr>
          <w:t xml:space="preserve"> </w:t>
        </w:r>
      </w:ins>
      <w:ins w:id="188" w:author="Chara Katiri" w:date="2015-04-10T20:54:00Z">
        <w:r w:rsidR="00BC1744" w:rsidRPr="00802990">
          <w:rPr>
            <w:rFonts w:ascii="Times" w:eastAsia="Times New Roman" w:hAnsi="Times" w:cs="Times New Roman"/>
            <w:sz w:val="22"/>
            <w:szCs w:val="22"/>
            <w:shd w:val="clear" w:color="auto" w:fill="FFFFFF"/>
            <w:lang w:val="en-GB"/>
          </w:rPr>
          <w:t>were</w:t>
        </w:r>
      </w:ins>
      <w:ins w:id="189" w:author="Chara Katiri" w:date="2015-04-10T20:46:00Z">
        <w:r w:rsidR="00BA6878" w:rsidRPr="00802990">
          <w:rPr>
            <w:rFonts w:ascii="Times" w:eastAsia="Times New Roman" w:hAnsi="Times" w:cs="Times New Roman"/>
            <w:sz w:val="22"/>
            <w:szCs w:val="22"/>
            <w:shd w:val="clear" w:color="auto" w:fill="FFFFFF"/>
            <w:lang w:val="en-GB"/>
          </w:rPr>
          <w:t xml:space="preserve"> introduced </w:t>
        </w:r>
      </w:ins>
      <w:ins w:id="190" w:author="Chara Katiri" w:date="2015-04-10T20:54:00Z">
        <w:r w:rsidR="00BC1744" w:rsidRPr="00802990">
          <w:rPr>
            <w:rFonts w:ascii="Times" w:eastAsia="Times New Roman" w:hAnsi="Times" w:cs="Times New Roman"/>
            <w:sz w:val="22"/>
            <w:szCs w:val="22"/>
            <w:shd w:val="clear" w:color="auto" w:fill="FFFFFF"/>
            <w:lang w:val="en-GB"/>
          </w:rPr>
          <w:t xml:space="preserve">only </w:t>
        </w:r>
      </w:ins>
      <w:ins w:id="191" w:author="Chara Katiri" w:date="2015-04-10T20:46:00Z">
        <w:r w:rsidR="00BA6878" w:rsidRPr="00802990">
          <w:rPr>
            <w:rFonts w:ascii="Times" w:eastAsia="Times New Roman" w:hAnsi="Times" w:cs="Times New Roman"/>
            <w:sz w:val="22"/>
            <w:szCs w:val="22"/>
            <w:shd w:val="clear" w:color="auto" w:fill="FFFFFF"/>
            <w:lang w:val="en-GB"/>
          </w:rPr>
          <w:t xml:space="preserve">during Year 3 </w:t>
        </w:r>
      </w:ins>
      <w:ins w:id="192" w:author="Chara Katiri" w:date="2015-04-10T20:50:00Z">
        <w:r w:rsidR="00BC1744" w:rsidRPr="00802990">
          <w:rPr>
            <w:rFonts w:ascii="Times" w:eastAsia="Times New Roman" w:hAnsi="Times" w:cs="Times New Roman"/>
            <w:sz w:val="22"/>
            <w:szCs w:val="22"/>
            <w:shd w:val="clear" w:color="auto" w:fill="FFFFFF"/>
            <w:lang w:val="en-GB"/>
          </w:rPr>
          <w:t xml:space="preserve">and </w:t>
        </w:r>
      </w:ins>
      <w:ins w:id="193" w:author="Chara Katiri" w:date="2015-04-10T20:54:00Z">
        <w:r w:rsidR="006E54DA" w:rsidRPr="00802990">
          <w:rPr>
            <w:rFonts w:ascii="Times" w:eastAsia="Times New Roman" w:hAnsi="Times" w:cs="Times New Roman"/>
            <w:sz w:val="22"/>
            <w:szCs w:val="22"/>
            <w:shd w:val="clear" w:color="auto" w:fill="FFFFFF"/>
            <w:lang w:val="en-GB"/>
          </w:rPr>
          <w:t>they we</w:t>
        </w:r>
        <w:r w:rsidR="00BC1744" w:rsidRPr="00802990">
          <w:rPr>
            <w:rFonts w:ascii="Times" w:eastAsia="Times New Roman" w:hAnsi="Times" w:cs="Times New Roman"/>
            <w:sz w:val="22"/>
            <w:szCs w:val="22"/>
            <w:shd w:val="clear" w:color="auto" w:fill="FFFFFF"/>
            <w:lang w:val="en-GB"/>
          </w:rPr>
          <w:t>re</w:t>
        </w:r>
      </w:ins>
      <w:ins w:id="194" w:author="Chara Katiri" w:date="2015-04-10T20:50:00Z">
        <w:r w:rsidR="00BC1744" w:rsidRPr="00802990">
          <w:rPr>
            <w:rFonts w:ascii="Times" w:eastAsia="Times New Roman" w:hAnsi="Times" w:cs="Times New Roman"/>
            <w:sz w:val="22"/>
            <w:szCs w:val="22"/>
            <w:shd w:val="clear" w:color="auto" w:fill="FFFFFF"/>
            <w:lang w:val="en-GB"/>
          </w:rPr>
          <w:t xml:space="preserve"> used </w:t>
        </w:r>
      </w:ins>
      <w:r w:rsidR="00BF2E68" w:rsidRPr="00802990">
        <w:rPr>
          <w:rFonts w:ascii="Times" w:eastAsia="Times New Roman" w:hAnsi="Times" w:cs="Times New Roman"/>
          <w:sz w:val="22"/>
          <w:szCs w:val="22"/>
          <w:shd w:val="clear" w:color="auto" w:fill="FFFFFF"/>
          <w:lang w:val="en-GB"/>
        </w:rPr>
        <w:t xml:space="preserve">for the development of </w:t>
      </w:r>
      <w:ins w:id="195" w:author="Chara Katiri" w:date="2015-04-10T20:50:00Z">
        <w:r w:rsidR="00BC1744" w:rsidRPr="00802990">
          <w:rPr>
            <w:rFonts w:ascii="Times" w:eastAsia="Times New Roman" w:hAnsi="Times" w:cs="Times New Roman"/>
            <w:sz w:val="22"/>
            <w:szCs w:val="22"/>
            <w:shd w:val="clear" w:color="auto" w:fill="FFFFFF"/>
            <w:lang w:val="en-GB"/>
          </w:rPr>
          <w:t xml:space="preserve">this </w:t>
        </w:r>
      </w:ins>
      <w:r w:rsidR="00BF2E68" w:rsidRPr="00802990">
        <w:rPr>
          <w:rFonts w:ascii="Times" w:eastAsia="Times New Roman" w:hAnsi="Times" w:cs="Times New Roman"/>
          <w:sz w:val="22"/>
          <w:szCs w:val="22"/>
          <w:shd w:val="clear" w:color="auto" w:fill="FFFFFF"/>
          <w:lang w:val="en-GB"/>
        </w:rPr>
        <w:t>project</w:t>
      </w:r>
      <w:ins w:id="196" w:author="Chara Katiri" w:date="2015-04-10T20:21:00Z">
        <w:r w:rsidR="00635DE2" w:rsidRPr="00802990">
          <w:rPr>
            <w:rFonts w:ascii="Times" w:eastAsia="Times New Roman" w:hAnsi="Times" w:cs="Times New Roman"/>
            <w:sz w:val="22"/>
            <w:szCs w:val="22"/>
            <w:shd w:val="clear" w:color="auto" w:fill="FFFFFF"/>
            <w:lang w:val="en-GB"/>
          </w:rPr>
          <w:t xml:space="preserve">. </w:t>
        </w:r>
      </w:ins>
      <w:ins w:id="197" w:author="Chara Katiri" w:date="2015-04-10T21:10:00Z">
        <w:r w:rsidR="00FD43D9" w:rsidRPr="00802990">
          <w:rPr>
            <w:rFonts w:ascii="Times" w:eastAsia="Times New Roman" w:hAnsi="Times" w:cs="Times New Roman"/>
            <w:sz w:val="22"/>
            <w:szCs w:val="22"/>
            <w:shd w:val="clear" w:color="auto" w:fill="FFFFFF"/>
            <w:lang w:val="en-GB"/>
          </w:rPr>
          <w:t xml:space="preserve">The use of technologies to achieve </w:t>
        </w:r>
      </w:ins>
      <w:ins w:id="198" w:author="Chara Katiri" w:date="2015-04-10T21:03:00Z">
        <w:r w:rsidR="00FD43D9" w:rsidRPr="00802990">
          <w:rPr>
            <w:rFonts w:ascii="Times" w:eastAsia="Times New Roman" w:hAnsi="Times" w:cs="Times New Roman"/>
            <w:sz w:val="22"/>
            <w:szCs w:val="22"/>
            <w:shd w:val="clear" w:color="auto" w:fill="FFFFFF"/>
            <w:lang w:val="en-GB"/>
          </w:rPr>
          <w:t>s</w:t>
        </w:r>
        <w:r w:rsidR="006E54DA" w:rsidRPr="00802990">
          <w:rPr>
            <w:rFonts w:ascii="Times" w:eastAsia="Times New Roman" w:hAnsi="Times" w:cs="Times New Roman"/>
            <w:sz w:val="22"/>
            <w:szCs w:val="22"/>
            <w:shd w:val="clear" w:color="auto" w:fill="FFFFFF"/>
            <w:lang w:val="en-GB"/>
          </w:rPr>
          <w:t xml:space="preserve">calability of the website </w:t>
        </w:r>
      </w:ins>
      <w:ins w:id="199" w:author="Chara Katiri" w:date="2015-04-10T21:04:00Z">
        <w:r w:rsidR="006E54DA" w:rsidRPr="00802990">
          <w:rPr>
            <w:rFonts w:ascii="Times" w:eastAsia="Times New Roman" w:hAnsi="Times" w:cs="Times New Roman"/>
            <w:sz w:val="22"/>
            <w:szCs w:val="22"/>
            <w:shd w:val="clear" w:color="auto" w:fill="FFFFFF"/>
            <w:lang w:val="en-GB"/>
          </w:rPr>
          <w:t xml:space="preserve">regardless the screen size </w:t>
        </w:r>
      </w:ins>
      <w:ins w:id="200" w:author="Chara Katiri" w:date="2015-04-10T21:06:00Z">
        <w:r w:rsidR="006E54DA" w:rsidRPr="00802990">
          <w:rPr>
            <w:rFonts w:ascii="Times" w:eastAsia="Times New Roman" w:hAnsi="Times" w:cs="Times New Roman"/>
            <w:sz w:val="22"/>
            <w:szCs w:val="22"/>
            <w:shd w:val="clear" w:color="auto" w:fill="FFFFFF"/>
            <w:lang w:val="en-GB"/>
          </w:rPr>
          <w:t xml:space="preserve">(mobile phone/tablet/desktop) </w:t>
        </w:r>
        <w:r w:rsidR="006E54DA" w:rsidRPr="00802990">
          <w:rPr>
            <w:rFonts w:ascii="Times" w:eastAsia="Times New Roman" w:hAnsi="Times" w:cs="Times New Roman"/>
            <w:sz w:val="22"/>
            <w:szCs w:val="22"/>
            <w:highlight w:val="yellow"/>
            <w:shd w:val="clear" w:color="auto" w:fill="FFFFFF"/>
            <w:lang w:val="en-GB"/>
          </w:rPr>
          <w:t>or Operational System (</w:t>
        </w:r>
        <w:commentRangeStart w:id="201"/>
        <w:proofErr w:type="spellStart"/>
        <w:r w:rsidR="006E54DA" w:rsidRPr="00802990">
          <w:rPr>
            <w:rFonts w:ascii="Times" w:eastAsia="Times New Roman" w:hAnsi="Times" w:cs="Times New Roman"/>
            <w:sz w:val="22"/>
            <w:szCs w:val="22"/>
            <w:highlight w:val="yellow"/>
            <w:shd w:val="clear" w:color="auto" w:fill="FFFFFF"/>
            <w:lang w:val="en-GB"/>
          </w:rPr>
          <w:t>iOS</w:t>
        </w:r>
        <w:proofErr w:type="spellEnd"/>
        <w:r w:rsidR="006E54DA" w:rsidRPr="00802990">
          <w:rPr>
            <w:rFonts w:ascii="Times" w:eastAsia="Times New Roman" w:hAnsi="Times" w:cs="Times New Roman"/>
            <w:sz w:val="22"/>
            <w:szCs w:val="22"/>
            <w:highlight w:val="yellow"/>
            <w:shd w:val="clear" w:color="auto" w:fill="FFFFFF"/>
            <w:lang w:val="en-GB"/>
          </w:rPr>
          <w:t>/Android/Windows</w:t>
        </w:r>
      </w:ins>
      <w:commentRangeEnd w:id="201"/>
      <w:ins w:id="202" w:author="Chara Katiri" w:date="2015-04-10T21:20:00Z">
        <w:r w:rsidR="002C1829" w:rsidRPr="00802990">
          <w:rPr>
            <w:rStyle w:val="CommentReference"/>
            <w:rFonts w:ascii="Times" w:hAnsi="Times" w:cs="Times New Roman"/>
            <w:sz w:val="22"/>
            <w:szCs w:val="22"/>
          </w:rPr>
          <w:commentReference w:id="201"/>
        </w:r>
      </w:ins>
      <w:ins w:id="203" w:author="Chara Katiri" w:date="2015-04-10T21:06:00Z">
        <w:r w:rsidR="006E54DA" w:rsidRPr="00802990">
          <w:rPr>
            <w:rFonts w:ascii="Times" w:eastAsia="Times New Roman" w:hAnsi="Times" w:cs="Times New Roman"/>
            <w:sz w:val="22"/>
            <w:szCs w:val="22"/>
            <w:highlight w:val="yellow"/>
            <w:shd w:val="clear" w:color="auto" w:fill="FFFFFF"/>
            <w:lang w:val="en-GB"/>
          </w:rPr>
          <w:t>)</w:t>
        </w:r>
        <w:r w:rsidR="006E54DA" w:rsidRPr="00802990">
          <w:rPr>
            <w:rFonts w:ascii="Times" w:eastAsia="Times New Roman" w:hAnsi="Times" w:cs="Times New Roman"/>
            <w:sz w:val="22"/>
            <w:szCs w:val="22"/>
            <w:shd w:val="clear" w:color="auto" w:fill="FFFFFF"/>
            <w:lang w:val="en-GB"/>
          </w:rPr>
          <w:t xml:space="preserve"> </w:t>
        </w:r>
      </w:ins>
      <w:ins w:id="204" w:author="Chara Katiri" w:date="2015-04-10T21:04:00Z">
        <w:r w:rsidR="006E54DA" w:rsidRPr="00802990">
          <w:rPr>
            <w:rFonts w:ascii="Times" w:eastAsia="Times New Roman" w:hAnsi="Times" w:cs="Times New Roman"/>
            <w:sz w:val="22"/>
            <w:szCs w:val="22"/>
            <w:shd w:val="clear" w:color="auto" w:fill="FFFFFF"/>
            <w:lang w:val="en-GB"/>
          </w:rPr>
          <w:t xml:space="preserve">is another </w:t>
        </w:r>
      </w:ins>
      <w:ins w:id="205" w:author="Chara Katiri" w:date="2015-04-10T21:11:00Z">
        <w:r w:rsidR="00FD43D9" w:rsidRPr="00802990">
          <w:rPr>
            <w:rFonts w:ascii="Times" w:eastAsia="Times New Roman" w:hAnsi="Times" w:cs="Times New Roman"/>
            <w:sz w:val="22"/>
            <w:szCs w:val="22"/>
            <w:shd w:val="clear" w:color="auto" w:fill="FFFFFF"/>
            <w:lang w:val="en-GB"/>
          </w:rPr>
          <w:t xml:space="preserve">personal </w:t>
        </w:r>
      </w:ins>
      <w:ins w:id="206" w:author="Chara Katiri" w:date="2015-04-10T21:04:00Z">
        <w:r w:rsidR="006E54DA" w:rsidRPr="00802990">
          <w:rPr>
            <w:rFonts w:ascii="Times" w:eastAsia="Times New Roman" w:hAnsi="Times" w:cs="Times New Roman"/>
            <w:sz w:val="22"/>
            <w:szCs w:val="22"/>
            <w:shd w:val="clear" w:color="auto" w:fill="FFFFFF"/>
            <w:lang w:val="en-GB"/>
          </w:rPr>
          <w:t xml:space="preserve">objective. </w:t>
        </w:r>
      </w:ins>
      <w:ins w:id="207" w:author="Chara Katiri" w:date="2015-04-10T20:54:00Z">
        <w:r w:rsidR="00BC1744" w:rsidRPr="00802990">
          <w:rPr>
            <w:rFonts w:ascii="Times" w:eastAsia="Times New Roman" w:hAnsi="Times" w:cs="Times New Roman"/>
            <w:sz w:val="22"/>
            <w:szCs w:val="22"/>
            <w:shd w:val="clear" w:color="auto" w:fill="FFFFFF"/>
            <w:lang w:val="en-GB"/>
          </w:rPr>
          <w:t>CSS</w:t>
        </w:r>
      </w:ins>
      <w:ins w:id="208" w:author="Chara Katiri" w:date="2015-04-10T21:13:00Z">
        <w:r w:rsidR="00FD43D9" w:rsidRPr="00802990">
          <w:rPr>
            <w:rFonts w:ascii="Times" w:eastAsia="Times New Roman" w:hAnsi="Times" w:cs="Times New Roman"/>
            <w:sz w:val="22"/>
            <w:szCs w:val="22"/>
            <w:shd w:val="clear" w:color="auto" w:fill="FFFFFF"/>
            <w:lang w:val="en-GB"/>
          </w:rPr>
          <w:t>3</w:t>
        </w:r>
      </w:ins>
      <w:ins w:id="209" w:author="Chara Katiri" w:date="2015-04-10T20:54:00Z">
        <w:r w:rsidR="00BC1744" w:rsidRPr="00802990">
          <w:rPr>
            <w:rFonts w:ascii="Times" w:eastAsia="Times New Roman" w:hAnsi="Times" w:cs="Times New Roman"/>
            <w:sz w:val="22"/>
            <w:szCs w:val="22"/>
            <w:shd w:val="clear" w:color="auto" w:fill="FFFFFF"/>
            <w:lang w:val="en-GB"/>
          </w:rPr>
          <w:t xml:space="preserve"> </w:t>
        </w:r>
      </w:ins>
      <w:ins w:id="210" w:author="Chara Katiri" w:date="2015-04-10T21:09:00Z">
        <w:r w:rsidR="00FD43D9" w:rsidRPr="00802990">
          <w:rPr>
            <w:rFonts w:ascii="Times" w:eastAsia="Times New Roman" w:hAnsi="Times" w:cs="Times New Roman"/>
            <w:sz w:val="22"/>
            <w:szCs w:val="22"/>
            <w:shd w:val="clear" w:color="auto" w:fill="FFFFFF"/>
            <w:lang w:val="en-GB"/>
          </w:rPr>
          <w:t>is used to</w:t>
        </w:r>
      </w:ins>
      <w:ins w:id="211" w:author="Chara Katiri" w:date="2015-04-10T21:07:00Z">
        <w:r w:rsidR="006E54DA" w:rsidRPr="00802990">
          <w:rPr>
            <w:rFonts w:ascii="Times" w:eastAsia="Times New Roman" w:hAnsi="Times" w:cs="Times New Roman"/>
            <w:sz w:val="22"/>
            <w:szCs w:val="22"/>
            <w:shd w:val="clear" w:color="auto" w:fill="FFFFFF"/>
            <w:lang w:val="en-GB"/>
          </w:rPr>
          <w:t xml:space="preserve"> enable</w:t>
        </w:r>
      </w:ins>
      <w:ins w:id="212" w:author="Chara Katiri" w:date="2015-04-10T20:55:00Z">
        <w:r w:rsidR="00BC1744" w:rsidRPr="00802990">
          <w:rPr>
            <w:rFonts w:ascii="Times" w:eastAsia="Times New Roman" w:hAnsi="Times" w:cs="Times New Roman"/>
            <w:sz w:val="22"/>
            <w:szCs w:val="22"/>
            <w:shd w:val="clear" w:color="auto" w:fill="FFFFFF"/>
            <w:lang w:val="en-GB"/>
          </w:rPr>
          <w:t xml:space="preserve"> the website</w:t>
        </w:r>
      </w:ins>
      <w:ins w:id="213" w:author="Chara Katiri" w:date="2015-04-10T21:00:00Z">
        <w:r w:rsidR="006E54DA" w:rsidRPr="00802990">
          <w:rPr>
            <w:rFonts w:ascii="Times" w:eastAsia="Times New Roman" w:hAnsi="Times" w:cs="Times New Roman"/>
            <w:sz w:val="22"/>
            <w:szCs w:val="22"/>
            <w:shd w:val="clear" w:color="auto" w:fill="FFFFFF"/>
            <w:lang w:val="en-GB"/>
          </w:rPr>
          <w:t xml:space="preserve"> adapt to different</w:t>
        </w:r>
      </w:ins>
      <w:ins w:id="214" w:author="Chara Katiri" w:date="2015-04-10T20:55:00Z">
        <w:r w:rsidR="00BC1744" w:rsidRPr="00802990">
          <w:rPr>
            <w:rFonts w:ascii="Times" w:eastAsia="Times New Roman" w:hAnsi="Times" w:cs="Times New Roman"/>
            <w:sz w:val="22"/>
            <w:szCs w:val="22"/>
            <w:shd w:val="clear" w:color="auto" w:fill="FFFFFF"/>
            <w:lang w:val="en-GB"/>
          </w:rPr>
          <w:t xml:space="preserve"> </w:t>
        </w:r>
      </w:ins>
      <w:ins w:id="215" w:author="Chara Katiri" w:date="2015-04-10T20:57:00Z">
        <w:r w:rsidR="006E54DA" w:rsidRPr="00802990">
          <w:rPr>
            <w:rFonts w:ascii="Times" w:eastAsia="Times New Roman" w:hAnsi="Times" w:cs="Times New Roman"/>
            <w:sz w:val="22"/>
            <w:szCs w:val="22"/>
            <w:shd w:val="clear" w:color="auto" w:fill="FFFFFF"/>
            <w:lang w:val="en-GB"/>
          </w:rPr>
          <w:t xml:space="preserve">screen sizes and </w:t>
        </w:r>
      </w:ins>
      <w:ins w:id="216" w:author="Chara Katiri" w:date="2015-04-10T20:58:00Z">
        <w:r w:rsidR="00BC1744" w:rsidRPr="00802990">
          <w:rPr>
            <w:rFonts w:ascii="Times" w:eastAsia="Times New Roman" w:hAnsi="Times" w:cs="Times New Roman"/>
            <w:sz w:val="22"/>
            <w:szCs w:val="22"/>
            <w:shd w:val="clear" w:color="auto" w:fill="FFFFFF"/>
            <w:lang w:val="en-GB"/>
          </w:rPr>
          <w:t>resolutions</w:t>
        </w:r>
      </w:ins>
      <w:ins w:id="217" w:author="Chara Katiri" w:date="2015-04-10T20:57:00Z">
        <w:r w:rsidR="00BC1744" w:rsidRPr="00802990">
          <w:rPr>
            <w:rFonts w:ascii="Times" w:eastAsia="Times New Roman" w:hAnsi="Times" w:cs="Times New Roman"/>
            <w:sz w:val="22"/>
            <w:szCs w:val="22"/>
            <w:shd w:val="clear" w:color="auto" w:fill="FFFFFF"/>
            <w:lang w:val="en-GB"/>
          </w:rPr>
          <w:t xml:space="preserve"> whether </w:t>
        </w:r>
      </w:ins>
      <w:ins w:id="218" w:author="Chara Katiri" w:date="2015-04-10T21:05:00Z">
        <w:r w:rsidR="006E54DA" w:rsidRPr="00802990">
          <w:rPr>
            <w:rFonts w:ascii="Times" w:eastAsia="Times New Roman" w:hAnsi="Times" w:cs="Times New Roman"/>
            <w:sz w:val="22"/>
            <w:szCs w:val="22"/>
            <w:shd w:val="clear" w:color="auto" w:fill="FFFFFF"/>
            <w:lang w:val="en-GB"/>
          </w:rPr>
          <w:t>rendered</w:t>
        </w:r>
      </w:ins>
      <w:ins w:id="219" w:author="Chara Katiri" w:date="2015-04-10T20:57:00Z">
        <w:r w:rsidR="00BC1744" w:rsidRPr="00802990">
          <w:rPr>
            <w:rFonts w:ascii="Times" w:eastAsia="Times New Roman" w:hAnsi="Times" w:cs="Times New Roman"/>
            <w:sz w:val="22"/>
            <w:szCs w:val="22"/>
            <w:shd w:val="clear" w:color="auto" w:fill="FFFFFF"/>
            <w:lang w:val="en-GB"/>
          </w:rPr>
          <w:t xml:space="preserve"> on mobile phone </w:t>
        </w:r>
      </w:ins>
      <w:ins w:id="220" w:author="Chara Katiri" w:date="2015-04-10T21:05:00Z">
        <w:r w:rsidR="006E54DA" w:rsidRPr="00802990">
          <w:rPr>
            <w:rFonts w:ascii="Times" w:eastAsia="Times New Roman" w:hAnsi="Times" w:cs="Times New Roman"/>
            <w:sz w:val="22"/>
            <w:szCs w:val="22"/>
            <w:shd w:val="clear" w:color="auto" w:fill="FFFFFF"/>
            <w:lang w:val="en-GB"/>
          </w:rPr>
          <w:t>devices</w:t>
        </w:r>
      </w:ins>
      <w:ins w:id="221" w:author="Chara Katiri" w:date="2015-04-10T20:57:00Z">
        <w:r w:rsidR="00FD43D9" w:rsidRPr="00802990">
          <w:rPr>
            <w:rFonts w:ascii="Times" w:eastAsia="Times New Roman" w:hAnsi="Times" w:cs="Times New Roman"/>
            <w:sz w:val="22"/>
            <w:szCs w:val="22"/>
            <w:shd w:val="clear" w:color="auto" w:fill="FFFFFF"/>
            <w:lang w:val="en-GB"/>
          </w:rPr>
          <w:t xml:space="preserve">, tablets </w:t>
        </w:r>
        <w:r w:rsidR="00BC1744" w:rsidRPr="00802990">
          <w:rPr>
            <w:rFonts w:ascii="Times" w:eastAsia="Times New Roman" w:hAnsi="Times" w:cs="Times New Roman"/>
            <w:sz w:val="22"/>
            <w:szCs w:val="22"/>
            <w:shd w:val="clear" w:color="auto" w:fill="FFFFFF"/>
            <w:lang w:val="en-GB"/>
          </w:rPr>
          <w:t xml:space="preserve">or desktops. </w:t>
        </w:r>
      </w:ins>
    </w:p>
    <w:p w14:paraId="7D7D0482" w14:textId="77777777" w:rsidR="00340F77" w:rsidRPr="00802990" w:rsidRDefault="00340F77" w:rsidP="00802990">
      <w:pPr>
        <w:spacing w:line="360" w:lineRule="auto"/>
        <w:ind w:firstLine="360"/>
        <w:contextualSpacing/>
        <w:jc w:val="both"/>
        <w:rPr>
          <w:rFonts w:ascii="Times" w:eastAsia="Times New Roman" w:hAnsi="Times" w:cs="Times New Roman"/>
          <w:sz w:val="22"/>
          <w:szCs w:val="22"/>
          <w:shd w:val="clear" w:color="auto" w:fill="FFFFFF"/>
          <w:lang w:val="en-GB"/>
        </w:rPr>
      </w:pPr>
    </w:p>
    <w:p w14:paraId="53F38DEE" w14:textId="648BF69E" w:rsidR="0054569F" w:rsidRPr="00802990" w:rsidRDefault="00C50791" w:rsidP="00802990">
      <w:pPr>
        <w:pStyle w:val="Heading2"/>
        <w:numPr>
          <w:ilvl w:val="1"/>
          <w:numId w:val="11"/>
        </w:numPr>
        <w:spacing w:line="360" w:lineRule="auto"/>
        <w:contextualSpacing/>
        <w:jc w:val="both"/>
        <w:rPr>
          <w:rFonts w:ascii="Times" w:hAnsi="Times" w:cs="Times New Roman"/>
          <w:color w:val="auto"/>
          <w:sz w:val="22"/>
          <w:szCs w:val="22"/>
          <w:lang w:val="en-GB"/>
        </w:rPr>
      </w:pPr>
      <w:bookmarkStart w:id="222" w:name="_Toc290491139"/>
      <w:r w:rsidRPr="00802990">
        <w:rPr>
          <w:rFonts w:ascii="Times" w:hAnsi="Times" w:cs="Times New Roman"/>
          <w:color w:val="auto"/>
          <w:sz w:val="22"/>
          <w:szCs w:val="22"/>
          <w:lang w:val="en-GB"/>
        </w:rPr>
        <w:t>Project benefits</w:t>
      </w:r>
      <w:bookmarkEnd w:id="222"/>
    </w:p>
    <w:p w14:paraId="33D869CD" w14:textId="0F5907DE" w:rsidR="00302475" w:rsidRPr="00802990" w:rsidRDefault="005B7D10" w:rsidP="00802990">
      <w:pPr>
        <w:spacing w:line="360" w:lineRule="auto"/>
        <w:ind w:firstLine="720"/>
        <w:contextualSpacing/>
        <w:jc w:val="both"/>
        <w:rPr>
          <w:ins w:id="223" w:author="Chara Katiri" w:date="2015-04-10T21:37:00Z"/>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The project benefit </w:t>
      </w:r>
      <w:r w:rsidR="003A56D6" w:rsidRPr="00802990">
        <w:rPr>
          <w:rFonts w:ascii="Times" w:eastAsia="Times New Roman" w:hAnsi="Times" w:cs="Times New Roman"/>
          <w:sz w:val="22"/>
          <w:szCs w:val="22"/>
          <w:shd w:val="clear" w:color="auto" w:fill="FFFFFF"/>
          <w:lang w:val="en-GB"/>
        </w:rPr>
        <w:t>is</w:t>
      </w:r>
      <w:r w:rsidRPr="00802990">
        <w:rPr>
          <w:rFonts w:ascii="Times" w:eastAsia="Times New Roman" w:hAnsi="Times" w:cs="Times New Roman"/>
          <w:sz w:val="22"/>
          <w:szCs w:val="22"/>
          <w:shd w:val="clear" w:color="auto" w:fill="FFFFFF"/>
          <w:lang w:val="en-GB"/>
        </w:rPr>
        <w:t xml:space="preserve"> the introduction of a new communication channel that allows students to sell second-hand books and search for housemates/swap rooms on campus. Therefore, the use of the website can</w:t>
      </w:r>
      <w:r w:rsidR="003A56D6" w:rsidRPr="00802990">
        <w:rPr>
          <w:rFonts w:ascii="Times" w:eastAsia="Times New Roman" w:hAnsi="Times" w:cs="Times New Roman"/>
          <w:sz w:val="22"/>
          <w:szCs w:val="22"/>
          <w:shd w:val="clear" w:color="auto" w:fill="FFFFFF"/>
          <w:lang w:val="en-GB"/>
        </w:rPr>
        <w:t xml:space="preserve"> help minimize the creation of ‘junk emails’</w:t>
      </w:r>
      <w:r w:rsidRPr="00802990">
        <w:rPr>
          <w:rFonts w:ascii="Times" w:eastAsia="Times New Roman" w:hAnsi="Times" w:cs="Times New Roman"/>
          <w:sz w:val="22"/>
          <w:szCs w:val="22"/>
          <w:shd w:val="clear" w:color="auto" w:fill="FFFFFF"/>
          <w:lang w:val="en-GB"/>
        </w:rPr>
        <w:t xml:space="preserve"> sent </w:t>
      </w:r>
      <w:r w:rsidR="003A56D6" w:rsidRPr="00802990">
        <w:rPr>
          <w:rFonts w:ascii="Times" w:eastAsia="Times New Roman" w:hAnsi="Times" w:cs="Times New Roman"/>
          <w:sz w:val="22"/>
          <w:szCs w:val="22"/>
          <w:shd w:val="clear" w:color="auto" w:fill="FFFFFF"/>
          <w:lang w:val="en-GB"/>
        </w:rPr>
        <w:t>to advertise</w:t>
      </w:r>
      <w:r w:rsidRPr="00802990">
        <w:rPr>
          <w:rFonts w:ascii="Times" w:eastAsia="Times New Roman" w:hAnsi="Times" w:cs="Times New Roman"/>
          <w:sz w:val="22"/>
          <w:szCs w:val="22"/>
          <w:shd w:val="clear" w:color="auto" w:fill="FFFFFF"/>
          <w:lang w:val="en-GB"/>
        </w:rPr>
        <w:t xml:space="preserve"> second-hand books and room swaps. </w:t>
      </w:r>
      <w:r w:rsidR="00065A4A" w:rsidRPr="00802990">
        <w:rPr>
          <w:rFonts w:ascii="Times" w:eastAsia="Times New Roman" w:hAnsi="Times" w:cs="Times New Roman"/>
          <w:sz w:val="22"/>
          <w:szCs w:val="22"/>
          <w:shd w:val="clear" w:color="auto" w:fill="FFFFFF"/>
          <w:lang w:val="en-GB"/>
        </w:rPr>
        <w:t xml:space="preserve">The deployment of the website on the </w:t>
      </w:r>
      <w:r w:rsidR="00EC0BC2" w:rsidRPr="00802990">
        <w:rPr>
          <w:rFonts w:ascii="Times" w:eastAsia="Times New Roman" w:hAnsi="Times" w:cs="Times New Roman"/>
          <w:sz w:val="22"/>
          <w:szCs w:val="22"/>
          <w:shd w:val="clear" w:color="auto" w:fill="FFFFFF"/>
          <w:lang w:val="en-GB"/>
        </w:rPr>
        <w:t>University</w:t>
      </w:r>
      <w:r w:rsidR="00065A4A" w:rsidRPr="00802990">
        <w:rPr>
          <w:rFonts w:ascii="Times" w:eastAsia="Times New Roman" w:hAnsi="Times" w:cs="Times New Roman"/>
          <w:sz w:val="22"/>
          <w:szCs w:val="22"/>
          <w:shd w:val="clear" w:color="auto" w:fill="FFFFFF"/>
          <w:lang w:val="en-GB"/>
        </w:rPr>
        <w:t xml:space="preserve">’s intranet </w:t>
      </w:r>
      <w:r w:rsidR="00BF2E68" w:rsidRPr="00802990">
        <w:rPr>
          <w:rFonts w:ascii="Times" w:eastAsia="Times New Roman" w:hAnsi="Times" w:cs="Times New Roman"/>
          <w:sz w:val="22"/>
          <w:szCs w:val="22"/>
          <w:shd w:val="clear" w:color="auto" w:fill="FFFFFF"/>
          <w:lang w:val="en-GB"/>
        </w:rPr>
        <w:t xml:space="preserve">and the services it provides </w:t>
      </w:r>
      <w:r w:rsidR="00065A4A" w:rsidRPr="00802990">
        <w:rPr>
          <w:rFonts w:ascii="Times" w:eastAsia="Times New Roman" w:hAnsi="Times" w:cs="Times New Roman"/>
          <w:sz w:val="22"/>
          <w:szCs w:val="22"/>
          <w:shd w:val="clear" w:color="auto" w:fill="FFFFFF"/>
          <w:lang w:val="en-GB"/>
        </w:rPr>
        <w:t>can</w:t>
      </w:r>
      <w:r w:rsidR="00BF2E68" w:rsidRPr="00802990">
        <w:rPr>
          <w:rFonts w:ascii="Times" w:eastAsia="Times New Roman" w:hAnsi="Times" w:cs="Times New Roman"/>
          <w:sz w:val="22"/>
          <w:szCs w:val="22"/>
          <w:shd w:val="clear" w:color="auto" w:fill="FFFFFF"/>
          <w:lang w:val="en-GB"/>
        </w:rPr>
        <w:t xml:space="preserve"> also</w:t>
      </w:r>
      <w:r w:rsidR="00065A4A" w:rsidRPr="00802990">
        <w:rPr>
          <w:rFonts w:ascii="Times" w:eastAsia="Times New Roman" w:hAnsi="Times" w:cs="Times New Roman"/>
          <w:sz w:val="22"/>
          <w:szCs w:val="22"/>
          <w:shd w:val="clear" w:color="auto" w:fill="FFFFFF"/>
          <w:lang w:val="en-GB"/>
        </w:rPr>
        <w:t xml:space="preserve"> </w:t>
      </w:r>
      <w:r w:rsidR="00BF2E68" w:rsidRPr="00802990">
        <w:rPr>
          <w:rFonts w:ascii="Times" w:eastAsia="Times New Roman" w:hAnsi="Times" w:cs="Times New Roman"/>
          <w:sz w:val="22"/>
          <w:szCs w:val="22"/>
          <w:shd w:val="clear" w:color="auto" w:fill="FFFFFF"/>
          <w:lang w:val="en-GB"/>
        </w:rPr>
        <w:t>promote</w:t>
      </w:r>
      <w:r w:rsidR="00065A4A" w:rsidRPr="00802990">
        <w:rPr>
          <w:rFonts w:ascii="Times" w:eastAsia="Times New Roman" w:hAnsi="Times" w:cs="Times New Roman"/>
          <w:sz w:val="22"/>
          <w:szCs w:val="22"/>
          <w:shd w:val="clear" w:color="auto" w:fill="FFFFFF"/>
          <w:lang w:val="en-GB"/>
        </w:rPr>
        <w:t xml:space="preserve"> the replacement </w:t>
      </w:r>
      <w:r w:rsidRPr="00802990">
        <w:rPr>
          <w:rFonts w:ascii="Times" w:eastAsia="Times New Roman" w:hAnsi="Times" w:cs="Times New Roman"/>
          <w:sz w:val="22"/>
          <w:szCs w:val="22"/>
          <w:shd w:val="clear" w:color="auto" w:fill="FFFFFF"/>
          <w:lang w:val="en-GB"/>
        </w:rPr>
        <w:t xml:space="preserve">of the physical Pin-boards </w:t>
      </w:r>
      <w:r w:rsidR="00065A4A" w:rsidRPr="00802990">
        <w:rPr>
          <w:rFonts w:ascii="Times" w:eastAsia="Times New Roman" w:hAnsi="Times" w:cs="Times New Roman"/>
          <w:sz w:val="22"/>
          <w:szCs w:val="22"/>
          <w:shd w:val="clear" w:color="auto" w:fill="FFFFFF"/>
          <w:lang w:val="en-GB"/>
        </w:rPr>
        <w:t xml:space="preserve">on </w:t>
      </w:r>
      <w:r w:rsidR="00BF2E68" w:rsidRPr="00802990">
        <w:rPr>
          <w:rFonts w:ascii="Times" w:eastAsia="Times New Roman" w:hAnsi="Times" w:cs="Times New Roman"/>
          <w:sz w:val="22"/>
          <w:szCs w:val="22"/>
          <w:shd w:val="clear" w:color="auto" w:fill="FFFFFF"/>
          <w:lang w:val="en-GB"/>
        </w:rPr>
        <w:t>campus and thus</w:t>
      </w:r>
      <w:r w:rsidRPr="00802990">
        <w:rPr>
          <w:rFonts w:ascii="Times" w:eastAsia="Times New Roman" w:hAnsi="Times" w:cs="Times New Roman"/>
          <w:sz w:val="22"/>
          <w:szCs w:val="22"/>
          <w:shd w:val="clear" w:color="auto" w:fill="FFFFFF"/>
          <w:lang w:val="en-GB"/>
        </w:rPr>
        <w:t xml:space="preserve"> reduce paper copies and promote environmental friendly </w:t>
      </w:r>
      <w:r w:rsidR="00065A4A" w:rsidRPr="00802990">
        <w:rPr>
          <w:rFonts w:ascii="Times" w:eastAsia="Times New Roman" w:hAnsi="Times" w:cs="Times New Roman"/>
          <w:sz w:val="22"/>
          <w:szCs w:val="22"/>
          <w:shd w:val="clear" w:color="auto" w:fill="FFFFFF"/>
          <w:lang w:val="en-GB"/>
        </w:rPr>
        <w:t xml:space="preserve">behaviour. </w:t>
      </w:r>
      <w:r w:rsidR="00BF2E68" w:rsidRPr="00802990">
        <w:rPr>
          <w:rFonts w:ascii="Times" w:eastAsia="Times New Roman" w:hAnsi="Times" w:cs="Times New Roman"/>
          <w:sz w:val="22"/>
          <w:szCs w:val="22"/>
          <w:shd w:val="clear" w:color="auto" w:fill="FFFFFF"/>
          <w:lang w:val="en-GB"/>
        </w:rPr>
        <w:t>Lastly, t</w:t>
      </w:r>
      <w:r w:rsidR="00065A4A" w:rsidRPr="00802990">
        <w:rPr>
          <w:rFonts w:ascii="Times" w:eastAsia="Times New Roman" w:hAnsi="Times" w:cs="Times New Roman"/>
          <w:sz w:val="22"/>
          <w:szCs w:val="22"/>
          <w:shd w:val="clear" w:color="auto" w:fill="FFFFFF"/>
          <w:lang w:val="en-GB"/>
        </w:rPr>
        <w:t>he website can help r</w:t>
      </w:r>
      <w:r w:rsidRPr="00802990">
        <w:rPr>
          <w:rFonts w:ascii="Times" w:eastAsia="Times New Roman" w:hAnsi="Times" w:cs="Times New Roman"/>
          <w:sz w:val="22"/>
          <w:szCs w:val="22"/>
          <w:shd w:val="clear" w:color="auto" w:fill="FFFFFF"/>
          <w:lang w:val="en-GB"/>
        </w:rPr>
        <w:t>educe</w:t>
      </w:r>
      <w:r w:rsidR="00B72629" w:rsidRPr="00802990">
        <w:rPr>
          <w:rFonts w:ascii="Times" w:eastAsia="Times New Roman" w:hAnsi="Times" w:cs="Times New Roman"/>
          <w:sz w:val="22"/>
          <w:szCs w:val="22"/>
          <w:shd w:val="clear" w:color="auto" w:fill="FFFFFF"/>
          <w:lang w:val="en-GB"/>
        </w:rPr>
        <w:t xml:space="preserve"> the</w:t>
      </w:r>
      <w:r w:rsidRPr="00802990">
        <w:rPr>
          <w:rFonts w:ascii="Times" w:eastAsia="Times New Roman" w:hAnsi="Times" w:cs="Times New Roman"/>
          <w:sz w:val="22"/>
          <w:szCs w:val="22"/>
          <w:shd w:val="clear" w:color="auto" w:fill="FFFFFF"/>
          <w:lang w:val="en-GB"/>
        </w:rPr>
        <w:t xml:space="preserve"> network </w:t>
      </w:r>
      <w:r w:rsidR="003A56D6" w:rsidRPr="00802990">
        <w:rPr>
          <w:rFonts w:ascii="Times" w:eastAsia="Times New Roman" w:hAnsi="Times" w:cs="Times New Roman"/>
          <w:sz w:val="22"/>
          <w:szCs w:val="22"/>
          <w:shd w:val="clear" w:color="auto" w:fill="FFFFFF"/>
          <w:lang w:val="en-GB"/>
        </w:rPr>
        <w:t>traffic and disk space used by ‘junk’</w:t>
      </w:r>
      <w:r w:rsidR="00065A4A" w:rsidRPr="00802990">
        <w:rPr>
          <w:rFonts w:ascii="Times" w:eastAsia="Times New Roman" w:hAnsi="Times" w:cs="Times New Roman"/>
          <w:sz w:val="22"/>
          <w:szCs w:val="22"/>
          <w:shd w:val="clear" w:color="auto" w:fill="FFFFFF"/>
          <w:lang w:val="en-GB"/>
        </w:rPr>
        <w:t xml:space="preserve"> emails and therefore </w:t>
      </w:r>
      <w:commentRangeStart w:id="224"/>
      <w:r w:rsidR="00065A4A" w:rsidRPr="00802990">
        <w:rPr>
          <w:rFonts w:ascii="Times" w:eastAsia="Times New Roman" w:hAnsi="Times" w:cs="Times New Roman"/>
          <w:sz w:val="22"/>
          <w:szCs w:val="22"/>
          <w:shd w:val="clear" w:color="auto" w:fill="FFFFFF"/>
          <w:lang w:val="en-GB"/>
        </w:rPr>
        <w:t xml:space="preserve">minimize </w:t>
      </w:r>
      <w:r w:rsidR="00B72629" w:rsidRPr="00802990">
        <w:rPr>
          <w:rFonts w:ascii="Times" w:eastAsia="Times New Roman" w:hAnsi="Times" w:cs="Times New Roman"/>
          <w:sz w:val="22"/>
          <w:szCs w:val="22"/>
          <w:shd w:val="clear" w:color="auto" w:fill="FFFFFF"/>
          <w:lang w:val="en-GB"/>
        </w:rPr>
        <w:t xml:space="preserve">the cost of </w:t>
      </w:r>
      <w:r w:rsidR="00065A4A" w:rsidRPr="00802990">
        <w:rPr>
          <w:rFonts w:ascii="Times" w:eastAsia="Times New Roman" w:hAnsi="Times" w:cs="Times New Roman"/>
          <w:sz w:val="22"/>
          <w:szCs w:val="22"/>
          <w:shd w:val="clear" w:color="auto" w:fill="FFFFFF"/>
          <w:lang w:val="en-GB"/>
        </w:rPr>
        <w:t xml:space="preserve">storage </w:t>
      </w:r>
      <w:r w:rsidR="00B72629" w:rsidRPr="00802990">
        <w:rPr>
          <w:rFonts w:ascii="Times" w:eastAsia="Times New Roman" w:hAnsi="Times" w:cs="Times New Roman"/>
          <w:sz w:val="22"/>
          <w:szCs w:val="22"/>
          <w:shd w:val="clear" w:color="auto" w:fill="FFFFFF"/>
          <w:lang w:val="en-GB"/>
        </w:rPr>
        <w:t>required</w:t>
      </w:r>
      <w:r w:rsidR="00BF2E68" w:rsidRPr="00802990">
        <w:rPr>
          <w:rFonts w:ascii="Times" w:eastAsia="Times New Roman" w:hAnsi="Times" w:cs="Times New Roman"/>
          <w:sz w:val="22"/>
          <w:szCs w:val="22"/>
          <w:shd w:val="clear" w:color="auto" w:fill="FFFFFF"/>
          <w:lang w:val="en-GB"/>
        </w:rPr>
        <w:t xml:space="preserve"> </w:t>
      </w:r>
      <w:commentRangeEnd w:id="224"/>
      <w:r w:rsidR="00E64B6E" w:rsidRPr="00802990">
        <w:rPr>
          <w:rStyle w:val="CommentReference"/>
          <w:rFonts w:ascii="Times" w:hAnsi="Times" w:cs="Times New Roman"/>
          <w:sz w:val="22"/>
          <w:szCs w:val="22"/>
        </w:rPr>
        <w:commentReference w:id="224"/>
      </w:r>
      <w:r w:rsidR="00B72629" w:rsidRPr="00802990">
        <w:rPr>
          <w:rFonts w:ascii="Times" w:eastAsia="Times New Roman" w:hAnsi="Times" w:cs="Times New Roman"/>
          <w:sz w:val="22"/>
          <w:szCs w:val="22"/>
          <w:shd w:val="clear" w:color="auto" w:fill="FFFFFF"/>
          <w:lang w:val="en-GB"/>
        </w:rPr>
        <w:t xml:space="preserve">as well as other </w:t>
      </w:r>
      <w:r w:rsidR="00BF2E68" w:rsidRPr="00802990">
        <w:rPr>
          <w:rFonts w:ascii="Times" w:eastAsia="Times New Roman" w:hAnsi="Times" w:cs="Times New Roman"/>
          <w:sz w:val="22"/>
          <w:szCs w:val="22"/>
          <w:shd w:val="clear" w:color="auto" w:fill="FFFFFF"/>
          <w:lang w:val="en-GB"/>
        </w:rPr>
        <w:t xml:space="preserve">management </w:t>
      </w:r>
      <w:r w:rsidR="00B72629" w:rsidRPr="00802990">
        <w:rPr>
          <w:rFonts w:ascii="Times" w:eastAsia="Times New Roman" w:hAnsi="Times" w:cs="Times New Roman"/>
          <w:sz w:val="22"/>
          <w:szCs w:val="22"/>
          <w:shd w:val="clear" w:color="auto" w:fill="FFFFFF"/>
          <w:lang w:val="en-GB"/>
        </w:rPr>
        <w:t xml:space="preserve">activities </w:t>
      </w:r>
      <w:r w:rsidR="003B4DE9" w:rsidRPr="00802990">
        <w:rPr>
          <w:rFonts w:ascii="Times" w:eastAsia="Times New Roman" w:hAnsi="Times" w:cs="Times New Roman"/>
          <w:sz w:val="22"/>
          <w:szCs w:val="22"/>
          <w:shd w:val="clear" w:color="auto" w:fill="FFFFFF"/>
          <w:lang w:val="en-GB"/>
        </w:rPr>
        <w:t>carried out by</w:t>
      </w:r>
      <w:r w:rsidR="00B72629" w:rsidRPr="00802990">
        <w:rPr>
          <w:rFonts w:ascii="Times" w:eastAsia="Times New Roman" w:hAnsi="Times" w:cs="Times New Roman"/>
          <w:sz w:val="22"/>
          <w:szCs w:val="22"/>
          <w:shd w:val="clear" w:color="auto" w:fill="FFFFFF"/>
          <w:lang w:val="en-GB"/>
        </w:rPr>
        <w:t xml:space="preserve"> the IT S</w:t>
      </w:r>
      <w:r w:rsidR="00BF2E68" w:rsidRPr="00802990">
        <w:rPr>
          <w:rFonts w:ascii="Times" w:eastAsia="Times New Roman" w:hAnsi="Times" w:cs="Times New Roman"/>
          <w:sz w:val="22"/>
          <w:szCs w:val="22"/>
          <w:shd w:val="clear" w:color="auto" w:fill="FFFFFF"/>
          <w:lang w:val="en-GB"/>
        </w:rPr>
        <w:t>ervices team</w:t>
      </w:r>
      <w:r w:rsidR="00065A4A" w:rsidRPr="00802990">
        <w:rPr>
          <w:rFonts w:ascii="Times" w:eastAsia="Times New Roman" w:hAnsi="Times" w:cs="Times New Roman"/>
          <w:sz w:val="22"/>
          <w:szCs w:val="22"/>
          <w:shd w:val="clear" w:color="auto" w:fill="FFFFFF"/>
          <w:lang w:val="en-GB"/>
        </w:rPr>
        <w:t>.</w:t>
      </w:r>
    </w:p>
    <w:p w14:paraId="3D72967E" w14:textId="5F674F64" w:rsidR="00065A4A" w:rsidRPr="00802990" w:rsidRDefault="00065A4A" w:rsidP="00802990">
      <w:pPr>
        <w:spacing w:line="360" w:lineRule="auto"/>
        <w:ind w:firstLine="720"/>
        <w:contextualSpacing/>
        <w:jc w:val="both"/>
        <w:rPr>
          <w:rFonts w:ascii="Times" w:eastAsia="Times New Roman" w:hAnsi="Times" w:cs="Times New Roman"/>
          <w:sz w:val="22"/>
          <w:szCs w:val="22"/>
          <w:shd w:val="clear" w:color="auto" w:fill="FFFFFF"/>
          <w:lang w:val="en-GB"/>
        </w:rPr>
      </w:pPr>
    </w:p>
    <w:p w14:paraId="234F2534" w14:textId="77777777" w:rsidR="00C50791" w:rsidRPr="00802990" w:rsidRDefault="00C50791" w:rsidP="00802990">
      <w:pPr>
        <w:pStyle w:val="Heading2"/>
        <w:numPr>
          <w:ilvl w:val="1"/>
          <w:numId w:val="11"/>
        </w:numPr>
        <w:spacing w:line="360" w:lineRule="auto"/>
        <w:contextualSpacing/>
        <w:jc w:val="both"/>
        <w:rPr>
          <w:rFonts w:ascii="Times" w:hAnsi="Times" w:cs="Times New Roman"/>
          <w:color w:val="auto"/>
          <w:sz w:val="22"/>
          <w:szCs w:val="22"/>
          <w:lang w:val="en-GB"/>
        </w:rPr>
      </w:pPr>
      <w:bookmarkStart w:id="225" w:name="_Toc290491140"/>
      <w:r w:rsidRPr="00802990">
        <w:rPr>
          <w:rFonts w:ascii="Times" w:hAnsi="Times" w:cs="Times New Roman"/>
          <w:color w:val="auto"/>
          <w:sz w:val="22"/>
          <w:szCs w:val="22"/>
          <w:lang w:val="en-GB"/>
        </w:rPr>
        <w:t>Project stages</w:t>
      </w:r>
      <w:bookmarkEnd w:id="225"/>
      <w:r w:rsidRPr="00802990">
        <w:rPr>
          <w:rFonts w:ascii="Times" w:hAnsi="Times" w:cs="Times New Roman"/>
          <w:color w:val="auto"/>
          <w:sz w:val="22"/>
          <w:szCs w:val="22"/>
          <w:lang w:val="en-GB"/>
        </w:rPr>
        <w:t xml:space="preserve"> </w:t>
      </w:r>
    </w:p>
    <w:p w14:paraId="6A1DD07E" w14:textId="164AD210" w:rsidR="00847ED2" w:rsidRPr="00802990" w:rsidRDefault="00774916" w:rsidP="00802990">
      <w:pPr>
        <w:spacing w:line="360" w:lineRule="auto"/>
        <w:ind w:firstLine="720"/>
        <w:contextualSpacing/>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The management of this project is based on the </w:t>
      </w:r>
      <w:r w:rsidR="008D39CD" w:rsidRPr="00802990">
        <w:rPr>
          <w:rFonts w:ascii="Times" w:eastAsia="Times New Roman" w:hAnsi="Times" w:cs="Times New Roman"/>
          <w:sz w:val="22"/>
          <w:szCs w:val="22"/>
          <w:shd w:val="clear" w:color="auto" w:fill="FFFFFF"/>
          <w:lang w:val="en-GB"/>
        </w:rPr>
        <w:t>Systems Development</w:t>
      </w:r>
      <w:r w:rsidRPr="00802990">
        <w:rPr>
          <w:rFonts w:ascii="Times" w:eastAsia="Times New Roman" w:hAnsi="Times" w:cs="Times New Roman"/>
          <w:sz w:val="22"/>
          <w:szCs w:val="22"/>
          <w:shd w:val="clear" w:color="auto" w:fill="FFFFFF"/>
          <w:lang w:val="en-GB"/>
        </w:rPr>
        <w:t xml:space="preserve"> Life</w:t>
      </w:r>
      <w:r w:rsidR="008D39CD" w:rsidRPr="00802990">
        <w:rPr>
          <w:rFonts w:ascii="Times" w:eastAsia="Times New Roman" w:hAnsi="Times" w:cs="Times New Roman"/>
          <w:sz w:val="22"/>
          <w:szCs w:val="22"/>
          <w:shd w:val="clear" w:color="auto" w:fill="FFFFFF"/>
          <w:lang w:val="en-GB"/>
        </w:rPr>
        <w:t>-C</w:t>
      </w:r>
      <w:r w:rsidRPr="00802990">
        <w:rPr>
          <w:rFonts w:ascii="Times" w:eastAsia="Times New Roman" w:hAnsi="Times" w:cs="Times New Roman"/>
          <w:sz w:val="22"/>
          <w:szCs w:val="22"/>
          <w:shd w:val="clear" w:color="auto" w:fill="FFFFFF"/>
          <w:lang w:val="en-GB"/>
        </w:rPr>
        <w:t>ycle</w:t>
      </w:r>
      <w:r w:rsidR="008D39CD" w:rsidRPr="00802990">
        <w:rPr>
          <w:rFonts w:ascii="Times" w:eastAsia="Times New Roman" w:hAnsi="Times" w:cs="Times New Roman"/>
          <w:sz w:val="22"/>
          <w:szCs w:val="22"/>
          <w:shd w:val="clear" w:color="auto" w:fill="FFFFFF"/>
          <w:lang w:val="en-GB"/>
        </w:rPr>
        <w:t xml:space="preserve"> (SDLC)</w:t>
      </w:r>
      <w:r w:rsidR="005F229E" w:rsidRPr="00802990">
        <w:rPr>
          <w:rFonts w:ascii="Times" w:eastAsia="Times New Roman" w:hAnsi="Times" w:cs="Times New Roman"/>
          <w:sz w:val="22"/>
          <w:szCs w:val="22"/>
          <w:shd w:val="clear" w:color="auto" w:fill="FFFFFF"/>
          <w:lang w:val="en-GB"/>
        </w:rPr>
        <w:t xml:space="preserve"> [17]</w:t>
      </w:r>
      <w:r w:rsidRPr="00802990">
        <w:rPr>
          <w:rFonts w:ascii="Times" w:eastAsia="Times New Roman" w:hAnsi="Times" w:cs="Times New Roman"/>
          <w:sz w:val="22"/>
          <w:szCs w:val="22"/>
          <w:shd w:val="clear" w:color="auto" w:fill="FFFFFF"/>
          <w:lang w:val="en-GB"/>
        </w:rPr>
        <w:t xml:space="preserve">. </w:t>
      </w:r>
      <w:r w:rsidR="00754105" w:rsidRPr="00802990">
        <w:rPr>
          <w:rFonts w:ascii="Times" w:eastAsia="Times New Roman" w:hAnsi="Times" w:cs="Times New Roman"/>
          <w:sz w:val="22"/>
          <w:szCs w:val="22"/>
          <w:shd w:val="clear" w:color="auto" w:fill="FFFFFF"/>
          <w:lang w:val="en-GB"/>
        </w:rPr>
        <w:t xml:space="preserve">The first step </w:t>
      </w:r>
      <w:r w:rsidR="00B37784" w:rsidRPr="00802990">
        <w:rPr>
          <w:rFonts w:ascii="Times" w:eastAsia="Times New Roman" w:hAnsi="Times" w:cs="Times New Roman"/>
          <w:sz w:val="22"/>
          <w:szCs w:val="22"/>
          <w:shd w:val="clear" w:color="auto" w:fill="FFFFFF"/>
          <w:lang w:val="en-GB"/>
        </w:rPr>
        <w:t>was</w:t>
      </w:r>
      <w:r w:rsidR="00754105" w:rsidRPr="00802990">
        <w:rPr>
          <w:rFonts w:ascii="Times" w:eastAsia="Times New Roman" w:hAnsi="Times" w:cs="Times New Roman"/>
          <w:sz w:val="22"/>
          <w:szCs w:val="22"/>
          <w:shd w:val="clear" w:color="auto" w:fill="FFFFFF"/>
          <w:lang w:val="en-GB"/>
        </w:rPr>
        <w:t xml:space="preserve"> the</w:t>
      </w:r>
      <w:r w:rsidRPr="00802990">
        <w:rPr>
          <w:rFonts w:ascii="Times" w:eastAsia="Times New Roman" w:hAnsi="Times" w:cs="Times New Roman"/>
          <w:sz w:val="22"/>
          <w:szCs w:val="22"/>
          <w:shd w:val="clear" w:color="auto" w:fill="FFFFFF"/>
          <w:lang w:val="en-GB"/>
        </w:rPr>
        <w:t xml:space="preserve"> investigation of a</w:t>
      </w:r>
      <w:r w:rsidR="00754105" w:rsidRPr="00802990">
        <w:rPr>
          <w:rFonts w:ascii="Times" w:eastAsia="Times New Roman" w:hAnsi="Times" w:cs="Times New Roman"/>
          <w:sz w:val="22"/>
          <w:szCs w:val="22"/>
          <w:shd w:val="clear" w:color="auto" w:fill="FFFFFF"/>
          <w:lang w:val="en-GB"/>
        </w:rPr>
        <w:t xml:space="preserve">n existing </w:t>
      </w:r>
      <w:r w:rsidRPr="00802990">
        <w:rPr>
          <w:rFonts w:ascii="Times" w:eastAsia="Times New Roman" w:hAnsi="Times" w:cs="Times New Roman"/>
          <w:sz w:val="22"/>
          <w:szCs w:val="22"/>
          <w:shd w:val="clear" w:color="auto" w:fill="FFFFFF"/>
          <w:lang w:val="en-GB"/>
        </w:rPr>
        <w:t xml:space="preserve">problem </w:t>
      </w:r>
      <w:r w:rsidR="00754105" w:rsidRPr="00802990">
        <w:rPr>
          <w:rFonts w:ascii="Times" w:eastAsia="Times New Roman" w:hAnsi="Times" w:cs="Times New Roman"/>
          <w:sz w:val="22"/>
          <w:szCs w:val="22"/>
          <w:shd w:val="clear" w:color="auto" w:fill="FFFFFF"/>
          <w:lang w:val="en-GB"/>
        </w:rPr>
        <w:t xml:space="preserve">that can be improved. </w:t>
      </w:r>
    </w:p>
    <w:p w14:paraId="14D46DA2" w14:textId="1806FE6C" w:rsidR="004357A2" w:rsidRPr="00802990" w:rsidRDefault="001B7815" w:rsidP="00802990">
      <w:pPr>
        <w:pStyle w:val="ListParagraph"/>
        <w:numPr>
          <w:ilvl w:val="0"/>
          <w:numId w:val="7"/>
        </w:numPr>
        <w:spacing w:line="360" w:lineRule="auto"/>
        <w:jc w:val="both"/>
        <w:rPr>
          <w:rFonts w:ascii="Times" w:eastAsia="Times New Roman" w:hAnsi="Times" w:cs="Times New Roman"/>
          <w:sz w:val="22"/>
          <w:szCs w:val="22"/>
          <w:lang w:val="en-GB"/>
        </w:rPr>
      </w:pPr>
      <w:r w:rsidRPr="00802990">
        <w:rPr>
          <w:rFonts w:ascii="Times" w:eastAsia="Times New Roman" w:hAnsi="Times" w:cs="Times New Roman"/>
          <w:i/>
          <w:sz w:val="22"/>
          <w:szCs w:val="22"/>
          <w:lang w:val="en-GB"/>
        </w:rPr>
        <w:t xml:space="preserve">Preliminary analysis and </w:t>
      </w:r>
      <w:r w:rsidR="00ED6CA9" w:rsidRPr="00802990">
        <w:rPr>
          <w:rFonts w:ascii="Times" w:eastAsia="Times New Roman" w:hAnsi="Times" w:cs="Times New Roman"/>
          <w:i/>
          <w:sz w:val="22"/>
          <w:szCs w:val="22"/>
          <w:lang w:val="en-GB"/>
        </w:rPr>
        <w:t>i</w:t>
      </w:r>
      <w:r w:rsidR="00847ED2" w:rsidRPr="00802990">
        <w:rPr>
          <w:rFonts w:ascii="Times" w:eastAsia="Times New Roman" w:hAnsi="Times" w:cs="Times New Roman"/>
          <w:i/>
          <w:sz w:val="22"/>
          <w:szCs w:val="22"/>
          <w:lang w:val="en-GB"/>
        </w:rPr>
        <w:t>dea</w:t>
      </w:r>
      <w:r w:rsidR="00847ED2" w:rsidRPr="00802990">
        <w:rPr>
          <w:rFonts w:ascii="Times" w:eastAsia="Times New Roman" w:hAnsi="Times" w:cs="Times New Roman"/>
          <w:sz w:val="22"/>
          <w:szCs w:val="22"/>
          <w:lang w:val="en-GB"/>
        </w:rPr>
        <w:t xml:space="preserve">: </w:t>
      </w:r>
      <w:r w:rsidR="00754105" w:rsidRPr="00802990">
        <w:rPr>
          <w:rFonts w:ascii="Times" w:eastAsia="Times New Roman" w:hAnsi="Times" w:cs="Times New Roman"/>
          <w:sz w:val="22"/>
          <w:szCs w:val="22"/>
          <w:lang w:val="en-GB"/>
        </w:rPr>
        <w:t>To help minimise the creation of junk emails</w:t>
      </w:r>
      <w:r w:rsidR="00847ED2" w:rsidRPr="00802990">
        <w:rPr>
          <w:rFonts w:ascii="Times" w:eastAsia="Times New Roman" w:hAnsi="Times" w:cs="Times New Roman"/>
          <w:sz w:val="22"/>
          <w:szCs w:val="22"/>
          <w:lang w:val="en-GB"/>
        </w:rPr>
        <w:t xml:space="preserve"> for second hand books and room swaps</w:t>
      </w:r>
      <w:r w:rsidR="009F7B88" w:rsidRPr="00802990">
        <w:rPr>
          <w:rFonts w:ascii="Times" w:eastAsia="Times New Roman" w:hAnsi="Times" w:cs="Times New Roman"/>
          <w:sz w:val="22"/>
          <w:szCs w:val="22"/>
          <w:lang w:val="en-GB"/>
        </w:rPr>
        <w:t>,</w:t>
      </w:r>
      <w:r w:rsidR="00774916" w:rsidRPr="00802990">
        <w:rPr>
          <w:rFonts w:ascii="Times" w:eastAsia="Times New Roman" w:hAnsi="Times" w:cs="Times New Roman"/>
          <w:sz w:val="22"/>
          <w:szCs w:val="22"/>
          <w:lang w:val="en-GB"/>
        </w:rPr>
        <w:t xml:space="preserve"> the development of the Pinboard website was </w:t>
      </w:r>
      <w:r w:rsidR="00754105" w:rsidRPr="00802990">
        <w:rPr>
          <w:rFonts w:ascii="Times" w:eastAsia="Times New Roman" w:hAnsi="Times" w:cs="Times New Roman"/>
          <w:sz w:val="22"/>
          <w:szCs w:val="22"/>
          <w:lang w:val="en-GB"/>
        </w:rPr>
        <w:t>suggested</w:t>
      </w:r>
      <w:r w:rsidR="00774916" w:rsidRPr="00802990">
        <w:rPr>
          <w:rFonts w:ascii="Times" w:eastAsia="Times New Roman" w:hAnsi="Times" w:cs="Times New Roman"/>
          <w:sz w:val="22"/>
          <w:szCs w:val="22"/>
          <w:lang w:val="en-GB"/>
        </w:rPr>
        <w:t xml:space="preserve">. </w:t>
      </w:r>
    </w:p>
    <w:p w14:paraId="347E9CFE" w14:textId="0D3EDED9" w:rsidR="004357A2" w:rsidRPr="00802990" w:rsidRDefault="00847ED2" w:rsidP="00802990">
      <w:pPr>
        <w:pStyle w:val="ListParagraph"/>
        <w:numPr>
          <w:ilvl w:val="0"/>
          <w:numId w:val="7"/>
        </w:numPr>
        <w:spacing w:line="360" w:lineRule="auto"/>
        <w:jc w:val="both"/>
        <w:rPr>
          <w:rFonts w:ascii="Times" w:eastAsia="Times New Roman" w:hAnsi="Times" w:cs="Times New Roman"/>
          <w:sz w:val="22"/>
          <w:szCs w:val="22"/>
          <w:lang w:val="en-GB"/>
        </w:rPr>
      </w:pPr>
      <w:r w:rsidRPr="00802990">
        <w:rPr>
          <w:rFonts w:ascii="Times" w:eastAsia="Times New Roman" w:hAnsi="Times" w:cs="Times New Roman"/>
          <w:i/>
          <w:sz w:val="22"/>
          <w:szCs w:val="22"/>
          <w:lang w:val="en-GB"/>
        </w:rPr>
        <w:lastRenderedPageBreak/>
        <w:t>Literature review:</w:t>
      </w:r>
      <w:r w:rsidRPr="00802990">
        <w:rPr>
          <w:rFonts w:ascii="Times" w:eastAsia="Times New Roman" w:hAnsi="Times" w:cs="Times New Roman"/>
          <w:sz w:val="22"/>
          <w:szCs w:val="22"/>
          <w:lang w:val="en-GB"/>
        </w:rPr>
        <w:t xml:space="preserve"> </w:t>
      </w:r>
      <w:r w:rsidR="009F7B88" w:rsidRPr="00802990">
        <w:rPr>
          <w:rFonts w:ascii="Times" w:eastAsia="Times New Roman" w:hAnsi="Times" w:cs="Times New Roman"/>
          <w:sz w:val="22"/>
          <w:szCs w:val="22"/>
          <w:lang w:val="en-GB"/>
        </w:rPr>
        <w:t xml:space="preserve">Background research </w:t>
      </w:r>
      <w:r w:rsidR="00B37784" w:rsidRPr="00802990">
        <w:rPr>
          <w:rFonts w:ascii="Times" w:eastAsia="Times New Roman" w:hAnsi="Times" w:cs="Times New Roman"/>
          <w:sz w:val="22"/>
          <w:szCs w:val="22"/>
          <w:lang w:val="en-GB"/>
        </w:rPr>
        <w:t>helped</w:t>
      </w:r>
      <w:r w:rsidR="009F7B88" w:rsidRPr="00802990">
        <w:rPr>
          <w:rFonts w:ascii="Times" w:eastAsia="Times New Roman" w:hAnsi="Times" w:cs="Times New Roman"/>
          <w:sz w:val="22"/>
          <w:szCs w:val="22"/>
          <w:lang w:val="en-GB"/>
        </w:rPr>
        <w:t xml:space="preserve"> identify </w:t>
      </w:r>
      <w:r w:rsidR="001B7815" w:rsidRPr="00802990">
        <w:rPr>
          <w:rFonts w:ascii="Times" w:eastAsia="Times New Roman" w:hAnsi="Times" w:cs="Times New Roman"/>
          <w:sz w:val="22"/>
          <w:szCs w:val="22"/>
          <w:lang w:val="en-GB"/>
        </w:rPr>
        <w:t>websites, which</w:t>
      </w:r>
      <w:r w:rsidR="004357A2" w:rsidRPr="00802990">
        <w:rPr>
          <w:rFonts w:ascii="Times" w:eastAsia="Times New Roman" w:hAnsi="Times" w:cs="Times New Roman"/>
          <w:sz w:val="22"/>
          <w:szCs w:val="22"/>
          <w:lang w:val="en-GB"/>
        </w:rPr>
        <w:t xml:space="preserve"> offer </w:t>
      </w:r>
      <w:r w:rsidR="00681894" w:rsidRPr="00802990">
        <w:rPr>
          <w:rFonts w:ascii="Times" w:eastAsia="Times New Roman" w:hAnsi="Times" w:cs="Times New Roman"/>
          <w:sz w:val="22"/>
          <w:szCs w:val="22"/>
          <w:lang w:val="en-GB"/>
        </w:rPr>
        <w:t xml:space="preserve">similar services and then </w:t>
      </w:r>
      <w:r w:rsidR="009F7B88" w:rsidRPr="00802990">
        <w:rPr>
          <w:rFonts w:ascii="Times" w:eastAsia="Times New Roman" w:hAnsi="Times" w:cs="Times New Roman"/>
          <w:sz w:val="22"/>
          <w:szCs w:val="22"/>
          <w:lang w:val="en-GB"/>
        </w:rPr>
        <w:t xml:space="preserve">functional requirements </w:t>
      </w:r>
      <w:r w:rsidR="00681894" w:rsidRPr="00802990">
        <w:rPr>
          <w:rFonts w:ascii="Times" w:eastAsia="Times New Roman" w:hAnsi="Times" w:cs="Times New Roman"/>
          <w:sz w:val="22"/>
          <w:szCs w:val="22"/>
          <w:lang w:val="en-GB"/>
        </w:rPr>
        <w:t xml:space="preserve">were created </w:t>
      </w:r>
      <w:r w:rsidR="00786A7C" w:rsidRPr="00802990">
        <w:rPr>
          <w:rFonts w:ascii="Times" w:eastAsia="Times New Roman" w:hAnsi="Times" w:cs="Times New Roman"/>
          <w:sz w:val="22"/>
          <w:szCs w:val="22"/>
          <w:lang w:val="en-GB"/>
        </w:rPr>
        <w:t xml:space="preserve">in order to </w:t>
      </w:r>
      <w:r w:rsidR="009F7B88" w:rsidRPr="00802990">
        <w:rPr>
          <w:rFonts w:ascii="Times" w:eastAsia="Times New Roman" w:hAnsi="Times" w:cs="Times New Roman"/>
          <w:sz w:val="22"/>
          <w:szCs w:val="22"/>
          <w:lang w:val="en-GB"/>
        </w:rPr>
        <w:t xml:space="preserve">measure </w:t>
      </w:r>
      <w:proofErr w:type="spellStart"/>
      <w:r w:rsidR="009F7B88" w:rsidRPr="00802990">
        <w:rPr>
          <w:rFonts w:ascii="Times" w:eastAsia="Times New Roman" w:hAnsi="Times" w:cs="Times New Roman"/>
          <w:sz w:val="22"/>
          <w:szCs w:val="22"/>
          <w:lang w:val="en-GB"/>
        </w:rPr>
        <w:t>Pinboard’s</w:t>
      </w:r>
      <w:proofErr w:type="spellEnd"/>
      <w:r w:rsidR="009F7B88" w:rsidRPr="00802990">
        <w:rPr>
          <w:rFonts w:ascii="Times" w:eastAsia="Times New Roman" w:hAnsi="Times" w:cs="Times New Roman"/>
          <w:sz w:val="22"/>
          <w:szCs w:val="22"/>
          <w:lang w:val="en-GB"/>
        </w:rPr>
        <w:t xml:space="preserve"> </w:t>
      </w:r>
      <w:r w:rsidR="00786A7C" w:rsidRPr="00802990">
        <w:rPr>
          <w:rFonts w:ascii="Times" w:eastAsia="Times New Roman" w:hAnsi="Times" w:cs="Times New Roman"/>
          <w:sz w:val="22"/>
          <w:szCs w:val="22"/>
          <w:lang w:val="en-GB"/>
        </w:rPr>
        <w:t xml:space="preserve">features for improvement and strengths </w:t>
      </w:r>
      <w:r w:rsidR="009F7B88" w:rsidRPr="00802990">
        <w:rPr>
          <w:rFonts w:ascii="Times" w:eastAsia="Times New Roman" w:hAnsi="Times" w:cs="Times New Roman"/>
          <w:sz w:val="22"/>
          <w:szCs w:val="22"/>
          <w:lang w:val="en-GB"/>
        </w:rPr>
        <w:t xml:space="preserve">over existing websites. </w:t>
      </w:r>
      <w:r w:rsidR="00681894" w:rsidRPr="00802990">
        <w:rPr>
          <w:rFonts w:ascii="Times" w:eastAsia="Times New Roman" w:hAnsi="Times" w:cs="Times New Roman"/>
          <w:sz w:val="22"/>
          <w:szCs w:val="22"/>
          <w:lang w:val="en-GB"/>
        </w:rPr>
        <w:t>Examples of existing websites</w:t>
      </w:r>
      <w:r w:rsidR="00B37784" w:rsidRPr="00802990">
        <w:rPr>
          <w:rFonts w:ascii="Times" w:eastAsia="Times New Roman" w:hAnsi="Times" w:cs="Times New Roman"/>
          <w:sz w:val="22"/>
          <w:szCs w:val="22"/>
          <w:lang w:val="en-GB"/>
        </w:rPr>
        <w:t xml:space="preserve"> are </w:t>
      </w:r>
      <w:proofErr w:type="spellStart"/>
      <w:r w:rsidR="00681894" w:rsidRPr="00802990">
        <w:rPr>
          <w:rFonts w:ascii="Times" w:eastAsia="Times New Roman" w:hAnsi="Times" w:cs="Times New Roman"/>
          <w:sz w:val="22"/>
          <w:szCs w:val="22"/>
          <w:shd w:val="clear" w:color="auto" w:fill="FFFFFF"/>
          <w:lang w:val="en-GB"/>
        </w:rPr>
        <w:t>Gumtree</w:t>
      </w:r>
      <w:proofErr w:type="spellEnd"/>
      <w:r w:rsidR="00681894" w:rsidRPr="00802990">
        <w:rPr>
          <w:rFonts w:ascii="Times" w:eastAsia="Times New Roman" w:hAnsi="Times" w:cs="Times New Roman"/>
          <w:sz w:val="22"/>
          <w:szCs w:val="22"/>
          <w:shd w:val="clear" w:color="auto" w:fill="FFFFFF"/>
          <w:lang w:val="en-GB"/>
        </w:rPr>
        <w:t xml:space="preserve">, </w:t>
      </w:r>
      <w:proofErr w:type="spellStart"/>
      <w:r w:rsidR="00BC619F" w:rsidRPr="00802990">
        <w:rPr>
          <w:rFonts w:ascii="Times" w:eastAsia="Times New Roman" w:hAnsi="Times" w:cs="Times New Roman"/>
          <w:sz w:val="22"/>
          <w:szCs w:val="22"/>
          <w:shd w:val="clear" w:color="auto" w:fill="FFFFFF"/>
          <w:lang w:val="en-GB"/>
        </w:rPr>
        <w:t>Preloved</w:t>
      </w:r>
      <w:proofErr w:type="spellEnd"/>
      <w:r w:rsidR="00BC619F" w:rsidRPr="00802990">
        <w:rPr>
          <w:rFonts w:ascii="Times" w:eastAsia="Times New Roman" w:hAnsi="Times" w:cs="Times New Roman"/>
          <w:sz w:val="22"/>
          <w:szCs w:val="22"/>
          <w:shd w:val="clear" w:color="auto" w:fill="FFFFFF"/>
          <w:lang w:val="en-GB"/>
        </w:rPr>
        <w:t xml:space="preserve"> and </w:t>
      </w:r>
      <w:r w:rsidR="00681894" w:rsidRPr="00802990">
        <w:rPr>
          <w:rFonts w:ascii="Times" w:eastAsia="Times New Roman" w:hAnsi="Times" w:cs="Times New Roman"/>
          <w:sz w:val="22"/>
          <w:szCs w:val="22"/>
          <w:shd w:val="clear" w:color="auto" w:fill="FFFFFF"/>
          <w:lang w:val="en-GB"/>
        </w:rPr>
        <w:t>eBay</w:t>
      </w:r>
      <w:r w:rsidR="00B37784" w:rsidRPr="00802990">
        <w:rPr>
          <w:rFonts w:ascii="Times" w:eastAsia="Times New Roman" w:hAnsi="Times" w:cs="Times New Roman"/>
          <w:sz w:val="22"/>
          <w:szCs w:val="22"/>
          <w:lang w:val="en-GB"/>
        </w:rPr>
        <w:t>.</w:t>
      </w:r>
    </w:p>
    <w:p w14:paraId="78599E80" w14:textId="50A77695" w:rsidR="00774916" w:rsidRPr="00802990" w:rsidRDefault="00847ED2" w:rsidP="00802990">
      <w:pPr>
        <w:pStyle w:val="ListParagraph"/>
        <w:numPr>
          <w:ilvl w:val="0"/>
          <w:numId w:val="7"/>
        </w:numPr>
        <w:spacing w:line="360" w:lineRule="auto"/>
        <w:jc w:val="both"/>
        <w:rPr>
          <w:rFonts w:ascii="Times" w:eastAsia="Times New Roman" w:hAnsi="Times" w:cs="Times New Roman"/>
          <w:sz w:val="22"/>
          <w:szCs w:val="22"/>
          <w:lang w:val="en-GB"/>
        </w:rPr>
      </w:pPr>
      <w:r w:rsidRPr="00802990">
        <w:rPr>
          <w:rFonts w:ascii="Times" w:eastAsia="Times New Roman" w:hAnsi="Times" w:cs="Times New Roman"/>
          <w:i/>
          <w:sz w:val="22"/>
          <w:szCs w:val="22"/>
          <w:lang w:val="en-GB"/>
        </w:rPr>
        <w:t>System</w:t>
      </w:r>
      <w:r w:rsidR="00094983" w:rsidRPr="00802990">
        <w:rPr>
          <w:rFonts w:ascii="Times" w:eastAsia="Times New Roman" w:hAnsi="Times" w:cs="Times New Roman"/>
          <w:i/>
          <w:sz w:val="22"/>
          <w:szCs w:val="22"/>
          <w:lang w:val="en-GB"/>
        </w:rPr>
        <w:t xml:space="preserve"> analysis, requirements definition</w:t>
      </w:r>
      <w:r w:rsidRPr="00802990">
        <w:rPr>
          <w:rFonts w:ascii="Times" w:eastAsia="Times New Roman" w:hAnsi="Times" w:cs="Times New Roman"/>
          <w:i/>
          <w:sz w:val="22"/>
          <w:szCs w:val="22"/>
          <w:lang w:val="en-GB"/>
        </w:rPr>
        <w:t>:</w:t>
      </w:r>
      <w:r w:rsidRPr="00802990">
        <w:rPr>
          <w:rFonts w:ascii="Times" w:eastAsia="Times New Roman" w:hAnsi="Times" w:cs="Times New Roman"/>
          <w:sz w:val="22"/>
          <w:szCs w:val="22"/>
          <w:lang w:val="en-GB"/>
        </w:rPr>
        <w:t xml:space="preserve"> Functional and non-functional requirements </w:t>
      </w:r>
      <w:r w:rsidR="00681894" w:rsidRPr="00802990">
        <w:rPr>
          <w:rFonts w:ascii="Times" w:eastAsia="Times New Roman" w:hAnsi="Times" w:cs="Times New Roman"/>
          <w:sz w:val="22"/>
          <w:szCs w:val="22"/>
          <w:lang w:val="en-GB"/>
        </w:rPr>
        <w:t>were</w:t>
      </w:r>
      <w:r w:rsidR="00786A7C" w:rsidRPr="00802990">
        <w:rPr>
          <w:rFonts w:ascii="Times" w:eastAsia="Times New Roman" w:hAnsi="Times" w:cs="Times New Roman"/>
          <w:sz w:val="22"/>
          <w:szCs w:val="22"/>
          <w:lang w:val="en-GB"/>
        </w:rPr>
        <w:t xml:space="preserve"> defined and analysed </w:t>
      </w:r>
      <w:r w:rsidR="00681894" w:rsidRPr="00802990">
        <w:rPr>
          <w:rFonts w:ascii="Times" w:eastAsia="Times New Roman" w:hAnsi="Times" w:cs="Times New Roman"/>
          <w:sz w:val="22"/>
          <w:szCs w:val="22"/>
          <w:lang w:val="en-GB"/>
        </w:rPr>
        <w:t>to create</w:t>
      </w:r>
      <w:r w:rsidRPr="00802990">
        <w:rPr>
          <w:rFonts w:ascii="Times" w:eastAsia="Times New Roman" w:hAnsi="Times" w:cs="Times New Roman"/>
          <w:sz w:val="22"/>
          <w:szCs w:val="22"/>
          <w:lang w:val="en-GB"/>
        </w:rPr>
        <w:t xml:space="preserve"> a Business Requirement Document (BRD). </w:t>
      </w:r>
    </w:p>
    <w:p w14:paraId="212299BA" w14:textId="1C2AB42F" w:rsidR="00094983" w:rsidRPr="00802990" w:rsidRDefault="00094983" w:rsidP="00802990">
      <w:pPr>
        <w:pStyle w:val="ListParagraph"/>
        <w:numPr>
          <w:ilvl w:val="0"/>
          <w:numId w:val="7"/>
        </w:numPr>
        <w:spacing w:line="360" w:lineRule="auto"/>
        <w:jc w:val="both"/>
        <w:rPr>
          <w:rFonts w:ascii="Times" w:eastAsia="Times New Roman" w:hAnsi="Times" w:cs="Times New Roman"/>
          <w:sz w:val="22"/>
          <w:szCs w:val="22"/>
          <w:lang w:val="en-GB"/>
        </w:rPr>
      </w:pPr>
      <w:r w:rsidRPr="00802990">
        <w:rPr>
          <w:rFonts w:ascii="Times" w:eastAsia="Times New Roman" w:hAnsi="Times" w:cs="Times New Roman"/>
          <w:i/>
          <w:sz w:val="22"/>
          <w:szCs w:val="22"/>
          <w:lang w:val="en-GB"/>
        </w:rPr>
        <w:t>System design:</w:t>
      </w:r>
      <w:r w:rsidRPr="00802990">
        <w:rPr>
          <w:rFonts w:ascii="Times" w:eastAsia="Times New Roman" w:hAnsi="Times" w:cs="Times New Roman"/>
          <w:sz w:val="22"/>
          <w:szCs w:val="22"/>
          <w:lang w:val="en-GB"/>
        </w:rPr>
        <w:t xml:space="preserve"> To support the BRD, features of the website </w:t>
      </w:r>
      <w:r w:rsidR="00681894" w:rsidRPr="00802990">
        <w:rPr>
          <w:rFonts w:ascii="Times" w:eastAsia="Times New Roman" w:hAnsi="Times" w:cs="Times New Roman"/>
          <w:sz w:val="22"/>
          <w:szCs w:val="22"/>
          <w:lang w:val="en-GB"/>
        </w:rPr>
        <w:t>were</w:t>
      </w:r>
      <w:r w:rsidRPr="00802990">
        <w:rPr>
          <w:rFonts w:ascii="Times" w:eastAsia="Times New Roman" w:hAnsi="Times" w:cs="Times New Roman"/>
          <w:sz w:val="22"/>
          <w:szCs w:val="22"/>
          <w:lang w:val="en-GB"/>
        </w:rPr>
        <w:t xml:space="preserve"> </w:t>
      </w:r>
      <w:r w:rsidR="00681894" w:rsidRPr="00802990">
        <w:rPr>
          <w:rFonts w:ascii="Times" w:eastAsia="Times New Roman" w:hAnsi="Times" w:cs="Times New Roman"/>
          <w:sz w:val="22"/>
          <w:szCs w:val="22"/>
          <w:lang w:val="en-GB"/>
        </w:rPr>
        <w:t>defined</w:t>
      </w:r>
      <w:r w:rsidRPr="00802990">
        <w:rPr>
          <w:rFonts w:ascii="Times" w:eastAsia="Times New Roman" w:hAnsi="Times" w:cs="Times New Roman"/>
          <w:sz w:val="22"/>
          <w:szCs w:val="22"/>
          <w:lang w:val="en-GB"/>
        </w:rPr>
        <w:t xml:space="preserve"> and screen layouts</w:t>
      </w:r>
      <w:r w:rsidR="00786A7C" w:rsidRPr="00802990">
        <w:rPr>
          <w:rFonts w:ascii="Times" w:eastAsia="Times New Roman" w:hAnsi="Times" w:cs="Times New Roman"/>
          <w:sz w:val="22"/>
          <w:szCs w:val="22"/>
          <w:lang w:val="en-GB"/>
        </w:rPr>
        <w:t xml:space="preserve"> as well as process diagrams</w:t>
      </w:r>
      <w:r w:rsidRPr="00802990">
        <w:rPr>
          <w:rFonts w:ascii="Times" w:eastAsia="Times New Roman" w:hAnsi="Times" w:cs="Times New Roman"/>
          <w:sz w:val="22"/>
          <w:szCs w:val="22"/>
          <w:lang w:val="en-GB"/>
        </w:rPr>
        <w:t xml:space="preserve"> </w:t>
      </w:r>
      <w:r w:rsidR="00786A7C" w:rsidRPr="00802990">
        <w:rPr>
          <w:rFonts w:ascii="Times" w:eastAsia="Times New Roman" w:hAnsi="Times" w:cs="Times New Roman"/>
          <w:sz w:val="22"/>
          <w:szCs w:val="22"/>
          <w:lang w:val="en-GB"/>
        </w:rPr>
        <w:t>are</w:t>
      </w:r>
      <w:r w:rsidRPr="00802990">
        <w:rPr>
          <w:rFonts w:ascii="Times" w:eastAsia="Times New Roman" w:hAnsi="Times" w:cs="Times New Roman"/>
          <w:sz w:val="22"/>
          <w:szCs w:val="22"/>
          <w:lang w:val="en-GB"/>
        </w:rPr>
        <w:t xml:space="preserve"> created.</w:t>
      </w:r>
    </w:p>
    <w:p w14:paraId="4770268C" w14:textId="4C90ECD3" w:rsidR="00094983" w:rsidRPr="00802990" w:rsidRDefault="00094983" w:rsidP="00802990">
      <w:pPr>
        <w:pStyle w:val="ListParagraph"/>
        <w:numPr>
          <w:ilvl w:val="0"/>
          <w:numId w:val="7"/>
        </w:numPr>
        <w:spacing w:line="360" w:lineRule="auto"/>
        <w:jc w:val="both"/>
        <w:rPr>
          <w:rFonts w:ascii="Times" w:eastAsia="Times New Roman" w:hAnsi="Times" w:cs="Times New Roman"/>
          <w:sz w:val="22"/>
          <w:szCs w:val="22"/>
          <w:lang w:val="en-GB"/>
        </w:rPr>
      </w:pPr>
      <w:r w:rsidRPr="00802990">
        <w:rPr>
          <w:rFonts w:ascii="Times" w:eastAsia="Times New Roman" w:hAnsi="Times" w:cs="Times New Roman"/>
          <w:i/>
          <w:sz w:val="22"/>
          <w:szCs w:val="22"/>
          <w:lang w:val="en-GB"/>
        </w:rPr>
        <w:t>System Development:</w:t>
      </w:r>
      <w:r w:rsidRPr="00802990">
        <w:rPr>
          <w:rFonts w:ascii="Times" w:eastAsia="Times New Roman" w:hAnsi="Times" w:cs="Times New Roman"/>
          <w:sz w:val="22"/>
          <w:szCs w:val="22"/>
          <w:lang w:val="en-GB"/>
        </w:rPr>
        <w:t xml:space="preserve"> In preparation for the development of the website, a request was made to the IT Services team </w:t>
      </w:r>
      <w:r w:rsidR="00681894" w:rsidRPr="00802990">
        <w:rPr>
          <w:rFonts w:ascii="Times" w:eastAsia="Times New Roman" w:hAnsi="Times" w:cs="Times New Roman"/>
          <w:sz w:val="22"/>
          <w:szCs w:val="22"/>
          <w:lang w:val="en-GB"/>
        </w:rPr>
        <w:t>to enable</w:t>
      </w:r>
      <w:r w:rsidRPr="00802990">
        <w:rPr>
          <w:rFonts w:ascii="Times" w:eastAsia="Times New Roman" w:hAnsi="Times" w:cs="Times New Roman"/>
          <w:sz w:val="22"/>
          <w:szCs w:val="22"/>
          <w:lang w:val="en-GB"/>
        </w:rPr>
        <w:t xml:space="preserve"> access to a Tomcat server and a MySQL database backend.</w:t>
      </w:r>
      <w:r w:rsidR="00FE77DE" w:rsidRPr="00802990">
        <w:rPr>
          <w:rFonts w:ascii="Times" w:eastAsia="Times New Roman" w:hAnsi="Times" w:cs="Times New Roman"/>
          <w:sz w:val="22"/>
          <w:szCs w:val="22"/>
          <w:lang w:val="en-GB"/>
        </w:rPr>
        <w:t xml:space="preserve"> </w:t>
      </w:r>
      <w:r w:rsidR="00274F4E" w:rsidRPr="00802990">
        <w:rPr>
          <w:rFonts w:ascii="Times" w:eastAsia="Times New Roman" w:hAnsi="Times" w:cs="Times New Roman"/>
          <w:sz w:val="22"/>
          <w:szCs w:val="22"/>
          <w:lang w:val="en-GB"/>
        </w:rPr>
        <w:t xml:space="preserve">Following the creation of </w:t>
      </w:r>
      <w:proofErr w:type="spellStart"/>
      <w:r w:rsidR="00FE77DE" w:rsidRPr="00802990">
        <w:rPr>
          <w:rFonts w:ascii="Times" w:eastAsia="Times New Roman" w:hAnsi="Times" w:cs="Times New Roman"/>
          <w:sz w:val="22"/>
          <w:szCs w:val="22"/>
          <w:lang w:val="en-GB"/>
        </w:rPr>
        <w:t>Pinboard’s</w:t>
      </w:r>
      <w:proofErr w:type="spellEnd"/>
      <w:r w:rsidR="00FE77DE" w:rsidRPr="00802990">
        <w:rPr>
          <w:rFonts w:ascii="Times" w:eastAsia="Times New Roman" w:hAnsi="Times" w:cs="Times New Roman"/>
          <w:sz w:val="22"/>
          <w:szCs w:val="22"/>
          <w:lang w:val="en-GB"/>
        </w:rPr>
        <w:t xml:space="preserve"> home</w:t>
      </w:r>
      <w:r w:rsidR="00274F4E" w:rsidRPr="00802990">
        <w:rPr>
          <w:rFonts w:ascii="Times" w:eastAsia="Times New Roman" w:hAnsi="Times" w:cs="Times New Roman"/>
          <w:sz w:val="22"/>
          <w:szCs w:val="22"/>
          <w:lang w:val="en-GB"/>
        </w:rPr>
        <w:t xml:space="preserve"> page, </w:t>
      </w:r>
      <w:r w:rsidR="00FE77DE" w:rsidRPr="00802990">
        <w:rPr>
          <w:rFonts w:ascii="Times" w:eastAsia="Times New Roman" w:hAnsi="Times" w:cs="Times New Roman"/>
          <w:sz w:val="22"/>
          <w:szCs w:val="22"/>
          <w:lang w:val="en-GB"/>
        </w:rPr>
        <w:t xml:space="preserve">the login functionality for the user </w:t>
      </w:r>
      <w:r w:rsidR="00274F4E" w:rsidRPr="00802990">
        <w:rPr>
          <w:rFonts w:ascii="Times" w:eastAsia="Times New Roman" w:hAnsi="Times" w:cs="Times New Roman"/>
          <w:sz w:val="22"/>
          <w:szCs w:val="22"/>
          <w:lang w:val="en-GB"/>
        </w:rPr>
        <w:t>was developed</w:t>
      </w:r>
      <w:r w:rsidR="00FE77DE" w:rsidRPr="00802990">
        <w:rPr>
          <w:rFonts w:ascii="Times" w:eastAsia="Times New Roman" w:hAnsi="Times" w:cs="Times New Roman"/>
          <w:sz w:val="22"/>
          <w:szCs w:val="22"/>
          <w:lang w:val="en-GB"/>
        </w:rPr>
        <w:t xml:space="preserve">. Appropriate measures were taken to ensure that input text submitted by users is secure and the website is protected from attacks. </w:t>
      </w:r>
      <w:r w:rsidR="00274F4E" w:rsidRPr="00802990">
        <w:rPr>
          <w:rFonts w:ascii="Times" w:eastAsia="Times New Roman" w:hAnsi="Times" w:cs="Times New Roman"/>
          <w:sz w:val="22"/>
          <w:szCs w:val="22"/>
          <w:lang w:val="en-GB"/>
        </w:rPr>
        <w:t xml:space="preserve">A local as well as a remote database instance was created and additional functionalities were added to improve the usability of the website. These functionalities include creation of bookmarks for the available items, the option to allow the users change their password and additional buttons to share the website on social media channels.  </w:t>
      </w:r>
    </w:p>
    <w:p w14:paraId="39E8947C" w14:textId="651F3A87" w:rsidR="00754105" w:rsidRPr="00802990" w:rsidRDefault="00FE77DE" w:rsidP="00802990">
      <w:pPr>
        <w:pStyle w:val="ListParagraph"/>
        <w:numPr>
          <w:ilvl w:val="0"/>
          <w:numId w:val="7"/>
        </w:numPr>
        <w:spacing w:line="360" w:lineRule="auto"/>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i/>
          <w:sz w:val="22"/>
          <w:szCs w:val="22"/>
          <w:lang w:val="en-GB"/>
        </w:rPr>
        <w:t>Test and evaluation:</w:t>
      </w:r>
      <w:r w:rsidRPr="00802990">
        <w:rPr>
          <w:rFonts w:ascii="Times" w:eastAsia="Times New Roman" w:hAnsi="Times" w:cs="Times New Roman"/>
          <w:sz w:val="22"/>
          <w:szCs w:val="22"/>
          <w:lang w:val="en-GB"/>
        </w:rPr>
        <w:t xml:space="preserve"> </w:t>
      </w:r>
      <w:r w:rsidR="00AB3C27" w:rsidRPr="00802990">
        <w:rPr>
          <w:rFonts w:ascii="Times" w:eastAsia="Times New Roman" w:hAnsi="Times" w:cs="Times New Roman"/>
          <w:sz w:val="22"/>
          <w:szCs w:val="22"/>
          <w:lang w:val="en-GB"/>
        </w:rPr>
        <w:t xml:space="preserve">Following the completion </w:t>
      </w:r>
      <w:r w:rsidR="00911860" w:rsidRPr="00802990">
        <w:rPr>
          <w:rFonts w:ascii="Times" w:eastAsia="Times New Roman" w:hAnsi="Times" w:cs="Times New Roman"/>
          <w:sz w:val="22"/>
          <w:szCs w:val="22"/>
          <w:lang w:val="en-GB"/>
        </w:rPr>
        <w:t>of development</w:t>
      </w:r>
      <w:r w:rsidR="00AB3C27" w:rsidRPr="00802990">
        <w:rPr>
          <w:rFonts w:ascii="Times" w:eastAsia="Times New Roman" w:hAnsi="Times" w:cs="Times New Roman"/>
          <w:sz w:val="22"/>
          <w:szCs w:val="22"/>
          <w:lang w:val="en-GB"/>
        </w:rPr>
        <w:t xml:space="preserve"> the system </w:t>
      </w:r>
      <w:r w:rsidR="00274F4E" w:rsidRPr="00802990">
        <w:rPr>
          <w:rFonts w:ascii="Times" w:eastAsia="Times New Roman" w:hAnsi="Times" w:cs="Times New Roman"/>
          <w:sz w:val="22"/>
          <w:szCs w:val="22"/>
          <w:lang w:val="en-GB"/>
        </w:rPr>
        <w:t>was</w:t>
      </w:r>
      <w:r w:rsidR="00AB3C27" w:rsidRPr="00802990">
        <w:rPr>
          <w:rFonts w:ascii="Times" w:eastAsia="Times New Roman" w:hAnsi="Times" w:cs="Times New Roman"/>
          <w:sz w:val="22"/>
          <w:szCs w:val="22"/>
          <w:lang w:val="en-GB"/>
        </w:rPr>
        <w:t xml:space="preserve"> tested to ensure that each re</w:t>
      </w:r>
      <w:r w:rsidR="00911860" w:rsidRPr="00802990">
        <w:rPr>
          <w:rFonts w:ascii="Times" w:eastAsia="Times New Roman" w:hAnsi="Times" w:cs="Times New Roman"/>
          <w:sz w:val="22"/>
          <w:szCs w:val="22"/>
          <w:lang w:val="en-GB"/>
        </w:rPr>
        <w:t xml:space="preserve">quirement is met. </w:t>
      </w:r>
      <w:r w:rsidR="00274F4E" w:rsidRPr="00802990">
        <w:rPr>
          <w:rFonts w:ascii="Times" w:eastAsia="Times New Roman" w:hAnsi="Times" w:cs="Times New Roman"/>
          <w:sz w:val="22"/>
          <w:szCs w:val="22"/>
          <w:lang w:val="en-GB"/>
        </w:rPr>
        <w:t>Test of</w:t>
      </w:r>
      <w:r w:rsidR="00AB3C27" w:rsidRPr="00802990">
        <w:rPr>
          <w:rFonts w:ascii="Times" w:eastAsia="Times New Roman" w:hAnsi="Times" w:cs="Times New Roman"/>
          <w:sz w:val="22"/>
          <w:szCs w:val="22"/>
          <w:lang w:val="en-GB"/>
        </w:rPr>
        <w:t xml:space="preserve"> functional requirements</w:t>
      </w:r>
      <w:r w:rsidR="00274F4E" w:rsidRPr="00802990">
        <w:rPr>
          <w:rFonts w:ascii="Times" w:eastAsia="Times New Roman" w:hAnsi="Times" w:cs="Times New Roman"/>
          <w:sz w:val="22"/>
          <w:szCs w:val="22"/>
          <w:lang w:val="en-GB"/>
        </w:rPr>
        <w:t xml:space="preserve"> ensure that different web browsers can be used to open the website</w:t>
      </w:r>
      <w:r w:rsidR="008C20A8" w:rsidRPr="00802990">
        <w:rPr>
          <w:rFonts w:ascii="Times" w:eastAsia="Times New Roman" w:hAnsi="Times" w:cs="Times New Roman"/>
          <w:sz w:val="22"/>
          <w:szCs w:val="22"/>
          <w:lang w:val="en-GB"/>
        </w:rPr>
        <w:t xml:space="preserve"> and unexpected behaviour or crash of the web client is avoided. The full list of functional requirements can be found in section </w:t>
      </w:r>
      <w:r w:rsidR="008C20A8" w:rsidRPr="00802990">
        <w:rPr>
          <w:rFonts w:ascii="Times" w:eastAsia="Times New Roman" w:hAnsi="Times" w:cs="Times New Roman"/>
          <w:i/>
          <w:sz w:val="22"/>
          <w:szCs w:val="22"/>
          <w:lang w:val="en-GB"/>
        </w:rPr>
        <w:t>‘3.2.1 Functional and non-functional requirements’</w:t>
      </w:r>
      <w:r w:rsidR="008C20A8" w:rsidRPr="00802990">
        <w:rPr>
          <w:rFonts w:ascii="Times" w:eastAsia="Times New Roman" w:hAnsi="Times" w:cs="Times New Roman"/>
          <w:sz w:val="22"/>
          <w:szCs w:val="22"/>
          <w:lang w:val="en-GB"/>
        </w:rPr>
        <w:t xml:space="preserve">. Tests were also undertaken to tackle </w:t>
      </w:r>
      <w:r w:rsidR="00AB3C27" w:rsidRPr="00802990">
        <w:rPr>
          <w:rFonts w:ascii="Times" w:eastAsia="Times New Roman" w:hAnsi="Times" w:cs="Times New Roman"/>
          <w:sz w:val="22"/>
          <w:szCs w:val="22"/>
          <w:lang w:val="en-GB"/>
        </w:rPr>
        <w:t>security concerns</w:t>
      </w:r>
      <w:r w:rsidR="00274F4E" w:rsidRPr="00802990">
        <w:rPr>
          <w:rFonts w:ascii="Times" w:eastAsia="Times New Roman" w:hAnsi="Times" w:cs="Times New Roman"/>
          <w:sz w:val="22"/>
          <w:szCs w:val="22"/>
          <w:lang w:val="en-GB"/>
        </w:rPr>
        <w:t xml:space="preserve"> </w:t>
      </w:r>
      <w:r w:rsidR="008C20A8" w:rsidRPr="00802990">
        <w:rPr>
          <w:rFonts w:ascii="Times" w:eastAsia="Times New Roman" w:hAnsi="Times" w:cs="Times New Roman"/>
          <w:sz w:val="22"/>
          <w:szCs w:val="22"/>
          <w:lang w:val="en-GB"/>
        </w:rPr>
        <w:t>such as unauthorized access to the website or SQL injection by attackers.</w:t>
      </w:r>
      <w:r w:rsidR="00AB3C27" w:rsidRPr="00802990">
        <w:rPr>
          <w:rFonts w:ascii="Times" w:eastAsia="Times New Roman" w:hAnsi="Times" w:cs="Times New Roman"/>
          <w:sz w:val="22"/>
          <w:szCs w:val="22"/>
          <w:lang w:val="en-GB"/>
        </w:rPr>
        <w:t xml:space="preserve"> </w:t>
      </w:r>
      <w:r w:rsidR="008C20A8" w:rsidRPr="00802990">
        <w:rPr>
          <w:rFonts w:ascii="Times" w:eastAsia="Times New Roman" w:hAnsi="Times" w:cs="Times New Roman"/>
          <w:sz w:val="22"/>
          <w:szCs w:val="22"/>
          <w:lang w:val="en-GB"/>
        </w:rPr>
        <w:t xml:space="preserve">Finally, </w:t>
      </w:r>
      <w:r w:rsidR="00AB3C27" w:rsidRPr="00802990">
        <w:rPr>
          <w:rFonts w:ascii="Times" w:eastAsia="Times New Roman" w:hAnsi="Times" w:cs="Times New Roman"/>
          <w:sz w:val="22"/>
          <w:szCs w:val="22"/>
          <w:lang w:val="en-GB"/>
        </w:rPr>
        <w:t xml:space="preserve">User Acceptance Testing (UAT) </w:t>
      </w:r>
      <w:r w:rsidR="008C20A8" w:rsidRPr="00802990">
        <w:rPr>
          <w:rFonts w:ascii="Times" w:eastAsia="Times New Roman" w:hAnsi="Times" w:cs="Times New Roman"/>
          <w:sz w:val="22"/>
          <w:szCs w:val="22"/>
          <w:lang w:val="en-GB"/>
        </w:rPr>
        <w:t xml:space="preserve">was performed </w:t>
      </w:r>
      <w:r w:rsidR="00AB3C27" w:rsidRPr="00802990">
        <w:rPr>
          <w:rFonts w:ascii="Times" w:eastAsia="Times New Roman" w:hAnsi="Times" w:cs="Times New Roman"/>
          <w:sz w:val="22"/>
          <w:szCs w:val="22"/>
          <w:lang w:val="en-GB"/>
        </w:rPr>
        <w:t xml:space="preserve">to ensure that early adopters are happy with the service and functionalities offered by the website. </w:t>
      </w:r>
      <w:r w:rsidR="00A0554B" w:rsidRPr="00802990">
        <w:rPr>
          <w:rFonts w:ascii="Times" w:eastAsia="Times New Roman" w:hAnsi="Times" w:cs="Times New Roman"/>
          <w:sz w:val="22"/>
          <w:szCs w:val="22"/>
          <w:shd w:val="clear" w:color="auto" w:fill="FFFFFF"/>
          <w:lang w:val="en-GB"/>
        </w:rPr>
        <w:br w:type="page"/>
      </w:r>
    </w:p>
    <w:p w14:paraId="67470742" w14:textId="77777777" w:rsidR="008D4B13" w:rsidRPr="00802990" w:rsidRDefault="008D4B13" w:rsidP="00802990">
      <w:pPr>
        <w:pStyle w:val="Heading1"/>
        <w:numPr>
          <w:ilvl w:val="0"/>
          <w:numId w:val="13"/>
        </w:numPr>
        <w:spacing w:line="360" w:lineRule="auto"/>
        <w:contextualSpacing/>
        <w:jc w:val="both"/>
        <w:rPr>
          <w:rFonts w:ascii="Times" w:hAnsi="Times" w:cs="Times New Roman"/>
          <w:color w:val="auto"/>
          <w:sz w:val="22"/>
          <w:szCs w:val="22"/>
          <w:lang w:val="en-GB"/>
        </w:rPr>
      </w:pPr>
      <w:bookmarkStart w:id="226" w:name="_Toc290491141"/>
      <w:r w:rsidRPr="00802990">
        <w:rPr>
          <w:rFonts w:ascii="Times" w:hAnsi="Times" w:cs="Times New Roman"/>
          <w:color w:val="auto"/>
          <w:sz w:val="22"/>
          <w:szCs w:val="22"/>
          <w:lang w:val="en-GB"/>
        </w:rPr>
        <w:lastRenderedPageBreak/>
        <w:t>Literature review</w:t>
      </w:r>
      <w:bookmarkEnd w:id="226"/>
    </w:p>
    <w:p w14:paraId="2AEE6A9C" w14:textId="77777777" w:rsidR="008D4B13" w:rsidRPr="00802990" w:rsidRDefault="008D4B13" w:rsidP="00802990">
      <w:pPr>
        <w:pStyle w:val="Heading2"/>
        <w:numPr>
          <w:ilvl w:val="1"/>
          <w:numId w:val="13"/>
        </w:numPr>
        <w:spacing w:line="360" w:lineRule="auto"/>
        <w:contextualSpacing/>
        <w:jc w:val="both"/>
        <w:rPr>
          <w:rFonts w:ascii="Times" w:hAnsi="Times" w:cs="Times New Roman"/>
          <w:color w:val="auto"/>
          <w:sz w:val="22"/>
          <w:szCs w:val="22"/>
          <w:lang w:val="en-GB"/>
        </w:rPr>
      </w:pPr>
      <w:bookmarkStart w:id="227" w:name="_Toc290491142"/>
      <w:r w:rsidRPr="00802990">
        <w:rPr>
          <w:rFonts w:ascii="Times" w:hAnsi="Times" w:cs="Times New Roman"/>
          <w:color w:val="auto"/>
          <w:sz w:val="22"/>
          <w:szCs w:val="22"/>
          <w:lang w:val="en-GB"/>
        </w:rPr>
        <w:t>Background research</w:t>
      </w:r>
      <w:bookmarkEnd w:id="227"/>
      <w:r w:rsidRPr="00802990">
        <w:rPr>
          <w:rFonts w:ascii="Times" w:hAnsi="Times" w:cs="Times New Roman"/>
          <w:color w:val="auto"/>
          <w:sz w:val="22"/>
          <w:szCs w:val="22"/>
          <w:lang w:val="en-GB"/>
        </w:rPr>
        <w:t xml:space="preserve"> </w:t>
      </w:r>
    </w:p>
    <w:p w14:paraId="4A67B6A1" w14:textId="4F398D76" w:rsidR="008838C1" w:rsidRPr="00802990" w:rsidRDefault="009F7B88" w:rsidP="00802990">
      <w:pPr>
        <w:spacing w:line="360" w:lineRule="auto"/>
        <w:contextualSpacing/>
        <w:jc w:val="both"/>
        <w:rPr>
          <w:rFonts w:ascii="Times" w:eastAsia="Times New Roman" w:hAnsi="Times" w:cs="Times New Roman"/>
          <w:sz w:val="22"/>
          <w:szCs w:val="22"/>
          <w:shd w:val="clear" w:color="auto" w:fill="FFFFFF"/>
          <w:lang w:val="en-GB"/>
        </w:rPr>
        <w:sectPr w:rsidR="008838C1" w:rsidRPr="00802990" w:rsidSect="001B2A74">
          <w:pgSz w:w="11900" w:h="16840"/>
          <w:pgMar w:top="1440" w:right="1440" w:bottom="1440" w:left="1440" w:header="708" w:footer="1161" w:gutter="0"/>
          <w:cols w:space="708"/>
          <w:titlePg/>
          <w:docGrid w:linePitch="360"/>
        </w:sectPr>
      </w:pPr>
      <w:r w:rsidRPr="00802990">
        <w:rPr>
          <w:rFonts w:ascii="Times" w:eastAsia="Times New Roman" w:hAnsi="Times" w:cs="Times New Roman"/>
          <w:sz w:val="22"/>
          <w:szCs w:val="22"/>
          <w:shd w:val="clear" w:color="auto" w:fill="FFFFFF"/>
          <w:lang w:val="en-GB"/>
        </w:rPr>
        <w:t xml:space="preserve">Background research </w:t>
      </w:r>
      <w:r w:rsidR="00461379" w:rsidRPr="00802990">
        <w:rPr>
          <w:rFonts w:ascii="Times" w:eastAsia="Times New Roman" w:hAnsi="Times" w:cs="Times New Roman"/>
          <w:sz w:val="22"/>
          <w:szCs w:val="22"/>
          <w:shd w:val="clear" w:color="auto" w:fill="FFFFFF"/>
          <w:lang w:val="en-GB"/>
        </w:rPr>
        <w:t>was undertaken</w:t>
      </w:r>
      <w:r w:rsidRPr="00802990">
        <w:rPr>
          <w:rFonts w:ascii="Times" w:eastAsia="Times New Roman" w:hAnsi="Times" w:cs="Times New Roman"/>
          <w:sz w:val="22"/>
          <w:szCs w:val="22"/>
          <w:shd w:val="clear" w:color="auto" w:fill="FFFFFF"/>
          <w:lang w:val="en-GB"/>
        </w:rPr>
        <w:t xml:space="preserve"> to identify other solutions that offer similar functionalities and understand </w:t>
      </w:r>
      <w:r w:rsidR="003B0809" w:rsidRPr="00802990">
        <w:rPr>
          <w:rFonts w:ascii="Times" w:eastAsia="Times New Roman" w:hAnsi="Times" w:cs="Times New Roman"/>
          <w:sz w:val="22"/>
          <w:szCs w:val="22"/>
          <w:shd w:val="clear" w:color="auto" w:fill="FFFFFF"/>
          <w:lang w:val="en-GB"/>
        </w:rPr>
        <w:t xml:space="preserve">how </w:t>
      </w:r>
      <w:r w:rsidR="00474C6A" w:rsidRPr="00802990">
        <w:rPr>
          <w:rFonts w:ascii="Times" w:eastAsia="Times New Roman" w:hAnsi="Times" w:cs="Times New Roman"/>
          <w:sz w:val="22"/>
          <w:szCs w:val="22"/>
          <w:shd w:val="clear" w:color="auto" w:fill="FFFFFF"/>
          <w:lang w:val="en-GB"/>
        </w:rPr>
        <w:t>those</w:t>
      </w:r>
      <w:r w:rsidR="003B0809" w:rsidRPr="00802990">
        <w:rPr>
          <w:rFonts w:ascii="Times" w:eastAsia="Times New Roman" w:hAnsi="Times" w:cs="Times New Roman"/>
          <w:sz w:val="22"/>
          <w:szCs w:val="22"/>
          <w:shd w:val="clear" w:color="auto" w:fill="FFFFFF"/>
          <w:lang w:val="en-GB"/>
        </w:rPr>
        <w:t xml:space="preserve"> website</w:t>
      </w:r>
      <w:r w:rsidR="00474C6A" w:rsidRPr="00802990">
        <w:rPr>
          <w:rFonts w:ascii="Times" w:eastAsia="Times New Roman" w:hAnsi="Times" w:cs="Times New Roman"/>
          <w:sz w:val="22"/>
          <w:szCs w:val="22"/>
          <w:shd w:val="clear" w:color="auto" w:fill="FFFFFF"/>
          <w:lang w:val="en-GB"/>
        </w:rPr>
        <w:t>s</w:t>
      </w:r>
      <w:r w:rsidR="003B0809" w:rsidRPr="00802990">
        <w:rPr>
          <w:rFonts w:ascii="Times" w:eastAsia="Times New Roman" w:hAnsi="Times" w:cs="Times New Roman"/>
          <w:sz w:val="22"/>
          <w:szCs w:val="22"/>
          <w:shd w:val="clear" w:color="auto" w:fill="FFFFFF"/>
          <w:lang w:val="en-GB"/>
        </w:rPr>
        <w:t xml:space="preserve"> </w:t>
      </w:r>
      <w:r w:rsidR="00461379" w:rsidRPr="00802990">
        <w:rPr>
          <w:rFonts w:ascii="Times" w:eastAsia="Times New Roman" w:hAnsi="Times" w:cs="Times New Roman"/>
          <w:sz w:val="22"/>
          <w:szCs w:val="22"/>
          <w:shd w:val="clear" w:color="auto" w:fill="FFFFFF"/>
          <w:lang w:val="en-GB"/>
        </w:rPr>
        <w:t>are</w:t>
      </w:r>
      <w:r w:rsidR="003B0809" w:rsidRPr="00802990">
        <w:rPr>
          <w:rFonts w:ascii="Times" w:eastAsia="Times New Roman" w:hAnsi="Times" w:cs="Times New Roman"/>
          <w:sz w:val="22"/>
          <w:szCs w:val="22"/>
          <w:shd w:val="clear" w:color="auto" w:fill="FFFFFF"/>
          <w:lang w:val="en-GB"/>
        </w:rPr>
        <w:t xml:space="preserve"> developed. </w:t>
      </w:r>
      <w:r w:rsidRPr="00802990">
        <w:rPr>
          <w:rFonts w:ascii="Times" w:eastAsia="Times New Roman" w:hAnsi="Times" w:cs="Times New Roman"/>
          <w:sz w:val="22"/>
          <w:szCs w:val="22"/>
          <w:shd w:val="clear" w:color="auto" w:fill="FFFFFF"/>
          <w:lang w:val="en-GB"/>
        </w:rPr>
        <w:t>Identification of the</w:t>
      </w:r>
      <w:r w:rsidR="00474C6A" w:rsidRPr="00802990">
        <w:rPr>
          <w:rFonts w:ascii="Times" w:eastAsia="Times New Roman" w:hAnsi="Times" w:cs="Times New Roman"/>
          <w:sz w:val="22"/>
          <w:szCs w:val="22"/>
          <w:shd w:val="clear" w:color="auto" w:fill="FFFFFF"/>
          <w:lang w:val="en-GB"/>
        </w:rPr>
        <w:t>ir strengths and weakness help</w:t>
      </w:r>
      <w:r w:rsidR="00461379" w:rsidRPr="00802990">
        <w:rPr>
          <w:rFonts w:ascii="Times" w:eastAsia="Times New Roman" w:hAnsi="Times" w:cs="Times New Roman"/>
          <w:sz w:val="22"/>
          <w:szCs w:val="22"/>
          <w:shd w:val="clear" w:color="auto" w:fill="FFFFFF"/>
          <w:lang w:val="en-GB"/>
        </w:rPr>
        <w:t>ed</w:t>
      </w:r>
      <w:r w:rsidRPr="00802990">
        <w:rPr>
          <w:rFonts w:ascii="Times" w:eastAsia="Times New Roman" w:hAnsi="Times" w:cs="Times New Roman"/>
          <w:sz w:val="22"/>
          <w:szCs w:val="22"/>
          <w:shd w:val="clear" w:color="auto" w:fill="FFFFFF"/>
          <w:lang w:val="en-GB"/>
        </w:rPr>
        <w:t xml:space="preserve"> </w:t>
      </w:r>
      <w:r w:rsidR="00461379" w:rsidRPr="00802990">
        <w:rPr>
          <w:rFonts w:ascii="Times" w:eastAsia="Times New Roman" w:hAnsi="Times" w:cs="Times New Roman"/>
          <w:sz w:val="22"/>
          <w:szCs w:val="22"/>
          <w:shd w:val="clear" w:color="auto" w:fill="FFFFFF"/>
          <w:lang w:val="en-GB"/>
        </w:rPr>
        <w:t>identify</w:t>
      </w:r>
      <w:r w:rsidR="00474C6A" w:rsidRPr="00802990">
        <w:rPr>
          <w:rFonts w:ascii="Times" w:eastAsia="Times New Roman" w:hAnsi="Times" w:cs="Times New Roman"/>
          <w:sz w:val="22"/>
          <w:szCs w:val="22"/>
          <w:shd w:val="clear" w:color="auto" w:fill="FFFFFF"/>
          <w:lang w:val="en-GB"/>
        </w:rPr>
        <w:t xml:space="preserve"> </w:t>
      </w:r>
      <w:r w:rsidRPr="00802990">
        <w:rPr>
          <w:rFonts w:ascii="Times" w:eastAsia="Times New Roman" w:hAnsi="Times" w:cs="Times New Roman"/>
          <w:sz w:val="22"/>
          <w:szCs w:val="22"/>
          <w:shd w:val="clear" w:color="auto" w:fill="FFFFFF"/>
          <w:lang w:val="en-GB"/>
        </w:rPr>
        <w:t>the must-have fe</w:t>
      </w:r>
      <w:r w:rsidR="00AB3C27" w:rsidRPr="00802990">
        <w:rPr>
          <w:rFonts w:ascii="Times" w:eastAsia="Times New Roman" w:hAnsi="Times" w:cs="Times New Roman"/>
          <w:sz w:val="22"/>
          <w:szCs w:val="22"/>
          <w:shd w:val="clear" w:color="auto" w:fill="FFFFFF"/>
          <w:lang w:val="en-GB"/>
        </w:rPr>
        <w:t>atures of the Pinboard website.</w:t>
      </w:r>
      <w:r w:rsidR="003B0809" w:rsidRPr="00802990">
        <w:rPr>
          <w:rFonts w:ascii="Times" w:eastAsia="Times New Roman" w:hAnsi="Times" w:cs="Times New Roman"/>
          <w:sz w:val="22"/>
          <w:szCs w:val="22"/>
          <w:shd w:val="clear" w:color="auto" w:fill="FFFFFF"/>
          <w:lang w:val="en-GB"/>
        </w:rPr>
        <w:t xml:space="preserve"> </w:t>
      </w:r>
      <w:r w:rsidR="00461379" w:rsidRPr="00802990">
        <w:rPr>
          <w:rFonts w:ascii="Times" w:eastAsia="Times New Roman" w:hAnsi="Times" w:cs="Times New Roman"/>
          <w:sz w:val="22"/>
          <w:szCs w:val="22"/>
          <w:shd w:val="clear" w:color="auto" w:fill="FFFFFF"/>
          <w:lang w:val="en-GB"/>
        </w:rPr>
        <w:t xml:space="preserve">The main areas investigated were the </w:t>
      </w:r>
      <w:r w:rsidR="00AB3C27" w:rsidRPr="00802990">
        <w:rPr>
          <w:rFonts w:ascii="Times" w:eastAsia="Times New Roman" w:hAnsi="Times" w:cs="Times New Roman"/>
          <w:sz w:val="22"/>
          <w:szCs w:val="22"/>
          <w:shd w:val="clear" w:color="auto" w:fill="FFFFFF"/>
          <w:lang w:val="en-GB"/>
        </w:rPr>
        <w:t>target audience</w:t>
      </w:r>
      <w:r w:rsidR="003B0809" w:rsidRPr="00802990">
        <w:rPr>
          <w:rFonts w:ascii="Times" w:eastAsia="Times New Roman" w:hAnsi="Times" w:cs="Times New Roman"/>
          <w:sz w:val="22"/>
          <w:szCs w:val="22"/>
          <w:shd w:val="clear" w:color="auto" w:fill="FFFFFF"/>
          <w:lang w:val="en-GB"/>
        </w:rPr>
        <w:t xml:space="preserve"> and </w:t>
      </w:r>
      <w:r w:rsidR="00461379" w:rsidRPr="00802990">
        <w:rPr>
          <w:rFonts w:ascii="Times" w:eastAsia="Times New Roman" w:hAnsi="Times" w:cs="Times New Roman"/>
          <w:sz w:val="22"/>
          <w:szCs w:val="22"/>
          <w:shd w:val="clear" w:color="auto" w:fill="FFFFFF"/>
          <w:lang w:val="en-GB"/>
        </w:rPr>
        <w:t xml:space="preserve">key </w:t>
      </w:r>
      <w:r w:rsidR="00AB3C27" w:rsidRPr="00802990">
        <w:rPr>
          <w:rFonts w:ascii="Times" w:eastAsia="Times New Roman" w:hAnsi="Times" w:cs="Times New Roman"/>
          <w:sz w:val="22"/>
          <w:szCs w:val="22"/>
          <w:shd w:val="clear" w:color="auto" w:fill="FFFFFF"/>
          <w:lang w:val="en-GB"/>
        </w:rPr>
        <w:t>functionalities</w:t>
      </w:r>
      <w:r w:rsidR="003B0809" w:rsidRPr="00802990">
        <w:rPr>
          <w:rFonts w:ascii="Times" w:eastAsia="Times New Roman" w:hAnsi="Times" w:cs="Times New Roman"/>
          <w:sz w:val="22"/>
          <w:szCs w:val="22"/>
          <w:shd w:val="clear" w:color="auto" w:fill="FFFFFF"/>
          <w:lang w:val="en-GB"/>
        </w:rPr>
        <w:t xml:space="preserve"> that the users would like to see on the website</w:t>
      </w:r>
      <w:r w:rsidR="00AB3C27" w:rsidRPr="00802990">
        <w:rPr>
          <w:rFonts w:ascii="Times" w:eastAsia="Times New Roman" w:hAnsi="Times" w:cs="Times New Roman"/>
          <w:sz w:val="22"/>
          <w:szCs w:val="22"/>
          <w:shd w:val="clear" w:color="auto" w:fill="FFFFFF"/>
          <w:lang w:val="en-GB"/>
        </w:rPr>
        <w:t xml:space="preserve">. </w:t>
      </w:r>
      <w:r w:rsidR="00461379" w:rsidRPr="00802990">
        <w:rPr>
          <w:rFonts w:ascii="Times" w:eastAsia="Times New Roman" w:hAnsi="Times" w:cs="Times New Roman"/>
          <w:sz w:val="22"/>
          <w:szCs w:val="22"/>
          <w:shd w:val="clear" w:color="auto" w:fill="FFFFFF"/>
          <w:lang w:val="en-GB"/>
        </w:rPr>
        <w:t>The c</w:t>
      </w:r>
      <w:r w:rsidR="003B0809" w:rsidRPr="00802990">
        <w:rPr>
          <w:rFonts w:ascii="Times" w:eastAsia="Times New Roman" w:hAnsi="Times" w:cs="Times New Roman"/>
          <w:sz w:val="22"/>
          <w:szCs w:val="22"/>
          <w:shd w:val="clear" w:color="auto" w:fill="FFFFFF"/>
          <w:lang w:val="en-GB"/>
        </w:rPr>
        <w:t xml:space="preserve">omparison </w:t>
      </w:r>
      <w:r w:rsidR="00F64C48" w:rsidRPr="00802990">
        <w:rPr>
          <w:rFonts w:ascii="Times" w:eastAsia="Times New Roman" w:hAnsi="Times" w:cs="Times New Roman"/>
          <w:sz w:val="22"/>
          <w:szCs w:val="22"/>
          <w:shd w:val="clear" w:color="auto" w:fill="FFFFFF"/>
          <w:lang w:val="en-GB"/>
        </w:rPr>
        <w:t xml:space="preserve">made was </w:t>
      </w:r>
      <w:r w:rsidR="003B0809" w:rsidRPr="00802990">
        <w:rPr>
          <w:rFonts w:ascii="Times" w:eastAsia="Times New Roman" w:hAnsi="Times" w:cs="Times New Roman"/>
          <w:sz w:val="22"/>
          <w:szCs w:val="22"/>
          <w:shd w:val="clear" w:color="auto" w:fill="FFFFFF"/>
          <w:lang w:val="en-GB"/>
        </w:rPr>
        <w:t>between a number of open source e-commence solutions such as</w:t>
      </w:r>
      <w:ins w:id="228" w:author="Chara Katiri" w:date="2015-04-10T23:15:00Z">
        <w:r w:rsidR="00890D2C" w:rsidRPr="00802990">
          <w:rPr>
            <w:rFonts w:ascii="Times" w:eastAsia="Times New Roman" w:hAnsi="Times" w:cs="Times New Roman"/>
            <w:sz w:val="22"/>
            <w:szCs w:val="22"/>
            <w:shd w:val="clear" w:color="auto" w:fill="FFFFFF"/>
            <w:lang w:val="en-GB"/>
          </w:rPr>
          <w:t xml:space="preserve"> Apache </w:t>
        </w:r>
        <w:proofErr w:type="spellStart"/>
        <w:r w:rsidR="00890D2C" w:rsidRPr="00802990">
          <w:rPr>
            <w:rFonts w:ascii="Times" w:eastAsia="Times New Roman" w:hAnsi="Times" w:cs="Times New Roman"/>
            <w:sz w:val="22"/>
            <w:szCs w:val="22"/>
            <w:shd w:val="clear" w:color="auto" w:fill="FFFFFF"/>
            <w:lang w:val="en-GB"/>
          </w:rPr>
          <w:t>OFBiz</w:t>
        </w:r>
        <w:proofErr w:type="spellEnd"/>
        <w:r w:rsidR="00890D2C" w:rsidRPr="00802990">
          <w:rPr>
            <w:rFonts w:ascii="Times" w:eastAsia="Times New Roman" w:hAnsi="Times" w:cs="Times New Roman"/>
            <w:sz w:val="22"/>
            <w:szCs w:val="22"/>
            <w:shd w:val="clear" w:color="auto" w:fill="FFFFFF"/>
            <w:lang w:val="en-GB"/>
          </w:rPr>
          <w:t xml:space="preserve">, </w:t>
        </w:r>
        <w:proofErr w:type="spellStart"/>
        <w:r w:rsidR="00890D2C" w:rsidRPr="00802990">
          <w:rPr>
            <w:rFonts w:ascii="Times" w:eastAsia="Times New Roman" w:hAnsi="Times" w:cs="Times New Roman"/>
            <w:sz w:val="22"/>
            <w:szCs w:val="22"/>
            <w:shd w:val="clear" w:color="auto" w:fill="FFFFFF"/>
            <w:lang w:val="en-GB"/>
          </w:rPr>
          <w:t>osCommerce</w:t>
        </w:r>
        <w:proofErr w:type="spellEnd"/>
        <w:r w:rsidR="00890D2C" w:rsidRPr="00802990">
          <w:rPr>
            <w:rFonts w:ascii="Times" w:eastAsia="Times New Roman" w:hAnsi="Times" w:cs="Times New Roman"/>
            <w:sz w:val="22"/>
            <w:szCs w:val="22"/>
            <w:shd w:val="clear" w:color="auto" w:fill="FFFFFF"/>
            <w:lang w:val="en-GB"/>
          </w:rPr>
          <w:t xml:space="preserve">, </w:t>
        </w:r>
        <w:proofErr w:type="spellStart"/>
        <w:r w:rsidR="00890D2C" w:rsidRPr="00802990">
          <w:rPr>
            <w:rFonts w:ascii="Times" w:eastAsia="Times New Roman" w:hAnsi="Times" w:cs="Times New Roman"/>
            <w:sz w:val="22"/>
            <w:szCs w:val="22"/>
            <w:shd w:val="clear" w:color="auto" w:fill="FFFFFF"/>
            <w:lang w:val="en-GB"/>
          </w:rPr>
          <w:t>Magendo</w:t>
        </w:r>
        <w:proofErr w:type="spellEnd"/>
        <w:r w:rsidR="00890D2C" w:rsidRPr="00802990">
          <w:rPr>
            <w:rFonts w:ascii="Times" w:eastAsia="Times New Roman" w:hAnsi="Times" w:cs="Times New Roman"/>
            <w:sz w:val="22"/>
            <w:szCs w:val="22"/>
            <w:shd w:val="clear" w:color="auto" w:fill="FFFFFF"/>
            <w:lang w:val="en-GB"/>
          </w:rPr>
          <w:t xml:space="preserve"> [34] and e-commerce websites such as </w:t>
        </w:r>
      </w:ins>
      <w:commentRangeStart w:id="229"/>
      <w:proofErr w:type="spellStart"/>
      <w:r w:rsidR="003B0809" w:rsidRPr="00802990">
        <w:rPr>
          <w:rFonts w:ascii="Times" w:eastAsia="Times New Roman" w:hAnsi="Times" w:cs="Times New Roman"/>
          <w:sz w:val="22"/>
          <w:szCs w:val="22"/>
          <w:shd w:val="clear" w:color="auto" w:fill="FFFFFF"/>
          <w:lang w:val="en-GB"/>
        </w:rPr>
        <w:t>Gumtree</w:t>
      </w:r>
      <w:proofErr w:type="spellEnd"/>
      <w:r w:rsidR="003B0809" w:rsidRPr="00802990">
        <w:rPr>
          <w:rFonts w:ascii="Times" w:eastAsia="Times New Roman" w:hAnsi="Times" w:cs="Times New Roman"/>
          <w:sz w:val="22"/>
          <w:szCs w:val="22"/>
          <w:shd w:val="clear" w:color="auto" w:fill="FFFFFF"/>
          <w:lang w:val="en-GB"/>
        </w:rPr>
        <w:t xml:space="preserve">, </w:t>
      </w:r>
      <w:proofErr w:type="spellStart"/>
      <w:r w:rsidR="00BC619F" w:rsidRPr="00802990">
        <w:rPr>
          <w:rFonts w:ascii="Times" w:eastAsia="Times New Roman" w:hAnsi="Times" w:cs="Times New Roman"/>
          <w:sz w:val="22"/>
          <w:szCs w:val="22"/>
          <w:shd w:val="clear" w:color="auto" w:fill="FFFFFF"/>
          <w:lang w:val="en-GB"/>
        </w:rPr>
        <w:t>Preloved</w:t>
      </w:r>
      <w:proofErr w:type="spellEnd"/>
      <w:r w:rsidR="00BC619F" w:rsidRPr="00802990">
        <w:rPr>
          <w:rFonts w:ascii="Times" w:eastAsia="Times New Roman" w:hAnsi="Times" w:cs="Times New Roman"/>
          <w:sz w:val="22"/>
          <w:szCs w:val="22"/>
          <w:shd w:val="clear" w:color="auto" w:fill="FFFFFF"/>
          <w:lang w:val="en-GB"/>
        </w:rPr>
        <w:t xml:space="preserve"> and </w:t>
      </w:r>
      <w:r w:rsidR="00F64C48" w:rsidRPr="00802990">
        <w:rPr>
          <w:rFonts w:ascii="Times" w:eastAsia="Times New Roman" w:hAnsi="Times" w:cs="Times New Roman"/>
          <w:sz w:val="22"/>
          <w:szCs w:val="22"/>
          <w:shd w:val="clear" w:color="auto" w:fill="FFFFFF"/>
          <w:lang w:val="en-GB"/>
        </w:rPr>
        <w:t>eBay</w:t>
      </w:r>
      <w:commentRangeEnd w:id="229"/>
      <w:r w:rsidR="00871CBC" w:rsidRPr="00802990">
        <w:rPr>
          <w:rStyle w:val="CommentReference"/>
          <w:rFonts w:ascii="Times" w:hAnsi="Times" w:cs="Times New Roman"/>
          <w:sz w:val="22"/>
          <w:szCs w:val="22"/>
          <w:rPrChange w:id="230" w:author="Chara Katiri" w:date="2015-04-12T20:48:00Z">
            <w:rPr>
              <w:rStyle w:val="CommentReference"/>
            </w:rPr>
          </w:rPrChange>
        </w:rPr>
        <w:commentReference w:id="229"/>
      </w:r>
      <w:r w:rsidR="0062322A" w:rsidRPr="00802990">
        <w:rPr>
          <w:rFonts w:ascii="Times" w:eastAsia="Times New Roman" w:hAnsi="Times" w:cs="Times New Roman"/>
          <w:sz w:val="22"/>
          <w:szCs w:val="22"/>
          <w:shd w:val="clear" w:color="auto" w:fill="FFFFFF"/>
          <w:lang w:val="en-GB"/>
        </w:rPr>
        <w:t xml:space="preserve">. </w:t>
      </w:r>
      <w:r w:rsidR="003E1F18" w:rsidRPr="00802990">
        <w:rPr>
          <w:rFonts w:ascii="Times" w:eastAsia="Times New Roman" w:hAnsi="Times" w:cs="Times New Roman"/>
          <w:sz w:val="22"/>
          <w:szCs w:val="22"/>
          <w:shd w:val="clear" w:color="auto" w:fill="FFFFFF"/>
          <w:lang w:val="en-GB"/>
        </w:rPr>
        <w:t>The strengths and weakness of the services are shown below</w:t>
      </w:r>
      <w:proofErr w:type="gramStart"/>
      <w:r w:rsidR="003E1F18" w:rsidRPr="00802990">
        <w:rPr>
          <w:rFonts w:ascii="Times" w:eastAsia="Times New Roman" w:hAnsi="Times" w:cs="Times New Roman"/>
          <w:sz w:val="22"/>
          <w:szCs w:val="22"/>
          <w:shd w:val="clear" w:color="auto" w:fill="FFFFFF"/>
          <w:lang w:val="en-GB"/>
        </w:rPr>
        <w:t>:</w:t>
      </w:r>
      <w:r w:rsidR="00333945" w:rsidRPr="00802990">
        <w:rPr>
          <w:rFonts w:ascii="Times" w:eastAsia="Times New Roman" w:hAnsi="Times" w:cs="Times New Roman"/>
          <w:sz w:val="22"/>
          <w:szCs w:val="22"/>
          <w:shd w:val="clear" w:color="auto" w:fill="FFFFFF"/>
          <w:lang w:val="en-GB"/>
        </w:rPr>
        <w:t xml:space="preserve"> </w:t>
      </w:r>
      <w:r w:rsidR="003B0809" w:rsidRPr="00802990">
        <w:rPr>
          <w:rFonts w:ascii="Times" w:eastAsia="Times New Roman" w:hAnsi="Times" w:cs="Times New Roman"/>
          <w:sz w:val="22"/>
          <w:szCs w:val="22"/>
          <w:shd w:val="clear" w:color="auto" w:fill="FFFFFF"/>
          <w:lang w:val="en-GB"/>
        </w:rPr>
        <w:t xml:space="preserve"> </w:t>
      </w:r>
      <w:proofErr w:type="gramEnd"/>
    </w:p>
    <w:tbl>
      <w:tblPr>
        <w:tblStyle w:val="LightList-Accent1"/>
        <w:tblpPr w:leftFromText="180" w:rightFromText="180" w:vertAnchor="text" w:horzAnchor="page" w:tblpX="1369" w:tblpY="542"/>
        <w:tblW w:w="13858" w:type="dxa"/>
        <w:tblLayout w:type="fixed"/>
        <w:tblLook w:val="04A0" w:firstRow="1" w:lastRow="0" w:firstColumn="1" w:lastColumn="0" w:noHBand="0" w:noVBand="1"/>
        <w:tblPrChange w:id="231" w:author="Chara Katiri" w:date="2015-04-10T23:29:00Z">
          <w:tblPr>
            <w:tblStyle w:val="LightList-Accent1"/>
            <w:tblpPr w:leftFromText="180" w:rightFromText="180" w:vertAnchor="text" w:horzAnchor="page" w:tblpX="1369" w:tblpY="542"/>
            <w:tblW w:w="13858" w:type="dxa"/>
            <w:tblLayout w:type="fixed"/>
            <w:tblLook w:val="04A0" w:firstRow="1" w:lastRow="0" w:firstColumn="1" w:lastColumn="0" w:noHBand="0" w:noVBand="1"/>
          </w:tblPr>
        </w:tblPrChange>
      </w:tblPr>
      <w:tblGrid>
        <w:gridCol w:w="1668"/>
        <w:gridCol w:w="2693"/>
        <w:gridCol w:w="3402"/>
        <w:gridCol w:w="3118"/>
        <w:gridCol w:w="2977"/>
        <w:tblGridChange w:id="232">
          <w:tblGrid>
            <w:gridCol w:w="1668"/>
            <w:gridCol w:w="2693"/>
            <w:gridCol w:w="3402"/>
            <w:gridCol w:w="3118"/>
            <w:gridCol w:w="2977"/>
          </w:tblGrid>
        </w:tblGridChange>
      </w:tblGrid>
      <w:tr w:rsidR="008838C1" w:rsidRPr="00802990" w14:paraId="5DADE01B" w14:textId="77777777" w:rsidTr="008838C1">
        <w:trPr>
          <w:cnfStyle w:val="100000000000" w:firstRow="1" w:lastRow="0" w:firstColumn="0" w:lastColumn="0" w:oddVBand="0" w:evenVBand="0" w:oddHBand="0" w:evenHBand="0" w:firstRowFirstColumn="0" w:firstRowLastColumn="0" w:lastRowFirstColumn="0" w:lastRowLastColumn="0"/>
          <w:trHeight w:val="477"/>
          <w:trPrChange w:id="233" w:author="Chara Katiri" w:date="2015-04-10T23:29:00Z">
            <w:trPr>
              <w:trHeight w:val="477"/>
            </w:trPr>
          </w:trPrChange>
        </w:trPr>
        <w:tc>
          <w:tcPr>
            <w:cnfStyle w:val="001000000000" w:firstRow="0" w:lastRow="0" w:firstColumn="1" w:lastColumn="0" w:oddVBand="0" w:evenVBand="0" w:oddHBand="0" w:evenHBand="0" w:firstRowFirstColumn="0" w:firstRowLastColumn="0" w:lastRowFirstColumn="0" w:lastRowLastColumn="0"/>
            <w:tcW w:w="1668" w:type="dxa"/>
            <w:tcPrChange w:id="234" w:author="Chara Katiri" w:date="2015-04-10T23:29:00Z">
              <w:tcPr>
                <w:tcW w:w="1668" w:type="dxa"/>
              </w:tcPr>
            </w:tcPrChange>
          </w:tcPr>
          <w:p w14:paraId="39659854" w14:textId="77777777" w:rsidR="008838C1" w:rsidRPr="00802990" w:rsidRDefault="008838C1" w:rsidP="00802990">
            <w:pPr>
              <w:pStyle w:val="TableHeadingRow"/>
              <w:spacing w:line="360" w:lineRule="auto"/>
              <w:contextualSpacing/>
              <w:jc w:val="both"/>
              <w:cnfStyle w:val="101000000000" w:firstRow="1" w:lastRow="0" w:firstColumn="1" w:lastColumn="0" w:oddVBand="0" w:evenVBand="0" w:oddHBand="0" w:evenHBand="0" w:firstRowFirstColumn="0" w:firstRowLastColumn="0" w:lastRowFirstColumn="0" w:lastRowLastColumn="0"/>
              <w:rPr>
                <w:rFonts w:ascii="Times" w:hAnsi="Times"/>
                <w:b/>
                <w:bCs w:val="0"/>
                <w:szCs w:val="22"/>
              </w:rPr>
            </w:pPr>
            <w:r w:rsidRPr="00802990">
              <w:rPr>
                <w:rFonts w:ascii="Times" w:hAnsi="Times"/>
                <w:b/>
                <w:bCs w:val="0"/>
                <w:szCs w:val="22"/>
              </w:rPr>
              <w:lastRenderedPageBreak/>
              <w:t>Functionalities</w:t>
            </w:r>
          </w:p>
        </w:tc>
        <w:tc>
          <w:tcPr>
            <w:tcW w:w="2693" w:type="dxa"/>
            <w:tcPrChange w:id="235" w:author="Chara Katiri" w:date="2015-04-10T23:29:00Z">
              <w:tcPr>
                <w:tcW w:w="2693" w:type="dxa"/>
              </w:tcPr>
            </w:tcPrChange>
          </w:tcPr>
          <w:p w14:paraId="0991AA02" w14:textId="77777777" w:rsidR="008838C1" w:rsidRPr="00802990" w:rsidRDefault="008838C1" w:rsidP="00802990">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
            </w:pPr>
            <w:r w:rsidRPr="00802990">
              <w:rPr>
                <w:rFonts w:ascii="Times" w:hAnsi="Times"/>
                <w:b/>
                <w:bCs w:val="0"/>
                <w:szCs w:val="22"/>
              </w:rPr>
              <w:t xml:space="preserve">Apache </w:t>
            </w:r>
            <w:proofErr w:type="spellStart"/>
            <w:r w:rsidRPr="00802990">
              <w:rPr>
                <w:rFonts w:ascii="Times" w:hAnsi="Times"/>
                <w:b/>
                <w:bCs w:val="0"/>
                <w:szCs w:val="22"/>
              </w:rPr>
              <w:t>OFBiz</w:t>
            </w:r>
            <w:proofErr w:type="spellEnd"/>
            <w:r w:rsidRPr="00802990">
              <w:rPr>
                <w:rFonts w:ascii="Times" w:hAnsi="Times"/>
                <w:b/>
                <w:bCs w:val="0"/>
                <w:szCs w:val="22"/>
              </w:rPr>
              <w:t xml:space="preserve"> [31]</w:t>
            </w:r>
          </w:p>
        </w:tc>
        <w:tc>
          <w:tcPr>
            <w:tcW w:w="3402" w:type="dxa"/>
            <w:tcPrChange w:id="236" w:author="Chara Katiri" w:date="2015-04-10T23:29:00Z">
              <w:tcPr>
                <w:tcW w:w="3402" w:type="dxa"/>
              </w:tcPr>
            </w:tcPrChange>
          </w:tcPr>
          <w:p w14:paraId="3433B9E3" w14:textId="77777777" w:rsidR="008838C1" w:rsidRPr="00802990" w:rsidRDefault="008838C1" w:rsidP="00802990">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
            </w:pPr>
            <w:proofErr w:type="spellStart"/>
            <w:proofErr w:type="gramStart"/>
            <w:r w:rsidRPr="00802990">
              <w:rPr>
                <w:rFonts w:ascii="Times" w:hAnsi="Times"/>
                <w:b/>
                <w:bCs w:val="0"/>
                <w:szCs w:val="22"/>
              </w:rPr>
              <w:t>osCommerce</w:t>
            </w:r>
            <w:proofErr w:type="spellEnd"/>
            <w:proofErr w:type="gramEnd"/>
            <w:r w:rsidRPr="00802990">
              <w:rPr>
                <w:rFonts w:ascii="Times" w:hAnsi="Times"/>
                <w:b/>
                <w:bCs w:val="0"/>
                <w:szCs w:val="22"/>
              </w:rPr>
              <w:t xml:space="preserve"> [32]</w:t>
            </w:r>
          </w:p>
        </w:tc>
        <w:tc>
          <w:tcPr>
            <w:tcW w:w="3118" w:type="dxa"/>
            <w:tcBorders>
              <w:right w:val="single" w:sz="18" w:space="0" w:color="4F81BD" w:themeColor="accent1"/>
            </w:tcBorders>
            <w:tcPrChange w:id="237" w:author="Chara Katiri" w:date="2015-04-10T23:29:00Z">
              <w:tcPr>
                <w:tcW w:w="3118" w:type="dxa"/>
                <w:tcBorders>
                  <w:right w:val="single" w:sz="18" w:space="0" w:color="4F81BD" w:themeColor="accent1"/>
                </w:tcBorders>
              </w:tcPr>
            </w:tcPrChange>
          </w:tcPr>
          <w:p w14:paraId="3F6F04EB" w14:textId="77777777" w:rsidR="008838C1" w:rsidRPr="00802990" w:rsidRDefault="008838C1" w:rsidP="00802990">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
            </w:pPr>
            <w:proofErr w:type="spellStart"/>
            <w:r w:rsidRPr="00802990">
              <w:rPr>
                <w:rFonts w:ascii="Times" w:hAnsi="Times"/>
                <w:b/>
                <w:bCs w:val="0"/>
                <w:szCs w:val="22"/>
              </w:rPr>
              <w:t>Magendo</w:t>
            </w:r>
            <w:proofErr w:type="spellEnd"/>
            <w:r w:rsidRPr="00802990">
              <w:rPr>
                <w:rFonts w:ascii="Times" w:hAnsi="Times"/>
                <w:b/>
                <w:bCs w:val="0"/>
                <w:szCs w:val="22"/>
              </w:rPr>
              <w:t xml:space="preserve"> [33]</w:t>
            </w:r>
          </w:p>
        </w:tc>
        <w:tc>
          <w:tcPr>
            <w:tcW w:w="2977" w:type="dxa"/>
            <w:tcBorders>
              <w:top w:val="single" w:sz="18" w:space="0" w:color="4F81BD" w:themeColor="accent1"/>
              <w:left w:val="single" w:sz="18" w:space="0" w:color="4F81BD" w:themeColor="accent1"/>
              <w:bottom w:val="single" w:sz="8" w:space="0" w:color="4F81BD" w:themeColor="accent1"/>
              <w:right w:val="single" w:sz="18" w:space="0" w:color="4F81BD" w:themeColor="accent1"/>
            </w:tcBorders>
            <w:tcPrChange w:id="238" w:author="Chara Katiri" w:date="2015-04-10T23:29:00Z">
              <w:tcPr>
                <w:tcW w:w="2977" w:type="dxa"/>
                <w:tcBorders>
                  <w:top w:val="single" w:sz="18" w:space="0" w:color="4F81BD" w:themeColor="accent1"/>
                  <w:left w:val="single" w:sz="18" w:space="0" w:color="4F81BD" w:themeColor="accent1"/>
                  <w:bottom w:val="single" w:sz="8" w:space="0" w:color="4F81BD" w:themeColor="accent1"/>
                  <w:right w:val="single" w:sz="18" w:space="0" w:color="4F81BD" w:themeColor="accent1"/>
                </w:tcBorders>
              </w:tcPr>
            </w:tcPrChange>
          </w:tcPr>
          <w:p w14:paraId="211C81D7" w14:textId="77777777" w:rsidR="008838C1" w:rsidRPr="00802990" w:rsidRDefault="008838C1" w:rsidP="00802990">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
            </w:pPr>
            <w:r w:rsidRPr="00802990">
              <w:rPr>
                <w:rFonts w:ascii="Times" w:hAnsi="Times"/>
                <w:b/>
                <w:bCs w:val="0"/>
                <w:szCs w:val="22"/>
              </w:rPr>
              <w:t>Pinboard</w:t>
            </w:r>
          </w:p>
        </w:tc>
      </w:tr>
      <w:tr w:rsidR="008838C1" w:rsidRPr="00802990" w14:paraId="746027CB" w14:textId="77777777" w:rsidTr="008838C1">
        <w:trPr>
          <w:cnfStyle w:val="000000100000" w:firstRow="0" w:lastRow="0" w:firstColumn="0" w:lastColumn="0" w:oddVBand="0" w:evenVBand="0" w:oddHBand="1" w:evenHBand="0" w:firstRowFirstColumn="0" w:firstRowLastColumn="0" w:lastRowFirstColumn="0" w:lastRowLastColumn="0"/>
          <w:trHeight w:val="490"/>
          <w:trPrChange w:id="239" w:author="Chara Katiri" w:date="2015-04-10T23:29:00Z">
            <w:trPr>
              <w:trHeight w:val="490"/>
            </w:trPr>
          </w:trPrChange>
        </w:trPr>
        <w:tc>
          <w:tcPr>
            <w:cnfStyle w:val="001000000000" w:firstRow="0" w:lastRow="0" w:firstColumn="1" w:lastColumn="0" w:oddVBand="0" w:evenVBand="0" w:oddHBand="0" w:evenHBand="0" w:firstRowFirstColumn="0" w:firstRowLastColumn="0" w:lastRowFirstColumn="0" w:lastRowLastColumn="0"/>
            <w:tcW w:w="1668" w:type="dxa"/>
            <w:tcPrChange w:id="240" w:author="Chara Katiri" w:date="2015-04-10T23:29:00Z">
              <w:tcPr>
                <w:tcW w:w="1668" w:type="dxa"/>
              </w:tcPr>
            </w:tcPrChange>
          </w:tcPr>
          <w:p w14:paraId="727B6531" w14:textId="77777777" w:rsidR="008838C1" w:rsidRPr="00802990" w:rsidRDefault="008838C1" w:rsidP="00802990">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 First Release date</w:t>
            </w:r>
          </w:p>
        </w:tc>
        <w:tc>
          <w:tcPr>
            <w:tcW w:w="2693" w:type="dxa"/>
            <w:tcPrChange w:id="241" w:author="Chara Katiri" w:date="2015-04-10T23:29:00Z">
              <w:tcPr>
                <w:tcW w:w="2693" w:type="dxa"/>
              </w:tcPr>
            </w:tcPrChange>
          </w:tcPr>
          <w:p w14:paraId="02E5EC89" w14:textId="77777777" w:rsidR="008838C1" w:rsidRPr="00802990" w:rsidRDefault="008838C1"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2007  </w:t>
            </w:r>
          </w:p>
        </w:tc>
        <w:tc>
          <w:tcPr>
            <w:tcW w:w="3402" w:type="dxa"/>
            <w:tcPrChange w:id="242" w:author="Chara Katiri" w:date="2015-04-10T23:29:00Z">
              <w:tcPr>
                <w:tcW w:w="3402" w:type="dxa"/>
              </w:tcPr>
            </w:tcPrChange>
          </w:tcPr>
          <w:p w14:paraId="49AFEE41" w14:textId="77777777" w:rsidR="008838C1" w:rsidRPr="00802990" w:rsidRDefault="008838C1"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2000</w:t>
            </w:r>
          </w:p>
        </w:tc>
        <w:tc>
          <w:tcPr>
            <w:tcW w:w="3118" w:type="dxa"/>
            <w:tcBorders>
              <w:right w:val="single" w:sz="18" w:space="0" w:color="4F81BD" w:themeColor="accent1"/>
            </w:tcBorders>
            <w:tcPrChange w:id="243" w:author="Chara Katiri" w:date="2015-04-10T23:29:00Z">
              <w:tcPr>
                <w:tcW w:w="3118" w:type="dxa"/>
                <w:tcBorders>
                  <w:right w:val="single" w:sz="18" w:space="0" w:color="4F81BD" w:themeColor="accent1"/>
                </w:tcBorders>
              </w:tcPr>
            </w:tcPrChange>
          </w:tcPr>
          <w:p w14:paraId="7D540D14" w14:textId="77777777" w:rsidR="008838C1" w:rsidRPr="00802990" w:rsidRDefault="008838C1"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2007</w:t>
            </w:r>
          </w:p>
        </w:tc>
        <w:tc>
          <w:tcPr>
            <w:tcW w:w="2977" w:type="dxa"/>
            <w:tcBorders>
              <w:left w:val="single" w:sz="18" w:space="0" w:color="4F81BD" w:themeColor="accent1"/>
              <w:right w:val="single" w:sz="18" w:space="0" w:color="4F81BD" w:themeColor="accent1"/>
            </w:tcBorders>
            <w:tcPrChange w:id="244" w:author="Chara Katiri" w:date="2015-04-10T23:29:00Z">
              <w:tcPr>
                <w:tcW w:w="2977" w:type="dxa"/>
                <w:tcBorders>
                  <w:left w:val="single" w:sz="18" w:space="0" w:color="4F81BD" w:themeColor="accent1"/>
                  <w:right w:val="single" w:sz="18" w:space="0" w:color="4F81BD" w:themeColor="accent1"/>
                </w:tcBorders>
              </w:tcPr>
            </w:tcPrChange>
          </w:tcPr>
          <w:p w14:paraId="1C86A477" w14:textId="77777777" w:rsidR="008838C1" w:rsidRPr="00802990" w:rsidRDefault="008838C1" w:rsidP="00802990">
            <w:pPr>
              <w:pStyle w:val="TableHeadingRow"/>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hAnsi="Times"/>
                <w:color w:val="FFFFFF" w:themeColor="background1"/>
                <w:szCs w:val="22"/>
              </w:rPr>
            </w:pPr>
            <w:r w:rsidRPr="00802990">
              <w:rPr>
                <w:rFonts w:ascii="Times" w:hAnsi="Times"/>
                <w:color w:val="FFFFFF" w:themeColor="background1"/>
                <w:szCs w:val="22"/>
              </w:rPr>
              <w:t>2015</w:t>
            </w:r>
          </w:p>
        </w:tc>
      </w:tr>
      <w:tr w:rsidR="008838C1" w:rsidRPr="00802990" w14:paraId="7BD2AB84" w14:textId="77777777" w:rsidTr="008838C1">
        <w:trPr>
          <w:trHeight w:val="464"/>
          <w:trPrChange w:id="245" w:author="Chara Katiri" w:date="2015-04-10T23:29:00Z">
            <w:trPr>
              <w:trHeight w:val="464"/>
            </w:trPr>
          </w:trPrChange>
        </w:trPr>
        <w:tc>
          <w:tcPr>
            <w:cnfStyle w:val="001000000000" w:firstRow="0" w:lastRow="0" w:firstColumn="1" w:lastColumn="0" w:oddVBand="0" w:evenVBand="0" w:oddHBand="0" w:evenHBand="0" w:firstRowFirstColumn="0" w:firstRowLastColumn="0" w:lastRowFirstColumn="0" w:lastRowLastColumn="0"/>
            <w:tcW w:w="1668" w:type="dxa"/>
            <w:tcPrChange w:id="246" w:author="Chara Katiri" w:date="2015-04-10T23:29:00Z">
              <w:tcPr>
                <w:tcW w:w="1668" w:type="dxa"/>
              </w:tcPr>
            </w:tcPrChange>
          </w:tcPr>
          <w:p w14:paraId="27E38A4A" w14:textId="77777777" w:rsidR="008838C1" w:rsidRPr="00802990" w:rsidRDefault="008838C1" w:rsidP="00802990">
            <w:pPr>
              <w:spacing w:line="360" w:lineRule="auto"/>
              <w:contextualSpacing/>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Licence</w:t>
            </w:r>
          </w:p>
        </w:tc>
        <w:tc>
          <w:tcPr>
            <w:tcW w:w="2693" w:type="dxa"/>
            <w:tcPrChange w:id="247" w:author="Chara Katiri" w:date="2015-04-10T23:29:00Z">
              <w:tcPr>
                <w:tcW w:w="2693" w:type="dxa"/>
              </w:tcPr>
            </w:tcPrChange>
          </w:tcPr>
          <w:p w14:paraId="5F3CEFF4" w14:textId="77777777" w:rsidR="008838C1" w:rsidRPr="00802990" w:rsidRDefault="008838C1"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Apache License 2.0</w:t>
            </w:r>
          </w:p>
        </w:tc>
        <w:tc>
          <w:tcPr>
            <w:tcW w:w="3402" w:type="dxa"/>
            <w:tcPrChange w:id="248" w:author="Chara Katiri" w:date="2015-04-10T23:29:00Z">
              <w:tcPr>
                <w:tcW w:w="3402" w:type="dxa"/>
              </w:tcPr>
            </w:tcPrChange>
          </w:tcPr>
          <w:p w14:paraId="3FCE50E3" w14:textId="77777777" w:rsidR="008838C1" w:rsidRPr="00802990" w:rsidRDefault="008838C1"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GNU GPL</w:t>
            </w:r>
          </w:p>
        </w:tc>
        <w:tc>
          <w:tcPr>
            <w:tcW w:w="3118" w:type="dxa"/>
            <w:tcBorders>
              <w:right w:val="single" w:sz="18" w:space="0" w:color="4F81BD" w:themeColor="accent1"/>
            </w:tcBorders>
            <w:tcPrChange w:id="249" w:author="Chara Katiri" w:date="2015-04-10T23:29:00Z">
              <w:tcPr>
                <w:tcW w:w="3118" w:type="dxa"/>
                <w:tcBorders>
                  <w:right w:val="single" w:sz="18" w:space="0" w:color="4F81BD" w:themeColor="accent1"/>
                </w:tcBorders>
              </w:tcPr>
            </w:tcPrChange>
          </w:tcPr>
          <w:p w14:paraId="6901E7DC" w14:textId="77777777" w:rsidR="008838C1" w:rsidRPr="00802990" w:rsidRDefault="008838C1"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Open Software Licence </w:t>
            </w:r>
          </w:p>
        </w:tc>
        <w:tc>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Change w:id="250" w:author="Chara Katiri" w:date="2015-04-10T23:29:00Z">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
            </w:tcPrChange>
          </w:tcPr>
          <w:p w14:paraId="0928C322" w14:textId="77777777" w:rsidR="008838C1" w:rsidRPr="00802990" w:rsidRDefault="008838C1" w:rsidP="00802990">
            <w:pPr>
              <w:pStyle w:val="TableHeadingRow"/>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color w:val="FFFFFF" w:themeColor="background1"/>
                <w:szCs w:val="22"/>
              </w:rPr>
            </w:pPr>
            <w:r w:rsidRPr="00802990">
              <w:rPr>
                <w:rFonts w:ascii="Times" w:hAnsi="Times"/>
                <w:color w:val="FFFFFF" w:themeColor="background1"/>
                <w:szCs w:val="22"/>
              </w:rPr>
              <w:t>-</w:t>
            </w:r>
          </w:p>
        </w:tc>
      </w:tr>
      <w:tr w:rsidR="008838C1" w:rsidRPr="00802990" w14:paraId="4280CF8D" w14:textId="77777777" w:rsidTr="008838C1">
        <w:trPr>
          <w:cnfStyle w:val="000000100000" w:firstRow="0" w:lastRow="0" w:firstColumn="0" w:lastColumn="0" w:oddVBand="0" w:evenVBand="0" w:oddHBand="1" w:evenHBand="0" w:firstRowFirstColumn="0" w:firstRowLastColumn="0" w:lastRowFirstColumn="0" w:lastRowLastColumn="0"/>
          <w:trHeight w:val="977"/>
          <w:trPrChange w:id="251" w:author="Chara Katiri" w:date="2015-04-10T23:29:00Z">
            <w:trPr>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252" w:author="Chara Katiri" w:date="2015-04-10T23:29:00Z">
              <w:tcPr>
                <w:tcW w:w="1668" w:type="dxa"/>
              </w:tcPr>
            </w:tcPrChange>
          </w:tcPr>
          <w:p w14:paraId="5C0AE1AF" w14:textId="77777777" w:rsidR="008838C1" w:rsidRPr="00802990" w:rsidRDefault="008838C1" w:rsidP="00802990">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Language</w:t>
            </w:r>
          </w:p>
        </w:tc>
        <w:tc>
          <w:tcPr>
            <w:tcW w:w="2693" w:type="dxa"/>
            <w:tcPrChange w:id="253" w:author="Chara Katiri" w:date="2015-04-10T23:29:00Z">
              <w:tcPr>
                <w:tcW w:w="2693" w:type="dxa"/>
              </w:tcPr>
            </w:tcPrChange>
          </w:tcPr>
          <w:p w14:paraId="2880E4CC" w14:textId="77777777" w:rsidR="008838C1" w:rsidRPr="00802990" w:rsidRDefault="008838C1"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Java</w:t>
            </w:r>
          </w:p>
        </w:tc>
        <w:tc>
          <w:tcPr>
            <w:tcW w:w="3402" w:type="dxa"/>
            <w:tcPrChange w:id="254" w:author="Chara Katiri" w:date="2015-04-10T23:29:00Z">
              <w:tcPr>
                <w:tcW w:w="3402" w:type="dxa"/>
              </w:tcPr>
            </w:tcPrChange>
          </w:tcPr>
          <w:p w14:paraId="73D62100" w14:textId="77777777" w:rsidR="008838C1" w:rsidRPr="00802990" w:rsidRDefault="008838C1"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PHP</w:t>
            </w:r>
          </w:p>
        </w:tc>
        <w:tc>
          <w:tcPr>
            <w:tcW w:w="3118" w:type="dxa"/>
            <w:tcBorders>
              <w:right w:val="single" w:sz="18" w:space="0" w:color="4F81BD" w:themeColor="accent1"/>
            </w:tcBorders>
            <w:tcPrChange w:id="255" w:author="Chara Katiri" w:date="2015-04-10T23:29:00Z">
              <w:tcPr>
                <w:tcW w:w="3118" w:type="dxa"/>
                <w:tcBorders>
                  <w:right w:val="single" w:sz="18" w:space="0" w:color="4F81BD" w:themeColor="accent1"/>
                </w:tcBorders>
              </w:tcPr>
            </w:tcPrChange>
          </w:tcPr>
          <w:p w14:paraId="78BCF45C" w14:textId="77777777" w:rsidR="008838C1" w:rsidRPr="00802990" w:rsidRDefault="008838C1"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PHP</w:t>
            </w:r>
          </w:p>
        </w:tc>
        <w:tc>
          <w:tcPr>
            <w:tcW w:w="2977" w:type="dxa"/>
            <w:tcBorders>
              <w:left w:val="single" w:sz="18" w:space="0" w:color="4F81BD" w:themeColor="accent1"/>
              <w:right w:val="single" w:sz="18" w:space="0" w:color="4F81BD" w:themeColor="accent1"/>
            </w:tcBorders>
            <w:tcPrChange w:id="256" w:author="Chara Katiri" w:date="2015-04-10T23:29:00Z">
              <w:tcPr>
                <w:tcW w:w="2977" w:type="dxa"/>
                <w:tcBorders>
                  <w:left w:val="single" w:sz="18" w:space="0" w:color="4F81BD" w:themeColor="accent1"/>
                  <w:right w:val="single" w:sz="18" w:space="0" w:color="4F81BD" w:themeColor="accent1"/>
                </w:tcBorders>
              </w:tcPr>
            </w:tcPrChange>
          </w:tcPr>
          <w:p w14:paraId="03F754E7" w14:textId="77777777" w:rsidR="008838C1" w:rsidRPr="00802990" w:rsidRDefault="008838C1" w:rsidP="00802990">
            <w:pPr>
              <w:pStyle w:val="TableHeadingRow"/>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hAnsi="Times"/>
                <w:color w:val="FFFFFF" w:themeColor="background1"/>
                <w:szCs w:val="22"/>
              </w:rPr>
            </w:pPr>
            <w:r w:rsidRPr="00802990">
              <w:rPr>
                <w:rFonts w:ascii="Times" w:hAnsi="Times"/>
                <w:color w:val="FFFFFF" w:themeColor="background1"/>
                <w:szCs w:val="22"/>
              </w:rPr>
              <w:t>Java, JavaScript, HTML, CSS</w:t>
            </w:r>
          </w:p>
        </w:tc>
      </w:tr>
      <w:tr w:rsidR="008838C1" w:rsidRPr="00802990" w14:paraId="30F06310" w14:textId="77777777" w:rsidTr="008838C1">
        <w:trPr>
          <w:trHeight w:val="977"/>
          <w:trPrChange w:id="257" w:author="Chara Katiri" w:date="2015-04-10T23:29:00Z">
            <w:trPr>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258" w:author="Chara Katiri" w:date="2015-04-10T23:29:00Z">
              <w:tcPr>
                <w:tcW w:w="1668" w:type="dxa"/>
              </w:tcPr>
            </w:tcPrChange>
          </w:tcPr>
          <w:p w14:paraId="62A71F73" w14:textId="77777777" w:rsidR="008838C1" w:rsidRPr="00802990" w:rsidRDefault="008838C1" w:rsidP="00802990">
            <w:pPr>
              <w:spacing w:line="360" w:lineRule="auto"/>
              <w:contextualSpacing/>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Web Application Framework (WAP)</w:t>
            </w:r>
          </w:p>
        </w:tc>
        <w:tc>
          <w:tcPr>
            <w:tcW w:w="2693" w:type="dxa"/>
            <w:tcPrChange w:id="259" w:author="Chara Katiri" w:date="2015-04-10T23:29:00Z">
              <w:tcPr>
                <w:tcW w:w="2693" w:type="dxa"/>
              </w:tcPr>
            </w:tcPrChange>
          </w:tcPr>
          <w:p w14:paraId="406E66B4" w14:textId="77777777" w:rsidR="008838C1" w:rsidRPr="00802990" w:rsidRDefault="008838C1"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proofErr w:type="spellStart"/>
            <w:r w:rsidRPr="00802990">
              <w:rPr>
                <w:rFonts w:ascii="Times" w:eastAsia="Times New Roman" w:hAnsi="Times" w:cs="Times New Roman"/>
                <w:sz w:val="22"/>
                <w:szCs w:val="22"/>
                <w:shd w:val="clear" w:color="auto" w:fill="FFFFFF"/>
                <w:lang w:val="en-GB"/>
              </w:rPr>
              <w:t>Appache</w:t>
            </w:r>
            <w:proofErr w:type="spellEnd"/>
            <w:r w:rsidRPr="00802990">
              <w:rPr>
                <w:rFonts w:ascii="Times" w:eastAsia="Times New Roman" w:hAnsi="Times" w:cs="Times New Roman"/>
                <w:sz w:val="22"/>
                <w:szCs w:val="22"/>
                <w:shd w:val="clear" w:color="auto" w:fill="FFFFFF"/>
                <w:lang w:val="en-GB"/>
              </w:rPr>
              <w:t xml:space="preserve"> </w:t>
            </w:r>
            <w:proofErr w:type="spellStart"/>
            <w:r w:rsidRPr="00802990">
              <w:rPr>
                <w:rFonts w:ascii="Times" w:eastAsia="Times New Roman" w:hAnsi="Times" w:cs="Times New Roman"/>
                <w:sz w:val="22"/>
                <w:szCs w:val="22"/>
                <w:shd w:val="clear" w:color="auto" w:fill="FFFFFF"/>
                <w:lang w:val="en-GB"/>
              </w:rPr>
              <w:t>OFBiz</w:t>
            </w:r>
            <w:proofErr w:type="spellEnd"/>
          </w:p>
        </w:tc>
        <w:tc>
          <w:tcPr>
            <w:tcW w:w="3402" w:type="dxa"/>
            <w:tcPrChange w:id="260" w:author="Chara Katiri" w:date="2015-04-10T23:29:00Z">
              <w:tcPr>
                <w:tcW w:w="3402" w:type="dxa"/>
              </w:tcPr>
            </w:tcPrChange>
          </w:tcPr>
          <w:p w14:paraId="6666DEC1" w14:textId="77777777" w:rsidR="008838C1" w:rsidRPr="00802990" w:rsidRDefault="008838C1"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w:t>
            </w:r>
          </w:p>
        </w:tc>
        <w:tc>
          <w:tcPr>
            <w:tcW w:w="3118" w:type="dxa"/>
            <w:tcBorders>
              <w:right w:val="single" w:sz="18" w:space="0" w:color="4F81BD" w:themeColor="accent1"/>
            </w:tcBorders>
            <w:tcPrChange w:id="261" w:author="Chara Katiri" w:date="2015-04-10T23:29:00Z">
              <w:tcPr>
                <w:tcW w:w="3118" w:type="dxa"/>
                <w:tcBorders>
                  <w:right w:val="single" w:sz="18" w:space="0" w:color="4F81BD" w:themeColor="accent1"/>
                </w:tcBorders>
              </w:tcPr>
            </w:tcPrChange>
          </w:tcPr>
          <w:p w14:paraId="137C8A60" w14:textId="77777777" w:rsidR="008838C1" w:rsidRPr="00802990" w:rsidRDefault="008838C1"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proofErr w:type="spellStart"/>
            <w:r w:rsidRPr="00802990">
              <w:rPr>
                <w:rFonts w:ascii="Times" w:eastAsia="Times New Roman" w:hAnsi="Times" w:cs="Times New Roman"/>
                <w:sz w:val="22"/>
                <w:szCs w:val="22"/>
                <w:shd w:val="clear" w:color="auto" w:fill="FFFFFF"/>
                <w:lang w:val="en-GB"/>
              </w:rPr>
              <w:t>Zend</w:t>
            </w:r>
            <w:proofErr w:type="spellEnd"/>
            <w:r w:rsidRPr="00802990">
              <w:rPr>
                <w:rFonts w:ascii="Times" w:eastAsia="Times New Roman" w:hAnsi="Times" w:cs="Times New Roman"/>
                <w:sz w:val="22"/>
                <w:szCs w:val="22"/>
                <w:shd w:val="clear" w:color="auto" w:fill="FFFFFF"/>
                <w:lang w:val="en-GB"/>
              </w:rPr>
              <w:t xml:space="preserve"> Framework</w:t>
            </w:r>
          </w:p>
        </w:tc>
        <w:tc>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Change w:id="262" w:author="Chara Katiri" w:date="2015-04-10T23:29:00Z">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
            </w:tcPrChange>
          </w:tcPr>
          <w:p w14:paraId="2BD54CCF" w14:textId="77777777" w:rsidR="008838C1" w:rsidRPr="00802990" w:rsidRDefault="008838C1" w:rsidP="00802990">
            <w:pPr>
              <w:pStyle w:val="TableHeadingRow"/>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color w:val="FFFFFF" w:themeColor="background1"/>
                <w:szCs w:val="22"/>
              </w:rPr>
            </w:pPr>
            <w:r w:rsidRPr="00802990">
              <w:rPr>
                <w:rFonts w:ascii="Times" w:hAnsi="Times"/>
                <w:color w:val="FFFFFF" w:themeColor="background1"/>
                <w:szCs w:val="22"/>
              </w:rPr>
              <w:t>Spring MVC Framework</w:t>
            </w:r>
          </w:p>
        </w:tc>
      </w:tr>
      <w:tr w:rsidR="008838C1" w:rsidRPr="00802990" w14:paraId="618BDAAA" w14:textId="77777777" w:rsidTr="008838C1">
        <w:trPr>
          <w:cnfStyle w:val="000000100000" w:firstRow="0" w:lastRow="0" w:firstColumn="0" w:lastColumn="0" w:oddVBand="0" w:evenVBand="0" w:oddHBand="1" w:evenHBand="0" w:firstRowFirstColumn="0" w:firstRowLastColumn="0" w:lastRowFirstColumn="0" w:lastRowLastColumn="0"/>
          <w:trHeight w:val="977"/>
          <w:trPrChange w:id="263" w:author="Chara Katiri" w:date="2015-04-10T23:29:00Z">
            <w:trPr>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264" w:author="Chara Katiri" w:date="2015-04-10T23:29:00Z">
              <w:tcPr>
                <w:tcW w:w="1668" w:type="dxa"/>
              </w:tcPr>
            </w:tcPrChange>
          </w:tcPr>
          <w:p w14:paraId="111529B1" w14:textId="77777777" w:rsidR="008838C1" w:rsidRPr="00802990" w:rsidRDefault="008838C1" w:rsidP="00802990">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Free database backend support </w:t>
            </w:r>
          </w:p>
        </w:tc>
        <w:tc>
          <w:tcPr>
            <w:tcW w:w="2693" w:type="dxa"/>
            <w:tcPrChange w:id="265" w:author="Chara Katiri" w:date="2015-04-10T23:29:00Z">
              <w:tcPr>
                <w:tcW w:w="2693" w:type="dxa"/>
              </w:tcPr>
            </w:tcPrChange>
          </w:tcPr>
          <w:p w14:paraId="73ED2CB6" w14:textId="77777777" w:rsidR="008838C1" w:rsidRPr="00802990" w:rsidRDefault="008838C1"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Apache Derby, MySQL, </w:t>
            </w:r>
            <w:proofErr w:type="spellStart"/>
            <w:r w:rsidRPr="00802990">
              <w:rPr>
                <w:rFonts w:ascii="Times" w:eastAsia="Times New Roman" w:hAnsi="Times" w:cs="Times New Roman"/>
                <w:sz w:val="22"/>
                <w:szCs w:val="22"/>
                <w:shd w:val="clear" w:color="auto" w:fill="FFFFFF"/>
                <w:lang w:val="en-GB"/>
              </w:rPr>
              <w:t>PostgreSQL</w:t>
            </w:r>
            <w:proofErr w:type="spellEnd"/>
          </w:p>
        </w:tc>
        <w:tc>
          <w:tcPr>
            <w:tcW w:w="3402" w:type="dxa"/>
            <w:tcPrChange w:id="266" w:author="Chara Katiri" w:date="2015-04-10T23:29:00Z">
              <w:tcPr>
                <w:tcW w:w="3402" w:type="dxa"/>
              </w:tcPr>
            </w:tcPrChange>
          </w:tcPr>
          <w:p w14:paraId="6CD931E8" w14:textId="77777777" w:rsidR="008838C1" w:rsidRPr="00802990" w:rsidRDefault="008838C1"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MySQL</w:t>
            </w:r>
          </w:p>
        </w:tc>
        <w:tc>
          <w:tcPr>
            <w:tcW w:w="3118" w:type="dxa"/>
            <w:tcBorders>
              <w:right w:val="single" w:sz="18" w:space="0" w:color="4F81BD" w:themeColor="accent1"/>
            </w:tcBorders>
            <w:tcPrChange w:id="267" w:author="Chara Katiri" w:date="2015-04-10T23:29:00Z">
              <w:tcPr>
                <w:tcW w:w="3118" w:type="dxa"/>
                <w:tcBorders>
                  <w:right w:val="single" w:sz="18" w:space="0" w:color="4F81BD" w:themeColor="accent1"/>
                </w:tcBorders>
              </w:tcPr>
            </w:tcPrChange>
          </w:tcPr>
          <w:p w14:paraId="635C91C8" w14:textId="77777777" w:rsidR="008838C1" w:rsidRPr="00802990" w:rsidRDefault="008838C1"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MySQL</w:t>
            </w:r>
          </w:p>
        </w:tc>
        <w:tc>
          <w:tcPr>
            <w:tcW w:w="2977" w:type="dxa"/>
            <w:tcBorders>
              <w:left w:val="single" w:sz="18" w:space="0" w:color="4F81BD" w:themeColor="accent1"/>
              <w:right w:val="single" w:sz="18" w:space="0" w:color="4F81BD" w:themeColor="accent1"/>
            </w:tcBorders>
            <w:tcPrChange w:id="268" w:author="Chara Katiri" w:date="2015-04-10T23:29:00Z">
              <w:tcPr>
                <w:tcW w:w="2977" w:type="dxa"/>
                <w:tcBorders>
                  <w:left w:val="single" w:sz="18" w:space="0" w:color="4F81BD" w:themeColor="accent1"/>
                  <w:right w:val="single" w:sz="18" w:space="0" w:color="4F81BD" w:themeColor="accent1"/>
                </w:tcBorders>
              </w:tcPr>
            </w:tcPrChange>
          </w:tcPr>
          <w:p w14:paraId="71519346" w14:textId="77777777" w:rsidR="008838C1" w:rsidRPr="00802990" w:rsidRDefault="008838C1" w:rsidP="00802990">
            <w:pPr>
              <w:pStyle w:val="TableHeadingRow"/>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hAnsi="Times"/>
                <w:color w:val="FFFFFF" w:themeColor="background1"/>
                <w:szCs w:val="22"/>
              </w:rPr>
            </w:pPr>
            <w:r w:rsidRPr="00802990">
              <w:rPr>
                <w:rFonts w:ascii="Times" w:hAnsi="Times"/>
                <w:color w:val="FFFFFF" w:themeColor="background1"/>
                <w:szCs w:val="22"/>
              </w:rPr>
              <w:t>MySQL, Apache Tomcat</w:t>
            </w:r>
          </w:p>
        </w:tc>
      </w:tr>
      <w:tr w:rsidR="008838C1" w:rsidRPr="00802990" w14:paraId="5B6EAD56" w14:textId="77777777" w:rsidTr="008838C1">
        <w:trPr>
          <w:trHeight w:val="477"/>
          <w:trPrChange w:id="269" w:author="Chara Katiri" w:date="2015-04-10T23:29:00Z">
            <w:trPr>
              <w:trHeight w:val="477"/>
            </w:trPr>
          </w:trPrChange>
        </w:trPr>
        <w:tc>
          <w:tcPr>
            <w:cnfStyle w:val="001000000000" w:firstRow="0" w:lastRow="0" w:firstColumn="1" w:lastColumn="0" w:oddVBand="0" w:evenVBand="0" w:oddHBand="0" w:evenHBand="0" w:firstRowFirstColumn="0" w:firstRowLastColumn="0" w:lastRowFirstColumn="0" w:lastRowLastColumn="0"/>
            <w:tcW w:w="1668" w:type="dxa"/>
            <w:tcPrChange w:id="270" w:author="Chara Katiri" w:date="2015-04-10T23:29:00Z">
              <w:tcPr>
                <w:tcW w:w="1668" w:type="dxa"/>
              </w:tcPr>
            </w:tcPrChange>
          </w:tcPr>
          <w:p w14:paraId="4D509DE0" w14:textId="77777777" w:rsidR="008838C1" w:rsidRPr="00802990" w:rsidRDefault="008838C1" w:rsidP="00802990">
            <w:pPr>
              <w:spacing w:line="360" w:lineRule="auto"/>
              <w:contextualSpacing/>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Non-free database backend support</w:t>
            </w:r>
          </w:p>
        </w:tc>
        <w:tc>
          <w:tcPr>
            <w:tcW w:w="2693" w:type="dxa"/>
            <w:tcPrChange w:id="271" w:author="Chara Katiri" w:date="2015-04-10T23:29:00Z">
              <w:tcPr>
                <w:tcW w:w="2693" w:type="dxa"/>
              </w:tcPr>
            </w:tcPrChange>
          </w:tcPr>
          <w:p w14:paraId="28C5665B" w14:textId="77777777" w:rsidR="008838C1" w:rsidRPr="00802990" w:rsidRDefault="008838C1"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MySQL, Oracle</w:t>
            </w:r>
          </w:p>
        </w:tc>
        <w:tc>
          <w:tcPr>
            <w:tcW w:w="3402" w:type="dxa"/>
            <w:tcPrChange w:id="272" w:author="Chara Katiri" w:date="2015-04-10T23:29:00Z">
              <w:tcPr>
                <w:tcW w:w="3402" w:type="dxa"/>
              </w:tcPr>
            </w:tcPrChange>
          </w:tcPr>
          <w:p w14:paraId="37F46B94" w14:textId="77777777" w:rsidR="008838C1" w:rsidRPr="00802990" w:rsidRDefault="008838C1"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w:t>
            </w:r>
          </w:p>
        </w:tc>
        <w:tc>
          <w:tcPr>
            <w:tcW w:w="3118" w:type="dxa"/>
            <w:tcBorders>
              <w:right w:val="single" w:sz="18" w:space="0" w:color="4F81BD" w:themeColor="accent1"/>
            </w:tcBorders>
            <w:tcPrChange w:id="273" w:author="Chara Katiri" w:date="2015-04-10T23:29:00Z">
              <w:tcPr>
                <w:tcW w:w="3118" w:type="dxa"/>
                <w:tcBorders>
                  <w:right w:val="single" w:sz="18" w:space="0" w:color="4F81BD" w:themeColor="accent1"/>
                </w:tcBorders>
              </w:tcPr>
            </w:tcPrChange>
          </w:tcPr>
          <w:p w14:paraId="36CFE149" w14:textId="77777777" w:rsidR="008838C1" w:rsidRPr="00802990" w:rsidRDefault="008838C1"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MySQL, </w:t>
            </w:r>
            <w:proofErr w:type="spellStart"/>
            <w:r w:rsidRPr="00802990">
              <w:rPr>
                <w:rFonts w:ascii="Times" w:eastAsia="Times New Roman" w:hAnsi="Times" w:cs="Times New Roman"/>
                <w:sz w:val="22"/>
                <w:szCs w:val="22"/>
                <w:shd w:val="clear" w:color="auto" w:fill="FFFFFF"/>
                <w:lang w:val="en-GB"/>
              </w:rPr>
              <w:t>MySQLi</w:t>
            </w:r>
            <w:proofErr w:type="spellEnd"/>
          </w:p>
        </w:tc>
        <w:tc>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Change w:id="274" w:author="Chara Katiri" w:date="2015-04-10T23:29:00Z">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
            </w:tcPrChange>
          </w:tcPr>
          <w:p w14:paraId="60028329" w14:textId="77777777" w:rsidR="008838C1" w:rsidRPr="00802990" w:rsidRDefault="008838C1" w:rsidP="00802990">
            <w:pPr>
              <w:pStyle w:val="TableHeadingRow"/>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color w:val="FFFFFF" w:themeColor="background1"/>
                <w:szCs w:val="22"/>
              </w:rPr>
            </w:pPr>
            <w:r w:rsidRPr="00802990">
              <w:rPr>
                <w:rFonts w:ascii="Times" w:hAnsi="Times"/>
                <w:color w:val="FFFFFF" w:themeColor="background1"/>
                <w:szCs w:val="22"/>
              </w:rPr>
              <w:t>-</w:t>
            </w:r>
          </w:p>
        </w:tc>
      </w:tr>
      <w:tr w:rsidR="008838C1" w:rsidRPr="00802990" w14:paraId="007CD843" w14:textId="77777777" w:rsidTr="008838C1">
        <w:trPr>
          <w:cnfStyle w:val="000000100000" w:firstRow="0" w:lastRow="0" w:firstColumn="0" w:lastColumn="0" w:oddVBand="0" w:evenVBand="0" w:oddHBand="1" w:evenHBand="0" w:firstRowFirstColumn="0" w:firstRowLastColumn="0" w:lastRowFirstColumn="0" w:lastRowLastColumn="0"/>
          <w:trHeight w:val="477"/>
          <w:trPrChange w:id="275" w:author="Chara Katiri" w:date="2015-04-10T23:29:00Z">
            <w:trPr>
              <w:trHeight w:val="477"/>
            </w:trPr>
          </w:trPrChange>
        </w:trPr>
        <w:tc>
          <w:tcPr>
            <w:cnfStyle w:val="001000000000" w:firstRow="0" w:lastRow="0" w:firstColumn="1" w:lastColumn="0" w:oddVBand="0" w:evenVBand="0" w:oddHBand="0" w:evenHBand="0" w:firstRowFirstColumn="0" w:firstRowLastColumn="0" w:lastRowFirstColumn="0" w:lastRowLastColumn="0"/>
            <w:tcW w:w="1668" w:type="dxa"/>
            <w:tcPrChange w:id="276" w:author="Chara Katiri" w:date="2015-04-10T23:29:00Z">
              <w:tcPr>
                <w:tcW w:w="1668" w:type="dxa"/>
              </w:tcPr>
            </w:tcPrChange>
          </w:tcPr>
          <w:p w14:paraId="3FFC963B" w14:textId="77777777" w:rsidR="008838C1" w:rsidRPr="00802990" w:rsidRDefault="008838C1" w:rsidP="00802990">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Out-of-the-box shopping cart</w:t>
            </w:r>
          </w:p>
        </w:tc>
        <w:tc>
          <w:tcPr>
            <w:tcW w:w="2693" w:type="dxa"/>
            <w:tcPrChange w:id="277" w:author="Chara Katiri" w:date="2015-04-10T23:29:00Z">
              <w:tcPr>
                <w:tcW w:w="2693" w:type="dxa"/>
              </w:tcPr>
            </w:tcPrChange>
          </w:tcPr>
          <w:p w14:paraId="581C350A" w14:textId="77777777" w:rsidR="008838C1" w:rsidRPr="00802990" w:rsidRDefault="008838C1"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Yes</w:t>
            </w:r>
          </w:p>
        </w:tc>
        <w:tc>
          <w:tcPr>
            <w:tcW w:w="3402" w:type="dxa"/>
            <w:tcPrChange w:id="278" w:author="Chara Katiri" w:date="2015-04-10T23:29:00Z">
              <w:tcPr>
                <w:tcW w:w="3402" w:type="dxa"/>
              </w:tcPr>
            </w:tcPrChange>
          </w:tcPr>
          <w:p w14:paraId="4D2BB825" w14:textId="77777777" w:rsidR="008838C1" w:rsidRPr="00802990" w:rsidRDefault="008838C1"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w:t>
            </w:r>
          </w:p>
        </w:tc>
        <w:tc>
          <w:tcPr>
            <w:tcW w:w="3118" w:type="dxa"/>
            <w:tcBorders>
              <w:right w:val="single" w:sz="18" w:space="0" w:color="4F81BD" w:themeColor="accent1"/>
            </w:tcBorders>
            <w:tcPrChange w:id="279" w:author="Chara Katiri" w:date="2015-04-10T23:29:00Z">
              <w:tcPr>
                <w:tcW w:w="3118" w:type="dxa"/>
                <w:tcBorders>
                  <w:right w:val="single" w:sz="18" w:space="0" w:color="4F81BD" w:themeColor="accent1"/>
                </w:tcBorders>
              </w:tcPr>
            </w:tcPrChange>
          </w:tcPr>
          <w:p w14:paraId="2144326B" w14:textId="77777777" w:rsidR="008838C1" w:rsidRPr="00802990" w:rsidRDefault="008838C1"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Yes</w:t>
            </w:r>
          </w:p>
        </w:tc>
        <w:tc>
          <w:tcPr>
            <w:tcW w:w="2977" w:type="dxa"/>
            <w:tcBorders>
              <w:left w:val="single" w:sz="18" w:space="0" w:color="4F81BD" w:themeColor="accent1"/>
              <w:bottom w:val="single" w:sz="18" w:space="0" w:color="4F81BD" w:themeColor="accent1"/>
              <w:right w:val="single" w:sz="18" w:space="0" w:color="4F81BD" w:themeColor="accent1"/>
            </w:tcBorders>
            <w:tcPrChange w:id="280" w:author="Chara Katiri" w:date="2015-04-10T23:29:00Z">
              <w:tcPr>
                <w:tcW w:w="2977" w:type="dxa"/>
                <w:tcBorders>
                  <w:left w:val="single" w:sz="18" w:space="0" w:color="4F81BD" w:themeColor="accent1"/>
                  <w:bottom w:val="single" w:sz="18" w:space="0" w:color="4F81BD" w:themeColor="accent1"/>
                  <w:right w:val="single" w:sz="18" w:space="0" w:color="4F81BD" w:themeColor="accent1"/>
                </w:tcBorders>
              </w:tcPr>
            </w:tcPrChange>
          </w:tcPr>
          <w:p w14:paraId="504EF794" w14:textId="77777777" w:rsidR="008838C1" w:rsidRPr="00802990" w:rsidRDefault="008838C1" w:rsidP="00802990">
            <w:pPr>
              <w:pStyle w:val="TableHeadingRow"/>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hAnsi="Times"/>
                <w:color w:val="FFFFFF" w:themeColor="background1"/>
                <w:szCs w:val="22"/>
              </w:rPr>
            </w:pPr>
          </w:p>
        </w:tc>
      </w:tr>
    </w:tbl>
    <w:p w14:paraId="1C33FBF5" w14:textId="4B9EC3BD" w:rsidR="00F97967" w:rsidRPr="00802990" w:rsidRDefault="008838C1" w:rsidP="00802990">
      <w:pPr>
        <w:spacing w:line="360" w:lineRule="auto"/>
        <w:contextualSpacing/>
        <w:jc w:val="both"/>
        <w:rPr>
          <w:ins w:id="281" w:author="Chara Katiri" w:date="2015-04-10T23:28:00Z"/>
          <w:rFonts w:ascii="Times" w:eastAsia="Times New Roman" w:hAnsi="Times" w:cs="Times New Roman"/>
          <w:sz w:val="22"/>
          <w:szCs w:val="22"/>
          <w:shd w:val="clear" w:color="auto" w:fill="FFFFFF"/>
          <w:lang w:val="en-GB"/>
        </w:rPr>
      </w:pPr>
      <w:ins w:id="282" w:author="Chara Katiri" w:date="2015-04-10T23:29:00Z">
        <w:r w:rsidRPr="00802990">
          <w:rPr>
            <w:rFonts w:ascii="Times" w:eastAsia="Times New Roman" w:hAnsi="Times" w:cs="Times New Roman"/>
            <w:sz w:val="22"/>
            <w:szCs w:val="22"/>
            <w:shd w:val="clear" w:color="auto" w:fill="FFFFFF"/>
            <w:lang w:val="en-GB"/>
          </w:rPr>
          <w:t xml:space="preserve">Comparison between open source e-commerce solutions: </w:t>
        </w:r>
      </w:ins>
    </w:p>
    <w:p w14:paraId="343B9BB7" w14:textId="77777777" w:rsidR="008838C1" w:rsidRPr="00802990" w:rsidRDefault="008838C1" w:rsidP="00802990">
      <w:pPr>
        <w:spacing w:line="360" w:lineRule="auto"/>
        <w:contextualSpacing/>
        <w:jc w:val="both"/>
        <w:rPr>
          <w:ins w:id="283" w:author="Chara Katiri" w:date="2015-04-10T23:30:00Z"/>
          <w:rFonts w:ascii="Times" w:eastAsia="Times New Roman" w:hAnsi="Times" w:cs="Times New Roman"/>
          <w:sz w:val="22"/>
          <w:szCs w:val="22"/>
          <w:shd w:val="clear" w:color="auto" w:fill="FFFFFF"/>
          <w:lang w:val="en-GB"/>
        </w:rPr>
      </w:pPr>
    </w:p>
    <w:p w14:paraId="6DD19877" w14:textId="25D4815B" w:rsidR="008838C1" w:rsidRPr="00802990" w:rsidRDefault="00132AF7" w:rsidP="00802990">
      <w:pPr>
        <w:spacing w:line="360" w:lineRule="auto"/>
        <w:contextualSpacing/>
        <w:jc w:val="both"/>
        <w:rPr>
          <w:rFonts w:ascii="Times" w:eastAsia="Times New Roman" w:hAnsi="Times" w:cs="Times New Roman"/>
          <w:sz w:val="22"/>
          <w:szCs w:val="22"/>
          <w:shd w:val="clear" w:color="auto" w:fill="FFFFFF"/>
          <w:lang w:val="en-GB"/>
        </w:rPr>
      </w:pPr>
      <w:ins w:id="284" w:author="Chara Katiri" w:date="2015-04-10T23:30:00Z">
        <w:r w:rsidRPr="00802990">
          <w:rPr>
            <w:rFonts w:ascii="Times" w:eastAsia="Times New Roman" w:hAnsi="Times" w:cs="Times New Roman"/>
            <w:sz w:val="22"/>
            <w:szCs w:val="22"/>
            <w:shd w:val="clear" w:color="auto" w:fill="FFFFFF"/>
            <w:lang w:val="en-GB"/>
          </w:rPr>
          <w:lastRenderedPageBreak/>
          <w:t>Comparison between e-commerce websites:</w:t>
        </w:r>
      </w:ins>
    </w:p>
    <w:tbl>
      <w:tblPr>
        <w:tblStyle w:val="LightList-Accent1"/>
        <w:tblW w:w="13858" w:type="dxa"/>
        <w:tblLayout w:type="fixed"/>
        <w:tblLook w:val="04A0" w:firstRow="1" w:lastRow="0" w:firstColumn="1" w:lastColumn="0" w:noHBand="0" w:noVBand="1"/>
        <w:tblPrChange w:id="285" w:author="Chara Katiri" w:date="2015-04-10T23:30:00Z">
          <w:tblPr>
            <w:tblStyle w:val="LightList-Accent1"/>
            <w:tblW w:w="14283" w:type="dxa"/>
            <w:tblLayout w:type="fixed"/>
            <w:tblLook w:val="04A0" w:firstRow="1" w:lastRow="0" w:firstColumn="1" w:lastColumn="0" w:noHBand="0" w:noVBand="1"/>
          </w:tblPr>
        </w:tblPrChange>
      </w:tblPr>
      <w:tblGrid>
        <w:gridCol w:w="1668"/>
        <w:gridCol w:w="34"/>
        <w:gridCol w:w="2802"/>
        <w:gridCol w:w="33"/>
        <w:gridCol w:w="3260"/>
        <w:gridCol w:w="142"/>
        <w:gridCol w:w="2801"/>
        <w:gridCol w:w="3118"/>
        <w:tblGridChange w:id="286">
          <w:tblGrid>
            <w:gridCol w:w="885"/>
            <w:gridCol w:w="783"/>
            <w:gridCol w:w="34"/>
            <w:gridCol w:w="851"/>
            <w:gridCol w:w="1951"/>
            <w:gridCol w:w="33"/>
            <w:gridCol w:w="852"/>
            <w:gridCol w:w="2408"/>
            <w:gridCol w:w="142"/>
            <w:gridCol w:w="743"/>
            <w:gridCol w:w="2234"/>
            <w:gridCol w:w="885"/>
            <w:gridCol w:w="2800"/>
            <w:gridCol w:w="567"/>
          </w:tblGrid>
        </w:tblGridChange>
      </w:tblGrid>
      <w:tr w:rsidR="008838C1" w:rsidRPr="00802990" w14:paraId="0074D30F" w14:textId="77777777" w:rsidTr="00132AF7">
        <w:trPr>
          <w:cnfStyle w:val="100000000000" w:firstRow="1" w:lastRow="0" w:firstColumn="0" w:lastColumn="0" w:oddVBand="0" w:evenVBand="0" w:oddHBand="0" w:evenHBand="0" w:firstRowFirstColumn="0" w:firstRowLastColumn="0" w:lastRowFirstColumn="0" w:lastRowLastColumn="0"/>
          <w:trHeight w:val="477"/>
          <w:trPrChange w:id="287" w:author="Chara Katiri" w:date="2015-04-10T23:30:00Z">
            <w:trPr>
              <w:gridBefore w:val="1"/>
              <w:trHeight w:val="477"/>
            </w:trPr>
          </w:trPrChange>
        </w:trPr>
        <w:tc>
          <w:tcPr>
            <w:cnfStyle w:val="001000000000" w:firstRow="0" w:lastRow="0" w:firstColumn="1" w:lastColumn="0" w:oddVBand="0" w:evenVBand="0" w:oddHBand="0" w:evenHBand="0" w:firstRowFirstColumn="0" w:firstRowLastColumn="0" w:lastRowFirstColumn="0" w:lastRowLastColumn="0"/>
            <w:tcW w:w="1668" w:type="dxa"/>
            <w:tcPrChange w:id="288" w:author="Chara Katiri" w:date="2015-04-10T23:30:00Z">
              <w:tcPr>
                <w:tcW w:w="1668" w:type="dxa"/>
                <w:gridSpan w:val="3"/>
              </w:tcPr>
            </w:tcPrChange>
          </w:tcPr>
          <w:p w14:paraId="62EC920F" w14:textId="00DF70C3" w:rsidR="00890D2C" w:rsidRPr="00802990" w:rsidRDefault="00890D2C" w:rsidP="00802990">
            <w:pPr>
              <w:pStyle w:val="TableHeadingRow"/>
              <w:spacing w:line="360" w:lineRule="auto"/>
              <w:contextualSpacing/>
              <w:jc w:val="both"/>
              <w:cnfStyle w:val="101000000000" w:firstRow="1" w:lastRow="0" w:firstColumn="1" w:lastColumn="0" w:oddVBand="0" w:evenVBand="0" w:oddHBand="0" w:evenHBand="0" w:firstRowFirstColumn="0" w:firstRowLastColumn="0" w:lastRowFirstColumn="0" w:lastRowLastColumn="0"/>
              <w:rPr>
                <w:rFonts w:ascii="Times" w:hAnsi="Times"/>
                <w:b/>
                <w:bCs w:val="0"/>
                <w:szCs w:val="22"/>
              </w:rPr>
            </w:pPr>
            <w:r w:rsidRPr="00802990">
              <w:rPr>
                <w:rFonts w:ascii="Times" w:hAnsi="Times"/>
                <w:b/>
                <w:bCs w:val="0"/>
                <w:szCs w:val="22"/>
              </w:rPr>
              <w:t>Functionalities</w:t>
            </w:r>
          </w:p>
        </w:tc>
        <w:tc>
          <w:tcPr>
            <w:tcW w:w="2836" w:type="dxa"/>
            <w:gridSpan w:val="2"/>
            <w:tcPrChange w:id="289" w:author="Chara Katiri" w:date="2015-04-10T23:30:00Z">
              <w:tcPr>
                <w:tcW w:w="2836" w:type="dxa"/>
                <w:gridSpan w:val="3"/>
              </w:tcPr>
            </w:tcPrChange>
          </w:tcPr>
          <w:p w14:paraId="2F2134AE" w14:textId="0FC1075E" w:rsidR="00890D2C" w:rsidRPr="00802990" w:rsidRDefault="00890D2C" w:rsidP="00802990">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
            </w:pPr>
            <w:proofErr w:type="spellStart"/>
            <w:r w:rsidRPr="00802990">
              <w:rPr>
                <w:rFonts w:ascii="Times" w:hAnsi="Times"/>
                <w:b/>
                <w:bCs w:val="0"/>
                <w:szCs w:val="22"/>
              </w:rPr>
              <w:t>Gumtree</w:t>
            </w:r>
            <w:proofErr w:type="spellEnd"/>
            <w:r w:rsidRPr="00802990">
              <w:rPr>
                <w:rFonts w:ascii="Times" w:hAnsi="Times"/>
                <w:b/>
                <w:bCs w:val="0"/>
                <w:szCs w:val="22"/>
              </w:rPr>
              <w:t xml:space="preserve"> [18] </w:t>
            </w:r>
          </w:p>
        </w:tc>
        <w:tc>
          <w:tcPr>
            <w:tcW w:w="3293" w:type="dxa"/>
            <w:gridSpan w:val="2"/>
            <w:tcPrChange w:id="290" w:author="Chara Katiri" w:date="2015-04-10T23:30:00Z">
              <w:tcPr>
                <w:tcW w:w="3293" w:type="dxa"/>
                <w:gridSpan w:val="3"/>
              </w:tcPr>
            </w:tcPrChange>
          </w:tcPr>
          <w:p w14:paraId="27EED613" w14:textId="72C539AB" w:rsidR="00890D2C" w:rsidRPr="00802990" w:rsidRDefault="00890D2C" w:rsidP="00802990">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
            </w:pPr>
            <w:proofErr w:type="spellStart"/>
            <w:r w:rsidRPr="00802990">
              <w:rPr>
                <w:rFonts w:ascii="Times" w:hAnsi="Times"/>
                <w:b/>
                <w:bCs w:val="0"/>
                <w:szCs w:val="22"/>
              </w:rPr>
              <w:t>Prevolved</w:t>
            </w:r>
            <w:proofErr w:type="spellEnd"/>
            <w:r w:rsidRPr="00802990">
              <w:rPr>
                <w:rFonts w:ascii="Times" w:hAnsi="Times"/>
                <w:b/>
                <w:bCs w:val="0"/>
                <w:szCs w:val="22"/>
              </w:rPr>
              <w:t xml:space="preserve"> [22]</w:t>
            </w:r>
          </w:p>
        </w:tc>
        <w:tc>
          <w:tcPr>
            <w:tcW w:w="2943" w:type="dxa"/>
            <w:gridSpan w:val="2"/>
            <w:tcBorders>
              <w:right w:val="single" w:sz="18" w:space="0" w:color="4F81BD" w:themeColor="accent1"/>
            </w:tcBorders>
            <w:tcPrChange w:id="291" w:author="Chara Katiri" w:date="2015-04-10T23:30:00Z">
              <w:tcPr>
                <w:tcW w:w="3119" w:type="dxa"/>
                <w:gridSpan w:val="2"/>
                <w:tcBorders>
                  <w:right w:val="single" w:sz="18" w:space="0" w:color="4F81BD" w:themeColor="accent1"/>
                </w:tcBorders>
              </w:tcPr>
            </w:tcPrChange>
          </w:tcPr>
          <w:p w14:paraId="10975FBC" w14:textId="34EC6522" w:rsidR="00890D2C" w:rsidRPr="00802990" w:rsidRDefault="00890D2C" w:rsidP="00802990">
            <w:pPr>
              <w:pStyle w:val="TableHeadingRow"/>
              <w:tabs>
                <w:tab w:val="left" w:pos="1629"/>
              </w:tabs>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color w:val="auto"/>
                <w:szCs w:val="22"/>
              </w:rPr>
              <w:pPrChange w:id="292" w:author="Chara Katiri" w:date="2015-04-12T20:48:00Z">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pPr>
              </w:pPrChange>
            </w:pPr>
            <w:proofErr w:type="spellStart"/>
            <w:r w:rsidRPr="00802990">
              <w:rPr>
                <w:rFonts w:ascii="Times" w:hAnsi="Times"/>
                <w:b/>
                <w:bCs w:val="0"/>
                <w:szCs w:val="22"/>
              </w:rPr>
              <w:t>Ebay</w:t>
            </w:r>
            <w:proofErr w:type="spellEnd"/>
            <w:r w:rsidRPr="00802990">
              <w:rPr>
                <w:rFonts w:ascii="Times" w:hAnsi="Times"/>
                <w:b/>
                <w:bCs w:val="0"/>
                <w:szCs w:val="22"/>
              </w:rPr>
              <w:t xml:space="preserve"> [23]</w:t>
            </w:r>
            <w:ins w:id="293" w:author="Chara Katiri" w:date="2015-04-12T03:38:00Z">
              <w:r w:rsidR="0057199A" w:rsidRPr="00802990">
                <w:rPr>
                  <w:rFonts w:ascii="Times" w:hAnsi="Times"/>
                  <w:b/>
                  <w:bCs w:val="0"/>
                  <w:szCs w:val="22"/>
                </w:rPr>
                <w:tab/>
              </w:r>
            </w:ins>
          </w:p>
        </w:tc>
        <w:tc>
          <w:tcPr>
            <w:tcW w:w="3118" w:type="dxa"/>
            <w:tcBorders>
              <w:top w:val="single" w:sz="18" w:space="0" w:color="4F81BD" w:themeColor="accent1"/>
              <w:left w:val="single" w:sz="18" w:space="0" w:color="4F81BD" w:themeColor="accent1"/>
              <w:bottom w:val="single" w:sz="8" w:space="0" w:color="4F81BD" w:themeColor="accent1"/>
              <w:right w:val="single" w:sz="18" w:space="0" w:color="4F81BD" w:themeColor="accent1"/>
            </w:tcBorders>
            <w:tcPrChange w:id="294" w:author="Chara Katiri" w:date="2015-04-10T23:30:00Z">
              <w:tcPr>
                <w:tcW w:w="3367" w:type="dxa"/>
                <w:gridSpan w:val="2"/>
                <w:tcBorders>
                  <w:top w:val="single" w:sz="18" w:space="0" w:color="4F81BD" w:themeColor="accent1"/>
                  <w:left w:val="single" w:sz="18" w:space="0" w:color="4F81BD" w:themeColor="accent1"/>
                  <w:bottom w:val="single" w:sz="8" w:space="0" w:color="4F81BD" w:themeColor="accent1"/>
                  <w:right w:val="single" w:sz="18" w:space="0" w:color="4F81BD" w:themeColor="accent1"/>
                </w:tcBorders>
              </w:tcPr>
            </w:tcPrChange>
          </w:tcPr>
          <w:p w14:paraId="5C0CE435" w14:textId="27AF2F5B" w:rsidR="00890D2C" w:rsidRPr="00802990" w:rsidRDefault="00890D2C" w:rsidP="00802990">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
            </w:pPr>
            <w:r w:rsidRPr="00802990">
              <w:rPr>
                <w:rFonts w:ascii="Times" w:hAnsi="Times"/>
                <w:b/>
                <w:bCs w:val="0"/>
                <w:szCs w:val="22"/>
              </w:rPr>
              <w:t>Pinboard</w:t>
            </w:r>
          </w:p>
        </w:tc>
      </w:tr>
      <w:tr w:rsidR="008838C1" w:rsidRPr="00802990" w14:paraId="64C710DE" w14:textId="77777777" w:rsidTr="00132AF7">
        <w:trPr>
          <w:cnfStyle w:val="000000100000" w:firstRow="0" w:lastRow="0" w:firstColumn="0" w:lastColumn="0" w:oddVBand="0" w:evenVBand="0" w:oddHBand="1" w:evenHBand="0" w:firstRowFirstColumn="0" w:firstRowLastColumn="0" w:lastRowFirstColumn="0" w:lastRowLastColumn="0"/>
          <w:trHeight w:val="490"/>
          <w:trPrChange w:id="295" w:author="Chara Katiri" w:date="2015-04-10T23:30:00Z">
            <w:trPr>
              <w:gridBefore w:val="1"/>
              <w:trHeight w:val="490"/>
            </w:trPr>
          </w:trPrChange>
        </w:trPr>
        <w:tc>
          <w:tcPr>
            <w:cnfStyle w:val="001000000000" w:firstRow="0" w:lastRow="0" w:firstColumn="1" w:lastColumn="0" w:oddVBand="0" w:evenVBand="0" w:oddHBand="0" w:evenHBand="0" w:firstRowFirstColumn="0" w:firstRowLastColumn="0" w:lastRowFirstColumn="0" w:lastRowLastColumn="0"/>
            <w:tcW w:w="1668" w:type="dxa"/>
            <w:tcPrChange w:id="296" w:author="Chara Katiri" w:date="2015-04-10T23:30:00Z">
              <w:tcPr>
                <w:tcW w:w="1668" w:type="dxa"/>
                <w:gridSpan w:val="3"/>
              </w:tcPr>
            </w:tcPrChange>
          </w:tcPr>
          <w:p w14:paraId="7441E0F5" w14:textId="50359540" w:rsidR="00890D2C" w:rsidRPr="00802990" w:rsidRDefault="00890D2C" w:rsidP="00802990">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 Type of site</w:t>
            </w:r>
          </w:p>
        </w:tc>
        <w:tc>
          <w:tcPr>
            <w:tcW w:w="2836" w:type="dxa"/>
            <w:gridSpan w:val="2"/>
            <w:tcPrChange w:id="297" w:author="Chara Katiri" w:date="2015-04-10T23:30:00Z">
              <w:tcPr>
                <w:tcW w:w="2836" w:type="dxa"/>
                <w:gridSpan w:val="3"/>
              </w:tcPr>
            </w:tcPrChange>
          </w:tcPr>
          <w:p w14:paraId="1CD18925" w14:textId="08C5776A"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Classifieds</w:t>
            </w:r>
          </w:p>
        </w:tc>
        <w:tc>
          <w:tcPr>
            <w:tcW w:w="3293" w:type="dxa"/>
            <w:gridSpan w:val="2"/>
            <w:tcPrChange w:id="298" w:author="Chara Katiri" w:date="2015-04-10T23:30:00Z">
              <w:tcPr>
                <w:tcW w:w="3293" w:type="dxa"/>
                <w:gridSpan w:val="3"/>
              </w:tcPr>
            </w:tcPrChange>
          </w:tcPr>
          <w:p w14:paraId="2D8707BE" w14:textId="1FAE4C3B"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Classifieds</w:t>
            </w:r>
          </w:p>
        </w:tc>
        <w:tc>
          <w:tcPr>
            <w:tcW w:w="2943" w:type="dxa"/>
            <w:gridSpan w:val="2"/>
            <w:tcBorders>
              <w:right w:val="single" w:sz="18" w:space="0" w:color="4F81BD" w:themeColor="accent1"/>
            </w:tcBorders>
            <w:tcPrChange w:id="299" w:author="Chara Katiri" w:date="2015-04-10T23:30:00Z">
              <w:tcPr>
                <w:tcW w:w="3119" w:type="dxa"/>
                <w:gridSpan w:val="2"/>
                <w:tcBorders>
                  <w:right w:val="single" w:sz="18" w:space="0" w:color="4F81BD" w:themeColor="accent1"/>
                </w:tcBorders>
              </w:tcPr>
            </w:tcPrChange>
          </w:tcPr>
          <w:p w14:paraId="3040C4F3" w14:textId="38509E3D"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E-commerce</w:t>
            </w:r>
          </w:p>
        </w:tc>
        <w:tc>
          <w:tcPr>
            <w:tcW w:w="3118" w:type="dxa"/>
            <w:tcBorders>
              <w:left w:val="single" w:sz="18" w:space="0" w:color="4F81BD" w:themeColor="accent1"/>
              <w:right w:val="single" w:sz="18" w:space="0" w:color="4F81BD" w:themeColor="accent1"/>
            </w:tcBorders>
            <w:shd w:val="clear" w:color="auto" w:fill="auto"/>
            <w:tcPrChange w:id="300" w:author="Chara Katiri" w:date="2015-04-10T23:30:00Z">
              <w:tcPr>
                <w:tcW w:w="3367" w:type="dxa"/>
                <w:gridSpan w:val="2"/>
                <w:tcBorders>
                  <w:left w:val="single" w:sz="18" w:space="0" w:color="4F81BD" w:themeColor="accent1"/>
                  <w:right w:val="single" w:sz="18" w:space="0" w:color="4F81BD" w:themeColor="accent1"/>
                </w:tcBorders>
                <w:shd w:val="clear" w:color="auto" w:fill="auto"/>
              </w:tcPr>
            </w:tcPrChange>
          </w:tcPr>
          <w:p w14:paraId="6E7DEA07" w14:textId="445D8A49"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Classifieds</w:t>
            </w:r>
          </w:p>
        </w:tc>
      </w:tr>
      <w:tr w:rsidR="008838C1" w:rsidRPr="00802990" w14:paraId="29CC1A17" w14:textId="77777777" w:rsidTr="00132AF7">
        <w:trPr>
          <w:trHeight w:val="464"/>
          <w:trPrChange w:id="301" w:author="Chara Katiri" w:date="2015-04-10T23:30:00Z">
            <w:trPr>
              <w:gridBefore w:val="1"/>
              <w:trHeight w:val="464"/>
            </w:trPr>
          </w:trPrChange>
        </w:trPr>
        <w:tc>
          <w:tcPr>
            <w:cnfStyle w:val="001000000000" w:firstRow="0" w:lastRow="0" w:firstColumn="1" w:lastColumn="0" w:oddVBand="0" w:evenVBand="0" w:oddHBand="0" w:evenHBand="0" w:firstRowFirstColumn="0" w:firstRowLastColumn="0" w:lastRowFirstColumn="0" w:lastRowLastColumn="0"/>
            <w:tcW w:w="1668" w:type="dxa"/>
            <w:tcPrChange w:id="302" w:author="Chara Katiri" w:date="2015-04-10T23:30:00Z">
              <w:tcPr>
                <w:tcW w:w="1668" w:type="dxa"/>
                <w:gridSpan w:val="3"/>
              </w:tcPr>
            </w:tcPrChange>
          </w:tcPr>
          <w:p w14:paraId="67615E42" w14:textId="0885908B" w:rsidR="00890D2C" w:rsidRPr="00802990" w:rsidRDefault="00890D2C" w:rsidP="00802990">
            <w:pPr>
              <w:spacing w:line="360" w:lineRule="auto"/>
              <w:contextualSpacing/>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Registration</w:t>
            </w:r>
          </w:p>
        </w:tc>
        <w:tc>
          <w:tcPr>
            <w:tcW w:w="2836" w:type="dxa"/>
            <w:gridSpan w:val="2"/>
            <w:tcPrChange w:id="303" w:author="Chara Katiri" w:date="2015-04-10T23:30:00Z">
              <w:tcPr>
                <w:tcW w:w="2836" w:type="dxa"/>
                <w:gridSpan w:val="3"/>
              </w:tcPr>
            </w:tcPrChange>
          </w:tcPr>
          <w:p w14:paraId="43DEF528" w14:textId="276A274A"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Optional</w:t>
            </w:r>
          </w:p>
        </w:tc>
        <w:tc>
          <w:tcPr>
            <w:tcW w:w="3293" w:type="dxa"/>
            <w:gridSpan w:val="2"/>
            <w:tcPrChange w:id="304" w:author="Chara Katiri" w:date="2015-04-10T23:30:00Z">
              <w:tcPr>
                <w:tcW w:w="3293" w:type="dxa"/>
                <w:gridSpan w:val="3"/>
              </w:tcPr>
            </w:tcPrChange>
          </w:tcPr>
          <w:p w14:paraId="5B6FD792" w14:textId="0C86F50C"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Required [21]. </w:t>
            </w:r>
          </w:p>
        </w:tc>
        <w:tc>
          <w:tcPr>
            <w:tcW w:w="2943" w:type="dxa"/>
            <w:gridSpan w:val="2"/>
            <w:tcBorders>
              <w:right w:val="single" w:sz="18" w:space="0" w:color="4F81BD" w:themeColor="accent1"/>
            </w:tcBorders>
            <w:tcPrChange w:id="305" w:author="Chara Katiri" w:date="2015-04-10T23:30:00Z">
              <w:tcPr>
                <w:tcW w:w="3119" w:type="dxa"/>
                <w:gridSpan w:val="2"/>
                <w:tcBorders>
                  <w:right w:val="single" w:sz="18" w:space="0" w:color="4F81BD" w:themeColor="accent1"/>
                </w:tcBorders>
              </w:tcPr>
            </w:tcPrChange>
          </w:tcPr>
          <w:p w14:paraId="6CADE649" w14:textId="71EFD3AF"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Required to sell. Guest checkout </w:t>
            </w:r>
            <w:proofErr w:type="spellStart"/>
            <w:r w:rsidRPr="00802990">
              <w:rPr>
                <w:rFonts w:ascii="Times" w:eastAsia="Times New Roman" w:hAnsi="Times" w:cs="Times New Roman"/>
                <w:sz w:val="22"/>
                <w:szCs w:val="22"/>
                <w:shd w:val="clear" w:color="auto" w:fill="FFFFFF"/>
                <w:lang w:val="en-GB"/>
              </w:rPr>
              <w:t>avaialble</w:t>
            </w:r>
            <w:proofErr w:type="spellEnd"/>
            <w:r w:rsidRPr="00802990">
              <w:rPr>
                <w:rFonts w:ascii="Times" w:eastAsia="Times New Roman" w:hAnsi="Times" w:cs="Times New Roman"/>
                <w:sz w:val="22"/>
                <w:szCs w:val="22"/>
                <w:shd w:val="clear" w:color="auto" w:fill="FFFFFF"/>
                <w:lang w:val="en-GB"/>
              </w:rPr>
              <w:t xml:space="preserve">. </w:t>
            </w:r>
          </w:p>
        </w:tc>
        <w:tc>
          <w:tcPr>
            <w:tcW w:w="3118"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Change w:id="306" w:author="Chara Katiri" w:date="2015-04-10T23:30:00Z">
              <w:tcPr>
                <w:tcW w:w="3367" w:type="dxa"/>
                <w:gridSpan w:val="2"/>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
            </w:tcPrChange>
          </w:tcPr>
          <w:p w14:paraId="4D0A3C6A" w14:textId="63069BDB"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Not required. Student’s University email address will be used to login. </w:t>
            </w:r>
          </w:p>
        </w:tc>
      </w:tr>
      <w:tr w:rsidR="008838C1" w:rsidRPr="00802990" w14:paraId="5FEF93BB" w14:textId="77777777" w:rsidTr="00132AF7">
        <w:trPr>
          <w:cnfStyle w:val="000000100000" w:firstRow="0" w:lastRow="0" w:firstColumn="0" w:lastColumn="0" w:oddVBand="0" w:evenVBand="0" w:oddHBand="1" w:evenHBand="0" w:firstRowFirstColumn="0" w:firstRowLastColumn="0" w:lastRowFirstColumn="0" w:lastRowLastColumn="0"/>
          <w:trHeight w:val="977"/>
          <w:trPrChange w:id="307" w:author="Chara Katiri" w:date="2015-04-10T23:30:00Z">
            <w:trPr>
              <w:gridBefore w:val="1"/>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308" w:author="Chara Katiri" w:date="2015-04-10T23:30:00Z">
              <w:tcPr>
                <w:tcW w:w="1668" w:type="dxa"/>
                <w:gridSpan w:val="3"/>
              </w:tcPr>
            </w:tcPrChange>
          </w:tcPr>
          <w:p w14:paraId="32AD5FB2" w14:textId="05035430" w:rsidR="00890D2C" w:rsidRPr="00802990" w:rsidRDefault="00890D2C" w:rsidP="00802990">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Target audience</w:t>
            </w:r>
          </w:p>
        </w:tc>
        <w:tc>
          <w:tcPr>
            <w:tcW w:w="2836" w:type="dxa"/>
            <w:gridSpan w:val="2"/>
            <w:tcPrChange w:id="309" w:author="Chara Katiri" w:date="2015-04-10T23:30:00Z">
              <w:tcPr>
                <w:tcW w:w="2836" w:type="dxa"/>
                <w:gridSpan w:val="3"/>
              </w:tcPr>
            </w:tcPrChange>
          </w:tcPr>
          <w:p w14:paraId="6BC17473" w14:textId="68EF2D47"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-Initial target audience: Australians, New Zealanders, </w:t>
            </w:r>
            <w:proofErr w:type="gramStart"/>
            <w:r w:rsidRPr="00802990">
              <w:rPr>
                <w:rFonts w:ascii="Times" w:eastAsia="Times New Roman" w:hAnsi="Times" w:cs="Times New Roman"/>
                <w:sz w:val="22"/>
                <w:szCs w:val="22"/>
                <w:shd w:val="clear" w:color="auto" w:fill="FFFFFF"/>
                <w:lang w:val="en-GB"/>
              </w:rPr>
              <w:t>South</w:t>
            </w:r>
            <w:proofErr w:type="gramEnd"/>
            <w:r w:rsidRPr="00802990">
              <w:rPr>
                <w:rFonts w:ascii="Times" w:eastAsia="Times New Roman" w:hAnsi="Times" w:cs="Times New Roman"/>
                <w:sz w:val="22"/>
                <w:szCs w:val="22"/>
                <w:shd w:val="clear" w:color="auto" w:fill="FFFFFF"/>
                <w:lang w:val="en-GB"/>
              </w:rPr>
              <w:t xml:space="preserve"> Africans.</w:t>
            </w:r>
          </w:p>
          <w:p w14:paraId="4F7C4AF8" w14:textId="68F22E5B"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-Current target audience: Business customers and general public. </w:t>
            </w:r>
          </w:p>
          <w:p w14:paraId="403D0B87" w14:textId="13CEE667"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-Current target users in the UK, Poland, France, Canada, Australia, New Zealand, South Africa, Hong Kong, Singapore. </w:t>
            </w:r>
          </w:p>
        </w:tc>
        <w:tc>
          <w:tcPr>
            <w:tcW w:w="3293" w:type="dxa"/>
            <w:gridSpan w:val="2"/>
            <w:tcPrChange w:id="310" w:author="Chara Katiri" w:date="2015-04-10T23:30:00Z">
              <w:tcPr>
                <w:tcW w:w="3293" w:type="dxa"/>
                <w:gridSpan w:val="3"/>
              </w:tcPr>
            </w:tcPrChange>
          </w:tcPr>
          <w:p w14:paraId="00F0080C" w14:textId="77E0EF4D"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Business sellers and general public.</w:t>
            </w:r>
          </w:p>
        </w:tc>
        <w:tc>
          <w:tcPr>
            <w:tcW w:w="2943" w:type="dxa"/>
            <w:gridSpan w:val="2"/>
            <w:tcBorders>
              <w:right w:val="single" w:sz="18" w:space="0" w:color="4F81BD" w:themeColor="accent1"/>
            </w:tcBorders>
            <w:tcPrChange w:id="311" w:author="Chara Katiri" w:date="2015-04-10T23:30:00Z">
              <w:tcPr>
                <w:tcW w:w="3119" w:type="dxa"/>
                <w:gridSpan w:val="2"/>
                <w:tcBorders>
                  <w:right w:val="single" w:sz="18" w:space="0" w:color="4F81BD" w:themeColor="accent1"/>
                </w:tcBorders>
              </w:tcPr>
            </w:tcPrChange>
          </w:tcPr>
          <w:p w14:paraId="13716B36" w14:textId="37DAAFF2"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Business sellers and general public</w:t>
            </w:r>
          </w:p>
        </w:tc>
        <w:tc>
          <w:tcPr>
            <w:tcW w:w="3118" w:type="dxa"/>
            <w:tcBorders>
              <w:left w:val="single" w:sz="18" w:space="0" w:color="4F81BD" w:themeColor="accent1"/>
              <w:right w:val="single" w:sz="18" w:space="0" w:color="4F81BD" w:themeColor="accent1"/>
            </w:tcBorders>
            <w:shd w:val="clear" w:color="auto" w:fill="auto"/>
            <w:tcPrChange w:id="312" w:author="Chara Katiri" w:date="2015-04-10T23:30:00Z">
              <w:tcPr>
                <w:tcW w:w="3367" w:type="dxa"/>
                <w:gridSpan w:val="2"/>
                <w:tcBorders>
                  <w:left w:val="single" w:sz="18" w:space="0" w:color="4F81BD" w:themeColor="accent1"/>
                  <w:right w:val="single" w:sz="18" w:space="0" w:color="4F81BD" w:themeColor="accent1"/>
                </w:tcBorders>
                <w:shd w:val="clear" w:color="auto" w:fill="auto"/>
              </w:tcPr>
            </w:tcPrChange>
          </w:tcPr>
          <w:p w14:paraId="0408C80F" w14:textId="0A1DF0ED"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University of Surrey students and staff.</w:t>
            </w:r>
          </w:p>
        </w:tc>
      </w:tr>
      <w:tr w:rsidR="008838C1" w:rsidRPr="00802990" w14:paraId="279338DF" w14:textId="77777777" w:rsidTr="00132AF7">
        <w:trPr>
          <w:trHeight w:val="977"/>
          <w:trPrChange w:id="313" w:author="Chara Katiri" w:date="2015-04-10T23:30:00Z">
            <w:trPr>
              <w:gridBefore w:val="1"/>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314" w:author="Chara Katiri" w:date="2015-04-10T23:30:00Z">
              <w:tcPr>
                <w:tcW w:w="1668" w:type="dxa"/>
                <w:gridSpan w:val="3"/>
              </w:tcPr>
            </w:tcPrChange>
          </w:tcPr>
          <w:p w14:paraId="7BDF86A9" w14:textId="55F99BCD" w:rsidR="00890D2C" w:rsidRPr="00802990" w:rsidRDefault="00890D2C" w:rsidP="00802990">
            <w:pPr>
              <w:spacing w:line="360" w:lineRule="auto"/>
              <w:contextualSpacing/>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Number of users</w:t>
            </w:r>
          </w:p>
        </w:tc>
        <w:tc>
          <w:tcPr>
            <w:tcW w:w="2836" w:type="dxa"/>
            <w:gridSpan w:val="2"/>
            <w:tcPrChange w:id="315" w:author="Chara Katiri" w:date="2015-04-10T23:30:00Z">
              <w:tcPr>
                <w:tcW w:w="2836" w:type="dxa"/>
                <w:gridSpan w:val="3"/>
              </w:tcPr>
            </w:tcPrChange>
          </w:tcPr>
          <w:p w14:paraId="52FA2C77" w14:textId="7AD44FCC"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13.7 million [19]</w:t>
            </w:r>
          </w:p>
          <w:p w14:paraId="493DFB3A" w14:textId="77777777"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p>
        </w:tc>
        <w:tc>
          <w:tcPr>
            <w:tcW w:w="3293" w:type="dxa"/>
            <w:gridSpan w:val="2"/>
            <w:tcPrChange w:id="316" w:author="Chara Katiri" w:date="2015-04-10T23:30:00Z">
              <w:tcPr>
                <w:tcW w:w="3293" w:type="dxa"/>
                <w:gridSpan w:val="3"/>
              </w:tcPr>
            </w:tcPrChange>
          </w:tcPr>
          <w:p w14:paraId="69DBC765" w14:textId="0B495563"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5.5 million</w:t>
            </w:r>
          </w:p>
        </w:tc>
        <w:tc>
          <w:tcPr>
            <w:tcW w:w="2943" w:type="dxa"/>
            <w:gridSpan w:val="2"/>
            <w:tcBorders>
              <w:right w:val="single" w:sz="18" w:space="0" w:color="4F81BD" w:themeColor="accent1"/>
            </w:tcBorders>
            <w:tcPrChange w:id="317" w:author="Chara Katiri" w:date="2015-04-10T23:30:00Z">
              <w:tcPr>
                <w:tcW w:w="3119" w:type="dxa"/>
                <w:gridSpan w:val="2"/>
                <w:tcBorders>
                  <w:right w:val="single" w:sz="18" w:space="0" w:color="4F81BD" w:themeColor="accent1"/>
                </w:tcBorders>
              </w:tcPr>
            </w:tcPrChange>
          </w:tcPr>
          <w:p w14:paraId="2F7D5A0A" w14:textId="41692EEE"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155.2 million </w:t>
            </w:r>
            <w:proofErr w:type="gramStart"/>
            <w:r w:rsidRPr="00802990">
              <w:rPr>
                <w:rFonts w:ascii="Times" w:eastAsia="Times New Roman" w:hAnsi="Times" w:cs="Times New Roman"/>
                <w:sz w:val="22"/>
                <w:szCs w:val="22"/>
                <w:shd w:val="clear" w:color="auto" w:fill="FFFFFF"/>
                <w:lang w:val="en-GB"/>
              </w:rPr>
              <w:t>[ 24</w:t>
            </w:r>
            <w:proofErr w:type="gramEnd"/>
            <w:r w:rsidRPr="00802990">
              <w:rPr>
                <w:rFonts w:ascii="Times" w:eastAsia="Times New Roman" w:hAnsi="Times" w:cs="Times New Roman"/>
                <w:sz w:val="22"/>
                <w:szCs w:val="22"/>
                <w:shd w:val="clear" w:color="auto" w:fill="FFFFFF"/>
                <w:lang w:val="en-GB"/>
              </w:rPr>
              <w:t>]</w:t>
            </w:r>
          </w:p>
        </w:tc>
        <w:tc>
          <w:tcPr>
            <w:tcW w:w="3118"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Change w:id="318" w:author="Chara Katiri" w:date="2015-04-10T23:30:00Z">
              <w:tcPr>
                <w:tcW w:w="3367" w:type="dxa"/>
                <w:gridSpan w:val="2"/>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
            </w:tcPrChange>
          </w:tcPr>
          <w:p w14:paraId="273B4357" w14:textId="3EE42B30"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University of Surrey students and staff.</w:t>
            </w:r>
          </w:p>
        </w:tc>
      </w:tr>
      <w:tr w:rsidR="008838C1" w:rsidRPr="00802990" w14:paraId="2B0A3CFC" w14:textId="77777777" w:rsidTr="00132AF7">
        <w:trPr>
          <w:cnfStyle w:val="000000100000" w:firstRow="0" w:lastRow="0" w:firstColumn="0" w:lastColumn="0" w:oddVBand="0" w:evenVBand="0" w:oddHBand="1" w:evenHBand="0" w:firstRowFirstColumn="0" w:firstRowLastColumn="0" w:lastRowFirstColumn="0" w:lastRowLastColumn="0"/>
          <w:trHeight w:val="977"/>
          <w:trPrChange w:id="319" w:author="Chara Katiri" w:date="2015-04-10T23:30:00Z">
            <w:trPr>
              <w:gridBefore w:val="1"/>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320" w:author="Chara Katiri" w:date="2015-04-10T23:30:00Z">
              <w:tcPr>
                <w:tcW w:w="1668" w:type="dxa"/>
                <w:gridSpan w:val="3"/>
              </w:tcPr>
            </w:tcPrChange>
          </w:tcPr>
          <w:p w14:paraId="048BE120" w14:textId="6E54F6A4" w:rsidR="00890D2C" w:rsidRPr="00802990" w:rsidRDefault="00890D2C" w:rsidP="00802990">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Categories</w:t>
            </w:r>
          </w:p>
        </w:tc>
        <w:tc>
          <w:tcPr>
            <w:tcW w:w="2836" w:type="dxa"/>
            <w:gridSpan w:val="2"/>
            <w:tcPrChange w:id="321" w:author="Chara Katiri" w:date="2015-04-10T23:30:00Z">
              <w:tcPr>
                <w:tcW w:w="2836" w:type="dxa"/>
                <w:gridSpan w:val="3"/>
              </w:tcPr>
            </w:tcPrChange>
          </w:tcPr>
          <w:p w14:paraId="3454D7DB" w14:textId="0E2E4763"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-Goods for sale;</w:t>
            </w:r>
          </w:p>
          <w:p w14:paraId="409D4C17" w14:textId="1BC94214"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w:t>
            </w:r>
            <w:proofErr w:type="gramStart"/>
            <w:r w:rsidRPr="00802990">
              <w:rPr>
                <w:rFonts w:ascii="Times" w:eastAsia="Times New Roman" w:hAnsi="Times" w:cs="Times New Roman"/>
                <w:sz w:val="22"/>
                <w:szCs w:val="22"/>
                <w:shd w:val="clear" w:color="auto" w:fill="FFFFFF"/>
                <w:lang w:val="en-GB"/>
              </w:rPr>
              <w:t>motors</w:t>
            </w:r>
            <w:proofErr w:type="gramEnd"/>
            <w:r w:rsidRPr="00802990">
              <w:rPr>
                <w:rFonts w:ascii="Times" w:eastAsia="Times New Roman" w:hAnsi="Times" w:cs="Times New Roman"/>
                <w:sz w:val="22"/>
                <w:szCs w:val="22"/>
                <w:shd w:val="clear" w:color="auto" w:fill="FFFFFF"/>
                <w:lang w:val="en-GB"/>
              </w:rPr>
              <w:t xml:space="preserve"> listings;</w:t>
            </w:r>
          </w:p>
          <w:p w14:paraId="02C658C9" w14:textId="12F8B4D6"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w:t>
            </w:r>
            <w:proofErr w:type="gramStart"/>
            <w:r w:rsidRPr="00802990">
              <w:rPr>
                <w:rFonts w:ascii="Times" w:eastAsia="Times New Roman" w:hAnsi="Times" w:cs="Times New Roman"/>
                <w:sz w:val="22"/>
                <w:szCs w:val="22"/>
                <w:shd w:val="clear" w:color="auto" w:fill="FFFFFF"/>
                <w:lang w:val="en-GB"/>
              </w:rPr>
              <w:t>jobs</w:t>
            </w:r>
            <w:proofErr w:type="gramEnd"/>
            <w:r w:rsidRPr="00802990">
              <w:rPr>
                <w:rFonts w:ascii="Times" w:eastAsia="Times New Roman" w:hAnsi="Times" w:cs="Times New Roman"/>
                <w:sz w:val="22"/>
                <w:szCs w:val="22"/>
                <w:shd w:val="clear" w:color="auto" w:fill="FFFFFF"/>
                <w:lang w:val="en-GB"/>
              </w:rPr>
              <w:t xml:space="preserve"> advertisements;</w:t>
            </w:r>
          </w:p>
          <w:p w14:paraId="1611BF19" w14:textId="6A3E38BA"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lastRenderedPageBreak/>
              <w:t>-</w:t>
            </w:r>
            <w:proofErr w:type="gramStart"/>
            <w:r w:rsidRPr="00802990">
              <w:rPr>
                <w:rFonts w:ascii="Times" w:eastAsia="Times New Roman" w:hAnsi="Times" w:cs="Times New Roman"/>
                <w:sz w:val="22"/>
                <w:szCs w:val="22"/>
                <w:shd w:val="clear" w:color="auto" w:fill="FFFFFF"/>
                <w:lang w:val="en-GB"/>
              </w:rPr>
              <w:t>property</w:t>
            </w:r>
            <w:proofErr w:type="gramEnd"/>
            <w:r w:rsidRPr="00802990">
              <w:rPr>
                <w:rFonts w:ascii="Times" w:eastAsia="Times New Roman" w:hAnsi="Times" w:cs="Times New Roman"/>
                <w:sz w:val="22"/>
                <w:szCs w:val="22"/>
                <w:shd w:val="clear" w:color="auto" w:fill="FFFFFF"/>
                <w:lang w:val="en-GB"/>
              </w:rPr>
              <w:t xml:space="preserve"> advertisement.</w:t>
            </w:r>
          </w:p>
        </w:tc>
        <w:tc>
          <w:tcPr>
            <w:tcW w:w="3293" w:type="dxa"/>
            <w:gridSpan w:val="2"/>
            <w:tcPrChange w:id="322" w:author="Chara Katiri" w:date="2015-04-10T23:30:00Z">
              <w:tcPr>
                <w:tcW w:w="3293" w:type="dxa"/>
                <w:gridSpan w:val="3"/>
              </w:tcPr>
            </w:tcPrChange>
          </w:tcPr>
          <w:p w14:paraId="0CFB0695" w14:textId="221FD67B"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lastRenderedPageBreak/>
              <w:t>Over 500. [20]</w:t>
            </w:r>
          </w:p>
          <w:p w14:paraId="29EB9BC8" w14:textId="159862FD"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Initially for second hand or vintage items. </w:t>
            </w:r>
          </w:p>
          <w:p w14:paraId="6A48A63A" w14:textId="37FCB507"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lastRenderedPageBreak/>
              <w:t xml:space="preserve">Is currently one of the most popular websites used to advertise pets, horses, and </w:t>
            </w:r>
            <w:proofErr w:type="gramStart"/>
            <w:r w:rsidRPr="00802990">
              <w:rPr>
                <w:rFonts w:ascii="Times" w:eastAsia="Times New Roman" w:hAnsi="Times" w:cs="Times New Roman"/>
                <w:sz w:val="22"/>
                <w:szCs w:val="22"/>
                <w:shd w:val="clear" w:color="auto" w:fill="FFFFFF"/>
                <w:lang w:val="en-GB"/>
              </w:rPr>
              <w:t>livestock.</w:t>
            </w:r>
            <w:proofErr w:type="gramEnd"/>
            <w:r w:rsidRPr="00802990">
              <w:rPr>
                <w:rFonts w:ascii="Times" w:eastAsia="Times New Roman" w:hAnsi="Times" w:cs="Times New Roman"/>
                <w:sz w:val="22"/>
                <w:szCs w:val="22"/>
                <w:shd w:val="clear" w:color="auto" w:fill="FFFFFF"/>
                <w:lang w:val="en-GB"/>
              </w:rPr>
              <w:t xml:space="preserve"> </w:t>
            </w:r>
          </w:p>
          <w:p w14:paraId="41DCD449" w14:textId="77777777"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p>
        </w:tc>
        <w:tc>
          <w:tcPr>
            <w:tcW w:w="2943" w:type="dxa"/>
            <w:gridSpan w:val="2"/>
            <w:tcBorders>
              <w:right w:val="single" w:sz="18" w:space="0" w:color="4F81BD" w:themeColor="accent1"/>
            </w:tcBorders>
            <w:tcPrChange w:id="323" w:author="Chara Katiri" w:date="2015-04-10T23:30:00Z">
              <w:tcPr>
                <w:tcW w:w="3119" w:type="dxa"/>
                <w:gridSpan w:val="2"/>
                <w:tcBorders>
                  <w:right w:val="single" w:sz="18" w:space="0" w:color="4F81BD" w:themeColor="accent1"/>
                </w:tcBorders>
              </w:tcPr>
            </w:tcPrChange>
          </w:tcPr>
          <w:p w14:paraId="546EA142" w14:textId="77777777"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lastRenderedPageBreak/>
              <w:t xml:space="preserve">Over 35+. </w:t>
            </w:r>
          </w:p>
          <w:p w14:paraId="4FC8C2D2" w14:textId="4DF73767"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Goods for sale, (new/used) auction, “Buy it now” </w:t>
            </w:r>
            <w:proofErr w:type="gramStart"/>
            <w:r w:rsidRPr="00802990">
              <w:rPr>
                <w:rFonts w:ascii="Times" w:eastAsia="Times New Roman" w:hAnsi="Times" w:cs="Times New Roman"/>
                <w:sz w:val="22"/>
                <w:szCs w:val="22"/>
                <w:shd w:val="clear" w:color="auto" w:fill="FFFFFF"/>
                <w:lang w:val="en-GB"/>
              </w:rPr>
              <w:lastRenderedPageBreak/>
              <w:t>shopping(</w:t>
            </w:r>
            <w:proofErr w:type="gramEnd"/>
            <w:r w:rsidRPr="00802990">
              <w:rPr>
                <w:rFonts w:ascii="Times" w:eastAsia="Times New Roman" w:hAnsi="Times" w:cs="Times New Roman"/>
                <w:sz w:val="22"/>
                <w:szCs w:val="22"/>
                <w:shd w:val="clear" w:color="auto" w:fill="FFFFFF"/>
                <w:lang w:val="en-GB"/>
              </w:rPr>
              <w:t xml:space="preserve">fixed price), ticket trading, money transfers etc. </w:t>
            </w:r>
          </w:p>
        </w:tc>
        <w:tc>
          <w:tcPr>
            <w:tcW w:w="3118" w:type="dxa"/>
            <w:tcBorders>
              <w:left w:val="single" w:sz="18" w:space="0" w:color="4F81BD" w:themeColor="accent1"/>
              <w:right w:val="single" w:sz="18" w:space="0" w:color="4F81BD" w:themeColor="accent1"/>
            </w:tcBorders>
            <w:shd w:val="clear" w:color="auto" w:fill="auto"/>
            <w:tcPrChange w:id="324" w:author="Chara Katiri" w:date="2015-04-10T23:30:00Z">
              <w:tcPr>
                <w:tcW w:w="3367" w:type="dxa"/>
                <w:gridSpan w:val="2"/>
                <w:tcBorders>
                  <w:left w:val="single" w:sz="18" w:space="0" w:color="4F81BD" w:themeColor="accent1"/>
                  <w:right w:val="single" w:sz="18" w:space="0" w:color="4F81BD" w:themeColor="accent1"/>
                </w:tcBorders>
                <w:shd w:val="clear" w:color="auto" w:fill="auto"/>
              </w:tcPr>
            </w:tcPrChange>
          </w:tcPr>
          <w:p w14:paraId="2FE21E59" w14:textId="77777777"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lastRenderedPageBreak/>
              <w:t>Second hand books;</w:t>
            </w:r>
          </w:p>
          <w:p w14:paraId="115594EA" w14:textId="1B3E7D3F"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Rooms available for rent.</w:t>
            </w:r>
          </w:p>
          <w:p w14:paraId="0A3FF38E" w14:textId="77777777"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p>
        </w:tc>
      </w:tr>
      <w:tr w:rsidR="008838C1" w:rsidRPr="00802990" w14:paraId="289A4FCA" w14:textId="77777777" w:rsidTr="00132AF7">
        <w:trPr>
          <w:trHeight w:val="477"/>
          <w:trPrChange w:id="325" w:author="Chara Katiri" w:date="2015-04-10T23:30:00Z">
            <w:trPr>
              <w:gridBefore w:val="1"/>
              <w:trHeight w:val="477"/>
            </w:trPr>
          </w:trPrChange>
        </w:trPr>
        <w:tc>
          <w:tcPr>
            <w:cnfStyle w:val="001000000000" w:firstRow="0" w:lastRow="0" w:firstColumn="1" w:lastColumn="0" w:oddVBand="0" w:evenVBand="0" w:oddHBand="0" w:evenHBand="0" w:firstRowFirstColumn="0" w:firstRowLastColumn="0" w:lastRowFirstColumn="0" w:lastRowLastColumn="0"/>
            <w:tcW w:w="1668" w:type="dxa"/>
            <w:tcPrChange w:id="326" w:author="Chara Katiri" w:date="2015-04-10T23:30:00Z">
              <w:tcPr>
                <w:tcW w:w="1668" w:type="dxa"/>
                <w:gridSpan w:val="3"/>
              </w:tcPr>
            </w:tcPrChange>
          </w:tcPr>
          <w:p w14:paraId="3E36AEA1" w14:textId="332D41A3" w:rsidR="00890D2C" w:rsidRPr="00802990" w:rsidRDefault="00890D2C" w:rsidP="00802990">
            <w:pPr>
              <w:spacing w:line="360" w:lineRule="auto"/>
              <w:contextualSpacing/>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lastRenderedPageBreak/>
              <w:t>Featured adverts</w:t>
            </w:r>
          </w:p>
        </w:tc>
        <w:tc>
          <w:tcPr>
            <w:tcW w:w="2836" w:type="dxa"/>
            <w:gridSpan w:val="2"/>
            <w:tcPrChange w:id="327" w:author="Chara Katiri" w:date="2015-04-10T23:30:00Z">
              <w:tcPr>
                <w:tcW w:w="2836" w:type="dxa"/>
                <w:gridSpan w:val="3"/>
              </w:tcPr>
            </w:tcPrChange>
          </w:tcPr>
          <w:p w14:paraId="128D6E96" w14:textId="5071A202"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-Free use of the website. </w:t>
            </w:r>
          </w:p>
          <w:p w14:paraId="12BAAC06" w14:textId="1E662C23"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Featured adverts:</w:t>
            </w:r>
          </w:p>
          <w:p w14:paraId="57620EAA" w14:textId="7013203E"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w:t>
            </w:r>
            <w:proofErr w:type="gramStart"/>
            <w:r w:rsidRPr="00802990">
              <w:rPr>
                <w:rFonts w:ascii="Times" w:eastAsia="Times New Roman" w:hAnsi="Times" w:cs="Times New Roman"/>
                <w:sz w:val="22"/>
                <w:szCs w:val="22"/>
                <w:shd w:val="clear" w:color="auto" w:fill="FFFFFF"/>
                <w:lang w:val="en-GB"/>
              </w:rPr>
              <w:t>advert</w:t>
            </w:r>
            <w:proofErr w:type="gramEnd"/>
            <w:r w:rsidRPr="00802990">
              <w:rPr>
                <w:rFonts w:ascii="Times" w:eastAsia="Times New Roman" w:hAnsi="Times" w:cs="Times New Roman"/>
                <w:sz w:val="22"/>
                <w:szCs w:val="22"/>
                <w:shd w:val="clear" w:color="auto" w:fill="FFFFFF"/>
                <w:lang w:val="en-GB"/>
              </w:rPr>
              <w:t xml:space="preserve"> in the top of search page;</w:t>
            </w:r>
          </w:p>
          <w:p w14:paraId="67D96792" w14:textId="28C8E136"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w:t>
            </w:r>
            <w:proofErr w:type="gramStart"/>
            <w:r w:rsidRPr="00802990">
              <w:rPr>
                <w:rFonts w:ascii="Times" w:eastAsia="Times New Roman" w:hAnsi="Times" w:cs="Times New Roman"/>
                <w:sz w:val="22"/>
                <w:szCs w:val="22"/>
                <w:shd w:val="clear" w:color="auto" w:fill="FFFFFF"/>
                <w:lang w:val="en-GB"/>
              </w:rPr>
              <w:t>advert</w:t>
            </w:r>
            <w:proofErr w:type="gramEnd"/>
            <w:r w:rsidRPr="00802990">
              <w:rPr>
                <w:rFonts w:ascii="Times" w:eastAsia="Times New Roman" w:hAnsi="Times" w:cs="Times New Roman"/>
                <w:sz w:val="22"/>
                <w:szCs w:val="22"/>
                <w:shd w:val="clear" w:color="auto" w:fill="FFFFFF"/>
                <w:lang w:val="en-GB"/>
              </w:rPr>
              <w:t xml:space="preserve"> on the homepage; </w:t>
            </w:r>
          </w:p>
          <w:p w14:paraId="1A6747C0" w14:textId="3D74A3AB"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w:t>
            </w:r>
            <w:proofErr w:type="gramStart"/>
            <w:r w:rsidRPr="00802990">
              <w:rPr>
                <w:rFonts w:ascii="Times" w:eastAsia="Times New Roman" w:hAnsi="Times" w:cs="Times New Roman"/>
                <w:sz w:val="22"/>
                <w:szCs w:val="22"/>
                <w:shd w:val="clear" w:color="auto" w:fill="FFFFFF"/>
                <w:lang w:val="en-GB"/>
              </w:rPr>
              <w:t>urgent</w:t>
            </w:r>
            <w:proofErr w:type="gramEnd"/>
            <w:r w:rsidRPr="00802990">
              <w:rPr>
                <w:rFonts w:ascii="Times" w:eastAsia="Times New Roman" w:hAnsi="Times" w:cs="Times New Roman"/>
                <w:sz w:val="22"/>
                <w:szCs w:val="22"/>
                <w:shd w:val="clear" w:color="auto" w:fill="FFFFFF"/>
                <w:lang w:val="en-GB"/>
              </w:rPr>
              <w:t xml:space="preserve"> advert; </w:t>
            </w:r>
          </w:p>
          <w:p w14:paraId="42D25096" w14:textId="3EB7A2CD"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w:t>
            </w:r>
            <w:proofErr w:type="gramStart"/>
            <w:r w:rsidRPr="00802990">
              <w:rPr>
                <w:rFonts w:ascii="Times" w:eastAsia="Times New Roman" w:hAnsi="Times" w:cs="Times New Roman"/>
                <w:sz w:val="22"/>
                <w:szCs w:val="22"/>
                <w:shd w:val="clear" w:color="auto" w:fill="FFFFFF"/>
                <w:lang w:val="en-GB"/>
              </w:rPr>
              <w:t>site</w:t>
            </w:r>
            <w:proofErr w:type="gramEnd"/>
            <w:r w:rsidRPr="00802990">
              <w:rPr>
                <w:rFonts w:ascii="Times" w:eastAsia="Times New Roman" w:hAnsi="Times" w:cs="Times New Roman"/>
                <w:sz w:val="22"/>
                <w:szCs w:val="22"/>
                <w:shd w:val="clear" w:color="auto" w:fill="FFFFFF"/>
                <w:lang w:val="en-GB"/>
              </w:rPr>
              <w:t xml:space="preserve"> search ranking boost.  </w:t>
            </w:r>
          </w:p>
        </w:tc>
        <w:tc>
          <w:tcPr>
            <w:tcW w:w="3293" w:type="dxa"/>
            <w:gridSpan w:val="2"/>
            <w:tcPrChange w:id="328" w:author="Chara Katiri" w:date="2015-04-10T23:30:00Z">
              <w:tcPr>
                <w:tcW w:w="3293" w:type="dxa"/>
                <w:gridSpan w:val="3"/>
              </w:tcPr>
            </w:tcPrChange>
          </w:tcPr>
          <w:p w14:paraId="25ED577C" w14:textId="77777777"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-Free use of the website. </w:t>
            </w:r>
          </w:p>
          <w:p w14:paraId="3CD4ACFB" w14:textId="11DEF78E"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Featured adverts:</w:t>
            </w:r>
          </w:p>
          <w:p w14:paraId="196A5772" w14:textId="1D41EEB0"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-Option available for a yearly membership upgrade (buyers £5, sellers £25). Once an advert is created is only available to membership holders. After 10 days the advert is available to non-membership users too.  </w:t>
            </w:r>
          </w:p>
        </w:tc>
        <w:tc>
          <w:tcPr>
            <w:tcW w:w="2943" w:type="dxa"/>
            <w:gridSpan w:val="2"/>
            <w:tcBorders>
              <w:right w:val="single" w:sz="18" w:space="0" w:color="4F81BD" w:themeColor="accent1"/>
            </w:tcBorders>
            <w:tcPrChange w:id="329" w:author="Chara Katiri" w:date="2015-04-10T23:30:00Z">
              <w:tcPr>
                <w:tcW w:w="3119" w:type="dxa"/>
                <w:gridSpan w:val="2"/>
                <w:tcBorders>
                  <w:right w:val="single" w:sz="18" w:space="0" w:color="4F81BD" w:themeColor="accent1"/>
                </w:tcBorders>
              </w:tcPr>
            </w:tcPrChange>
          </w:tcPr>
          <w:p w14:paraId="043494BD" w14:textId="1A60DE46"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-Free use of the website. </w:t>
            </w:r>
          </w:p>
          <w:p w14:paraId="31CBC978" w14:textId="0B5D711F"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Featured adverts:</w:t>
            </w:r>
          </w:p>
          <w:p w14:paraId="1FA978CC" w14:textId="0100511E"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-When the seller adds new items and when they’re sold he is charged by an   invoice fee. </w:t>
            </w:r>
          </w:p>
        </w:tc>
        <w:tc>
          <w:tcPr>
            <w:tcW w:w="3118"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Change w:id="330" w:author="Chara Katiri" w:date="2015-04-10T23:30:00Z">
              <w:tcPr>
                <w:tcW w:w="3367" w:type="dxa"/>
                <w:gridSpan w:val="2"/>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
            </w:tcPrChange>
          </w:tcPr>
          <w:p w14:paraId="135159F3" w14:textId="4757A21E"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 Free use of the website. </w:t>
            </w:r>
          </w:p>
        </w:tc>
      </w:tr>
      <w:tr w:rsidR="008838C1" w:rsidRPr="00802990" w14:paraId="00A60C13" w14:textId="77777777" w:rsidTr="00132AF7">
        <w:tblPrEx>
          <w:tblPrExChange w:id="331" w:author="Chara Katiri" w:date="2015-04-10T23:30:00Z">
            <w:tblPrEx>
              <w:tblW w:w="15027" w:type="dxa"/>
              <w:tblInd w:w="-885" w:type="dxa"/>
            </w:tblPrEx>
          </w:tblPrExChange>
        </w:tblPrEx>
        <w:trPr>
          <w:cnfStyle w:val="000000100000" w:firstRow="0" w:lastRow="0" w:firstColumn="0" w:lastColumn="0" w:oddVBand="0" w:evenVBand="0" w:oddHBand="1" w:evenHBand="0" w:firstRowFirstColumn="0" w:firstRowLastColumn="0" w:lastRowFirstColumn="0" w:lastRowLastColumn="0"/>
          <w:trHeight w:val="490"/>
          <w:trPrChange w:id="332" w:author="Chara Katiri" w:date="2015-04-10T23:30:00Z">
            <w:trPr>
              <w:gridAfter w:val="0"/>
              <w:wAfter w:w="426" w:type="dxa"/>
              <w:trHeight w:val="490"/>
            </w:trPr>
          </w:trPrChange>
        </w:trPr>
        <w:tc>
          <w:tcPr>
            <w:cnfStyle w:val="001000000000" w:firstRow="0" w:lastRow="0" w:firstColumn="1" w:lastColumn="0" w:oddVBand="0" w:evenVBand="0" w:oddHBand="0" w:evenHBand="0" w:firstRowFirstColumn="0" w:firstRowLastColumn="0" w:lastRowFirstColumn="0" w:lastRowLastColumn="0"/>
            <w:tcW w:w="1702" w:type="dxa"/>
            <w:gridSpan w:val="2"/>
            <w:tcPrChange w:id="333" w:author="Chara Katiri" w:date="2015-04-10T23:30:00Z">
              <w:tcPr>
                <w:tcW w:w="1702" w:type="dxa"/>
                <w:gridSpan w:val="3"/>
              </w:tcPr>
            </w:tcPrChange>
          </w:tcPr>
          <w:p w14:paraId="3F27CEDB" w14:textId="5B64062F" w:rsidR="00890D2C" w:rsidRPr="00802990" w:rsidRDefault="00890D2C" w:rsidP="00802990">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Delivery services</w:t>
            </w:r>
          </w:p>
        </w:tc>
        <w:tc>
          <w:tcPr>
            <w:tcW w:w="2835" w:type="dxa"/>
            <w:gridSpan w:val="2"/>
            <w:tcPrChange w:id="334" w:author="Chara Katiri" w:date="2015-04-10T23:30:00Z">
              <w:tcPr>
                <w:tcW w:w="2835" w:type="dxa"/>
                <w:gridSpan w:val="3"/>
              </w:tcPr>
            </w:tcPrChange>
          </w:tcPr>
          <w:p w14:paraId="75376CDD" w14:textId="4CD5BE11"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Collection from the seller only.</w:t>
            </w:r>
          </w:p>
        </w:tc>
        <w:tc>
          <w:tcPr>
            <w:tcW w:w="3402" w:type="dxa"/>
            <w:gridSpan w:val="2"/>
            <w:tcPrChange w:id="335" w:author="Chara Katiri" w:date="2015-04-10T23:30:00Z">
              <w:tcPr>
                <w:tcW w:w="3402" w:type="dxa"/>
                <w:gridSpan w:val="3"/>
              </w:tcPr>
            </w:tcPrChange>
          </w:tcPr>
          <w:p w14:paraId="6A585B29" w14:textId="5B9CAF08"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Shipping</w:t>
            </w:r>
          </w:p>
        </w:tc>
        <w:tc>
          <w:tcPr>
            <w:tcW w:w="2801" w:type="dxa"/>
            <w:tcBorders>
              <w:right w:val="single" w:sz="18" w:space="0" w:color="4F81BD" w:themeColor="accent1"/>
            </w:tcBorders>
            <w:tcPrChange w:id="336" w:author="Chara Katiri" w:date="2015-04-10T23:30:00Z">
              <w:tcPr>
                <w:tcW w:w="2977" w:type="dxa"/>
                <w:gridSpan w:val="2"/>
                <w:tcBorders>
                  <w:right w:val="single" w:sz="18" w:space="0" w:color="4F81BD" w:themeColor="accent1"/>
                </w:tcBorders>
              </w:tcPr>
            </w:tcPrChange>
          </w:tcPr>
          <w:p w14:paraId="5AAE1DEB" w14:textId="3E294C82"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Shipping</w:t>
            </w:r>
          </w:p>
        </w:tc>
        <w:tc>
          <w:tcPr>
            <w:tcW w:w="3118" w:type="dxa"/>
            <w:tcBorders>
              <w:left w:val="single" w:sz="18" w:space="0" w:color="4F81BD" w:themeColor="accent1"/>
              <w:right w:val="single" w:sz="18" w:space="0" w:color="4F81BD" w:themeColor="accent1"/>
            </w:tcBorders>
            <w:shd w:val="clear" w:color="auto" w:fill="auto"/>
            <w:tcPrChange w:id="337" w:author="Chara Katiri" w:date="2015-04-10T23:30:00Z">
              <w:tcPr>
                <w:tcW w:w="3685" w:type="dxa"/>
                <w:gridSpan w:val="2"/>
                <w:tcBorders>
                  <w:left w:val="single" w:sz="18" w:space="0" w:color="4F81BD" w:themeColor="accent1"/>
                  <w:right w:val="single" w:sz="18" w:space="0" w:color="4F81BD" w:themeColor="accent1"/>
                </w:tcBorders>
                <w:shd w:val="clear" w:color="auto" w:fill="auto"/>
              </w:tcPr>
            </w:tcPrChange>
          </w:tcPr>
          <w:p w14:paraId="79410C4A" w14:textId="77777777"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Collection from the seller only.</w:t>
            </w:r>
          </w:p>
          <w:p w14:paraId="7F4E79DD" w14:textId="4F816646"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Students are located on campus and deliveries are be made in person (meeting between student seller and student buyer).</w:t>
            </w:r>
          </w:p>
        </w:tc>
      </w:tr>
      <w:tr w:rsidR="00890D2C" w:rsidRPr="00802990" w14:paraId="56410399" w14:textId="77777777" w:rsidTr="00132AF7">
        <w:tblPrEx>
          <w:tblPrExChange w:id="338" w:author="Chara Katiri" w:date="2015-04-10T23:30:00Z">
            <w:tblPrEx>
              <w:tblW w:w="16073" w:type="dxa"/>
              <w:tblInd w:w="-885" w:type="dxa"/>
            </w:tblPrEx>
          </w:tblPrExChange>
        </w:tblPrEx>
        <w:trPr>
          <w:trHeight w:val="490"/>
          <w:trPrChange w:id="339" w:author="Chara Katiri" w:date="2015-04-10T23:30:00Z">
            <w:trPr>
              <w:gridAfter w:val="0"/>
              <w:wAfter w:w="1472" w:type="dxa"/>
              <w:trHeight w:val="490"/>
            </w:trPr>
          </w:trPrChange>
        </w:trPr>
        <w:tc>
          <w:tcPr>
            <w:cnfStyle w:val="001000000000" w:firstRow="0" w:lastRow="0" w:firstColumn="1" w:lastColumn="0" w:oddVBand="0" w:evenVBand="0" w:oddHBand="0" w:evenHBand="0" w:firstRowFirstColumn="0" w:firstRowLastColumn="0" w:lastRowFirstColumn="0" w:lastRowLastColumn="0"/>
            <w:tcW w:w="1668" w:type="dxa"/>
            <w:tcPrChange w:id="340" w:author="Chara Katiri" w:date="2015-04-10T23:30:00Z">
              <w:tcPr>
                <w:tcW w:w="1668" w:type="dxa"/>
                <w:gridSpan w:val="2"/>
              </w:tcPr>
            </w:tcPrChange>
          </w:tcPr>
          <w:p w14:paraId="40209959" w14:textId="056CC8C8" w:rsidR="00890D2C" w:rsidRPr="00802990" w:rsidRDefault="00890D2C" w:rsidP="00802990">
            <w:pPr>
              <w:spacing w:line="360" w:lineRule="auto"/>
              <w:contextualSpacing/>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Payment method</w:t>
            </w:r>
          </w:p>
        </w:tc>
        <w:tc>
          <w:tcPr>
            <w:tcW w:w="2836" w:type="dxa"/>
            <w:gridSpan w:val="2"/>
            <w:tcPrChange w:id="341" w:author="Chara Katiri" w:date="2015-04-10T23:30:00Z">
              <w:tcPr>
                <w:tcW w:w="2836" w:type="dxa"/>
                <w:gridSpan w:val="3"/>
              </w:tcPr>
            </w:tcPrChange>
          </w:tcPr>
          <w:p w14:paraId="3DA7C253" w14:textId="1A2F9AA8"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Online payment.</w:t>
            </w:r>
          </w:p>
        </w:tc>
        <w:tc>
          <w:tcPr>
            <w:tcW w:w="3293" w:type="dxa"/>
            <w:gridSpan w:val="2"/>
            <w:tcPrChange w:id="342" w:author="Chara Katiri" w:date="2015-04-10T23:30:00Z">
              <w:tcPr>
                <w:tcW w:w="3293" w:type="dxa"/>
                <w:gridSpan w:val="3"/>
              </w:tcPr>
            </w:tcPrChange>
          </w:tcPr>
          <w:p w14:paraId="67D6BF92" w14:textId="352DBA4A"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Online payment.</w:t>
            </w:r>
          </w:p>
        </w:tc>
        <w:tc>
          <w:tcPr>
            <w:tcW w:w="2943" w:type="dxa"/>
            <w:gridSpan w:val="2"/>
            <w:tcBorders>
              <w:right w:val="single" w:sz="18" w:space="0" w:color="4F81BD" w:themeColor="accent1"/>
            </w:tcBorders>
            <w:tcPrChange w:id="343" w:author="Chara Katiri" w:date="2015-04-10T23:30:00Z">
              <w:tcPr>
                <w:tcW w:w="3119" w:type="dxa"/>
                <w:gridSpan w:val="3"/>
                <w:tcBorders>
                  <w:right w:val="single" w:sz="18" w:space="0" w:color="4F81BD" w:themeColor="accent1"/>
                </w:tcBorders>
              </w:tcPr>
            </w:tcPrChange>
          </w:tcPr>
          <w:p w14:paraId="34802094" w14:textId="36506DE5"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Online payment.</w:t>
            </w:r>
          </w:p>
        </w:tc>
        <w:tc>
          <w:tcPr>
            <w:tcW w:w="3118"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Change w:id="344" w:author="Chara Katiri" w:date="2015-04-10T23:30:00Z">
              <w:tcPr>
                <w:tcW w:w="3685" w:type="dxa"/>
                <w:gridSpan w:val="2"/>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
            </w:tcPrChange>
          </w:tcPr>
          <w:p w14:paraId="326E8DC1" w14:textId="217C38D9"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Students are located on campus and payments are made in person.</w:t>
            </w:r>
          </w:p>
        </w:tc>
      </w:tr>
      <w:tr w:rsidR="00890D2C" w:rsidRPr="00802990" w14:paraId="6DB0229A" w14:textId="77777777" w:rsidTr="00132AF7">
        <w:tblPrEx>
          <w:tblPrExChange w:id="345" w:author="Chara Katiri" w:date="2015-04-10T23:30:00Z">
            <w:tblPrEx>
              <w:tblW w:w="16073" w:type="dxa"/>
              <w:tblInd w:w="-885" w:type="dxa"/>
            </w:tblPrEx>
          </w:tblPrExChange>
        </w:tblPrEx>
        <w:trPr>
          <w:cnfStyle w:val="000000100000" w:firstRow="0" w:lastRow="0" w:firstColumn="0" w:lastColumn="0" w:oddVBand="0" w:evenVBand="0" w:oddHBand="1" w:evenHBand="0" w:firstRowFirstColumn="0" w:firstRowLastColumn="0" w:lastRowFirstColumn="0" w:lastRowLastColumn="0"/>
          <w:trHeight w:val="490"/>
          <w:trPrChange w:id="346" w:author="Chara Katiri" w:date="2015-04-10T23:30:00Z">
            <w:trPr>
              <w:gridAfter w:val="0"/>
              <w:wAfter w:w="1472" w:type="dxa"/>
              <w:trHeight w:val="490"/>
            </w:trPr>
          </w:trPrChange>
        </w:trPr>
        <w:tc>
          <w:tcPr>
            <w:cnfStyle w:val="001000000000" w:firstRow="0" w:lastRow="0" w:firstColumn="1" w:lastColumn="0" w:oddVBand="0" w:evenVBand="0" w:oddHBand="0" w:evenHBand="0" w:firstRowFirstColumn="0" w:firstRowLastColumn="0" w:lastRowFirstColumn="0" w:lastRowLastColumn="0"/>
            <w:tcW w:w="1668" w:type="dxa"/>
            <w:tcPrChange w:id="347" w:author="Chara Katiri" w:date="2015-04-10T23:30:00Z">
              <w:tcPr>
                <w:tcW w:w="1668" w:type="dxa"/>
                <w:gridSpan w:val="2"/>
              </w:tcPr>
            </w:tcPrChange>
          </w:tcPr>
          <w:p w14:paraId="7B70D60F" w14:textId="7F1E2B8B" w:rsidR="00890D2C" w:rsidRPr="00802990" w:rsidRDefault="00890D2C" w:rsidP="00802990">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Presence in social media</w:t>
            </w:r>
          </w:p>
        </w:tc>
        <w:tc>
          <w:tcPr>
            <w:tcW w:w="2836" w:type="dxa"/>
            <w:gridSpan w:val="2"/>
            <w:tcPrChange w:id="348" w:author="Chara Katiri" w:date="2015-04-10T23:30:00Z">
              <w:tcPr>
                <w:tcW w:w="2836" w:type="dxa"/>
                <w:gridSpan w:val="3"/>
              </w:tcPr>
            </w:tcPrChange>
          </w:tcPr>
          <w:p w14:paraId="017FC0CC" w14:textId="32682910"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Facebook,</w:t>
            </w:r>
          </w:p>
          <w:p w14:paraId="25075314" w14:textId="77777777"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Twitter, </w:t>
            </w:r>
          </w:p>
          <w:p w14:paraId="318A337F" w14:textId="77777777"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lastRenderedPageBreak/>
              <w:t xml:space="preserve">Google+, </w:t>
            </w:r>
          </w:p>
          <w:p w14:paraId="42F3C9FB" w14:textId="1DE65529"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proofErr w:type="spellStart"/>
            <w:r w:rsidRPr="00802990">
              <w:rPr>
                <w:rFonts w:ascii="Times" w:eastAsia="Times New Roman" w:hAnsi="Times" w:cs="Times New Roman"/>
                <w:sz w:val="22"/>
                <w:szCs w:val="22"/>
                <w:shd w:val="clear" w:color="auto" w:fill="FFFFFF"/>
                <w:lang w:val="en-GB"/>
              </w:rPr>
              <w:t>Pinterest</w:t>
            </w:r>
            <w:proofErr w:type="spellEnd"/>
            <w:r w:rsidRPr="00802990">
              <w:rPr>
                <w:rFonts w:ascii="Times" w:eastAsia="Times New Roman" w:hAnsi="Times" w:cs="Times New Roman"/>
                <w:sz w:val="22"/>
                <w:szCs w:val="22"/>
                <w:shd w:val="clear" w:color="auto" w:fill="FFFFFF"/>
                <w:lang w:val="en-GB"/>
              </w:rPr>
              <w:t>.</w:t>
            </w:r>
          </w:p>
        </w:tc>
        <w:tc>
          <w:tcPr>
            <w:tcW w:w="3293" w:type="dxa"/>
            <w:gridSpan w:val="2"/>
            <w:tcPrChange w:id="349" w:author="Chara Katiri" w:date="2015-04-10T23:30:00Z">
              <w:tcPr>
                <w:tcW w:w="3293" w:type="dxa"/>
                <w:gridSpan w:val="3"/>
              </w:tcPr>
            </w:tcPrChange>
          </w:tcPr>
          <w:p w14:paraId="30032315" w14:textId="77777777"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lastRenderedPageBreak/>
              <w:t xml:space="preserve">Facebook, </w:t>
            </w:r>
          </w:p>
          <w:p w14:paraId="70BE13B3" w14:textId="77777777"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Twitter, </w:t>
            </w:r>
          </w:p>
          <w:p w14:paraId="638FDFD7" w14:textId="77777777"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lastRenderedPageBreak/>
              <w:t xml:space="preserve">Google+, </w:t>
            </w:r>
          </w:p>
          <w:p w14:paraId="1D98749B" w14:textId="218B35B1"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proofErr w:type="spellStart"/>
            <w:r w:rsidRPr="00802990">
              <w:rPr>
                <w:rFonts w:ascii="Times" w:eastAsia="Times New Roman" w:hAnsi="Times" w:cs="Times New Roman"/>
                <w:sz w:val="22"/>
                <w:szCs w:val="22"/>
                <w:shd w:val="clear" w:color="auto" w:fill="FFFFFF"/>
                <w:lang w:val="en-GB"/>
              </w:rPr>
              <w:t>Instagram</w:t>
            </w:r>
            <w:proofErr w:type="spellEnd"/>
            <w:r w:rsidRPr="00802990">
              <w:rPr>
                <w:rFonts w:ascii="Times" w:eastAsia="Times New Roman" w:hAnsi="Times" w:cs="Times New Roman"/>
                <w:sz w:val="22"/>
                <w:szCs w:val="22"/>
                <w:shd w:val="clear" w:color="auto" w:fill="FFFFFF"/>
                <w:lang w:val="en-GB"/>
              </w:rPr>
              <w:t>.</w:t>
            </w:r>
          </w:p>
        </w:tc>
        <w:tc>
          <w:tcPr>
            <w:tcW w:w="2943" w:type="dxa"/>
            <w:gridSpan w:val="2"/>
            <w:tcBorders>
              <w:right w:val="single" w:sz="18" w:space="0" w:color="4F81BD" w:themeColor="accent1"/>
            </w:tcBorders>
            <w:tcPrChange w:id="350" w:author="Chara Katiri" w:date="2015-04-10T23:30:00Z">
              <w:tcPr>
                <w:tcW w:w="3119" w:type="dxa"/>
                <w:gridSpan w:val="3"/>
                <w:tcBorders>
                  <w:right w:val="single" w:sz="18" w:space="0" w:color="4F81BD" w:themeColor="accent1"/>
                </w:tcBorders>
              </w:tcPr>
            </w:tcPrChange>
          </w:tcPr>
          <w:p w14:paraId="74978111" w14:textId="77777777"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lastRenderedPageBreak/>
              <w:t xml:space="preserve">Twitter, </w:t>
            </w:r>
          </w:p>
          <w:p w14:paraId="62FC9D15" w14:textId="77777777"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Google+, </w:t>
            </w:r>
          </w:p>
          <w:p w14:paraId="301BFAD0" w14:textId="77777777"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proofErr w:type="spellStart"/>
            <w:r w:rsidRPr="00802990">
              <w:rPr>
                <w:rFonts w:ascii="Times" w:eastAsia="Times New Roman" w:hAnsi="Times" w:cs="Times New Roman"/>
                <w:sz w:val="22"/>
                <w:szCs w:val="22"/>
                <w:shd w:val="clear" w:color="auto" w:fill="FFFFFF"/>
                <w:lang w:val="en-GB"/>
              </w:rPr>
              <w:lastRenderedPageBreak/>
              <w:t>Intagram</w:t>
            </w:r>
            <w:proofErr w:type="spellEnd"/>
            <w:r w:rsidRPr="00802990">
              <w:rPr>
                <w:rFonts w:ascii="Times" w:eastAsia="Times New Roman" w:hAnsi="Times" w:cs="Times New Roman"/>
                <w:sz w:val="22"/>
                <w:szCs w:val="22"/>
                <w:shd w:val="clear" w:color="auto" w:fill="FFFFFF"/>
                <w:lang w:val="en-GB"/>
              </w:rPr>
              <w:t xml:space="preserve">, </w:t>
            </w:r>
          </w:p>
          <w:p w14:paraId="7CBE30A7" w14:textId="3C71C1AC"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LinkedIn. </w:t>
            </w:r>
          </w:p>
        </w:tc>
        <w:tc>
          <w:tcPr>
            <w:tcW w:w="3118" w:type="dxa"/>
            <w:tcBorders>
              <w:left w:val="single" w:sz="18" w:space="0" w:color="4F81BD" w:themeColor="accent1"/>
              <w:bottom w:val="single" w:sz="18" w:space="0" w:color="4F81BD" w:themeColor="accent1"/>
              <w:right w:val="single" w:sz="18" w:space="0" w:color="4F81BD" w:themeColor="accent1"/>
            </w:tcBorders>
            <w:shd w:val="clear" w:color="auto" w:fill="auto"/>
            <w:tcPrChange w:id="351" w:author="Chara Katiri" w:date="2015-04-10T23:30:00Z">
              <w:tcPr>
                <w:tcW w:w="3685" w:type="dxa"/>
                <w:gridSpan w:val="2"/>
                <w:tcBorders>
                  <w:left w:val="single" w:sz="18" w:space="0" w:color="4F81BD" w:themeColor="accent1"/>
                  <w:bottom w:val="single" w:sz="18" w:space="0" w:color="4F81BD" w:themeColor="accent1"/>
                  <w:right w:val="single" w:sz="18" w:space="0" w:color="4F81BD" w:themeColor="accent1"/>
                </w:tcBorders>
                <w:shd w:val="clear" w:color="auto" w:fill="auto"/>
              </w:tcPr>
            </w:tcPrChange>
          </w:tcPr>
          <w:p w14:paraId="69670AD0" w14:textId="77777777"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p>
        </w:tc>
      </w:tr>
    </w:tbl>
    <w:p w14:paraId="4F0FDD0D" w14:textId="77777777" w:rsidR="00623286" w:rsidRPr="00802990" w:rsidRDefault="00623286" w:rsidP="00802990">
      <w:pPr>
        <w:spacing w:line="360" w:lineRule="auto"/>
        <w:contextualSpacing/>
        <w:jc w:val="both"/>
        <w:rPr>
          <w:rFonts w:ascii="Times" w:eastAsia="Times New Roman" w:hAnsi="Times" w:cs="Times New Roman"/>
          <w:sz w:val="22"/>
          <w:szCs w:val="22"/>
          <w:shd w:val="clear" w:color="auto" w:fill="FFFFFF"/>
          <w:lang w:val="en-GB"/>
        </w:rPr>
        <w:sectPr w:rsidR="00623286" w:rsidRPr="00802990" w:rsidSect="008838C1">
          <w:pgSz w:w="16840" w:h="11900" w:orient="landscape"/>
          <w:pgMar w:top="1440" w:right="1440" w:bottom="1440" w:left="1440" w:header="708" w:footer="708" w:gutter="0"/>
          <w:cols w:space="708"/>
          <w:titlePg/>
          <w:docGrid w:linePitch="360"/>
          <w:sectPrChange w:id="352" w:author="Chara Katiri" w:date="2015-04-10T23:21:00Z">
            <w:sectPr w:rsidR="00623286" w:rsidRPr="00802990" w:rsidSect="008838C1">
              <w:pgMar w:top="993" w:right="1440" w:bottom="1440" w:left="1440" w:header="708" w:footer="708" w:gutter="0"/>
            </w:sectPr>
          </w:sectPrChange>
        </w:sectPr>
      </w:pPr>
    </w:p>
    <w:p w14:paraId="1FE9E3E1" w14:textId="77777777" w:rsidR="008D4B13" w:rsidRPr="00802990" w:rsidRDefault="008D4B13" w:rsidP="00802990">
      <w:pPr>
        <w:pStyle w:val="Heading2"/>
        <w:numPr>
          <w:ilvl w:val="1"/>
          <w:numId w:val="13"/>
        </w:numPr>
        <w:spacing w:line="360" w:lineRule="auto"/>
        <w:contextualSpacing/>
        <w:jc w:val="both"/>
        <w:rPr>
          <w:rFonts w:ascii="Times" w:hAnsi="Times" w:cs="Times New Roman"/>
          <w:color w:val="auto"/>
          <w:sz w:val="22"/>
          <w:szCs w:val="22"/>
          <w:lang w:val="en-GB"/>
        </w:rPr>
      </w:pPr>
      <w:bookmarkStart w:id="353" w:name="_Toc290491143"/>
      <w:r w:rsidRPr="00802990">
        <w:rPr>
          <w:rFonts w:ascii="Times" w:hAnsi="Times" w:cs="Times New Roman"/>
          <w:color w:val="auto"/>
          <w:sz w:val="22"/>
          <w:szCs w:val="22"/>
          <w:lang w:val="en-GB"/>
        </w:rPr>
        <w:lastRenderedPageBreak/>
        <w:t>Tackling the problem</w:t>
      </w:r>
      <w:bookmarkEnd w:id="353"/>
    </w:p>
    <w:p w14:paraId="411F2B5F" w14:textId="576EC07C" w:rsidR="001437E8" w:rsidRPr="00802990" w:rsidRDefault="00723C0F" w:rsidP="00802990">
      <w:pPr>
        <w:spacing w:line="360" w:lineRule="auto"/>
        <w:ind w:firstLine="720"/>
        <w:contextualSpacing/>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The development of Pinboard website provide</w:t>
      </w:r>
      <w:r w:rsidR="006A5854" w:rsidRPr="00802990">
        <w:rPr>
          <w:rFonts w:ascii="Times" w:eastAsia="Times New Roman" w:hAnsi="Times" w:cs="Times New Roman"/>
          <w:sz w:val="22"/>
          <w:szCs w:val="22"/>
          <w:shd w:val="clear" w:color="auto" w:fill="FFFFFF"/>
          <w:lang w:val="en-GB"/>
        </w:rPr>
        <w:t>s an</w:t>
      </w:r>
      <w:r w:rsidRPr="00802990">
        <w:rPr>
          <w:rFonts w:ascii="Times" w:eastAsia="Times New Roman" w:hAnsi="Times" w:cs="Times New Roman"/>
          <w:sz w:val="22"/>
          <w:szCs w:val="22"/>
          <w:shd w:val="clear" w:color="auto" w:fill="FFFFFF"/>
          <w:lang w:val="en-GB"/>
        </w:rPr>
        <w:t xml:space="preserve"> alternative </w:t>
      </w:r>
      <w:r w:rsidR="006A5854" w:rsidRPr="00802990">
        <w:rPr>
          <w:rFonts w:ascii="Times" w:eastAsia="Times New Roman" w:hAnsi="Times" w:cs="Times New Roman"/>
          <w:sz w:val="22"/>
          <w:szCs w:val="22"/>
          <w:shd w:val="clear" w:color="auto" w:fill="FFFFFF"/>
          <w:lang w:val="en-GB"/>
        </w:rPr>
        <w:t>process</w:t>
      </w:r>
      <w:r w:rsidR="001437E8" w:rsidRPr="00802990">
        <w:rPr>
          <w:rFonts w:ascii="Times" w:eastAsia="Times New Roman" w:hAnsi="Times" w:cs="Times New Roman"/>
          <w:sz w:val="22"/>
          <w:szCs w:val="22"/>
          <w:shd w:val="clear" w:color="auto" w:fill="FFFFFF"/>
          <w:lang w:val="en-GB"/>
        </w:rPr>
        <w:t xml:space="preserve"> to email distribution for</w:t>
      </w:r>
      <w:r w:rsidRPr="00802990">
        <w:rPr>
          <w:rFonts w:ascii="Times" w:eastAsia="Times New Roman" w:hAnsi="Times" w:cs="Times New Roman"/>
          <w:sz w:val="22"/>
          <w:szCs w:val="22"/>
          <w:shd w:val="clear" w:color="auto" w:fill="FFFFFF"/>
          <w:lang w:val="en-GB"/>
        </w:rPr>
        <w:t xml:space="preserve"> students that wish to sell their second-hand books or</w:t>
      </w:r>
      <w:r w:rsidR="001437E8" w:rsidRPr="00802990">
        <w:rPr>
          <w:rFonts w:ascii="Times" w:eastAsia="Times New Roman" w:hAnsi="Times" w:cs="Times New Roman"/>
          <w:sz w:val="22"/>
          <w:szCs w:val="22"/>
          <w:shd w:val="clear" w:color="auto" w:fill="FFFFFF"/>
          <w:lang w:val="en-GB"/>
        </w:rPr>
        <w:t xml:space="preserve"> request room swaps on campus. By providing an organised system, the target audience can navigate to Pinboard website and check numerous options before they make their decision on which book to purchase</w:t>
      </w:r>
      <w:r w:rsidR="00AA27B0" w:rsidRPr="00802990">
        <w:rPr>
          <w:rFonts w:ascii="Times" w:eastAsia="Times New Roman" w:hAnsi="Times" w:cs="Times New Roman"/>
          <w:sz w:val="22"/>
          <w:szCs w:val="22"/>
          <w:shd w:val="clear" w:color="auto" w:fill="FFFFFF"/>
          <w:lang w:val="en-GB"/>
        </w:rPr>
        <w:t xml:space="preserve"> </w:t>
      </w:r>
      <w:r w:rsidR="001437E8" w:rsidRPr="00802990">
        <w:rPr>
          <w:rFonts w:ascii="Times" w:eastAsia="Times New Roman" w:hAnsi="Times" w:cs="Times New Roman"/>
          <w:sz w:val="22"/>
          <w:szCs w:val="22"/>
          <w:shd w:val="clear" w:color="auto" w:fill="FFFFFF"/>
          <w:lang w:val="en-GB"/>
        </w:rPr>
        <w:t>/</w:t>
      </w:r>
      <w:r w:rsidR="00AA27B0" w:rsidRPr="00802990">
        <w:rPr>
          <w:rFonts w:ascii="Times" w:eastAsia="Times New Roman" w:hAnsi="Times" w:cs="Times New Roman"/>
          <w:sz w:val="22"/>
          <w:szCs w:val="22"/>
          <w:shd w:val="clear" w:color="auto" w:fill="FFFFFF"/>
          <w:lang w:val="en-GB"/>
        </w:rPr>
        <w:t xml:space="preserve"> </w:t>
      </w:r>
      <w:r w:rsidR="001437E8" w:rsidRPr="00802990">
        <w:rPr>
          <w:rFonts w:ascii="Times" w:eastAsia="Times New Roman" w:hAnsi="Times" w:cs="Times New Roman"/>
          <w:sz w:val="22"/>
          <w:szCs w:val="22"/>
          <w:shd w:val="clear" w:color="auto" w:fill="FFFFFF"/>
          <w:lang w:val="en-GB"/>
        </w:rPr>
        <w:t>room to swap. The organised service helps minimize the number of bulk emails created by student-sellers that wished to advertise books or room swaps.</w:t>
      </w:r>
    </w:p>
    <w:p w14:paraId="63CFC53C" w14:textId="77777777" w:rsidR="00723C0F" w:rsidRPr="00802990" w:rsidRDefault="001437E8" w:rsidP="00802990">
      <w:pPr>
        <w:spacing w:line="360" w:lineRule="auto"/>
        <w:ind w:firstLine="720"/>
        <w:contextualSpacing/>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 </w:t>
      </w:r>
    </w:p>
    <w:p w14:paraId="4C19CF9D" w14:textId="4C38E4DC" w:rsidR="008D4B13" w:rsidRPr="00802990" w:rsidRDefault="006A5854" w:rsidP="00802990">
      <w:pPr>
        <w:pStyle w:val="Heading2"/>
        <w:numPr>
          <w:ilvl w:val="1"/>
          <w:numId w:val="13"/>
        </w:numPr>
        <w:spacing w:line="360" w:lineRule="auto"/>
        <w:contextualSpacing/>
        <w:jc w:val="both"/>
        <w:rPr>
          <w:rFonts w:ascii="Times" w:hAnsi="Times" w:cs="Times New Roman"/>
          <w:color w:val="auto"/>
          <w:sz w:val="22"/>
          <w:szCs w:val="22"/>
          <w:lang w:val="en-GB"/>
        </w:rPr>
      </w:pPr>
      <w:bookmarkStart w:id="354" w:name="_Toc290491144"/>
      <w:r w:rsidRPr="00802990">
        <w:rPr>
          <w:rFonts w:ascii="Times" w:hAnsi="Times" w:cs="Times New Roman"/>
          <w:color w:val="auto"/>
          <w:sz w:val="22"/>
          <w:szCs w:val="22"/>
          <w:lang w:val="en-GB"/>
        </w:rPr>
        <w:t>A</w:t>
      </w:r>
      <w:r w:rsidR="008D4B13" w:rsidRPr="00802990">
        <w:rPr>
          <w:rFonts w:ascii="Times" w:hAnsi="Times" w:cs="Times New Roman"/>
          <w:color w:val="auto"/>
          <w:sz w:val="22"/>
          <w:szCs w:val="22"/>
          <w:lang w:val="en-GB"/>
        </w:rPr>
        <w:t xml:space="preserve">cceptance </w:t>
      </w:r>
      <w:r w:rsidR="005A2D81" w:rsidRPr="00802990">
        <w:rPr>
          <w:rFonts w:ascii="Times" w:hAnsi="Times" w:cs="Times New Roman"/>
          <w:color w:val="auto"/>
          <w:sz w:val="22"/>
          <w:szCs w:val="22"/>
          <w:lang w:val="en-GB"/>
        </w:rPr>
        <w:t>and u</w:t>
      </w:r>
      <w:r w:rsidRPr="00802990">
        <w:rPr>
          <w:rFonts w:ascii="Times" w:hAnsi="Times" w:cs="Times New Roman"/>
          <w:color w:val="auto"/>
          <w:sz w:val="22"/>
          <w:szCs w:val="22"/>
          <w:lang w:val="en-GB"/>
        </w:rPr>
        <w:t xml:space="preserve">sability </w:t>
      </w:r>
      <w:r w:rsidR="008D4B13" w:rsidRPr="00802990">
        <w:rPr>
          <w:rFonts w:ascii="Times" w:hAnsi="Times" w:cs="Times New Roman"/>
          <w:color w:val="auto"/>
          <w:sz w:val="22"/>
          <w:szCs w:val="22"/>
          <w:lang w:val="en-GB"/>
        </w:rPr>
        <w:t>concerns</w:t>
      </w:r>
      <w:bookmarkEnd w:id="354"/>
    </w:p>
    <w:p w14:paraId="6F43135B" w14:textId="6596124A" w:rsidR="00180E37" w:rsidRPr="00802990" w:rsidRDefault="005A2D81" w:rsidP="00802990">
      <w:pPr>
        <w:spacing w:line="360" w:lineRule="auto"/>
        <w:ind w:firstLine="720"/>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The key concern is for the IT Services/Systems Team to accept the deployment of the we</w:t>
      </w:r>
      <w:r w:rsidR="0062322A" w:rsidRPr="00802990">
        <w:rPr>
          <w:rFonts w:ascii="Times" w:eastAsia="Times New Roman" w:hAnsi="Times" w:cs="Times New Roman"/>
          <w:sz w:val="22"/>
          <w:szCs w:val="22"/>
          <w:lang w:val="en-GB"/>
        </w:rPr>
        <w:t>bsite on Surrey’s intranet. If it’s accepted</w:t>
      </w:r>
      <w:r w:rsidRPr="00802990">
        <w:rPr>
          <w:rFonts w:ascii="Times" w:eastAsia="Times New Roman" w:hAnsi="Times" w:cs="Times New Roman"/>
          <w:sz w:val="22"/>
          <w:szCs w:val="22"/>
          <w:lang w:val="en-GB"/>
        </w:rPr>
        <w:t xml:space="preserve">, the arising concern is the level of usability of the website by the end users. </w:t>
      </w:r>
      <w:commentRangeStart w:id="355"/>
      <w:r w:rsidRPr="00802990">
        <w:rPr>
          <w:rFonts w:ascii="Times" w:eastAsia="Times New Roman" w:hAnsi="Times" w:cs="Times New Roman"/>
          <w:sz w:val="22"/>
          <w:szCs w:val="22"/>
          <w:lang w:val="en-GB"/>
        </w:rPr>
        <w:t>However, if the deployment of the website is not approved, the project</w:t>
      </w:r>
      <w:r w:rsidR="00180E37" w:rsidRPr="00802990">
        <w:rPr>
          <w:rFonts w:ascii="Times" w:eastAsia="Times New Roman" w:hAnsi="Times" w:cs="Times New Roman"/>
          <w:sz w:val="22"/>
          <w:szCs w:val="22"/>
          <w:lang w:val="en-GB"/>
        </w:rPr>
        <w:t xml:space="preserve"> will be seen as </w:t>
      </w:r>
      <w:r w:rsidRPr="00802990">
        <w:rPr>
          <w:rFonts w:ascii="Times" w:eastAsia="Times New Roman" w:hAnsi="Times" w:cs="Times New Roman"/>
          <w:sz w:val="22"/>
          <w:szCs w:val="22"/>
          <w:lang w:val="en-GB"/>
        </w:rPr>
        <w:t>an opportunity for hand</w:t>
      </w:r>
      <w:ins w:id="356" w:author="Chara Katiri" w:date="2015-04-10T23:32:00Z">
        <w:r w:rsidR="00132AF7" w:rsidRPr="00802990">
          <w:rPr>
            <w:rFonts w:ascii="Times" w:eastAsia="Times New Roman" w:hAnsi="Times" w:cs="Times New Roman"/>
            <w:sz w:val="22"/>
            <w:szCs w:val="22"/>
            <w:lang w:val="en-GB"/>
          </w:rPr>
          <w:t>s</w:t>
        </w:r>
      </w:ins>
      <w:r w:rsidRPr="00802990">
        <w:rPr>
          <w:rFonts w:ascii="Times" w:eastAsia="Times New Roman" w:hAnsi="Times" w:cs="Times New Roman"/>
          <w:sz w:val="22"/>
          <w:szCs w:val="22"/>
          <w:lang w:val="en-GB"/>
        </w:rPr>
        <w:t xml:space="preserve">-on </w:t>
      </w:r>
      <w:r w:rsidR="002A31D9" w:rsidRPr="00802990">
        <w:rPr>
          <w:rFonts w:ascii="Times" w:eastAsia="Times New Roman" w:hAnsi="Times" w:cs="Times New Roman"/>
          <w:sz w:val="22"/>
          <w:szCs w:val="22"/>
          <w:lang w:val="en-GB"/>
        </w:rPr>
        <w:t xml:space="preserve">experience, </w:t>
      </w:r>
      <w:r w:rsidR="00180E37" w:rsidRPr="00802990">
        <w:rPr>
          <w:rFonts w:ascii="Times" w:eastAsia="Times New Roman" w:hAnsi="Times" w:cs="Times New Roman"/>
          <w:sz w:val="22"/>
          <w:szCs w:val="22"/>
          <w:lang w:val="en-GB"/>
        </w:rPr>
        <w:t>manage</w:t>
      </w:r>
      <w:r w:rsidR="002A31D9" w:rsidRPr="00802990">
        <w:rPr>
          <w:rFonts w:ascii="Times" w:eastAsia="Times New Roman" w:hAnsi="Times" w:cs="Times New Roman"/>
          <w:sz w:val="22"/>
          <w:szCs w:val="22"/>
          <w:lang w:val="en-GB"/>
        </w:rPr>
        <w:t xml:space="preserve">ment </w:t>
      </w:r>
      <w:r w:rsidR="0017155B" w:rsidRPr="00802990">
        <w:rPr>
          <w:rFonts w:ascii="Times" w:eastAsia="Times New Roman" w:hAnsi="Times" w:cs="Times New Roman"/>
          <w:sz w:val="22"/>
          <w:szCs w:val="22"/>
          <w:lang w:val="en-GB"/>
        </w:rPr>
        <w:t xml:space="preserve">and </w:t>
      </w:r>
      <w:r w:rsidR="002A31D9" w:rsidRPr="00802990">
        <w:rPr>
          <w:rFonts w:ascii="Times" w:eastAsia="Times New Roman" w:hAnsi="Times" w:cs="Times New Roman"/>
          <w:sz w:val="22"/>
          <w:szCs w:val="22"/>
          <w:lang w:val="en-GB"/>
        </w:rPr>
        <w:t>completion of</w:t>
      </w:r>
      <w:r w:rsidR="00180E37" w:rsidRPr="00802990">
        <w:rPr>
          <w:rFonts w:ascii="Times" w:eastAsia="Times New Roman" w:hAnsi="Times" w:cs="Times New Roman"/>
          <w:sz w:val="22"/>
          <w:szCs w:val="22"/>
          <w:lang w:val="en-GB"/>
        </w:rPr>
        <w:t xml:space="preserve"> the </w:t>
      </w:r>
      <w:r w:rsidR="002A31D9" w:rsidRPr="00802990">
        <w:rPr>
          <w:rFonts w:ascii="Times" w:eastAsia="Times New Roman" w:hAnsi="Times" w:cs="Times New Roman"/>
          <w:sz w:val="22"/>
          <w:szCs w:val="22"/>
          <w:lang w:val="en-GB"/>
        </w:rPr>
        <w:t xml:space="preserve">development </w:t>
      </w:r>
      <w:r w:rsidR="00180E37" w:rsidRPr="00802990">
        <w:rPr>
          <w:rFonts w:ascii="Times" w:eastAsia="Times New Roman" w:hAnsi="Times" w:cs="Times New Roman"/>
          <w:sz w:val="22"/>
          <w:szCs w:val="22"/>
          <w:lang w:val="en-GB"/>
        </w:rPr>
        <w:t xml:space="preserve">lifecycle </w:t>
      </w:r>
      <w:r w:rsidR="0017155B" w:rsidRPr="00802990">
        <w:rPr>
          <w:rFonts w:ascii="Times" w:eastAsia="Times New Roman" w:hAnsi="Times" w:cs="Times New Roman"/>
          <w:sz w:val="22"/>
          <w:szCs w:val="22"/>
          <w:lang w:val="en-GB"/>
        </w:rPr>
        <w:t>for a</w:t>
      </w:r>
      <w:r w:rsidR="00180E37" w:rsidRPr="00802990">
        <w:rPr>
          <w:rFonts w:ascii="Times" w:eastAsia="Times New Roman" w:hAnsi="Times" w:cs="Times New Roman"/>
          <w:sz w:val="22"/>
          <w:szCs w:val="22"/>
          <w:lang w:val="en-GB"/>
        </w:rPr>
        <w:t xml:space="preserve"> website.</w:t>
      </w:r>
      <w:commentRangeEnd w:id="355"/>
      <w:r w:rsidR="00132AF7" w:rsidRPr="00802990">
        <w:rPr>
          <w:rStyle w:val="CommentReference"/>
          <w:rFonts w:ascii="Times" w:hAnsi="Times" w:cs="Times New Roman"/>
          <w:sz w:val="22"/>
          <w:szCs w:val="22"/>
        </w:rPr>
        <w:commentReference w:id="355"/>
      </w:r>
    </w:p>
    <w:p w14:paraId="645FEBC7" w14:textId="3EA76F49" w:rsidR="003F4AEA" w:rsidRPr="00802990" w:rsidRDefault="007E7DE8" w:rsidP="00802990">
      <w:pPr>
        <w:spacing w:line="360" w:lineRule="auto"/>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br w:type="page"/>
      </w:r>
    </w:p>
    <w:p w14:paraId="6B834FC4" w14:textId="0CCDF693" w:rsidR="003F4AEA" w:rsidRPr="00802990" w:rsidRDefault="003F4AEA" w:rsidP="00802990">
      <w:pPr>
        <w:pStyle w:val="Heading2"/>
        <w:numPr>
          <w:ilvl w:val="1"/>
          <w:numId w:val="13"/>
        </w:numPr>
        <w:spacing w:line="360" w:lineRule="auto"/>
        <w:contextualSpacing/>
        <w:jc w:val="both"/>
        <w:rPr>
          <w:ins w:id="357" w:author="Chara Katiri" w:date="2015-04-11T02:27:00Z"/>
          <w:rFonts w:ascii="Times" w:hAnsi="Times" w:cs="Times New Roman"/>
          <w:color w:val="auto"/>
          <w:sz w:val="22"/>
          <w:szCs w:val="22"/>
          <w:lang w:val="en-GB"/>
        </w:rPr>
      </w:pPr>
      <w:bookmarkStart w:id="358" w:name="_Toc290491145"/>
      <w:commentRangeStart w:id="359"/>
      <w:r w:rsidRPr="00802990">
        <w:rPr>
          <w:rFonts w:ascii="Times" w:hAnsi="Times" w:cs="Times New Roman"/>
          <w:color w:val="auto"/>
          <w:sz w:val="22"/>
          <w:szCs w:val="22"/>
          <w:lang w:val="en-GB"/>
        </w:rPr>
        <w:lastRenderedPageBreak/>
        <w:t>Research on technology</w:t>
      </w:r>
      <w:commentRangeEnd w:id="359"/>
      <w:r w:rsidR="004A6C8B" w:rsidRPr="00802990">
        <w:rPr>
          <w:rStyle w:val="CommentReference"/>
          <w:rFonts w:ascii="Times" w:eastAsiaTheme="minorEastAsia" w:hAnsi="Times" w:cs="Times New Roman"/>
          <w:b w:val="0"/>
          <w:bCs w:val="0"/>
          <w:color w:val="auto"/>
          <w:sz w:val="22"/>
          <w:szCs w:val="22"/>
        </w:rPr>
        <w:commentReference w:id="359"/>
      </w:r>
      <w:bookmarkEnd w:id="358"/>
    </w:p>
    <w:p w14:paraId="118DEEEA" w14:textId="7D16649A" w:rsidR="003A0AE7" w:rsidRPr="00802990" w:rsidRDefault="003A0AE7" w:rsidP="00802990">
      <w:pPr>
        <w:pStyle w:val="Heading2"/>
        <w:numPr>
          <w:ilvl w:val="2"/>
          <w:numId w:val="13"/>
        </w:numPr>
        <w:spacing w:line="360" w:lineRule="auto"/>
        <w:contextualSpacing/>
        <w:jc w:val="both"/>
        <w:rPr>
          <w:rFonts w:ascii="Times" w:hAnsi="Times" w:cs="Times New Roman"/>
          <w:color w:val="auto"/>
          <w:sz w:val="22"/>
          <w:szCs w:val="22"/>
          <w:lang w:val="en-GB"/>
        </w:rPr>
      </w:pPr>
      <w:ins w:id="360" w:author="Chara Katiri" w:date="2015-04-11T02:27:00Z">
        <w:r w:rsidRPr="00802990">
          <w:rPr>
            <w:rFonts w:ascii="Times" w:hAnsi="Times" w:cs="Times New Roman"/>
            <w:color w:val="auto"/>
            <w:sz w:val="22"/>
            <w:szCs w:val="22"/>
            <w:lang w:val="en-GB"/>
          </w:rPr>
          <w:t xml:space="preserve"> </w:t>
        </w:r>
        <w:bookmarkStart w:id="361" w:name="_Toc290491146"/>
        <w:r w:rsidRPr="00802990">
          <w:rPr>
            <w:rFonts w:ascii="Times" w:hAnsi="Times" w:cs="Times New Roman"/>
            <w:color w:val="auto"/>
            <w:sz w:val="22"/>
            <w:szCs w:val="22"/>
            <w:lang w:val="en-GB"/>
          </w:rPr>
          <w:t>Types of MVC Frameworks</w:t>
        </w:r>
      </w:ins>
      <w:bookmarkEnd w:id="361"/>
    </w:p>
    <w:p w14:paraId="68A34DEC" w14:textId="13B64C96" w:rsidR="002E035E" w:rsidRPr="00802990" w:rsidRDefault="003A0AE7" w:rsidP="00802990">
      <w:pPr>
        <w:spacing w:line="360" w:lineRule="auto"/>
        <w:ind w:firstLine="720"/>
        <w:contextualSpacing/>
        <w:jc w:val="both"/>
        <w:rPr>
          <w:ins w:id="362" w:author="Chara Katiri" w:date="2015-04-11T02:41:00Z"/>
          <w:rFonts w:ascii="Times" w:eastAsia="Times New Roman" w:hAnsi="Times" w:cs="Times New Roman"/>
          <w:sz w:val="22"/>
          <w:szCs w:val="22"/>
          <w:shd w:val="clear" w:color="auto" w:fill="FFFFFF"/>
          <w:lang w:val="en-GB"/>
        </w:rPr>
      </w:pPr>
      <w:ins w:id="363" w:author="Chara Katiri" w:date="2015-04-11T02:28:00Z">
        <w:r w:rsidRPr="00802990">
          <w:rPr>
            <w:rFonts w:ascii="Times" w:eastAsia="Times New Roman" w:hAnsi="Times" w:cs="Times New Roman"/>
            <w:sz w:val="22"/>
            <w:szCs w:val="22"/>
            <w:shd w:val="clear" w:color="auto" w:fill="FFFFFF"/>
            <w:lang w:val="en-GB"/>
          </w:rPr>
          <w:t>There are 2 types of MVC</w:t>
        </w:r>
      </w:ins>
      <w:ins w:id="364" w:author="Chara Katiri" w:date="2015-04-11T01:14:00Z">
        <w:r w:rsidRPr="00802990">
          <w:rPr>
            <w:rFonts w:ascii="Times" w:eastAsia="Times New Roman" w:hAnsi="Times" w:cs="Times New Roman"/>
            <w:sz w:val="22"/>
            <w:szCs w:val="22"/>
            <w:shd w:val="clear" w:color="auto" w:fill="FFFFFF"/>
            <w:lang w:val="en-GB"/>
          </w:rPr>
          <w:t xml:space="preserve"> F</w:t>
        </w:r>
        <w:r w:rsidR="00F05222" w:rsidRPr="00802990">
          <w:rPr>
            <w:rFonts w:ascii="Times" w:eastAsia="Times New Roman" w:hAnsi="Times" w:cs="Times New Roman"/>
            <w:sz w:val="22"/>
            <w:szCs w:val="22"/>
            <w:shd w:val="clear" w:color="auto" w:fill="FFFFFF"/>
            <w:lang w:val="en-GB"/>
          </w:rPr>
          <w:t>ramework</w:t>
        </w:r>
      </w:ins>
      <w:ins w:id="365" w:author="Chara Katiri" w:date="2015-04-11T02:28:00Z">
        <w:r w:rsidRPr="00802990">
          <w:rPr>
            <w:rFonts w:ascii="Times" w:eastAsia="Times New Roman" w:hAnsi="Times" w:cs="Times New Roman"/>
            <w:sz w:val="22"/>
            <w:szCs w:val="22"/>
            <w:shd w:val="clear" w:color="auto" w:fill="FFFFFF"/>
            <w:lang w:val="en-GB"/>
          </w:rPr>
          <w:t>s</w:t>
        </w:r>
      </w:ins>
      <w:ins w:id="366" w:author="Chara Katiri" w:date="2015-04-11T01:14:00Z">
        <w:r w:rsidR="00F05222" w:rsidRPr="00802990">
          <w:rPr>
            <w:rFonts w:ascii="Times" w:eastAsia="Times New Roman" w:hAnsi="Times" w:cs="Times New Roman"/>
            <w:sz w:val="22"/>
            <w:szCs w:val="22"/>
            <w:shd w:val="clear" w:color="auto" w:fill="FFFFFF"/>
            <w:lang w:val="en-GB"/>
          </w:rPr>
          <w:t xml:space="preserve"> </w:t>
        </w:r>
      </w:ins>
      <w:ins w:id="367" w:author="Chara Katiri" w:date="2015-04-11T00:54:00Z">
        <w:r w:rsidRPr="00802990">
          <w:rPr>
            <w:rFonts w:ascii="Times" w:eastAsia="Times New Roman" w:hAnsi="Times" w:cs="Times New Roman"/>
            <w:sz w:val="22"/>
            <w:szCs w:val="22"/>
            <w:shd w:val="clear" w:color="auto" w:fill="FFFFFF"/>
            <w:lang w:val="en-GB"/>
          </w:rPr>
          <w:t>(</w:t>
        </w:r>
        <w:proofErr w:type="spellStart"/>
        <w:r w:rsidRPr="00802990">
          <w:rPr>
            <w:rFonts w:ascii="Times" w:eastAsia="Times New Roman" w:hAnsi="Times" w:cs="Times New Roman"/>
            <w:sz w:val="22"/>
            <w:szCs w:val="22"/>
            <w:shd w:val="clear" w:color="auto" w:fill="FFFFFF"/>
            <w:lang w:val="en-GB"/>
          </w:rPr>
          <w:t>i</w:t>
        </w:r>
        <w:proofErr w:type="spellEnd"/>
        <w:r w:rsidRPr="00802990">
          <w:rPr>
            <w:rFonts w:ascii="Times" w:eastAsia="Times New Roman" w:hAnsi="Times" w:cs="Times New Roman"/>
            <w:sz w:val="22"/>
            <w:szCs w:val="22"/>
            <w:shd w:val="clear" w:color="auto" w:fill="FFFFFF"/>
            <w:lang w:val="en-GB"/>
          </w:rPr>
          <w:t>) UI C</w:t>
        </w:r>
        <w:r w:rsidR="002E035E" w:rsidRPr="00802990">
          <w:rPr>
            <w:rFonts w:ascii="Times" w:eastAsia="Times New Roman" w:hAnsi="Times" w:cs="Times New Roman"/>
            <w:sz w:val="22"/>
            <w:szCs w:val="22"/>
            <w:shd w:val="clear" w:color="auto" w:fill="FFFFFF"/>
            <w:lang w:val="en-GB"/>
          </w:rPr>
          <w:t xml:space="preserve">omponent oriented MVC </w:t>
        </w:r>
      </w:ins>
      <w:ins w:id="368" w:author="Chara Katiri" w:date="2015-04-11T02:28:00Z">
        <w:r w:rsidRPr="00802990">
          <w:rPr>
            <w:rFonts w:ascii="Times" w:eastAsia="Times New Roman" w:hAnsi="Times" w:cs="Times New Roman"/>
            <w:sz w:val="22"/>
            <w:szCs w:val="22"/>
            <w:shd w:val="clear" w:color="auto" w:fill="FFFFFF"/>
            <w:lang w:val="en-GB"/>
          </w:rPr>
          <w:t>and</w:t>
        </w:r>
      </w:ins>
      <w:ins w:id="369" w:author="Chara Katiri" w:date="2015-04-11T00:54:00Z">
        <w:r w:rsidRPr="00802990">
          <w:rPr>
            <w:rFonts w:ascii="Times" w:eastAsia="Times New Roman" w:hAnsi="Times" w:cs="Times New Roman"/>
            <w:sz w:val="22"/>
            <w:szCs w:val="22"/>
            <w:shd w:val="clear" w:color="auto" w:fill="FFFFFF"/>
            <w:lang w:val="en-GB"/>
          </w:rPr>
          <w:t xml:space="preserve">  (ii) A</w:t>
        </w:r>
        <w:r w:rsidR="002E035E" w:rsidRPr="00802990">
          <w:rPr>
            <w:rFonts w:ascii="Times" w:eastAsia="Times New Roman" w:hAnsi="Times" w:cs="Times New Roman"/>
            <w:sz w:val="22"/>
            <w:szCs w:val="22"/>
            <w:shd w:val="clear" w:color="auto" w:fill="FFFFFF"/>
            <w:lang w:val="en-GB"/>
          </w:rPr>
          <w:t>ction oriented MVC</w:t>
        </w:r>
      </w:ins>
      <w:ins w:id="370" w:author="Chara Katiri" w:date="2015-04-11T02:42:00Z">
        <w:r w:rsidR="00DB09A0" w:rsidRPr="00802990">
          <w:rPr>
            <w:rFonts w:ascii="Times" w:eastAsia="Times New Roman" w:hAnsi="Times" w:cs="Times New Roman"/>
            <w:sz w:val="22"/>
            <w:szCs w:val="22"/>
            <w:shd w:val="clear" w:color="auto" w:fill="FFFFFF"/>
            <w:lang w:val="en-GB"/>
          </w:rPr>
          <w:t xml:space="preserve"> [37]</w:t>
        </w:r>
      </w:ins>
      <w:ins w:id="371" w:author="Chara Katiri" w:date="2015-04-11T01:15:00Z">
        <w:r w:rsidR="00F05222" w:rsidRPr="00802990">
          <w:rPr>
            <w:rFonts w:ascii="Times" w:eastAsia="Times New Roman" w:hAnsi="Times" w:cs="Times New Roman"/>
            <w:sz w:val="22"/>
            <w:szCs w:val="22"/>
            <w:shd w:val="clear" w:color="auto" w:fill="FFFFFF"/>
            <w:lang w:val="en-GB"/>
          </w:rPr>
          <w:t xml:space="preserve">. </w:t>
        </w:r>
      </w:ins>
      <w:ins w:id="372" w:author="Chara Katiri" w:date="2015-04-11T02:41:00Z">
        <w:r w:rsidR="005A7113" w:rsidRPr="00802990">
          <w:rPr>
            <w:rFonts w:ascii="Times" w:eastAsia="Times New Roman" w:hAnsi="Times" w:cs="Times New Roman"/>
            <w:sz w:val="22"/>
            <w:szCs w:val="22"/>
            <w:shd w:val="clear" w:color="auto" w:fill="FFFFFF"/>
            <w:lang w:val="en-GB"/>
          </w:rPr>
          <w:t>The</w:t>
        </w:r>
      </w:ins>
      <w:ins w:id="373" w:author="Chara Katiri" w:date="2015-04-11T02:40:00Z">
        <w:r w:rsidR="005A7113" w:rsidRPr="00802990">
          <w:rPr>
            <w:rFonts w:ascii="Times" w:eastAsia="Times New Roman" w:hAnsi="Times" w:cs="Times New Roman"/>
            <w:sz w:val="22"/>
            <w:szCs w:val="22"/>
            <w:shd w:val="clear" w:color="auto" w:fill="FFFFFF"/>
            <w:lang w:val="en-GB"/>
          </w:rPr>
          <w:t xml:space="preserve"> differences between Component Oriented Frameworks and Action Oriented Frameworks</w:t>
        </w:r>
      </w:ins>
      <w:ins w:id="374" w:author="Chara Katiri" w:date="2015-04-11T02:41:00Z">
        <w:r w:rsidR="005A7113" w:rsidRPr="00802990">
          <w:rPr>
            <w:rFonts w:ascii="Times" w:eastAsia="Times New Roman" w:hAnsi="Times" w:cs="Times New Roman"/>
            <w:sz w:val="22"/>
            <w:szCs w:val="22"/>
            <w:shd w:val="clear" w:color="auto" w:fill="FFFFFF"/>
            <w:lang w:val="en-GB"/>
          </w:rPr>
          <w:t xml:space="preserve"> are shown below</w:t>
        </w:r>
      </w:ins>
      <w:ins w:id="375" w:author="Chara Katiri" w:date="2015-04-11T02:40:00Z">
        <w:r w:rsidR="005A7113" w:rsidRPr="00802990">
          <w:rPr>
            <w:rFonts w:ascii="Times" w:eastAsia="Times New Roman" w:hAnsi="Times" w:cs="Times New Roman"/>
            <w:sz w:val="22"/>
            <w:szCs w:val="22"/>
            <w:shd w:val="clear" w:color="auto" w:fill="FFFFFF"/>
            <w:lang w:val="en-GB"/>
          </w:rPr>
          <w:t xml:space="preserve">. </w:t>
        </w:r>
      </w:ins>
      <w:ins w:id="376" w:author="Chara Katiri" w:date="2015-04-11T02:41:00Z">
        <w:r w:rsidR="005A7113" w:rsidRPr="00802990">
          <w:rPr>
            <w:rFonts w:ascii="Times" w:eastAsia="Times New Roman" w:hAnsi="Times" w:cs="Times New Roman"/>
            <w:sz w:val="22"/>
            <w:szCs w:val="22"/>
            <w:shd w:val="clear" w:color="auto" w:fill="FFFFFF"/>
            <w:lang w:val="en-GB"/>
          </w:rPr>
          <w:t xml:space="preserve"> </w:t>
        </w:r>
      </w:ins>
    </w:p>
    <w:p w14:paraId="3D116F64" w14:textId="407D8FF6" w:rsidR="005A7113" w:rsidRPr="00802990" w:rsidRDefault="005A7113" w:rsidP="00802990">
      <w:pPr>
        <w:spacing w:line="360" w:lineRule="auto"/>
        <w:contextualSpacing/>
        <w:jc w:val="both"/>
        <w:rPr>
          <w:ins w:id="377" w:author="Chara Katiri" w:date="2015-04-11T01:23:00Z"/>
          <w:rFonts w:ascii="Times" w:eastAsia="Times New Roman" w:hAnsi="Times" w:cs="Times New Roman"/>
          <w:sz w:val="22"/>
          <w:szCs w:val="22"/>
          <w:shd w:val="clear" w:color="auto" w:fill="FFFFFF"/>
          <w:lang w:val="en-GB"/>
        </w:rPr>
      </w:pPr>
      <w:ins w:id="378" w:author="Chara Katiri" w:date="2015-04-11T02:41:00Z">
        <w:r w:rsidRPr="00802990">
          <w:rPr>
            <w:rFonts w:ascii="Times" w:eastAsia="Times New Roman" w:hAnsi="Times" w:cs="Times New Roman"/>
            <w:sz w:val="22"/>
            <w:szCs w:val="22"/>
            <w:shd w:val="clear" w:color="auto" w:fill="FFFFFF"/>
            <w:lang w:val="en-GB"/>
          </w:rPr>
          <w:t xml:space="preserve">The </w:t>
        </w:r>
      </w:ins>
      <w:ins w:id="379" w:author="Chara Katiri" w:date="2015-04-11T02:48:00Z">
        <w:r w:rsidR="00DB09A0" w:rsidRPr="00802990">
          <w:rPr>
            <w:rFonts w:ascii="Times" w:eastAsia="Times New Roman" w:hAnsi="Times" w:cs="Times New Roman"/>
            <w:sz w:val="22"/>
            <w:szCs w:val="22"/>
            <w:shd w:val="clear" w:color="auto" w:fill="FFFFFF"/>
            <w:lang w:val="en-GB"/>
          </w:rPr>
          <w:t xml:space="preserve">table is taken from the </w:t>
        </w:r>
      </w:ins>
      <w:ins w:id="380" w:author="Chara Katiri" w:date="2015-04-11T02:49:00Z">
        <w:r w:rsidR="00DB09A0" w:rsidRPr="00802990">
          <w:rPr>
            <w:rFonts w:ascii="Times" w:eastAsia="Times New Roman" w:hAnsi="Times" w:cs="Times New Roman"/>
            <w:sz w:val="22"/>
            <w:szCs w:val="22"/>
            <w:shd w:val="clear" w:color="auto" w:fill="FFFFFF"/>
            <w:lang w:val="en-GB"/>
          </w:rPr>
          <w:t xml:space="preserve">‘MVC 1.0/JSR 371’ </w:t>
        </w:r>
      </w:ins>
      <w:ins w:id="381" w:author="Chara Katiri" w:date="2015-04-11T02:48:00Z">
        <w:r w:rsidR="00DB09A0" w:rsidRPr="00802990">
          <w:rPr>
            <w:rFonts w:ascii="Times" w:eastAsia="Times New Roman" w:hAnsi="Times" w:cs="Times New Roman"/>
            <w:sz w:val="22"/>
            <w:szCs w:val="22"/>
            <w:shd w:val="clear" w:color="auto" w:fill="FFFFFF"/>
            <w:lang w:val="en-GB"/>
          </w:rPr>
          <w:t xml:space="preserve">presented </w:t>
        </w:r>
      </w:ins>
      <w:ins w:id="382" w:author="Chara Katiri" w:date="2015-04-11T02:56:00Z">
        <w:r w:rsidR="00DB09A0" w:rsidRPr="00802990">
          <w:rPr>
            <w:rFonts w:ascii="Times" w:eastAsia="Times New Roman" w:hAnsi="Times" w:cs="Times New Roman"/>
            <w:sz w:val="22"/>
            <w:szCs w:val="22"/>
            <w:shd w:val="clear" w:color="auto" w:fill="FFFFFF"/>
            <w:lang w:val="en-GB"/>
          </w:rPr>
          <w:t>during</w:t>
        </w:r>
      </w:ins>
      <w:ins w:id="383" w:author="Chara Katiri" w:date="2015-04-11T02:41:00Z">
        <w:r w:rsidRPr="00802990">
          <w:rPr>
            <w:rFonts w:ascii="Times" w:eastAsia="Times New Roman" w:hAnsi="Times" w:cs="Times New Roman"/>
            <w:sz w:val="22"/>
            <w:szCs w:val="22"/>
            <w:shd w:val="clear" w:color="auto" w:fill="FFFFFF"/>
            <w:lang w:val="en-GB"/>
          </w:rPr>
          <w:t xml:space="preserve"> </w:t>
        </w:r>
      </w:ins>
      <w:proofErr w:type="spellStart"/>
      <w:ins w:id="384" w:author="Chara Katiri" w:date="2015-04-11T03:30:00Z">
        <w:r w:rsidR="004A6C8B" w:rsidRPr="00802990">
          <w:rPr>
            <w:rFonts w:ascii="Times" w:eastAsia="Times New Roman" w:hAnsi="Times" w:cs="Times New Roman"/>
            <w:sz w:val="22"/>
            <w:szCs w:val="22"/>
            <w:shd w:val="clear" w:color="auto" w:fill="FFFFFF"/>
            <w:lang w:val="en-GB"/>
          </w:rPr>
          <w:t>JavaLand</w:t>
        </w:r>
      </w:ins>
      <w:proofErr w:type="spellEnd"/>
      <w:ins w:id="385" w:author="Chara Katiri" w:date="2015-04-11T02:49:00Z">
        <w:r w:rsidR="00DB09A0" w:rsidRPr="00802990">
          <w:rPr>
            <w:rFonts w:ascii="Times" w:eastAsia="Times New Roman" w:hAnsi="Times" w:cs="Times New Roman"/>
            <w:sz w:val="22"/>
            <w:szCs w:val="22"/>
            <w:shd w:val="clear" w:color="auto" w:fill="FFFFFF"/>
            <w:lang w:val="en-GB"/>
          </w:rPr>
          <w:t xml:space="preserve"> 2015 by David </w:t>
        </w:r>
        <w:proofErr w:type="spellStart"/>
        <w:r w:rsidR="00DB09A0" w:rsidRPr="00802990">
          <w:rPr>
            <w:rFonts w:ascii="Times" w:eastAsia="Times New Roman" w:hAnsi="Times" w:cs="Times New Roman"/>
            <w:sz w:val="22"/>
            <w:szCs w:val="22"/>
            <w:shd w:val="clear" w:color="auto" w:fill="FFFFFF"/>
            <w:lang w:val="en-GB"/>
          </w:rPr>
          <w:t>Delabassee</w:t>
        </w:r>
      </w:ins>
      <w:proofErr w:type="spellEnd"/>
      <w:ins w:id="386" w:author="Chara Katiri" w:date="2015-04-11T02:50:00Z">
        <w:r w:rsidR="00DB09A0" w:rsidRPr="00802990">
          <w:rPr>
            <w:rFonts w:ascii="Times" w:eastAsia="Times New Roman" w:hAnsi="Times" w:cs="Times New Roman"/>
            <w:sz w:val="22"/>
            <w:szCs w:val="22"/>
            <w:shd w:val="clear" w:color="auto" w:fill="FFFFFF"/>
            <w:lang w:val="en-GB"/>
          </w:rPr>
          <w:t xml:space="preserve"> [38]</w:t>
        </w:r>
        <w:r w:rsidR="004A6C8B" w:rsidRPr="00802990">
          <w:rPr>
            <w:rFonts w:ascii="Times" w:eastAsia="Times New Roman" w:hAnsi="Times" w:cs="Times New Roman"/>
            <w:sz w:val="22"/>
            <w:szCs w:val="22"/>
            <w:shd w:val="clear" w:color="auto" w:fill="FFFFFF"/>
            <w:lang w:val="en-GB"/>
          </w:rPr>
          <w:t>.</w:t>
        </w:r>
        <w:r w:rsidR="00DB09A0" w:rsidRPr="00802990">
          <w:rPr>
            <w:rFonts w:ascii="Times" w:eastAsia="Times New Roman" w:hAnsi="Times" w:cs="Times New Roman"/>
            <w:sz w:val="22"/>
            <w:szCs w:val="22"/>
            <w:shd w:val="clear" w:color="auto" w:fill="FFFFFF"/>
            <w:lang w:val="en-GB"/>
          </w:rPr>
          <w:t xml:space="preserve"> </w:t>
        </w:r>
        <w:proofErr w:type="gramStart"/>
        <w:r w:rsidR="00DB09A0" w:rsidRPr="00802990">
          <w:rPr>
            <w:rFonts w:ascii="Times" w:eastAsia="Times New Roman" w:hAnsi="Times" w:cs="Times New Roman"/>
            <w:sz w:val="22"/>
            <w:szCs w:val="22"/>
            <w:shd w:val="clear" w:color="auto" w:fill="FFFFFF"/>
            <w:lang w:val="en-GB"/>
          </w:rPr>
          <w:t xml:space="preserve">The same table </w:t>
        </w:r>
      </w:ins>
      <w:ins w:id="387" w:author="Chara Katiri" w:date="2015-04-11T03:30:00Z">
        <w:r w:rsidR="004A6C8B" w:rsidRPr="00802990">
          <w:rPr>
            <w:rFonts w:ascii="Times" w:eastAsia="Times New Roman" w:hAnsi="Times" w:cs="Times New Roman"/>
            <w:sz w:val="22"/>
            <w:szCs w:val="22"/>
            <w:shd w:val="clear" w:color="auto" w:fill="FFFFFF"/>
            <w:lang w:val="en-GB"/>
          </w:rPr>
          <w:t>was</w:t>
        </w:r>
      </w:ins>
      <w:ins w:id="388" w:author="Chara Katiri" w:date="2015-04-11T02:55:00Z">
        <w:r w:rsidR="00DB09A0" w:rsidRPr="00802990">
          <w:rPr>
            <w:rFonts w:ascii="Times" w:eastAsia="Times New Roman" w:hAnsi="Times" w:cs="Times New Roman"/>
            <w:sz w:val="22"/>
            <w:szCs w:val="22"/>
            <w:shd w:val="clear" w:color="auto" w:fill="FFFFFF"/>
            <w:lang w:val="en-GB"/>
          </w:rPr>
          <w:t xml:space="preserve"> shown during </w:t>
        </w:r>
        <w:proofErr w:type="spellStart"/>
        <w:r w:rsidR="00DB09A0" w:rsidRPr="00802990">
          <w:rPr>
            <w:rFonts w:ascii="Times" w:eastAsia="Times New Roman" w:hAnsi="Times" w:cs="Times New Roman"/>
            <w:sz w:val="22"/>
            <w:szCs w:val="22"/>
            <w:shd w:val="clear" w:color="auto" w:fill="FFFFFF"/>
            <w:lang w:val="en-GB"/>
          </w:rPr>
          <w:t>Devonxx</w:t>
        </w:r>
        <w:proofErr w:type="spellEnd"/>
        <w:r w:rsidR="00DB09A0" w:rsidRPr="00802990">
          <w:rPr>
            <w:rFonts w:ascii="Times" w:eastAsia="Times New Roman" w:hAnsi="Times" w:cs="Times New Roman"/>
            <w:sz w:val="22"/>
            <w:szCs w:val="22"/>
            <w:shd w:val="clear" w:color="auto" w:fill="FFFFFF"/>
            <w:lang w:val="en-GB"/>
          </w:rPr>
          <w:t xml:space="preserve"> 14 by </w:t>
        </w:r>
        <w:proofErr w:type="spellStart"/>
        <w:r w:rsidR="00DB09A0" w:rsidRPr="00802990">
          <w:rPr>
            <w:rFonts w:ascii="Times" w:eastAsia="Times New Roman" w:hAnsi="Times" w:cs="Times New Roman"/>
            <w:sz w:val="22"/>
            <w:szCs w:val="22"/>
            <w:shd w:val="clear" w:color="auto" w:fill="FFFFFF"/>
            <w:lang w:val="en-GB"/>
          </w:rPr>
          <w:t>Mafred</w:t>
        </w:r>
        <w:proofErr w:type="spellEnd"/>
        <w:r w:rsidR="00DB09A0" w:rsidRPr="00802990">
          <w:rPr>
            <w:rFonts w:ascii="Times" w:eastAsia="Times New Roman" w:hAnsi="Times" w:cs="Times New Roman"/>
            <w:sz w:val="22"/>
            <w:szCs w:val="22"/>
            <w:shd w:val="clear" w:color="auto" w:fill="FFFFFF"/>
            <w:lang w:val="en-GB"/>
          </w:rPr>
          <w:t xml:space="preserve"> </w:t>
        </w:r>
        <w:proofErr w:type="spellStart"/>
        <w:r w:rsidR="00DB09A0" w:rsidRPr="00802990">
          <w:rPr>
            <w:rFonts w:ascii="Times" w:eastAsia="Times New Roman" w:hAnsi="Times" w:cs="Times New Roman"/>
            <w:sz w:val="22"/>
            <w:szCs w:val="22"/>
            <w:shd w:val="clear" w:color="auto" w:fill="FFFFFF"/>
            <w:lang w:val="en-GB"/>
          </w:rPr>
          <w:t>Riem</w:t>
        </w:r>
        <w:proofErr w:type="spellEnd"/>
        <w:proofErr w:type="gramEnd"/>
        <w:r w:rsidR="00DB09A0" w:rsidRPr="00802990">
          <w:rPr>
            <w:rFonts w:ascii="Times" w:eastAsia="Times New Roman" w:hAnsi="Times" w:cs="Times New Roman"/>
            <w:sz w:val="22"/>
            <w:szCs w:val="22"/>
            <w:shd w:val="clear" w:color="auto" w:fill="FFFFFF"/>
            <w:lang w:val="en-GB"/>
          </w:rPr>
          <w:t xml:space="preserve"> [39].  </w:t>
        </w:r>
      </w:ins>
    </w:p>
    <w:p w14:paraId="50D3DB63" w14:textId="77777777" w:rsidR="00CB34D3" w:rsidRPr="00802990" w:rsidRDefault="00CB34D3" w:rsidP="00802990">
      <w:pPr>
        <w:spacing w:line="360" w:lineRule="auto"/>
        <w:ind w:firstLine="720"/>
        <w:contextualSpacing/>
        <w:jc w:val="both"/>
        <w:rPr>
          <w:ins w:id="389" w:author="Chara Katiri" w:date="2015-04-11T01:23:00Z"/>
          <w:rFonts w:ascii="Times" w:eastAsia="Times New Roman" w:hAnsi="Times" w:cs="Times New Roman"/>
          <w:sz w:val="22"/>
          <w:szCs w:val="22"/>
          <w:shd w:val="clear" w:color="auto" w:fill="FFFFFF"/>
          <w:lang w:val="en-GB"/>
        </w:rPr>
      </w:pPr>
    </w:p>
    <w:tbl>
      <w:tblPr>
        <w:tblStyle w:val="LightList-Accent1"/>
        <w:tblW w:w="0" w:type="auto"/>
        <w:tblLook w:val="04A0" w:firstRow="1" w:lastRow="0" w:firstColumn="1" w:lastColumn="0" w:noHBand="0" w:noVBand="1"/>
        <w:tblPrChange w:id="390" w:author="Chara Katiri" w:date="2015-04-12T01:47:00Z">
          <w:tblPr>
            <w:tblStyle w:val="TableGrid"/>
            <w:tblW w:w="0" w:type="auto"/>
            <w:tblLook w:val="04A0" w:firstRow="1" w:lastRow="0" w:firstColumn="1" w:lastColumn="0" w:noHBand="0" w:noVBand="1"/>
          </w:tblPr>
        </w:tblPrChange>
      </w:tblPr>
      <w:tblGrid>
        <w:gridCol w:w="2852"/>
        <w:gridCol w:w="2852"/>
        <w:gridCol w:w="2852"/>
        <w:tblGridChange w:id="391">
          <w:tblGrid>
            <w:gridCol w:w="2852"/>
            <w:gridCol w:w="2852"/>
            <w:gridCol w:w="2852"/>
          </w:tblGrid>
        </w:tblGridChange>
      </w:tblGrid>
      <w:tr w:rsidR="00CB34D3" w:rsidRPr="00802990" w14:paraId="183E7120" w14:textId="77777777" w:rsidTr="00A05F6D">
        <w:trPr>
          <w:cnfStyle w:val="100000000000" w:firstRow="1" w:lastRow="0" w:firstColumn="0" w:lastColumn="0" w:oddVBand="0" w:evenVBand="0" w:oddHBand="0" w:evenHBand="0" w:firstRowFirstColumn="0" w:firstRowLastColumn="0" w:lastRowFirstColumn="0" w:lastRowLastColumn="0"/>
          <w:trHeight w:val="593"/>
          <w:ins w:id="392" w:author="Chara Katiri" w:date="2015-04-11T01:24:00Z"/>
          <w:trPrChange w:id="393" w:author="Chara Katiri" w:date="2015-04-12T01:47:00Z">
            <w:trPr>
              <w:trHeight w:val="593"/>
            </w:trPr>
          </w:trPrChange>
        </w:trPr>
        <w:tc>
          <w:tcPr>
            <w:cnfStyle w:val="001000000000" w:firstRow="0" w:lastRow="0" w:firstColumn="1" w:lastColumn="0" w:oddVBand="0" w:evenVBand="0" w:oddHBand="0" w:evenHBand="0" w:firstRowFirstColumn="0" w:firstRowLastColumn="0" w:lastRowFirstColumn="0" w:lastRowLastColumn="0"/>
            <w:tcW w:w="2852" w:type="dxa"/>
            <w:tcPrChange w:id="394" w:author="Chara Katiri" w:date="2015-04-12T01:47:00Z">
              <w:tcPr>
                <w:tcW w:w="2852" w:type="dxa"/>
              </w:tcPr>
            </w:tcPrChange>
          </w:tcPr>
          <w:p w14:paraId="55CF5E49" w14:textId="77777777" w:rsidR="00CB34D3" w:rsidRPr="00802990" w:rsidRDefault="00CB34D3" w:rsidP="00802990">
            <w:pPr>
              <w:spacing w:line="360" w:lineRule="auto"/>
              <w:contextualSpacing/>
              <w:jc w:val="both"/>
              <w:cnfStyle w:val="101000000000" w:firstRow="1" w:lastRow="0" w:firstColumn="1" w:lastColumn="0" w:oddVBand="0" w:evenVBand="0" w:oddHBand="0" w:evenHBand="0" w:firstRowFirstColumn="0" w:firstRowLastColumn="0" w:lastRowFirstColumn="0" w:lastRowLastColumn="0"/>
              <w:rPr>
                <w:ins w:id="395" w:author="Chara Katiri" w:date="2015-04-11T01:24:00Z"/>
                <w:rFonts w:ascii="Times" w:eastAsia="Times New Roman" w:hAnsi="Times" w:cs="Times New Roman"/>
                <w:color w:val="000000" w:themeColor="text1"/>
                <w:sz w:val="22"/>
                <w:szCs w:val="22"/>
                <w:shd w:val="clear" w:color="auto" w:fill="FFFFFF"/>
                <w:lang w:val="en-GB"/>
              </w:rPr>
            </w:pPr>
          </w:p>
        </w:tc>
        <w:tc>
          <w:tcPr>
            <w:tcW w:w="2852" w:type="dxa"/>
            <w:tcPrChange w:id="396" w:author="Chara Katiri" w:date="2015-04-12T01:47:00Z">
              <w:tcPr>
                <w:tcW w:w="2852" w:type="dxa"/>
              </w:tcPr>
            </w:tcPrChange>
          </w:tcPr>
          <w:p w14:paraId="18B1DFE7" w14:textId="45CBD916" w:rsidR="00CB34D3" w:rsidRPr="00802990" w:rsidRDefault="00A336A0" w:rsidP="00802990">
            <w:pPr>
              <w:pStyle w:val="TableHeadingRow"/>
              <w:tabs>
                <w:tab w:val="left" w:pos="1629"/>
              </w:tabs>
              <w:spacing w:line="360" w:lineRule="auto"/>
              <w:contextualSpacing/>
              <w:jc w:val="both"/>
              <w:cnfStyle w:val="100000000000" w:firstRow="1" w:lastRow="0" w:firstColumn="0" w:lastColumn="0" w:oddVBand="0" w:evenVBand="0" w:oddHBand="0" w:evenHBand="0" w:firstRowFirstColumn="0" w:firstRowLastColumn="0" w:lastRowFirstColumn="0" w:lastRowLastColumn="0"/>
              <w:rPr>
                <w:ins w:id="397" w:author="Chara Katiri" w:date="2015-04-11T01:24:00Z"/>
                <w:rFonts w:ascii="Times" w:hAnsi="Times"/>
                <w:b/>
                <w:color w:val="000000" w:themeColor="text1"/>
                <w:szCs w:val="22"/>
                <w:shd w:val="clear" w:color="auto" w:fill="FFFFFF"/>
                <w:rPrChange w:id="398" w:author="Chara Katiri" w:date="2015-04-12T20:48:00Z">
                  <w:rPr>
                    <w:ins w:id="399" w:author="Chara Katiri" w:date="2015-04-11T01:24:00Z"/>
                    <w:rFonts w:ascii="Times" w:eastAsia="Times New Roman" w:hAnsi="Times" w:cs="Times New Roman"/>
                    <w:b w:val="0"/>
                    <w:bCs w:val="0"/>
                    <w:color w:val="000000" w:themeColor="text1"/>
                    <w:sz w:val="22"/>
                    <w:szCs w:val="22"/>
                    <w:shd w:val="clear" w:color="auto" w:fill="FFFFFF"/>
                    <w:lang w:val="en-GB"/>
                  </w:rPr>
                </w:rPrChange>
              </w:rPr>
              <w:pPrChange w:id="400" w:author="Chara Katiri" w:date="2015-04-12T20:48:00Z">
                <w:pPr>
                  <w:spacing w:line="360" w:lineRule="auto"/>
                  <w:contextualSpacing/>
                  <w:jc w:val="both"/>
                  <w:cnfStyle w:val="100000000000" w:firstRow="1" w:lastRow="0" w:firstColumn="0" w:lastColumn="0" w:oddVBand="0" w:evenVBand="0" w:oddHBand="0" w:evenHBand="0" w:firstRowFirstColumn="0" w:firstRowLastColumn="0" w:lastRowFirstColumn="0" w:lastRowLastColumn="0"/>
                </w:pPr>
              </w:pPrChange>
            </w:pPr>
            <w:ins w:id="401" w:author="Chara Katiri" w:date="2015-04-11T01:24:00Z">
              <w:r w:rsidRPr="00802990">
                <w:rPr>
                  <w:rFonts w:ascii="Times" w:hAnsi="Times"/>
                  <w:b/>
                  <w:color w:val="auto"/>
                  <w:szCs w:val="22"/>
                  <w:rPrChange w:id="402" w:author="Chara Katiri" w:date="2015-04-12T20:48:00Z">
                    <w:rPr>
                      <w:rFonts w:ascii="Times" w:hAnsi="Times"/>
                      <w:b w:val="0"/>
                      <w:color w:val="000000" w:themeColor="text1"/>
                      <w:szCs w:val="22"/>
                      <w:shd w:val="clear" w:color="auto" w:fill="FFFFFF"/>
                    </w:rPr>
                  </w:rPrChange>
                </w:rPr>
                <w:t>UI C</w:t>
              </w:r>
              <w:r w:rsidR="005A7113" w:rsidRPr="00802990">
                <w:rPr>
                  <w:rFonts w:ascii="Times" w:hAnsi="Times"/>
                  <w:b/>
                  <w:color w:val="auto"/>
                  <w:szCs w:val="22"/>
                  <w:rPrChange w:id="403" w:author="Chara Katiri" w:date="2015-04-12T20:48:00Z">
                    <w:rPr>
                      <w:rFonts w:ascii="Times" w:hAnsi="Times"/>
                      <w:b w:val="0"/>
                      <w:color w:val="000000" w:themeColor="text1"/>
                      <w:szCs w:val="22"/>
                      <w:shd w:val="clear" w:color="auto" w:fill="FFFFFF"/>
                    </w:rPr>
                  </w:rPrChange>
                </w:rPr>
                <w:t>omponent O</w:t>
              </w:r>
              <w:r w:rsidR="00CB34D3" w:rsidRPr="00802990">
                <w:rPr>
                  <w:rFonts w:ascii="Times" w:hAnsi="Times"/>
                  <w:b/>
                  <w:color w:val="auto"/>
                  <w:szCs w:val="22"/>
                  <w:rPrChange w:id="404" w:author="Chara Katiri" w:date="2015-04-12T20:48:00Z">
                    <w:rPr>
                      <w:rFonts w:ascii="Times" w:hAnsi="Times"/>
                      <w:b w:val="0"/>
                      <w:color w:val="000000" w:themeColor="text1"/>
                      <w:szCs w:val="22"/>
                      <w:shd w:val="clear" w:color="auto" w:fill="FFFFFF"/>
                    </w:rPr>
                  </w:rPrChange>
                </w:rPr>
                <w:t>riented MVC</w:t>
              </w:r>
            </w:ins>
            <w:ins w:id="405" w:author="Chara Katiri" w:date="2015-04-11T01:25:00Z">
              <w:r w:rsidR="00CB34D3" w:rsidRPr="00802990">
                <w:rPr>
                  <w:rFonts w:ascii="Times" w:hAnsi="Times"/>
                  <w:b/>
                  <w:color w:val="auto"/>
                  <w:szCs w:val="22"/>
                  <w:rPrChange w:id="406" w:author="Chara Katiri" w:date="2015-04-12T20:48:00Z">
                    <w:rPr>
                      <w:rFonts w:ascii="Times" w:hAnsi="Times"/>
                      <w:b w:val="0"/>
                      <w:color w:val="000000" w:themeColor="text1"/>
                      <w:szCs w:val="22"/>
                      <w:shd w:val="clear" w:color="auto" w:fill="FFFFFF"/>
                    </w:rPr>
                  </w:rPrChange>
                </w:rPr>
                <w:t xml:space="preserve"> (JSF)</w:t>
              </w:r>
            </w:ins>
          </w:p>
        </w:tc>
        <w:tc>
          <w:tcPr>
            <w:tcW w:w="2852" w:type="dxa"/>
            <w:tcPrChange w:id="407" w:author="Chara Katiri" w:date="2015-04-12T01:47:00Z">
              <w:tcPr>
                <w:tcW w:w="2852" w:type="dxa"/>
              </w:tcPr>
            </w:tcPrChange>
          </w:tcPr>
          <w:p w14:paraId="7AE75896" w14:textId="3D9207F8" w:rsidR="00CB34D3" w:rsidRPr="00802990" w:rsidRDefault="00CB34D3" w:rsidP="00802990">
            <w:pPr>
              <w:pStyle w:val="TableHeadingRow"/>
              <w:tabs>
                <w:tab w:val="left" w:pos="1629"/>
              </w:tabs>
              <w:spacing w:line="360" w:lineRule="auto"/>
              <w:contextualSpacing/>
              <w:jc w:val="both"/>
              <w:cnfStyle w:val="100000000000" w:firstRow="1" w:lastRow="0" w:firstColumn="0" w:lastColumn="0" w:oddVBand="0" w:evenVBand="0" w:oddHBand="0" w:evenHBand="0" w:firstRowFirstColumn="0" w:firstRowLastColumn="0" w:lastRowFirstColumn="0" w:lastRowLastColumn="0"/>
              <w:rPr>
                <w:ins w:id="408" w:author="Chara Katiri" w:date="2015-04-11T01:24:00Z"/>
                <w:rFonts w:ascii="Times" w:hAnsi="Times"/>
                <w:b/>
                <w:bCs w:val="0"/>
                <w:color w:val="000000" w:themeColor="text1"/>
                <w:szCs w:val="22"/>
                <w:shd w:val="clear" w:color="auto" w:fill="FFFFFF"/>
                <w:rPrChange w:id="409" w:author="Chara Katiri" w:date="2015-04-12T20:48:00Z">
                  <w:rPr>
                    <w:ins w:id="410" w:author="Chara Katiri" w:date="2015-04-11T01:24:00Z"/>
                    <w:rFonts w:ascii="Times" w:hAnsi="Times"/>
                    <w:b w:val="0"/>
                    <w:bCs w:val="0"/>
                    <w:color w:val="000000" w:themeColor="text1"/>
                    <w:szCs w:val="22"/>
                    <w:shd w:val="clear" w:color="auto" w:fill="FFFFFF"/>
                  </w:rPr>
                </w:rPrChange>
              </w:rPr>
              <w:pPrChange w:id="411" w:author="Chara Katiri" w:date="2015-04-12T20:48:00Z">
                <w:pPr>
                  <w:spacing w:line="360" w:lineRule="auto"/>
                  <w:contextualSpacing/>
                  <w:jc w:val="both"/>
                  <w:cnfStyle w:val="100000000000" w:firstRow="1" w:lastRow="0" w:firstColumn="0" w:lastColumn="0" w:oddVBand="0" w:evenVBand="0" w:oddHBand="0" w:evenHBand="0" w:firstRowFirstColumn="0" w:firstRowLastColumn="0" w:lastRowFirstColumn="0" w:lastRowLastColumn="0"/>
                </w:pPr>
              </w:pPrChange>
            </w:pPr>
            <w:ins w:id="412" w:author="Chara Katiri" w:date="2015-04-11T01:24:00Z">
              <w:r w:rsidRPr="00802990">
                <w:rPr>
                  <w:rFonts w:ascii="Times" w:hAnsi="Times"/>
                  <w:b/>
                  <w:color w:val="auto"/>
                  <w:szCs w:val="22"/>
                  <w:rPrChange w:id="413" w:author="Chara Katiri" w:date="2015-04-12T20:48:00Z">
                    <w:rPr>
                      <w:rFonts w:ascii="Times" w:hAnsi="Times"/>
                      <w:b w:val="0"/>
                      <w:color w:val="000000" w:themeColor="text1"/>
                      <w:szCs w:val="22"/>
                      <w:shd w:val="clear" w:color="auto" w:fill="FFFFFF"/>
                    </w:rPr>
                  </w:rPrChange>
                </w:rPr>
                <w:t>Action</w:t>
              </w:r>
            </w:ins>
            <w:ins w:id="414" w:author="Chara Katiri" w:date="2015-04-11T01:25:00Z">
              <w:r w:rsidR="005A7113" w:rsidRPr="00802990">
                <w:rPr>
                  <w:rFonts w:ascii="Times" w:hAnsi="Times"/>
                  <w:b/>
                  <w:color w:val="auto"/>
                  <w:szCs w:val="22"/>
                  <w:rPrChange w:id="415" w:author="Chara Katiri" w:date="2015-04-12T20:48:00Z">
                    <w:rPr>
                      <w:rFonts w:ascii="Times" w:hAnsi="Times"/>
                      <w:b w:val="0"/>
                      <w:color w:val="000000" w:themeColor="text1"/>
                      <w:szCs w:val="22"/>
                      <w:shd w:val="clear" w:color="auto" w:fill="FFFFFF"/>
                    </w:rPr>
                  </w:rPrChange>
                </w:rPr>
                <w:t xml:space="preserve"> (or </w:t>
              </w:r>
              <w:r w:rsidRPr="00802990">
                <w:rPr>
                  <w:rFonts w:ascii="Times" w:hAnsi="Times"/>
                  <w:b/>
                  <w:color w:val="auto"/>
                  <w:szCs w:val="22"/>
                  <w:rPrChange w:id="416" w:author="Chara Katiri" w:date="2015-04-12T20:48:00Z">
                    <w:rPr>
                      <w:rFonts w:ascii="Times" w:hAnsi="Times"/>
                      <w:b w:val="0"/>
                      <w:color w:val="000000" w:themeColor="text1"/>
                      <w:szCs w:val="22"/>
                      <w:shd w:val="clear" w:color="auto" w:fill="FFFFFF"/>
                    </w:rPr>
                  </w:rPrChange>
                </w:rPr>
                <w:t>Request)</w:t>
              </w:r>
            </w:ins>
            <w:ins w:id="417" w:author="Chara Katiri" w:date="2015-04-11T01:24:00Z">
              <w:r w:rsidR="005A7113" w:rsidRPr="00802990">
                <w:rPr>
                  <w:rFonts w:ascii="Times" w:hAnsi="Times"/>
                  <w:b/>
                  <w:color w:val="auto"/>
                  <w:szCs w:val="22"/>
                  <w:rPrChange w:id="418" w:author="Chara Katiri" w:date="2015-04-12T20:48:00Z">
                    <w:rPr>
                      <w:rFonts w:ascii="Times" w:hAnsi="Times"/>
                      <w:b w:val="0"/>
                      <w:color w:val="000000" w:themeColor="text1"/>
                      <w:szCs w:val="22"/>
                      <w:shd w:val="clear" w:color="auto" w:fill="FFFFFF"/>
                    </w:rPr>
                  </w:rPrChange>
                </w:rPr>
                <w:t xml:space="preserve"> O</w:t>
              </w:r>
              <w:r w:rsidRPr="00802990">
                <w:rPr>
                  <w:rFonts w:ascii="Times" w:hAnsi="Times"/>
                  <w:b/>
                  <w:color w:val="auto"/>
                  <w:szCs w:val="22"/>
                  <w:rPrChange w:id="419" w:author="Chara Katiri" w:date="2015-04-12T20:48:00Z">
                    <w:rPr>
                      <w:rFonts w:ascii="Times" w:hAnsi="Times"/>
                      <w:b w:val="0"/>
                      <w:color w:val="000000" w:themeColor="text1"/>
                      <w:szCs w:val="22"/>
                      <w:shd w:val="clear" w:color="auto" w:fill="FFFFFF"/>
                    </w:rPr>
                  </w:rPrChange>
                </w:rPr>
                <w:t>riented MVC</w:t>
              </w:r>
            </w:ins>
            <w:ins w:id="420" w:author="Chara Katiri" w:date="2015-04-11T01:25:00Z">
              <w:r w:rsidRPr="00802990">
                <w:rPr>
                  <w:rFonts w:ascii="Times" w:hAnsi="Times"/>
                  <w:b/>
                  <w:color w:val="auto"/>
                  <w:szCs w:val="22"/>
                  <w:rPrChange w:id="421" w:author="Chara Katiri" w:date="2015-04-12T20:48:00Z">
                    <w:rPr>
                      <w:rFonts w:ascii="Times" w:hAnsi="Times"/>
                      <w:b w:val="0"/>
                      <w:color w:val="000000" w:themeColor="text1"/>
                      <w:szCs w:val="22"/>
                      <w:shd w:val="clear" w:color="auto" w:fill="FFFFFF"/>
                    </w:rPr>
                  </w:rPrChange>
                </w:rPr>
                <w:t xml:space="preserve"> (JSR)</w:t>
              </w:r>
            </w:ins>
          </w:p>
        </w:tc>
      </w:tr>
      <w:tr w:rsidR="00CB34D3" w:rsidRPr="00802990" w14:paraId="380C6ABB" w14:textId="77777777" w:rsidTr="00A05F6D">
        <w:trPr>
          <w:cnfStyle w:val="000000100000" w:firstRow="0" w:lastRow="0" w:firstColumn="0" w:lastColumn="0" w:oddVBand="0" w:evenVBand="0" w:oddHBand="1" w:evenHBand="0" w:firstRowFirstColumn="0" w:firstRowLastColumn="0" w:lastRowFirstColumn="0" w:lastRowLastColumn="0"/>
          <w:trHeight w:val="1198"/>
          <w:ins w:id="422" w:author="Chara Katiri" w:date="2015-04-11T01:29:00Z"/>
          <w:trPrChange w:id="423" w:author="Chara Katiri" w:date="2015-04-12T01:47:00Z">
            <w:trPr>
              <w:trHeight w:val="1198"/>
            </w:trPr>
          </w:trPrChange>
        </w:trPr>
        <w:tc>
          <w:tcPr>
            <w:cnfStyle w:val="001000000000" w:firstRow="0" w:lastRow="0" w:firstColumn="1" w:lastColumn="0" w:oddVBand="0" w:evenVBand="0" w:oddHBand="0" w:evenHBand="0" w:firstRowFirstColumn="0" w:firstRowLastColumn="0" w:lastRowFirstColumn="0" w:lastRowLastColumn="0"/>
            <w:tcW w:w="2852" w:type="dxa"/>
            <w:tcPrChange w:id="424" w:author="Chara Katiri" w:date="2015-04-12T01:47:00Z">
              <w:tcPr>
                <w:tcW w:w="2852" w:type="dxa"/>
              </w:tcPr>
            </w:tcPrChange>
          </w:tcPr>
          <w:p w14:paraId="2DC34CC3" w14:textId="06D76DD4" w:rsidR="00CB34D3" w:rsidRPr="00802990" w:rsidRDefault="00CB34D3" w:rsidP="00802990">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ins w:id="425" w:author="Chara Katiri" w:date="2015-04-11T01:29:00Z"/>
                <w:rFonts w:ascii="Times" w:eastAsia="Times New Roman" w:hAnsi="Times" w:cs="Times New Roman"/>
                <w:color w:val="000000" w:themeColor="text1"/>
                <w:sz w:val="22"/>
                <w:szCs w:val="22"/>
                <w:shd w:val="clear" w:color="auto" w:fill="FFFFFF"/>
                <w:lang w:val="en-GB"/>
                <w:rPrChange w:id="426" w:author="Chara Katiri" w:date="2015-04-12T20:48:00Z">
                  <w:rPr>
                    <w:ins w:id="427" w:author="Chara Katiri" w:date="2015-04-11T01:29:00Z"/>
                    <w:rFonts w:ascii="Times" w:eastAsia="Times New Roman" w:hAnsi="Times" w:cs="Arial"/>
                    <w:b w:val="0"/>
                    <w:bCs w:val="0"/>
                    <w:sz w:val="22"/>
                    <w:szCs w:val="22"/>
                    <w:shd w:val="clear" w:color="auto" w:fill="FFFFFF"/>
                    <w:lang w:val="en-GB"/>
                  </w:rPr>
                </w:rPrChange>
              </w:rPr>
            </w:pPr>
            <w:ins w:id="428" w:author="Chara Katiri" w:date="2015-04-11T01:29:00Z">
              <w:r w:rsidRPr="00802990">
                <w:rPr>
                  <w:rFonts w:ascii="Times" w:eastAsia="Times New Roman" w:hAnsi="Times" w:cs="Times New Roman"/>
                  <w:color w:val="000000" w:themeColor="text1"/>
                  <w:sz w:val="22"/>
                  <w:szCs w:val="22"/>
                  <w:shd w:val="clear" w:color="auto" w:fill="FFFFFF"/>
                  <w:lang w:val="en-GB"/>
                  <w:rPrChange w:id="429" w:author="Chara Katiri" w:date="2015-04-12T20:48:00Z">
                    <w:rPr>
                      <w:rFonts w:ascii="Times" w:eastAsia="Times New Roman" w:hAnsi="Times" w:cs="Arial"/>
                      <w:sz w:val="22"/>
                      <w:szCs w:val="22"/>
                      <w:shd w:val="clear" w:color="auto" w:fill="FFFFFF"/>
                      <w:lang w:val="en-GB"/>
                    </w:rPr>
                  </w:rPrChange>
                </w:rPr>
                <w:t>Example</w:t>
              </w:r>
            </w:ins>
            <w:ins w:id="430" w:author="Chara Katiri" w:date="2015-04-11T01:45:00Z">
              <w:r w:rsidR="000C7680" w:rsidRPr="00802990">
                <w:rPr>
                  <w:rFonts w:ascii="Times" w:eastAsia="Times New Roman" w:hAnsi="Times" w:cs="Times New Roman"/>
                  <w:color w:val="000000" w:themeColor="text1"/>
                  <w:sz w:val="22"/>
                  <w:szCs w:val="22"/>
                  <w:shd w:val="clear" w:color="auto" w:fill="FFFFFF"/>
                  <w:lang w:val="en-GB"/>
                  <w:rPrChange w:id="431" w:author="Chara Katiri" w:date="2015-04-12T20:48:00Z">
                    <w:rPr>
                      <w:rFonts w:ascii="Times" w:eastAsia="Times New Roman" w:hAnsi="Times" w:cs="Arial"/>
                      <w:sz w:val="22"/>
                      <w:szCs w:val="22"/>
                      <w:shd w:val="clear" w:color="auto" w:fill="FFFFFF"/>
                      <w:lang w:val="en-GB"/>
                    </w:rPr>
                  </w:rPrChange>
                </w:rPr>
                <w:t xml:space="preserve"> [36]</w:t>
              </w:r>
            </w:ins>
          </w:p>
        </w:tc>
        <w:tc>
          <w:tcPr>
            <w:tcW w:w="2852" w:type="dxa"/>
            <w:tcPrChange w:id="432" w:author="Chara Katiri" w:date="2015-04-12T01:47:00Z">
              <w:tcPr>
                <w:tcW w:w="2852" w:type="dxa"/>
              </w:tcPr>
            </w:tcPrChange>
          </w:tcPr>
          <w:p w14:paraId="3281477F" w14:textId="49E7C445" w:rsidR="00CB34D3" w:rsidRPr="00802990" w:rsidRDefault="00A336A0"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433" w:author="Chara Katiri" w:date="2015-04-11T01:57:00Z"/>
                <w:rFonts w:ascii="Times" w:eastAsia="Times New Roman" w:hAnsi="Times" w:cs="Times New Roman"/>
                <w:sz w:val="22"/>
                <w:szCs w:val="22"/>
                <w:shd w:val="clear" w:color="auto" w:fill="FFFFFF"/>
                <w:lang w:val="en-GB"/>
              </w:rPr>
            </w:pPr>
            <w:ins w:id="434" w:author="Chara Katiri" w:date="2015-04-11T01:57:00Z">
              <w:r w:rsidRPr="00802990">
                <w:rPr>
                  <w:rFonts w:ascii="Times" w:eastAsia="Times New Roman" w:hAnsi="Times" w:cs="Times New Roman"/>
                  <w:sz w:val="22"/>
                  <w:szCs w:val="22"/>
                  <w:shd w:val="clear" w:color="auto" w:fill="FFFFFF"/>
                  <w:lang w:val="en-GB"/>
                </w:rPr>
                <w:t>-</w:t>
              </w:r>
            </w:ins>
            <w:proofErr w:type="spellStart"/>
            <w:ins w:id="435" w:author="Chara Katiri" w:date="2015-04-11T02:17:00Z">
              <w:r w:rsidR="00FA37FB" w:rsidRPr="00802990">
                <w:rPr>
                  <w:rFonts w:ascii="Times" w:eastAsia="Times New Roman" w:hAnsi="Times" w:cs="Times New Roman"/>
                  <w:sz w:val="22"/>
                  <w:szCs w:val="22"/>
                  <w:shd w:val="clear" w:color="auto" w:fill="FFFFFF"/>
                  <w:lang w:val="en-GB"/>
                </w:rPr>
                <w:t>JavaServer</w:t>
              </w:r>
              <w:proofErr w:type="spellEnd"/>
              <w:r w:rsidR="00FA37FB" w:rsidRPr="00802990">
                <w:rPr>
                  <w:rFonts w:ascii="Times" w:eastAsia="Times New Roman" w:hAnsi="Times" w:cs="Times New Roman"/>
                  <w:sz w:val="22"/>
                  <w:szCs w:val="22"/>
                  <w:shd w:val="clear" w:color="auto" w:fill="FFFFFF"/>
                  <w:lang w:val="en-GB"/>
                </w:rPr>
                <w:t xml:space="preserve"> Faces </w:t>
              </w:r>
            </w:ins>
            <w:ins w:id="436" w:author="Chara Katiri" w:date="2015-04-11T01:57:00Z">
              <w:r w:rsidRPr="00802990">
                <w:rPr>
                  <w:rFonts w:ascii="Times" w:eastAsia="Times New Roman" w:hAnsi="Times" w:cs="Times New Roman"/>
                  <w:sz w:val="22"/>
                  <w:szCs w:val="22"/>
                  <w:shd w:val="clear" w:color="auto" w:fill="FFFFFF"/>
                  <w:lang w:val="en-GB"/>
                </w:rPr>
                <w:t>JSF</w:t>
              </w:r>
            </w:ins>
          </w:p>
          <w:p w14:paraId="4304A566" w14:textId="77777777" w:rsidR="00A336A0" w:rsidRPr="00802990" w:rsidRDefault="00A336A0"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437" w:author="Chara Katiri" w:date="2015-04-11T01:57:00Z"/>
                <w:rFonts w:ascii="Times" w:eastAsia="Times New Roman" w:hAnsi="Times" w:cs="Times New Roman"/>
                <w:sz w:val="22"/>
                <w:szCs w:val="22"/>
                <w:shd w:val="clear" w:color="auto" w:fill="FFFFFF"/>
                <w:lang w:val="en-GB"/>
              </w:rPr>
            </w:pPr>
          </w:p>
          <w:p w14:paraId="43D8D966" w14:textId="77777777" w:rsidR="00A336A0" w:rsidRPr="00802990" w:rsidRDefault="00A336A0"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438" w:author="Chara Katiri" w:date="2015-04-11T02:17:00Z"/>
                <w:rFonts w:ascii="Times" w:eastAsia="Times New Roman" w:hAnsi="Times" w:cs="Times New Roman"/>
                <w:sz w:val="22"/>
                <w:szCs w:val="22"/>
                <w:shd w:val="clear" w:color="auto" w:fill="FFFFFF"/>
                <w:lang w:val="en-GB"/>
              </w:rPr>
            </w:pPr>
            <w:ins w:id="439" w:author="Chara Katiri" w:date="2015-04-11T01:57:00Z">
              <w:r w:rsidRPr="00802990">
                <w:rPr>
                  <w:rFonts w:ascii="Times" w:eastAsia="Times New Roman" w:hAnsi="Times" w:cs="Times New Roman"/>
                  <w:sz w:val="22"/>
                  <w:szCs w:val="22"/>
                  <w:shd w:val="clear" w:color="auto" w:fill="FFFFFF"/>
                  <w:lang w:val="en-GB"/>
                </w:rPr>
                <w:t>-</w:t>
              </w:r>
            </w:ins>
            <w:ins w:id="440" w:author="Chara Katiri" w:date="2015-04-11T02:17:00Z">
              <w:r w:rsidR="00FA37FB" w:rsidRPr="00802990">
                <w:rPr>
                  <w:rFonts w:ascii="Times" w:eastAsia="Times New Roman" w:hAnsi="Times" w:cs="Times New Roman"/>
                  <w:sz w:val="22"/>
                  <w:szCs w:val="22"/>
                  <w:shd w:val="clear" w:color="auto" w:fill="FFFFFF"/>
                  <w:lang w:val="en-GB"/>
                </w:rPr>
                <w:t>Wicket</w:t>
              </w:r>
            </w:ins>
          </w:p>
          <w:p w14:paraId="67498E15" w14:textId="77777777" w:rsidR="00FA37FB" w:rsidRPr="00802990" w:rsidRDefault="00FA37FB"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441" w:author="Chara Katiri" w:date="2015-04-11T02:17:00Z"/>
                <w:rFonts w:ascii="Times" w:eastAsia="Times New Roman" w:hAnsi="Times" w:cs="Times New Roman"/>
                <w:sz w:val="22"/>
                <w:szCs w:val="22"/>
                <w:shd w:val="clear" w:color="auto" w:fill="FFFFFF"/>
                <w:lang w:val="en-GB"/>
              </w:rPr>
            </w:pPr>
          </w:p>
          <w:p w14:paraId="386497E7" w14:textId="0BDCB757" w:rsidR="00FA37FB" w:rsidRPr="00802990" w:rsidRDefault="00FA37FB"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442" w:author="Chara Katiri" w:date="2015-04-11T01:29:00Z"/>
                <w:rFonts w:ascii="Times" w:eastAsia="Times New Roman" w:hAnsi="Times" w:cs="Times New Roman"/>
                <w:sz w:val="22"/>
                <w:szCs w:val="22"/>
                <w:shd w:val="clear" w:color="auto" w:fill="FFFFFF"/>
                <w:lang w:val="en-GB"/>
              </w:rPr>
              <w:pPrChange w:id="443" w:author="Chara Katiri" w:date="2015-04-12T20:48:00Z">
                <w:pPr>
                  <w:cnfStyle w:val="000000100000" w:firstRow="0" w:lastRow="0" w:firstColumn="0" w:lastColumn="0" w:oddVBand="0" w:evenVBand="0" w:oddHBand="1" w:evenHBand="0" w:firstRowFirstColumn="0" w:firstRowLastColumn="0" w:lastRowFirstColumn="0" w:lastRowLastColumn="0"/>
                </w:pPr>
              </w:pPrChange>
            </w:pPr>
            <w:ins w:id="444" w:author="Chara Katiri" w:date="2015-04-11T02:17:00Z">
              <w:r w:rsidRPr="00802990">
                <w:rPr>
                  <w:rFonts w:ascii="Times" w:eastAsia="Times New Roman" w:hAnsi="Times" w:cs="Times New Roman"/>
                  <w:sz w:val="22"/>
                  <w:szCs w:val="22"/>
                  <w:shd w:val="clear" w:color="auto" w:fill="FFFFFF"/>
                  <w:lang w:val="en-GB"/>
                </w:rPr>
                <w:t>-Tapestry</w:t>
              </w:r>
            </w:ins>
          </w:p>
        </w:tc>
        <w:tc>
          <w:tcPr>
            <w:tcW w:w="2852" w:type="dxa"/>
            <w:tcPrChange w:id="445" w:author="Chara Katiri" w:date="2015-04-12T01:47:00Z">
              <w:tcPr>
                <w:tcW w:w="2852" w:type="dxa"/>
              </w:tcPr>
            </w:tcPrChange>
          </w:tcPr>
          <w:p w14:paraId="59DA3838" w14:textId="77777777" w:rsidR="00A336A0" w:rsidRPr="00802990" w:rsidRDefault="00A336A0"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446" w:author="Chara Katiri" w:date="2015-04-11T01:57:00Z"/>
                <w:rFonts w:ascii="Times" w:eastAsia="Times New Roman" w:hAnsi="Times" w:cs="Times New Roman"/>
                <w:sz w:val="22"/>
                <w:szCs w:val="22"/>
                <w:shd w:val="clear" w:color="auto" w:fill="FFFFFF"/>
                <w:lang w:val="en-GB"/>
              </w:rPr>
            </w:pPr>
            <w:ins w:id="447" w:author="Chara Katiri" w:date="2015-04-11T01:57:00Z">
              <w:r w:rsidRPr="00802990">
                <w:rPr>
                  <w:rFonts w:ascii="Times" w:eastAsia="Times New Roman" w:hAnsi="Times" w:cs="Times New Roman"/>
                  <w:sz w:val="22"/>
                  <w:szCs w:val="22"/>
                  <w:shd w:val="clear" w:color="auto" w:fill="FFFFFF"/>
                  <w:lang w:val="en-GB"/>
                </w:rPr>
                <w:t>-Spring MVC.</w:t>
              </w:r>
            </w:ins>
          </w:p>
          <w:p w14:paraId="30629182" w14:textId="77777777" w:rsidR="00A336A0" w:rsidRPr="00802990" w:rsidRDefault="00A336A0"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448" w:author="Chara Katiri" w:date="2015-04-11T01:57:00Z"/>
                <w:rFonts w:ascii="Times" w:eastAsia="Times New Roman" w:hAnsi="Times" w:cs="Times New Roman"/>
                <w:sz w:val="22"/>
                <w:szCs w:val="22"/>
                <w:shd w:val="clear" w:color="auto" w:fill="FFFFFF"/>
                <w:lang w:val="en-GB"/>
              </w:rPr>
            </w:pPr>
          </w:p>
          <w:p w14:paraId="4D6BB2C5" w14:textId="22EB1A74" w:rsidR="00A336A0" w:rsidRPr="00802990" w:rsidRDefault="00A336A0"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449" w:author="Chara Katiri" w:date="2015-04-11T01:57:00Z"/>
                <w:rFonts w:ascii="Times" w:eastAsia="Times New Roman" w:hAnsi="Times" w:cs="Times New Roman"/>
                <w:sz w:val="22"/>
                <w:szCs w:val="22"/>
                <w:shd w:val="clear" w:color="auto" w:fill="FFFFFF"/>
                <w:lang w:val="en-GB"/>
              </w:rPr>
            </w:pPr>
            <w:ins w:id="450" w:author="Chara Katiri" w:date="2015-04-11T01:57:00Z">
              <w:r w:rsidRPr="00802990">
                <w:rPr>
                  <w:rFonts w:ascii="Times" w:eastAsia="Times New Roman" w:hAnsi="Times" w:cs="Times New Roman"/>
                  <w:sz w:val="22"/>
                  <w:szCs w:val="22"/>
                  <w:shd w:val="clear" w:color="auto" w:fill="FFFFFF"/>
                  <w:lang w:val="en-GB"/>
                </w:rPr>
                <w:t xml:space="preserve">-Apache Struts (known as </w:t>
              </w:r>
              <w:proofErr w:type="spellStart"/>
              <w:r w:rsidRPr="00802990">
                <w:rPr>
                  <w:rFonts w:ascii="Times" w:eastAsia="Times New Roman" w:hAnsi="Times" w:cs="Times New Roman"/>
                  <w:sz w:val="22"/>
                  <w:szCs w:val="22"/>
                  <w:shd w:val="clear" w:color="auto" w:fill="FFFFFF"/>
                  <w:lang w:val="en-GB"/>
                </w:rPr>
                <w:t>Jakarata</w:t>
              </w:r>
              <w:proofErr w:type="spellEnd"/>
              <w:r w:rsidRPr="00802990">
                <w:rPr>
                  <w:rFonts w:ascii="Times" w:eastAsia="Times New Roman" w:hAnsi="Times" w:cs="Times New Roman"/>
                  <w:sz w:val="22"/>
                  <w:szCs w:val="22"/>
                  <w:shd w:val="clear" w:color="auto" w:fill="FFFFFF"/>
                  <w:lang w:val="en-GB"/>
                </w:rPr>
                <w:t xml:space="preserve"> Struts).</w:t>
              </w:r>
            </w:ins>
          </w:p>
          <w:p w14:paraId="5074F900" w14:textId="77777777" w:rsidR="00A336A0" w:rsidRPr="00802990" w:rsidRDefault="00A336A0"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451" w:author="Chara Katiri" w:date="2015-04-11T01:57:00Z"/>
                <w:rFonts w:ascii="Times" w:eastAsia="Times New Roman" w:hAnsi="Times" w:cs="Times New Roman"/>
                <w:sz w:val="22"/>
                <w:szCs w:val="22"/>
                <w:shd w:val="clear" w:color="auto" w:fill="FFFFFF"/>
                <w:lang w:val="en-GB"/>
              </w:rPr>
            </w:pPr>
          </w:p>
          <w:p w14:paraId="06244234" w14:textId="097691B2" w:rsidR="00A336A0" w:rsidRPr="00802990" w:rsidRDefault="00A336A0"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452" w:author="Chara Katiri" w:date="2015-04-11T01:29:00Z"/>
                <w:rFonts w:ascii="Times" w:eastAsia="Times New Roman" w:hAnsi="Times" w:cs="Times New Roman"/>
                <w:sz w:val="22"/>
                <w:szCs w:val="22"/>
                <w:shd w:val="clear" w:color="auto" w:fill="FFFFFF"/>
                <w:lang w:val="en-GB"/>
              </w:rPr>
            </w:pPr>
            <w:ins w:id="453" w:author="Chara Katiri" w:date="2015-04-11T01:57:00Z">
              <w:r w:rsidRPr="00802990">
                <w:rPr>
                  <w:rFonts w:ascii="Times" w:eastAsia="Times New Roman" w:hAnsi="Times" w:cs="Times New Roman"/>
                  <w:sz w:val="22"/>
                  <w:szCs w:val="22"/>
                  <w:shd w:val="clear" w:color="auto" w:fill="FFFFFF"/>
                  <w:lang w:val="en-GB"/>
                </w:rPr>
                <w:t>-Stripes.</w:t>
              </w:r>
            </w:ins>
          </w:p>
        </w:tc>
      </w:tr>
      <w:tr w:rsidR="00CB34D3" w:rsidRPr="00802990" w14:paraId="6F43ED5D" w14:textId="77777777" w:rsidTr="00A05F6D">
        <w:trPr>
          <w:trHeight w:val="1198"/>
          <w:ins w:id="454" w:author="Chara Katiri" w:date="2015-04-11T01:24:00Z"/>
          <w:trPrChange w:id="455" w:author="Chara Katiri" w:date="2015-04-12T01:47:00Z">
            <w:trPr>
              <w:trHeight w:val="1198"/>
            </w:trPr>
          </w:trPrChange>
        </w:trPr>
        <w:tc>
          <w:tcPr>
            <w:cnfStyle w:val="001000000000" w:firstRow="0" w:lastRow="0" w:firstColumn="1" w:lastColumn="0" w:oddVBand="0" w:evenVBand="0" w:oddHBand="0" w:evenHBand="0" w:firstRowFirstColumn="0" w:firstRowLastColumn="0" w:lastRowFirstColumn="0" w:lastRowLastColumn="0"/>
            <w:tcW w:w="2852" w:type="dxa"/>
            <w:tcPrChange w:id="456" w:author="Chara Katiri" w:date="2015-04-12T01:47:00Z">
              <w:tcPr>
                <w:tcW w:w="2852" w:type="dxa"/>
              </w:tcPr>
            </w:tcPrChange>
          </w:tcPr>
          <w:p w14:paraId="2E868B34" w14:textId="6354067A" w:rsidR="00CB34D3" w:rsidRPr="00802990" w:rsidRDefault="009E798F" w:rsidP="00802990">
            <w:pPr>
              <w:spacing w:line="360" w:lineRule="auto"/>
              <w:contextualSpacing/>
              <w:jc w:val="both"/>
              <w:rPr>
                <w:ins w:id="457" w:author="Chara Katiri" w:date="2015-04-11T01:24:00Z"/>
                <w:rFonts w:ascii="Times" w:eastAsia="Times New Roman" w:hAnsi="Times" w:cs="Times New Roman"/>
                <w:color w:val="000000" w:themeColor="text1"/>
                <w:sz w:val="22"/>
                <w:szCs w:val="22"/>
                <w:shd w:val="clear" w:color="auto" w:fill="FFFFFF"/>
                <w:lang w:val="en-GB"/>
                <w:rPrChange w:id="458" w:author="Chara Katiri" w:date="2015-04-12T20:48:00Z">
                  <w:rPr>
                    <w:ins w:id="459" w:author="Chara Katiri" w:date="2015-04-11T01:24:00Z"/>
                    <w:rFonts w:ascii="Times" w:eastAsia="Times New Roman" w:hAnsi="Times" w:cs="Arial"/>
                    <w:b w:val="0"/>
                    <w:bCs w:val="0"/>
                    <w:sz w:val="22"/>
                    <w:szCs w:val="22"/>
                    <w:shd w:val="clear" w:color="auto" w:fill="FFFFFF"/>
                    <w:lang w:val="en-GB"/>
                  </w:rPr>
                </w:rPrChange>
              </w:rPr>
            </w:pPr>
            <w:ins w:id="460" w:author="Chara Katiri" w:date="2015-04-11T02:05:00Z">
              <w:r w:rsidRPr="00802990">
                <w:rPr>
                  <w:rFonts w:ascii="Times" w:eastAsia="Times New Roman" w:hAnsi="Times" w:cs="Times New Roman"/>
                  <w:color w:val="000000" w:themeColor="text1"/>
                  <w:sz w:val="22"/>
                  <w:szCs w:val="22"/>
                  <w:shd w:val="clear" w:color="auto" w:fill="FFFFFF"/>
                  <w:lang w:val="en-GB"/>
                  <w:rPrChange w:id="461" w:author="Chara Katiri" w:date="2015-04-12T20:48:00Z">
                    <w:rPr>
                      <w:rFonts w:ascii="Times" w:eastAsia="Times New Roman" w:hAnsi="Times" w:cs="Arial"/>
                      <w:sz w:val="22"/>
                      <w:szCs w:val="22"/>
                      <w:shd w:val="clear" w:color="auto" w:fill="FFFFFF"/>
                      <w:lang w:val="en-GB"/>
                    </w:rPr>
                  </w:rPrChange>
                </w:rPr>
                <w:t>Characteristics</w:t>
              </w:r>
            </w:ins>
            <w:ins w:id="462" w:author="Chara Katiri" w:date="2015-04-11T01:44:00Z">
              <w:r w:rsidR="004A6C8B" w:rsidRPr="00802990">
                <w:rPr>
                  <w:rFonts w:ascii="Times" w:eastAsia="Times New Roman" w:hAnsi="Times" w:cs="Times New Roman"/>
                  <w:color w:val="000000" w:themeColor="text1"/>
                  <w:sz w:val="22"/>
                  <w:szCs w:val="22"/>
                  <w:shd w:val="clear" w:color="auto" w:fill="FFFFFF"/>
                  <w:lang w:val="en-GB"/>
                </w:rPr>
                <w:t xml:space="preserve"> [36], [37]</w:t>
              </w:r>
              <w:r w:rsidR="000C7680" w:rsidRPr="00802990">
                <w:rPr>
                  <w:rFonts w:ascii="Times" w:eastAsia="Times New Roman" w:hAnsi="Times" w:cs="Times New Roman"/>
                  <w:color w:val="000000" w:themeColor="text1"/>
                  <w:sz w:val="22"/>
                  <w:szCs w:val="22"/>
                  <w:shd w:val="clear" w:color="auto" w:fill="FFFFFF"/>
                  <w:lang w:val="en-GB"/>
                  <w:rPrChange w:id="463" w:author="Chara Katiri" w:date="2015-04-12T20:48:00Z">
                    <w:rPr>
                      <w:rFonts w:ascii="Times" w:eastAsia="Times New Roman" w:hAnsi="Times" w:cs="Arial"/>
                      <w:sz w:val="22"/>
                      <w:szCs w:val="22"/>
                      <w:shd w:val="clear" w:color="auto" w:fill="FFFFFF"/>
                      <w:lang w:val="en-GB"/>
                    </w:rPr>
                  </w:rPrChange>
                </w:rPr>
                <w:t>, [38]</w:t>
              </w:r>
            </w:ins>
          </w:p>
        </w:tc>
        <w:tc>
          <w:tcPr>
            <w:tcW w:w="2852" w:type="dxa"/>
            <w:tcPrChange w:id="464" w:author="Chara Katiri" w:date="2015-04-12T01:47:00Z">
              <w:tcPr>
                <w:tcW w:w="2852" w:type="dxa"/>
              </w:tcPr>
            </w:tcPrChange>
          </w:tcPr>
          <w:p w14:paraId="047FC844" w14:textId="77777777" w:rsidR="00A336A0" w:rsidRPr="00802990" w:rsidRDefault="00AD3B56"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465" w:author="Chara Katiri" w:date="2015-04-11T02:01:00Z"/>
                <w:rFonts w:ascii="Times" w:eastAsia="Times New Roman" w:hAnsi="Times" w:cs="Times New Roman"/>
                <w:sz w:val="22"/>
                <w:szCs w:val="22"/>
                <w:shd w:val="clear" w:color="auto" w:fill="FFFFFF"/>
                <w:lang w:val="en-GB"/>
              </w:rPr>
            </w:pPr>
            <w:ins w:id="466" w:author="Chara Katiri" w:date="2015-04-11T01:32:00Z">
              <w:r w:rsidRPr="00802990">
                <w:rPr>
                  <w:rFonts w:ascii="Times" w:eastAsia="Times New Roman" w:hAnsi="Times" w:cs="Times New Roman"/>
                  <w:sz w:val="22"/>
                  <w:szCs w:val="22"/>
                  <w:shd w:val="clear" w:color="auto" w:fill="FFFFFF"/>
                  <w:lang w:val="en-GB"/>
                </w:rPr>
                <w:t xml:space="preserve"> </w:t>
              </w:r>
            </w:ins>
            <w:ins w:id="467" w:author="Chara Katiri" w:date="2015-04-11T02:01:00Z">
              <w:r w:rsidR="00A336A0" w:rsidRPr="00802990">
                <w:rPr>
                  <w:rFonts w:ascii="Times" w:eastAsia="Times New Roman" w:hAnsi="Times" w:cs="Times New Roman"/>
                  <w:sz w:val="22"/>
                  <w:szCs w:val="22"/>
                  <w:shd w:val="clear" w:color="auto" w:fill="FFFFFF"/>
                  <w:lang w:val="en-GB"/>
                </w:rPr>
                <w:t>-Automatic request parameter procession.</w:t>
              </w:r>
            </w:ins>
          </w:p>
          <w:p w14:paraId="5186AC74" w14:textId="77777777" w:rsidR="00A336A0" w:rsidRPr="00802990" w:rsidRDefault="00A336A0"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468" w:author="Chara Katiri" w:date="2015-04-11T02:01:00Z"/>
                <w:rFonts w:ascii="Times" w:eastAsia="Times New Roman" w:hAnsi="Times" w:cs="Times New Roman"/>
                <w:sz w:val="22"/>
                <w:szCs w:val="22"/>
                <w:shd w:val="clear" w:color="auto" w:fill="FFFFFF"/>
                <w:lang w:val="en-GB"/>
              </w:rPr>
            </w:pPr>
          </w:p>
          <w:p w14:paraId="372CF866" w14:textId="77777777" w:rsidR="00A336A0" w:rsidRPr="00802990" w:rsidRDefault="00A336A0"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469" w:author="Chara Katiri" w:date="2015-04-11T02:01:00Z"/>
                <w:rFonts w:ascii="Times" w:eastAsia="Times New Roman" w:hAnsi="Times" w:cs="Times New Roman"/>
                <w:sz w:val="22"/>
                <w:szCs w:val="22"/>
                <w:shd w:val="clear" w:color="auto" w:fill="FFFFFF"/>
                <w:lang w:val="en-GB"/>
              </w:rPr>
            </w:pPr>
            <w:ins w:id="470" w:author="Chara Katiri" w:date="2015-04-11T02:01:00Z">
              <w:r w:rsidRPr="00802990">
                <w:rPr>
                  <w:rFonts w:ascii="Times" w:eastAsia="Times New Roman" w:hAnsi="Times" w:cs="Times New Roman"/>
                  <w:sz w:val="22"/>
                  <w:szCs w:val="22"/>
                  <w:shd w:val="clear" w:color="auto" w:fill="FFFFFF"/>
                  <w:lang w:val="en-GB"/>
                </w:rPr>
                <w:t>-View kept around.</w:t>
              </w:r>
            </w:ins>
          </w:p>
          <w:p w14:paraId="53422730" w14:textId="77777777" w:rsidR="00A336A0" w:rsidRPr="00802990" w:rsidRDefault="00A336A0"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471" w:author="Chara Katiri" w:date="2015-04-11T02:01:00Z"/>
                <w:rFonts w:ascii="Times" w:eastAsia="Times New Roman" w:hAnsi="Times" w:cs="Times New Roman"/>
                <w:sz w:val="22"/>
                <w:szCs w:val="22"/>
                <w:shd w:val="clear" w:color="auto" w:fill="FFFFFF"/>
                <w:lang w:val="en-GB"/>
              </w:rPr>
              <w:pPrChange w:id="472" w:author="Chara Katiri" w:date="2015-04-12T20:48:00Z">
                <w:pPr>
                  <w:cnfStyle w:val="000000000000" w:firstRow="0" w:lastRow="0" w:firstColumn="0" w:lastColumn="0" w:oddVBand="0" w:evenVBand="0" w:oddHBand="0" w:evenHBand="0" w:firstRowFirstColumn="0" w:firstRowLastColumn="0" w:lastRowFirstColumn="0" w:lastRowLastColumn="0"/>
                </w:pPr>
              </w:pPrChange>
            </w:pPr>
          </w:p>
          <w:p w14:paraId="39D4126E" w14:textId="77777777" w:rsidR="00A336A0" w:rsidRPr="00802990" w:rsidRDefault="00A336A0"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473" w:author="Chara Katiri" w:date="2015-04-11T02:01:00Z"/>
                <w:rFonts w:ascii="Times" w:eastAsia="Times New Roman" w:hAnsi="Times" w:cs="Times New Roman"/>
                <w:sz w:val="22"/>
                <w:szCs w:val="22"/>
                <w:shd w:val="clear" w:color="auto" w:fill="FFFFFF"/>
                <w:lang w:val="en-GB"/>
              </w:rPr>
              <w:pPrChange w:id="474" w:author="Chara Katiri" w:date="2015-04-12T20:48:00Z">
                <w:pPr>
                  <w:cnfStyle w:val="000000000000" w:firstRow="0" w:lastRow="0" w:firstColumn="0" w:lastColumn="0" w:oddVBand="0" w:evenVBand="0" w:oddHBand="0" w:evenHBand="0" w:firstRowFirstColumn="0" w:firstRowLastColumn="0" w:lastRowFirstColumn="0" w:lastRowLastColumn="0"/>
                </w:pPr>
              </w:pPrChange>
            </w:pPr>
            <w:ins w:id="475" w:author="Chara Katiri" w:date="2015-04-11T02:01:00Z">
              <w:r w:rsidRPr="00802990">
                <w:rPr>
                  <w:rFonts w:ascii="Times" w:eastAsia="Times New Roman" w:hAnsi="Times" w:cs="Times New Roman"/>
                  <w:sz w:val="22"/>
                  <w:szCs w:val="22"/>
                  <w:shd w:val="clear" w:color="auto" w:fill="FFFFFF"/>
                  <w:lang w:val="en-GB"/>
                </w:rPr>
                <w:t>-Component libraries that implement re-usable behaviour.</w:t>
              </w:r>
            </w:ins>
          </w:p>
          <w:p w14:paraId="17D3E4BF" w14:textId="77777777" w:rsidR="00A336A0" w:rsidRPr="00802990" w:rsidRDefault="00A336A0"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476" w:author="Chara Katiri" w:date="2015-04-11T01:58:00Z"/>
                <w:rFonts w:ascii="Times" w:eastAsia="Times New Roman" w:hAnsi="Times" w:cs="Times New Roman"/>
                <w:sz w:val="22"/>
                <w:szCs w:val="22"/>
                <w:shd w:val="clear" w:color="auto" w:fill="FFFFFF"/>
                <w:lang w:val="en-GB"/>
              </w:rPr>
              <w:pPrChange w:id="477" w:author="Chara Katiri" w:date="2015-04-12T20:48:00Z">
                <w:pPr>
                  <w:cnfStyle w:val="000000000000" w:firstRow="0" w:lastRow="0" w:firstColumn="0" w:lastColumn="0" w:oddVBand="0" w:evenVBand="0" w:oddHBand="0" w:evenHBand="0" w:firstRowFirstColumn="0" w:firstRowLastColumn="0" w:lastRowFirstColumn="0" w:lastRowLastColumn="0"/>
                </w:pPr>
              </w:pPrChange>
            </w:pPr>
          </w:p>
          <w:p w14:paraId="7088E340" w14:textId="1857BB03" w:rsidR="00A336A0" w:rsidRPr="00802990" w:rsidRDefault="00A336A0"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478" w:author="Chara Katiri" w:date="2015-04-11T02:01:00Z"/>
                <w:rFonts w:ascii="Times" w:eastAsia="Times New Roman" w:hAnsi="Times" w:cs="Times New Roman"/>
                <w:sz w:val="22"/>
                <w:szCs w:val="22"/>
                <w:shd w:val="clear" w:color="auto" w:fill="FFFFFF"/>
                <w:lang w:val="en-GB"/>
              </w:rPr>
              <w:pPrChange w:id="479" w:author="Chara Katiri" w:date="2015-04-12T20:48:00Z">
                <w:pPr>
                  <w:cnfStyle w:val="000000000000" w:firstRow="0" w:lastRow="0" w:firstColumn="0" w:lastColumn="0" w:oddVBand="0" w:evenVBand="0" w:oddHBand="0" w:evenHBand="0" w:firstRowFirstColumn="0" w:firstRowLastColumn="0" w:lastRowFirstColumn="0" w:lastRowLastColumn="0"/>
                </w:pPr>
              </w:pPrChange>
            </w:pPr>
            <w:ins w:id="480" w:author="Chara Katiri" w:date="2015-04-11T02:01:00Z">
              <w:r w:rsidRPr="00802990">
                <w:rPr>
                  <w:rFonts w:ascii="Times" w:eastAsia="Times New Roman" w:hAnsi="Times" w:cs="Times New Roman"/>
                  <w:sz w:val="22"/>
                  <w:szCs w:val="22"/>
                  <w:shd w:val="clear" w:color="auto" w:fill="FFFFFF"/>
                  <w:lang w:val="en-GB"/>
                </w:rPr>
                <w:t>-</w:t>
              </w:r>
            </w:ins>
            <w:ins w:id="481" w:author="Chara Katiri" w:date="2015-04-11T02:02:00Z">
              <w:r w:rsidRPr="00802990">
                <w:rPr>
                  <w:rFonts w:ascii="Times" w:eastAsia="Times New Roman" w:hAnsi="Times" w:cs="Times New Roman"/>
                  <w:sz w:val="22"/>
                  <w:szCs w:val="22"/>
                  <w:shd w:val="clear" w:color="auto" w:fill="FFFFFF"/>
                  <w:lang w:val="en-GB"/>
                </w:rPr>
                <w:t>Components render</w:t>
              </w:r>
            </w:ins>
            <w:ins w:id="482" w:author="Chara Katiri" w:date="2015-04-11T02:01:00Z">
              <w:r w:rsidRPr="00802990">
                <w:rPr>
                  <w:rFonts w:ascii="Times" w:eastAsia="Times New Roman" w:hAnsi="Times" w:cs="Times New Roman"/>
                  <w:sz w:val="22"/>
                  <w:szCs w:val="22"/>
                  <w:shd w:val="clear" w:color="auto" w:fill="FFFFFF"/>
                  <w:lang w:val="en-GB"/>
                </w:rPr>
                <w:t xml:space="preserve"> HTML/JavaScript.</w:t>
              </w:r>
            </w:ins>
          </w:p>
          <w:p w14:paraId="3FCC6FFD" w14:textId="77777777" w:rsidR="00A336A0" w:rsidRPr="00802990" w:rsidRDefault="00A336A0"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483" w:author="Chara Katiri" w:date="2015-04-11T02:02:00Z"/>
                <w:rFonts w:ascii="Times" w:eastAsia="Times New Roman" w:hAnsi="Times" w:cs="Times New Roman"/>
                <w:sz w:val="22"/>
                <w:szCs w:val="22"/>
                <w:shd w:val="clear" w:color="auto" w:fill="FFFFFF"/>
                <w:lang w:val="en-GB"/>
              </w:rPr>
              <w:pPrChange w:id="484" w:author="Chara Katiri" w:date="2015-04-12T20:48:00Z">
                <w:pPr>
                  <w:cnfStyle w:val="000000000000" w:firstRow="0" w:lastRow="0" w:firstColumn="0" w:lastColumn="0" w:oddVBand="0" w:evenVBand="0" w:oddHBand="0" w:evenHBand="0" w:firstRowFirstColumn="0" w:firstRowLastColumn="0" w:lastRowFirstColumn="0" w:lastRowLastColumn="0"/>
                </w:pPr>
              </w:pPrChange>
            </w:pPr>
          </w:p>
          <w:p w14:paraId="598FF19D" w14:textId="77777777" w:rsidR="00A336A0" w:rsidRPr="00802990" w:rsidRDefault="00A336A0"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485" w:author="Chara Katiri" w:date="2015-04-11T02:02:00Z"/>
                <w:rFonts w:ascii="Times" w:eastAsia="Times New Roman" w:hAnsi="Times" w:cs="Times New Roman"/>
                <w:sz w:val="22"/>
                <w:szCs w:val="22"/>
                <w:shd w:val="clear" w:color="auto" w:fill="FFFFFF"/>
                <w:lang w:val="en-GB"/>
              </w:rPr>
              <w:pPrChange w:id="486" w:author="Chara Katiri" w:date="2015-04-12T20:48:00Z">
                <w:pPr>
                  <w:cnfStyle w:val="000000000000" w:firstRow="0" w:lastRow="0" w:firstColumn="0" w:lastColumn="0" w:oddVBand="0" w:evenVBand="0" w:oddHBand="0" w:evenHBand="0" w:firstRowFirstColumn="0" w:firstRowLastColumn="0" w:lastRowFirstColumn="0" w:lastRowLastColumn="0"/>
                </w:pPr>
              </w:pPrChange>
            </w:pPr>
            <w:ins w:id="487" w:author="Chara Katiri" w:date="2015-04-11T02:02:00Z">
              <w:r w:rsidRPr="00802990">
                <w:rPr>
                  <w:rFonts w:ascii="Times" w:eastAsia="Times New Roman" w:hAnsi="Times" w:cs="Times New Roman"/>
                  <w:sz w:val="22"/>
                  <w:szCs w:val="22"/>
                  <w:shd w:val="clear" w:color="auto" w:fill="FFFFFF"/>
                  <w:lang w:val="en-GB"/>
                </w:rPr>
                <w:t>-Automatic input conversion.</w:t>
              </w:r>
            </w:ins>
          </w:p>
          <w:p w14:paraId="78AE2227" w14:textId="77777777" w:rsidR="00A336A0" w:rsidRPr="00802990" w:rsidRDefault="00A336A0"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488" w:author="Chara Katiri" w:date="2015-04-11T02:02:00Z"/>
                <w:rFonts w:ascii="Times" w:eastAsia="Times New Roman" w:hAnsi="Times" w:cs="Times New Roman"/>
                <w:sz w:val="22"/>
                <w:szCs w:val="22"/>
                <w:shd w:val="clear" w:color="auto" w:fill="FFFFFF"/>
                <w:lang w:val="en-GB"/>
              </w:rPr>
              <w:pPrChange w:id="489" w:author="Chara Katiri" w:date="2015-04-12T20:48:00Z">
                <w:pPr>
                  <w:cnfStyle w:val="000000000000" w:firstRow="0" w:lastRow="0" w:firstColumn="0" w:lastColumn="0" w:oddVBand="0" w:evenVBand="0" w:oddHBand="0" w:evenHBand="0" w:firstRowFirstColumn="0" w:firstRowLastColumn="0" w:lastRowFirstColumn="0" w:lastRowLastColumn="0"/>
                </w:pPr>
              </w:pPrChange>
            </w:pPr>
          </w:p>
          <w:p w14:paraId="66D40680" w14:textId="77777777" w:rsidR="00A336A0" w:rsidRPr="00802990" w:rsidRDefault="00A336A0"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490" w:author="Chara Katiri" w:date="2015-04-11T02:02:00Z"/>
                <w:rFonts w:ascii="Times" w:eastAsia="Times New Roman" w:hAnsi="Times" w:cs="Times New Roman"/>
                <w:sz w:val="22"/>
                <w:szCs w:val="22"/>
                <w:shd w:val="clear" w:color="auto" w:fill="FFFFFF"/>
                <w:lang w:val="en-GB"/>
              </w:rPr>
              <w:pPrChange w:id="491" w:author="Chara Katiri" w:date="2015-04-12T20:48:00Z">
                <w:pPr>
                  <w:cnfStyle w:val="000000000000" w:firstRow="0" w:lastRow="0" w:firstColumn="0" w:lastColumn="0" w:oddVBand="0" w:evenVBand="0" w:oddHBand="0" w:evenHBand="0" w:firstRowFirstColumn="0" w:firstRowLastColumn="0" w:lastRowFirstColumn="0" w:lastRowLastColumn="0"/>
                </w:pPr>
              </w:pPrChange>
            </w:pPr>
          </w:p>
          <w:p w14:paraId="6F0A513C" w14:textId="2D7233D0" w:rsidR="00A336A0" w:rsidRPr="00802990" w:rsidRDefault="00FA37FB"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492" w:author="Chara Katiri" w:date="2015-04-11T02:02:00Z"/>
                <w:rFonts w:ascii="Times" w:eastAsia="Times New Roman" w:hAnsi="Times" w:cs="Times New Roman"/>
                <w:sz w:val="22"/>
                <w:szCs w:val="22"/>
                <w:shd w:val="clear" w:color="auto" w:fill="FFFFFF"/>
                <w:lang w:val="en-GB"/>
              </w:rPr>
              <w:pPrChange w:id="493" w:author="Chara Katiri" w:date="2015-04-12T20:48:00Z">
                <w:pPr>
                  <w:cnfStyle w:val="000000000000" w:firstRow="0" w:lastRow="0" w:firstColumn="0" w:lastColumn="0" w:oddVBand="0" w:evenVBand="0" w:oddHBand="0" w:evenHBand="0" w:firstRowFirstColumn="0" w:firstRowLastColumn="0" w:lastRowFirstColumn="0" w:lastRowLastColumn="0"/>
                </w:pPr>
              </w:pPrChange>
            </w:pPr>
            <w:ins w:id="494" w:author="Chara Katiri" w:date="2015-04-11T02:18:00Z">
              <w:r w:rsidRPr="00802990">
                <w:rPr>
                  <w:rFonts w:ascii="Times" w:eastAsia="Times New Roman" w:hAnsi="Times" w:cs="Times New Roman"/>
                  <w:sz w:val="22"/>
                  <w:szCs w:val="22"/>
                  <w:shd w:val="clear" w:color="auto" w:fill="FFFFFF"/>
                  <w:lang w:val="en-GB"/>
                </w:rPr>
                <w:t>-</w:t>
              </w:r>
            </w:ins>
            <w:ins w:id="495" w:author="Chara Katiri" w:date="2015-04-11T02:02:00Z">
              <w:r w:rsidR="00A336A0" w:rsidRPr="00802990">
                <w:rPr>
                  <w:rFonts w:ascii="Times" w:eastAsia="Times New Roman" w:hAnsi="Times" w:cs="Times New Roman"/>
                  <w:sz w:val="22"/>
                  <w:szCs w:val="22"/>
                  <w:shd w:val="clear" w:color="auto" w:fill="FFFFFF"/>
                  <w:lang w:val="en-GB"/>
                </w:rPr>
                <w:t>Automatic</w:t>
              </w:r>
              <w:r w:rsidR="009E798F" w:rsidRPr="00802990">
                <w:rPr>
                  <w:rFonts w:ascii="Times" w:eastAsia="Times New Roman" w:hAnsi="Times" w:cs="Times New Roman"/>
                  <w:sz w:val="22"/>
                  <w:szCs w:val="22"/>
                  <w:shd w:val="clear" w:color="auto" w:fill="FFFFFF"/>
                  <w:lang w:val="en-GB"/>
                </w:rPr>
                <w:t xml:space="preserve"> input validation.</w:t>
              </w:r>
            </w:ins>
          </w:p>
          <w:p w14:paraId="3BBEFC08" w14:textId="77777777" w:rsidR="009E798F" w:rsidRPr="00802990" w:rsidRDefault="009E798F"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496" w:author="Chara Katiri" w:date="2015-04-11T02:02:00Z"/>
                <w:rFonts w:ascii="Times" w:eastAsia="Times New Roman" w:hAnsi="Times" w:cs="Times New Roman"/>
                <w:sz w:val="22"/>
                <w:szCs w:val="22"/>
                <w:shd w:val="clear" w:color="auto" w:fill="FFFFFF"/>
                <w:lang w:val="en-GB"/>
              </w:rPr>
              <w:pPrChange w:id="497" w:author="Chara Katiri" w:date="2015-04-12T20:48:00Z">
                <w:pPr>
                  <w:cnfStyle w:val="000000000000" w:firstRow="0" w:lastRow="0" w:firstColumn="0" w:lastColumn="0" w:oddVBand="0" w:evenVBand="0" w:oddHBand="0" w:evenHBand="0" w:firstRowFirstColumn="0" w:firstRowLastColumn="0" w:lastRowFirstColumn="0" w:lastRowLastColumn="0"/>
                </w:pPr>
              </w:pPrChange>
            </w:pPr>
          </w:p>
          <w:p w14:paraId="463DC544" w14:textId="77777777" w:rsidR="009E798F" w:rsidRPr="00802990" w:rsidRDefault="009E798F"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498" w:author="Chara Katiri" w:date="2015-04-11T02:02:00Z"/>
                <w:rFonts w:ascii="Times" w:eastAsia="Times New Roman" w:hAnsi="Times" w:cs="Times New Roman"/>
                <w:sz w:val="22"/>
                <w:szCs w:val="22"/>
                <w:shd w:val="clear" w:color="auto" w:fill="FFFFFF"/>
                <w:lang w:val="en-GB"/>
              </w:rPr>
              <w:pPrChange w:id="499" w:author="Chara Katiri" w:date="2015-04-12T20:48:00Z">
                <w:pPr>
                  <w:cnfStyle w:val="000000000000" w:firstRow="0" w:lastRow="0" w:firstColumn="0" w:lastColumn="0" w:oddVBand="0" w:evenVBand="0" w:oddHBand="0" w:evenHBand="0" w:firstRowFirstColumn="0" w:firstRowLastColumn="0" w:lastRowFirstColumn="0" w:lastRowLastColumn="0"/>
                </w:pPr>
              </w:pPrChange>
            </w:pPr>
          </w:p>
          <w:p w14:paraId="1E71FF18" w14:textId="56785D5F" w:rsidR="00EB7B69" w:rsidRPr="00802990" w:rsidRDefault="009E798F"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500" w:author="Chara Katiri" w:date="2015-04-11T01:42:00Z"/>
                <w:rFonts w:ascii="Times" w:eastAsia="Times New Roman" w:hAnsi="Times" w:cs="Times New Roman"/>
                <w:sz w:val="22"/>
                <w:szCs w:val="22"/>
                <w:shd w:val="clear" w:color="auto" w:fill="FFFFFF"/>
                <w:lang w:val="en-GB"/>
              </w:rPr>
              <w:pPrChange w:id="501" w:author="Chara Katiri" w:date="2015-04-12T20:48:00Z">
                <w:pPr>
                  <w:cnfStyle w:val="000000000000" w:firstRow="0" w:lastRow="0" w:firstColumn="0" w:lastColumn="0" w:oddVBand="0" w:evenVBand="0" w:oddHBand="0" w:evenHBand="0" w:firstRowFirstColumn="0" w:firstRowLastColumn="0" w:lastRowFirstColumn="0" w:lastRowLastColumn="0"/>
                </w:pPr>
              </w:pPrChange>
            </w:pPr>
            <w:ins w:id="502" w:author="Chara Katiri" w:date="2015-04-11T02:02:00Z">
              <w:r w:rsidRPr="00802990">
                <w:rPr>
                  <w:rFonts w:ascii="Times" w:eastAsia="Times New Roman" w:hAnsi="Times" w:cs="Times New Roman"/>
                  <w:sz w:val="22"/>
                  <w:szCs w:val="22"/>
                  <w:shd w:val="clear" w:color="auto" w:fill="FFFFFF"/>
                  <w:lang w:val="en-GB"/>
                </w:rPr>
                <w:t xml:space="preserve">-Page centric. </w:t>
              </w:r>
            </w:ins>
          </w:p>
          <w:p w14:paraId="1100C89A" w14:textId="0FD3B74A" w:rsidR="00EB7B69" w:rsidRPr="00802990" w:rsidRDefault="00EB7B69"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503" w:author="Chara Katiri" w:date="2015-04-11T01:24:00Z"/>
                <w:rFonts w:ascii="Times" w:eastAsia="Times New Roman" w:hAnsi="Times" w:cs="Times New Roman"/>
                <w:sz w:val="22"/>
                <w:szCs w:val="22"/>
                <w:shd w:val="clear" w:color="auto" w:fill="FFFFFF"/>
                <w:lang w:val="en-GB"/>
              </w:rPr>
              <w:pPrChange w:id="504" w:author="Chara Katiri" w:date="2015-04-12T20:48:00Z">
                <w:pPr>
                  <w:cnfStyle w:val="000000000000" w:firstRow="0" w:lastRow="0" w:firstColumn="0" w:lastColumn="0" w:oddVBand="0" w:evenVBand="0" w:oddHBand="0" w:evenHBand="0" w:firstRowFirstColumn="0" w:firstRowLastColumn="0" w:lastRowFirstColumn="0" w:lastRowLastColumn="0"/>
                </w:pPr>
              </w:pPrChange>
            </w:pPr>
          </w:p>
        </w:tc>
        <w:tc>
          <w:tcPr>
            <w:tcW w:w="2852" w:type="dxa"/>
            <w:tcPrChange w:id="505" w:author="Chara Katiri" w:date="2015-04-12T01:47:00Z">
              <w:tcPr>
                <w:tcW w:w="2852" w:type="dxa"/>
              </w:tcPr>
            </w:tcPrChange>
          </w:tcPr>
          <w:p w14:paraId="476BBB10" w14:textId="77777777" w:rsidR="00A336A0" w:rsidRPr="00802990" w:rsidRDefault="00A336A0"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506" w:author="Chara Katiri" w:date="2015-04-11T02:00:00Z"/>
                <w:rFonts w:ascii="Times" w:eastAsia="Times New Roman" w:hAnsi="Times" w:cs="Times New Roman"/>
                <w:sz w:val="22"/>
                <w:szCs w:val="22"/>
                <w:shd w:val="clear" w:color="auto" w:fill="FFFFFF"/>
                <w:lang w:val="en-GB"/>
              </w:rPr>
            </w:pPr>
            <w:ins w:id="507" w:author="Chara Katiri" w:date="2015-04-11T01:59:00Z">
              <w:r w:rsidRPr="00802990">
                <w:rPr>
                  <w:rFonts w:ascii="Times" w:eastAsia="Times New Roman" w:hAnsi="Times" w:cs="Times New Roman"/>
                  <w:sz w:val="22"/>
                  <w:szCs w:val="22"/>
                  <w:shd w:val="clear" w:color="auto" w:fill="FFFFFF"/>
                  <w:lang w:val="en-GB"/>
                </w:rPr>
                <w:t>- Manual request parameter processing.</w:t>
              </w:r>
            </w:ins>
          </w:p>
          <w:p w14:paraId="5CB17AD3" w14:textId="77777777" w:rsidR="00A336A0" w:rsidRPr="00802990" w:rsidRDefault="00A336A0"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508" w:author="Chara Katiri" w:date="2015-04-11T01:59:00Z"/>
                <w:rFonts w:ascii="Times" w:eastAsia="Times New Roman" w:hAnsi="Times" w:cs="Times New Roman"/>
                <w:sz w:val="22"/>
                <w:szCs w:val="22"/>
                <w:shd w:val="clear" w:color="auto" w:fill="FFFFFF"/>
                <w:lang w:val="en-GB"/>
              </w:rPr>
            </w:pPr>
          </w:p>
          <w:p w14:paraId="379860E7" w14:textId="48F508EC" w:rsidR="00A336A0" w:rsidRPr="00802990" w:rsidRDefault="00A336A0"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509" w:author="Chara Katiri" w:date="2015-04-11T02:00:00Z"/>
                <w:rFonts w:ascii="Times" w:eastAsia="Times New Roman" w:hAnsi="Times" w:cs="Times New Roman"/>
                <w:sz w:val="22"/>
                <w:szCs w:val="22"/>
                <w:shd w:val="clear" w:color="auto" w:fill="FFFFFF"/>
                <w:lang w:val="en-GB"/>
              </w:rPr>
            </w:pPr>
            <w:ins w:id="510" w:author="Chara Katiri" w:date="2015-04-11T01:59:00Z">
              <w:r w:rsidRPr="00802990">
                <w:rPr>
                  <w:rFonts w:ascii="Times" w:eastAsia="Times New Roman" w:hAnsi="Times" w:cs="Times New Roman"/>
                  <w:sz w:val="22"/>
                  <w:szCs w:val="22"/>
                  <w:shd w:val="clear" w:color="auto" w:fill="FFFFFF"/>
                  <w:lang w:val="en-GB"/>
                </w:rPr>
                <w:t>-No view kept around.</w:t>
              </w:r>
            </w:ins>
          </w:p>
          <w:p w14:paraId="1FC1CC84" w14:textId="77777777" w:rsidR="00A336A0" w:rsidRPr="00802990" w:rsidRDefault="00A336A0"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511" w:author="Chara Katiri" w:date="2015-04-11T01:59:00Z"/>
                <w:rFonts w:ascii="Times" w:eastAsia="Times New Roman" w:hAnsi="Times" w:cs="Times New Roman"/>
                <w:sz w:val="22"/>
                <w:szCs w:val="22"/>
                <w:shd w:val="clear" w:color="auto" w:fill="FFFFFF"/>
                <w:lang w:val="en-GB"/>
              </w:rPr>
            </w:pPr>
          </w:p>
          <w:p w14:paraId="7B641395" w14:textId="61AC7373" w:rsidR="00A336A0" w:rsidRPr="00802990" w:rsidRDefault="00A336A0"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512" w:author="Chara Katiri" w:date="2015-04-11T02:00:00Z"/>
                <w:rFonts w:ascii="Times" w:eastAsia="Times New Roman" w:hAnsi="Times" w:cs="Times New Roman"/>
                <w:sz w:val="22"/>
                <w:szCs w:val="22"/>
                <w:shd w:val="clear" w:color="auto" w:fill="FFFFFF"/>
                <w:lang w:val="en-GB"/>
              </w:rPr>
            </w:pPr>
            <w:ins w:id="513" w:author="Chara Katiri" w:date="2015-04-11T01:59:00Z">
              <w:r w:rsidRPr="00802990">
                <w:rPr>
                  <w:rFonts w:ascii="Times" w:eastAsia="Times New Roman" w:hAnsi="Times" w:cs="Times New Roman"/>
                  <w:sz w:val="22"/>
                  <w:szCs w:val="22"/>
                  <w:shd w:val="clear" w:color="auto" w:fill="FFFFFF"/>
                  <w:lang w:val="en-GB"/>
                </w:rPr>
                <w:t>-Limited support for re-usable behaviour.</w:t>
              </w:r>
            </w:ins>
          </w:p>
          <w:p w14:paraId="68CFB1F4" w14:textId="77777777" w:rsidR="00A336A0" w:rsidRPr="00802990" w:rsidRDefault="00A336A0"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514" w:author="Chara Katiri" w:date="2015-04-11T02:01:00Z"/>
                <w:rFonts w:ascii="Times" w:eastAsia="Times New Roman" w:hAnsi="Times" w:cs="Times New Roman"/>
                <w:sz w:val="22"/>
                <w:szCs w:val="22"/>
                <w:shd w:val="clear" w:color="auto" w:fill="FFFFFF"/>
                <w:lang w:val="en-GB"/>
              </w:rPr>
            </w:pPr>
          </w:p>
          <w:p w14:paraId="6083EA9D" w14:textId="77777777" w:rsidR="00A336A0" w:rsidRPr="00802990" w:rsidRDefault="00A336A0"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515" w:author="Chara Katiri" w:date="2015-04-11T01:59:00Z"/>
                <w:rFonts w:ascii="Times" w:eastAsia="Times New Roman" w:hAnsi="Times" w:cs="Times New Roman"/>
                <w:sz w:val="22"/>
                <w:szCs w:val="22"/>
                <w:shd w:val="clear" w:color="auto" w:fill="FFFFFF"/>
                <w:lang w:val="en-GB"/>
              </w:rPr>
            </w:pPr>
          </w:p>
          <w:p w14:paraId="2FD5F379" w14:textId="020F158A" w:rsidR="00A336A0" w:rsidRPr="00802990" w:rsidRDefault="00A336A0"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516" w:author="Chara Katiri" w:date="2015-04-11T02:00:00Z"/>
                <w:rFonts w:ascii="Times" w:eastAsia="Times New Roman" w:hAnsi="Times" w:cs="Times New Roman"/>
                <w:sz w:val="22"/>
                <w:szCs w:val="22"/>
                <w:shd w:val="clear" w:color="auto" w:fill="FFFFFF"/>
                <w:lang w:val="en-GB"/>
              </w:rPr>
            </w:pPr>
            <w:ins w:id="517" w:author="Chara Katiri" w:date="2015-04-11T01:59:00Z">
              <w:r w:rsidRPr="00802990">
                <w:rPr>
                  <w:rFonts w:ascii="Times" w:eastAsia="Times New Roman" w:hAnsi="Times" w:cs="Times New Roman"/>
                  <w:sz w:val="22"/>
                  <w:szCs w:val="22"/>
                  <w:shd w:val="clear" w:color="auto" w:fill="FFFFFF"/>
                  <w:lang w:val="en-GB"/>
                </w:rPr>
                <w:t>-Developer responsible for all HTML / JavaScrip</w:t>
              </w:r>
            </w:ins>
            <w:ins w:id="518" w:author="Chara Katiri" w:date="2015-04-11T02:00:00Z">
              <w:r w:rsidRPr="00802990">
                <w:rPr>
                  <w:rFonts w:ascii="Times" w:eastAsia="Times New Roman" w:hAnsi="Times" w:cs="Times New Roman"/>
                  <w:sz w:val="22"/>
                  <w:szCs w:val="22"/>
                  <w:shd w:val="clear" w:color="auto" w:fill="FFFFFF"/>
                  <w:lang w:val="en-GB"/>
                </w:rPr>
                <w:t>t</w:t>
              </w:r>
            </w:ins>
            <w:ins w:id="519" w:author="Chara Katiri" w:date="2015-04-11T01:59:00Z">
              <w:r w:rsidRPr="00802990">
                <w:rPr>
                  <w:rFonts w:ascii="Times" w:eastAsia="Times New Roman" w:hAnsi="Times" w:cs="Times New Roman"/>
                  <w:sz w:val="22"/>
                  <w:szCs w:val="22"/>
                  <w:shd w:val="clear" w:color="auto" w:fill="FFFFFF"/>
                  <w:lang w:val="en-GB"/>
                </w:rPr>
                <w:t>.</w:t>
              </w:r>
            </w:ins>
          </w:p>
          <w:p w14:paraId="02EABADB" w14:textId="77777777" w:rsidR="00A336A0" w:rsidRPr="00802990" w:rsidRDefault="00A336A0"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520" w:author="Chara Katiri" w:date="2015-04-11T01:59:00Z"/>
                <w:rFonts w:ascii="Times" w:eastAsia="Times New Roman" w:hAnsi="Times" w:cs="Times New Roman"/>
                <w:sz w:val="22"/>
                <w:szCs w:val="22"/>
                <w:shd w:val="clear" w:color="auto" w:fill="FFFFFF"/>
                <w:lang w:val="en-GB"/>
              </w:rPr>
            </w:pPr>
          </w:p>
          <w:p w14:paraId="5A659394" w14:textId="56E61920" w:rsidR="00A336A0" w:rsidRPr="00802990" w:rsidRDefault="00A336A0"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521" w:author="Chara Katiri" w:date="2015-04-11T02:00:00Z"/>
                <w:rFonts w:ascii="Times" w:eastAsia="Times New Roman" w:hAnsi="Times" w:cs="Times New Roman"/>
                <w:sz w:val="22"/>
                <w:szCs w:val="22"/>
                <w:shd w:val="clear" w:color="auto" w:fill="FFFFFF"/>
                <w:lang w:val="en-GB"/>
              </w:rPr>
            </w:pPr>
            <w:ins w:id="522" w:author="Chara Katiri" w:date="2015-04-11T02:00:00Z">
              <w:r w:rsidRPr="00802990">
                <w:rPr>
                  <w:rFonts w:ascii="Times" w:eastAsia="Times New Roman" w:hAnsi="Times" w:cs="Times New Roman"/>
                  <w:sz w:val="22"/>
                  <w:szCs w:val="22"/>
                  <w:shd w:val="clear" w:color="auto" w:fill="FFFFFF"/>
                  <w:lang w:val="en-GB"/>
                </w:rPr>
                <w:t>-No automatic input conversion</w:t>
              </w:r>
            </w:ins>
            <w:ins w:id="523" w:author="Chara Katiri" w:date="2015-04-11T02:01:00Z">
              <w:r w:rsidRPr="00802990">
                <w:rPr>
                  <w:rFonts w:ascii="Times" w:eastAsia="Times New Roman" w:hAnsi="Times" w:cs="Times New Roman"/>
                  <w:sz w:val="22"/>
                  <w:szCs w:val="22"/>
                  <w:shd w:val="clear" w:color="auto" w:fill="FFFFFF"/>
                  <w:lang w:val="en-GB"/>
                </w:rPr>
                <w:t>.</w:t>
              </w:r>
            </w:ins>
          </w:p>
          <w:p w14:paraId="17BA0888" w14:textId="77777777" w:rsidR="00A336A0" w:rsidRPr="00802990" w:rsidRDefault="00A336A0"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524" w:author="Chara Katiri" w:date="2015-04-11T02:00:00Z"/>
                <w:rFonts w:ascii="Times" w:eastAsia="Times New Roman" w:hAnsi="Times" w:cs="Times New Roman"/>
                <w:sz w:val="22"/>
                <w:szCs w:val="22"/>
                <w:shd w:val="clear" w:color="auto" w:fill="FFFFFF"/>
                <w:lang w:val="en-GB"/>
              </w:rPr>
            </w:pPr>
          </w:p>
          <w:p w14:paraId="5211953C" w14:textId="77777777" w:rsidR="00A336A0" w:rsidRPr="00802990" w:rsidRDefault="00A336A0"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525" w:author="Chara Katiri" w:date="2015-04-11T02:01:00Z"/>
                <w:rFonts w:ascii="Times" w:eastAsia="Times New Roman" w:hAnsi="Times" w:cs="Times New Roman"/>
                <w:sz w:val="22"/>
                <w:szCs w:val="22"/>
                <w:shd w:val="clear" w:color="auto" w:fill="FFFFFF"/>
                <w:lang w:val="en-GB"/>
              </w:rPr>
            </w:pPr>
            <w:ins w:id="526" w:author="Chara Katiri" w:date="2015-04-11T02:00:00Z">
              <w:r w:rsidRPr="00802990">
                <w:rPr>
                  <w:rFonts w:ascii="Times" w:eastAsia="Times New Roman" w:hAnsi="Times" w:cs="Times New Roman"/>
                  <w:sz w:val="22"/>
                  <w:szCs w:val="22"/>
                  <w:shd w:val="clear" w:color="auto" w:fill="FFFFFF"/>
                  <w:lang w:val="en-GB"/>
                </w:rPr>
                <w:t>-No automatic input validation.</w:t>
              </w:r>
            </w:ins>
          </w:p>
          <w:p w14:paraId="545EBD08" w14:textId="77777777" w:rsidR="00A336A0" w:rsidRPr="00802990" w:rsidRDefault="00A336A0"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527" w:author="Chara Katiri" w:date="2015-04-11T02:00:00Z"/>
                <w:rFonts w:ascii="Times" w:eastAsia="Times New Roman" w:hAnsi="Times" w:cs="Times New Roman"/>
                <w:sz w:val="22"/>
                <w:szCs w:val="22"/>
                <w:shd w:val="clear" w:color="auto" w:fill="FFFFFF"/>
                <w:lang w:val="en-GB"/>
              </w:rPr>
            </w:pPr>
          </w:p>
          <w:p w14:paraId="5082A36B" w14:textId="5CA2392D" w:rsidR="00A336A0" w:rsidRPr="00802990" w:rsidRDefault="00A336A0"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528" w:author="Chara Katiri" w:date="2015-04-11T01:58:00Z"/>
                <w:rFonts w:ascii="Times" w:eastAsia="Times New Roman" w:hAnsi="Times" w:cs="Times New Roman"/>
                <w:sz w:val="22"/>
                <w:szCs w:val="22"/>
                <w:shd w:val="clear" w:color="auto" w:fill="FFFFFF"/>
                <w:lang w:val="en-GB"/>
              </w:rPr>
            </w:pPr>
            <w:ins w:id="529" w:author="Chara Katiri" w:date="2015-04-11T02:00:00Z">
              <w:r w:rsidRPr="00802990">
                <w:rPr>
                  <w:rFonts w:ascii="Times" w:eastAsia="Times New Roman" w:hAnsi="Times" w:cs="Times New Roman"/>
                  <w:sz w:val="22"/>
                  <w:szCs w:val="22"/>
                  <w:shd w:val="clear" w:color="auto" w:fill="FFFFFF"/>
                  <w:lang w:val="en-GB"/>
                </w:rPr>
                <w:t xml:space="preserve">-Request centric. </w:t>
              </w:r>
            </w:ins>
          </w:p>
          <w:p w14:paraId="661C85BF" w14:textId="509E94C0" w:rsidR="000C7680" w:rsidRPr="00802990" w:rsidRDefault="000C7680"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530" w:author="Chara Katiri" w:date="2015-04-11T01:24:00Z"/>
                <w:rFonts w:ascii="Times" w:eastAsia="Times New Roman" w:hAnsi="Times" w:cs="Times New Roman"/>
                <w:sz w:val="22"/>
                <w:szCs w:val="22"/>
                <w:shd w:val="clear" w:color="auto" w:fill="FFFFFF"/>
                <w:lang w:val="en-GB"/>
              </w:rPr>
            </w:pPr>
          </w:p>
        </w:tc>
      </w:tr>
    </w:tbl>
    <w:p w14:paraId="6A944878" w14:textId="35F063AD" w:rsidR="00CB34D3" w:rsidRPr="00802990" w:rsidRDefault="00DB09A0" w:rsidP="00802990">
      <w:pPr>
        <w:spacing w:line="360" w:lineRule="auto"/>
        <w:ind w:firstLine="720"/>
        <w:contextualSpacing/>
        <w:jc w:val="both"/>
        <w:rPr>
          <w:ins w:id="531" w:author="Chara Katiri" w:date="2015-04-11T01:23:00Z"/>
          <w:rFonts w:ascii="Times" w:eastAsia="Times New Roman" w:hAnsi="Times" w:cs="Times New Roman"/>
          <w:sz w:val="22"/>
          <w:szCs w:val="22"/>
          <w:lang w:val="en-GB"/>
          <w:rPrChange w:id="532" w:author="Chara Katiri" w:date="2015-04-12T20:48:00Z">
            <w:rPr>
              <w:ins w:id="533" w:author="Chara Katiri" w:date="2015-04-11T01:23:00Z"/>
              <w:rFonts w:ascii="Times" w:eastAsia="Times New Roman" w:hAnsi="Times" w:cs="Arial"/>
              <w:sz w:val="22"/>
              <w:szCs w:val="22"/>
              <w:shd w:val="clear" w:color="auto" w:fill="FFFFFF"/>
              <w:lang w:val="en-GB"/>
            </w:rPr>
          </w:rPrChange>
        </w:rPr>
        <w:pPrChange w:id="534" w:author="Chara Katiri" w:date="2015-04-12T20:48:00Z">
          <w:pPr>
            <w:ind w:firstLine="720"/>
          </w:pPr>
        </w:pPrChange>
      </w:pPr>
      <w:ins w:id="535" w:author="Chara Katiri" w:date="2015-04-11T02:56:00Z">
        <w:r w:rsidRPr="00802990">
          <w:rPr>
            <w:rFonts w:ascii="Times" w:eastAsia="Times New Roman" w:hAnsi="Times" w:cs="Times New Roman"/>
            <w:sz w:val="22"/>
            <w:szCs w:val="22"/>
            <w:lang w:val="en-GB"/>
            <w:rPrChange w:id="536" w:author="Chara Katiri" w:date="2015-04-12T20:48:00Z">
              <w:rPr>
                <w:rFonts w:ascii="Times" w:eastAsia="Times New Roman" w:hAnsi="Times" w:cs="Arial"/>
                <w:sz w:val="22"/>
                <w:szCs w:val="22"/>
                <w:shd w:val="clear" w:color="auto" w:fill="FFFFFF"/>
                <w:lang w:val="en-GB"/>
              </w:rPr>
            </w:rPrChange>
          </w:rPr>
          <w:lastRenderedPageBreak/>
          <w:t xml:space="preserve">The main difference between the two MVC Frameworks is </w:t>
        </w:r>
      </w:ins>
      <w:ins w:id="537" w:author="Chara Katiri" w:date="2015-04-11T02:59:00Z">
        <w:r w:rsidR="00D120BC" w:rsidRPr="00802990">
          <w:rPr>
            <w:rFonts w:ascii="Times" w:eastAsia="Times New Roman" w:hAnsi="Times" w:cs="Times New Roman"/>
            <w:sz w:val="22"/>
            <w:szCs w:val="22"/>
            <w:lang w:val="en-GB"/>
            <w:rPrChange w:id="538" w:author="Chara Katiri" w:date="2015-04-12T20:48:00Z">
              <w:rPr>
                <w:rFonts w:ascii="Times" w:eastAsia="Times New Roman" w:hAnsi="Times" w:cs="Arial"/>
                <w:sz w:val="22"/>
                <w:szCs w:val="22"/>
                <w:shd w:val="clear" w:color="auto" w:fill="FFFFFF"/>
                <w:lang w:val="en-GB"/>
              </w:rPr>
            </w:rPrChange>
          </w:rPr>
          <w:t xml:space="preserve">that in </w:t>
        </w:r>
      </w:ins>
      <w:ins w:id="539" w:author="Chara Katiri" w:date="2015-04-11T02:57:00Z">
        <w:r w:rsidRPr="00802990">
          <w:rPr>
            <w:rFonts w:ascii="Times" w:eastAsia="Times New Roman" w:hAnsi="Times" w:cs="Times New Roman"/>
            <w:sz w:val="22"/>
            <w:szCs w:val="22"/>
            <w:lang w:val="en-GB"/>
            <w:rPrChange w:id="540" w:author="Chara Katiri" w:date="2015-04-12T20:48:00Z">
              <w:rPr>
                <w:rFonts w:ascii="Times" w:eastAsia="Times New Roman" w:hAnsi="Times" w:cs="Arial"/>
                <w:sz w:val="22"/>
                <w:szCs w:val="22"/>
                <w:shd w:val="clear" w:color="auto" w:fill="FFFFFF"/>
                <w:lang w:val="en-GB"/>
              </w:rPr>
            </w:rPrChange>
          </w:rPr>
          <w:t xml:space="preserve">Component Oriented MVC (JSF) </w:t>
        </w:r>
      </w:ins>
      <w:ins w:id="541" w:author="Chara Katiri" w:date="2015-04-11T02:59:00Z">
        <w:r w:rsidR="00D120BC" w:rsidRPr="00802990">
          <w:rPr>
            <w:rFonts w:ascii="Times" w:eastAsia="Times New Roman" w:hAnsi="Times" w:cs="Times New Roman"/>
            <w:sz w:val="22"/>
            <w:szCs w:val="22"/>
            <w:lang w:val="en-GB"/>
            <w:rPrChange w:id="542" w:author="Chara Katiri" w:date="2015-04-12T20:48:00Z">
              <w:rPr>
                <w:rFonts w:ascii="Times" w:eastAsia="Times New Roman" w:hAnsi="Times" w:cs="Arial"/>
                <w:sz w:val="22"/>
                <w:szCs w:val="22"/>
                <w:shd w:val="clear" w:color="auto" w:fill="FFFFFF"/>
                <w:lang w:val="en-GB"/>
              </w:rPr>
            </w:rPrChange>
          </w:rPr>
          <w:t>the</w:t>
        </w:r>
      </w:ins>
      <w:ins w:id="543" w:author="Chara Katiri" w:date="2015-04-11T03:03:00Z">
        <w:r w:rsidR="00D120BC" w:rsidRPr="00802990">
          <w:rPr>
            <w:rFonts w:ascii="Times" w:eastAsia="Times New Roman" w:hAnsi="Times" w:cs="Times New Roman"/>
            <w:sz w:val="22"/>
            <w:szCs w:val="22"/>
            <w:lang w:val="en-GB"/>
            <w:rPrChange w:id="544" w:author="Chara Katiri" w:date="2015-04-12T20:48:00Z">
              <w:rPr>
                <w:rFonts w:ascii="Times" w:eastAsia="Times New Roman" w:hAnsi="Times" w:cs="Arial"/>
                <w:sz w:val="22"/>
                <w:szCs w:val="22"/>
                <w:shd w:val="clear" w:color="auto" w:fill="FFFFFF"/>
                <w:lang w:val="en-GB"/>
              </w:rPr>
            </w:rPrChange>
          </w:rPr>
          <w:t xml:space="preserve"> </w:t>
        </w:r>
      </w:ins>
      <w:ins w:id="545" w:author="Chara Katiri" w:date="2015-04-11T03:04:00Z">
        <w:r w:rsidR="004A6C8B" w:rsidRPr="00802990">
          <w:rPr>
            <w:rFonts w:ascii="Times" w:eastAsia="Times New Roman" w:hAnsi="Times" w:cs="Times New Roman"/>
            <w:sz w:val="22"/>
            <w:szCs w:val="22"/>
            <w:lang w:val="en-GB"/>
          </w:rPr>
          <w:t>framework provides the C</w:t>
        </w:r>
        <w:r w:rsidR="00D120BC" w:rsidRPr="00802990">
          <w:rPr>
            <w:rFonts w:ascii="Times" w:eastAsia="Times New Roman" w:hAnsi="Times" w:cs="Times New Roman"/>
            <w:sz w:val="22"/>
            <w:szCs w:val="22"/>
            <w:lang w:val="en-GB"/>
            <w:rPrChange w:id="546" w:author="Chara Katiri" w:date="2015-04-12T20:48:00Z">
              <w:rPr>
                <w:rFonts w:ascii="Times" w:eastAsia="Times New Roman" w:hAnsi="Times" w:cs="Arial"/>
                <w:sz w:val="22"/>
                <w:szCs w:val="22"/>
                <w:shd w:val="clear" w:color="auto" w:fill="FFFFFF"/>
                <w:lang w:val="en-GB"/>
              </w:rPr>
            </w:rPrChange>
          </w:rPr>
          <w:t>ontroller by default</w:t>
        </w:r>
      </w:ins>
      <w:ins w:id="547" w:author="Chara Katiri" w:date="2015-04-11T03:00:00Z">
        <w:r w:rsidR="00D120BC" w:rsidRPr="00802990">
          <w:rPr>
            <w:rFonts w:ascii="Times" w:eastAsia="Times New Roman" w:hAnsi="Times" w:cs="Times New Roman"/>
            <w:sz w:val="22"/>
            <w:szCs w:val="22"/>
            <w:lang w:val="en-GB"/>
            <w:rPrChange w:id="548" w:author="Chara Katiri" w:date="2015-04-12T20:48:00Z">
              <w:rPr>
                <w:rFonts w:ascii="Times" w:eastAsia="Times New Roman" w:hAnsi="Times" w:cs="Arial"/>
                <w:sz w:val="22"/>
                <w:szCs w:val="22"/>
                <w:shd w:val="clear" w:color="auto" w:fill="FFFFFF"/>
                <w:lang w:val="en-GB"/>
              </w:rPr>
            </w:rPrChange>
          </w:rPr>
          <w:t xml:space="preserve"> </w:t>
        </w:r>
      </w:ins>
      <w:ins w:id="549" w:author="Chara Katiri" w:date="2015-04-11T02:59:00Z">
        <w:r w:rsidR="00D120BC" w:rsidRPr="00802990">
          <w:rPr>
            <w:rFonts w:ascii="Times" w:eastAsia="Times New Roman" w:hAnsi="Times" w:cs="Times New Roman"/>
            <w:sz w:val="22"/>
            <w:szCs w:val="22"/>
            <w:lang w:val="en-GB"/>
            <w:rPrChange w:id="550" w:author="Chara Katiri" w:date="2015-04-12T20:48:00Z">
              <w:rPr>
                <w:rFonts w:ascii="Times" w:eastAsia="Times New Roman" w:hAnsi="Times" w:cs="Arial"/>
                <w:sz w:val="22"/>
                <w:szCs w:val="22"/>
                <w:shd w:val="clear" w:color="auto" w:fill="FFFFFF"/>
                <w:lang w:val="en-GB"/>
              </w:rPr>
            </w:rPrChange>
          </w:rPr>
          <w:t>and therefore the developer has very</w:t>
        </w:r>
      </w:ins>
      <w:ins w:id="551" w:author="Chara Katiri" w:date="2015-04-11T02:57:00Z">
        <w:r w:rsidR="00D120BC" w:rsidRPr="00802990">
          <w:rPr>
            <w:rFonts w:ascii="Times" w:eastAsia="Times New Roman" w:hAnsi="Times" w:cs="Times New Roman"/>
            <w:sz w:val="22"/>
            <w:szCs w:val="22"/>
            <w:lang w:val="en-GB"/>
            <w:rPrChange w:id="552" w:author="Chara Katiri" w:date="2015-04-12T20:48:00Z">
              <w:rPr>
                <w:rFonts w:ascii="Times" w:eastAsia="Times New Roman" w:hAnsi="Times" w:cs="Arial"/>
                <w:sz w:val="22"/>
                <w:szCs w:val="22"/>
                <w:shd w:val="clear" w:color="auto" w:fill="FFFFFF"/>
                <w:lang w:val="en-GB"/>
              </w:rPr>
            </w:rPrChange>
          </w:rPr>
          <w:t xml:space="preserve"> little control over </w:t>
        </w:r>
      </w:ins>
      <w:ins w:id="553" w:author="Chara Katiri" w:date="2015-04-11T02:59:00Z">
        <w:r w:rsidR="00D120BC" w:rsidRPr="00802990">
          <w:rPr>
            <w:rFonts w:ascii="Times" w:eastAsia="Times New Roman" w:hAnsi="Times" w:cs="Times New Roman"/>
            <w:sz w:val="22"/>
            <w:szCs w:val="22"/>
            <w:lang w:val="en-GB"/>
            <w:rPrChange w:id="554" w:author="Chara Katiri" w:date="2015-04-12T20:48:00Z">
              <w:rPr>
                <w:rFonts w:ascii="Times" w:eastAsia="Times New Roman" w:hAnsi="Times" w:cs="Arial"/>
                <w:sz w:val="22"/>
                <w:szCs w:val="22"/>
                <w:shd w:val="clear" w:color="auto" w:fill="FFFFFF"/>
                <w:lang w:val="en-GB"/>
              </w:rPr>
            </w:rPrChange>
          </w:rPr>
          <w:t>the</w:t>
        </w:r>
      </w:ins>
      <w:ins w:id="555" w:author="Chara Katiri" w:date="2015-04-11T03:13:00Z">
        <w:r w:rsidR="00E472E2" w:rsidRPr="00802990">
          <w:rPr>
            <w:rFonts w:ascii="Times" w:eastAsia="Times New Roman" w:hAnsi="Times" w:cs="Times New Roman"/>
            <w:sz w:val="22"/>
            <w:szCs w:val="22"/>
            <w:lang w:val="en-GB"/>
          </w:rPr>
          <w:t xml:space="preserve"> output of the</w:t>
        </w:r>
      </w:ins>
      <w:ins w:id="556" w:author="Chara Katiri" w:date="2015-04-11T02:59:00Z">
        <w:r w:rsidR="00E472E2" w:rsidRPr="00802990">
          <w:rPr>
            <w:rFonts w:ascii="Times" w:eastAsia="Times New Roman" w:hAnsi="Times" w:cs="Times New Roman"/>
            <w:sz w:val="22"/>
            <w:szCs w:val="22"/>
            <w:lang w:val="en-GB"/>
          </w:rPr>
          <w:t xml:space="preserve"> objects</w:t>
        </w:r>
        <w:r w:rsidR="00D120BC" w:rsidRPr="00802990">
          <w:rPr>
            <w:rFonts w:ascii="Times" w:eastAsia="Times New Roman" w:hAnsi="Times" w:cs="Times New Roman"/>
            <w:sz w:val="22"/>
            <w:szCs w:val="22"/>
            <w:lang w:val="en-GB"/>
            <w:rPrChange w:id="557" w:author="Chara Katiri" w:date="2015-04-12T20:48:00Z">
              <w:rPr>
                <w:rFonts w:ascii="Times" w:eastAsia="Times New Roman" w:hAnsi="Times" w:cs="Arial"/>
                <w:sz w:val="22"/>
                <w:szCs w:val="22"/>
                <w:shd w:val="clear" w:color="auto" w:fill="FFFFFF"/>
                <w:lang w:val="en-GB"/>
              </w:rPr>
            </w:rPrChange>
          </w:rPr>
          <w:t xml:space="preserve">. </w:t>
        </w:r>
      </w:ins>
      <w:ins w:id="558" w:author="Chara Katiri" w:date="2015-04-11T03:02:00Z">
        <w:r w:rsidR="00D120BC" w:rsidRPr="00802990">
          <w:rPr>
            <w:rFonts w:ascii="Times" w:eastAsia="Times New Roman" w:hAnsi="Times" w:cs="Times New Roman"/>
            <w:sz w:val="22"/>
            <w:szCs w:val="22"/>
            <w:lang w:val="en-GB"/>
            <w:rPrChange w:id="559" w:author="Chara Katiri" w:date="2015-04-12T20:48:00Z">
              <w:rPr>
                <w:rFonts w:ascii="Times" w:eastAsia="Times New Roman" w:hAnsi="Times" w:cs="Arial"/>
                <w:sz w:val="22"/>
                <w:szCs w:val="22"/>
                <w:shd w:val="clear" w:color="auto" w:fill="FFFFFF"/>
                <w:lang w:val="en-GB"/>
              </w:rPr>
            </w:rPrChange>
          </w:rPr>
          <w:t>On the other hand</w:t>
        </w:r>
      </w:ins>
      <w:ins w:id="560" w:author="Chara Katiri" w:date="2015-04-11T03:04:00Z">
        <w:r w:rsidR="00E472E2" w:rsidRPr="00802990">
          <w:rPr>
            <w:rFonts w:ascii="Times" w:eastAsia="Times New Roman" w:hAnsi="Times" w:cs="Times New Roman"/>
            <w:sz w:val="22"/>
            <w:szCs w:val="22"/>
            <w:lang w:val="en-GB"/>
            <w:rPrChange w:id="561" w:author="Chara Katiri" w:date="2015-04-12T20:48:00Z">
              <w:rPr>
                <w:rFonts w:ascii="Times" w:eastAsia="Times New Roman" w:hAnsi="Times" w:cs="Arial"/>
                <w:sz w:val="22"/>
                <w:szCs w:val="22"/>
                <w:shd w:val="clear" w:color="auto" w:fill="FFFFFF"/>
                <w:lang w:val="en-GB"/>
              </w:rPr>
            </w:rPrChange>
          </w:rPr>
          <w:t>,</w:t>
        </w:r>
      </w:ins>
      <w:ins w:id="562" w:author="Chara Katiri" w:date="2015-04-11T03:32:00Z">
        <w:r w:rsidR="004A6C8B" w:rsidRPr="00802990">
          <w:rPr>
            <w:rFonts w:ascii="Times" w:eastAsia="Times New Roman" w:hAnsi="Times" w:cs="Times New Roman"/>
            <w:sz w:val="22"/>
            <w:szCs w:val="22"/>
            <w:lang w:val="en-GB"/>
          </w:rPr>
          <w:t xml:space="preserve"> </w:t>
        </w:r>
      </w:ins>
      <w:ins w:id="563" w:author="Chara Katiri" w:date="2015-04-11T03:02:00Z">
        <w:r w:rsidR="00D120BC" w:rsidRPr="00802990">
          <w:rPr>
            <w:rFonts w:ascii="Times" w:eastAsia="Times New Roman" w:hAnsi="Times" w:cs="Times New Roman"/>
            <w:sz w:val="22"/>
            <w:szCs w:val="22"/>
            <w:lang w:val="en-GB"/>
            <w:rPrChange w:id="564" w:author="Chara Katiri" w:date="2015-04-12T20:48:00Z">
              <w:rPr>
                <w:rFonts w:ascii="Times" w:eastAsia="Times New Roman" w:hAnsi="Times" w:cs="Arial"/>
                <w:sz w:val="22"/>
                <w:szCs w:val="22"/>
                <w:shd w:val="clear" w:color="auto" w:fill="FFFFFF"/>
                <w:lang w:val="en-GB"/>
              </w:rPr>
            </w:rPrChange>
          </w:rPr>
          <w:t>Action Oriented MVC (JSR)</w:t>
        </w:r>
      </w:ins>
      <w:ins w:id="565" w:author="Chara Katiri" w:date="2015-04-11T03:03:00Z">
        <w:r w:rsidR="00D120BC" w:rsidRPr="00802990">
          <w:rPr>
            <w:rFonts w:ascii="Times" w:eastAsia="Times New Roman" w:hAnsi="Times" w:cs="Times New Roman"/>
            <w:sz w:val="22"/>
            <w:szCs w:val="22"/>
            <w:lang w:val="en-GB"/>
            <w:rPrChange w:id="566" w:author="Chara Katiri" w:date="2015-04-12T20:48:00Z">
              <w:rPr>
                <w:rFonts w:ascii="Times" w:eastAsia="Times New Roman" w:hAnsi="Times" w:cs="Arial"/>
                <w:sz w:val="22"/>
                <w:szCs w:val="22"/>
                <w:shd w:val="clear" w:color="auto" w:fill="FFFFFF"/>
                <w:lang w:val="en-GB"/>
              </w:rPr>
            </w:rPrChange>
          </w:rPr>
          <w:t xml:space="preserve"> </w:t>
        </w:r>
      </w:ins>
      <w:ins w:id="567" w:author="Chara Katiri" w:date="2015-04-11T03:10:00Z">
        <w:r w:rsidR="00E472E2" w:rsidRPr="00802990">
          <w:rPr>
            <w:rFonts w:ascii="Times" w:eastAsia="Times New Roman" w:hAnsi="Times" w:cs="Times New Roman"/>
            <w:sz w:val="22"/>
            <w:szCs w:val="22"/>
            <w:lang w:val="en-GB"/>
            <w:rPrChange w:id="568" w:author="Chara Katiri" w:date="2015-04-12T20:48:00Z">
              <w:rPr>
                <w:rFonts w:ascii="Times" w:eastAsia="Times New Roman" w:hAnsi="Times" w:cs="Arial"/>
                <w:sz w:val="22"/>
                <w:szCs w:val="22"/>
                <w:shd w:val="clear" w:color="auto" w:fill="FFFFFF"/>
                <w:lang w:val="en-GB"/>
              </w:rPr>
            </w:rPrChange>
          </w:rPr>
          <w:t xml:space="preserve">is configuration-intensive but </w:t>
        </w:r>
      </w:ins>
      <w:ins w:id="569" w:author="Chara Katiri" w:date="2015-04-11T03:12:00Z">
        <w:r w:rsidR="00E472E2" w:rsidRPr="00802990">
          <w:rPr>
            <w:rFonts w:ascii="Times" w:eastAsia="Times New Roman" w:hAnsi="Times" w:cs="Times New Roman"/>
            <w:sz w:val="22"/>
            <w:szCs w:val="22"/>
            <w:lang w:val="en-GB"/>
          </w:rPr>
          <w:t>enables</w:t>
        </w:r>
      </w:ins>
      <w:ins w:id="570" w:author="Chara Katiri" w:date="2015-04-11T03:10:00Z">
        <w:r w:rsidR="00E472E2" w:rsidRPr="00802990">
          <w:rPr>
            <w:rFonts w:ascii="Times" w:eastAsia="Times New Roman" w:hAnsi="Times" w:cs="Times New Roman"/>
            <w:sz w:val="22"/>
            <w:szCs w:val="22"/>
            <w:lang w:val="en-GB"/>
            <w:rPrChange w:id="571" w:author="Chara Katiri" w:date="2015-04-12T20:48:00Z">
              <w:rPr>
                <w:rFonts w:ascii="Times" w:eastAsia="Times New Roman" w:hAnsi="Times" w:cs="Arial"/>
                <w:sz w:val="22"/>
                <w:szCs w:val="22"/>
                <w:shd w:val="clear" w:color="auto" w:fill="FFFFFF"/>
                <w:lang w:val="en-GB"/>
              </w:rPr>
            </w:rPrChange>
          </w:rPr>
          <w:t xml:space="preserve"> the developer to define the </w:t>
        </w:r>
      </w:ins>
      <w:ins w:id="572" w:author="Chara Katiri" w:date="2015-04-11T03:04:00Z">
        <w:r w:rsidR="00D120BC" w:rsidRPr="00802990">
          <w:rPr>
            <w:rFonts w:ascii="Times" w:eastAsia="Times New Roman" w:hAnsi="Times" w:cs="Times New Roman"/>
            <w:sz w:val="22"/>
            <w:szCs w:val="22"/>
            <w:lang w:val="en-GB"/>
            <w:rPrChange w:id="573" w:author="Chara Katiri" w:date="2015-04-12T20:48:00Z">
              <w:rPr>
                <w:rFonts w:ascii="Times" w:eastAsia="Times New Roman" w:hAnsi="Times" w:cs="Arial"/>
                <w:sz w:val="22"/>
                <w:szCs w:val="22"/>
                <w:shd w:val="clear" w:color="auto" w:fill="FFFFFF"/>
                <w:lang w:val="en-GB"/>
              </w:rPr>
            </w:rPrChange>
          </w:rPr>
          <w:t>controller(s</w:t>
        </w:r>
      </w:ins>
      <w:ins w:id="574" w:author="Chara Katiri" w:date="2015-04-11T03:11:00Z">
        <w:r w:rsidR="00E472E2" w:rsidRPr="00802990">
          <w:rPr>
            <w:rFonts w:ascii="Times" w:eastAsia="Times New Roman" w:hAnsi="Times" w:cs="Times New Roman"/>
            <w:sz w:val="22"/>
            <w:szCs w:val="22"/>
            <w:lang w:val="en-GB"/>
            <w:rPrChange w:id="575" w:author="Chara Katiri" w:date="2015-04-12T20:48:00Z">
              <w:rPr>
                <w:rFonts w:ascii="Times" w:eastAsia="Times New Roman" w:hAnsi="Times" w:cs="Arial"/>
                <w:sz w:val="22"/>
                <w:szCs w:val="22"/>
                <w:shd w:val="clear" w:color="auto" w:fill="FFFFFF"/>
                <w:lang w:val="en-GB"/>
              </w:rPr>
            </w:rPrChange>
          </w:rPr>
          <w:t>), which</w:t>
        </w:r>
      </w:ins>
      <w:ins w:id="576" w:author="Chara Katiri" w:date="2015-04-11T03:05:00Z">
        <w:r w:rsidR="00D120BC" w:rsidRPr="00802990">
          <w:rPr>
            <w:rFonts w:ascii="Times" w:eastAsia="Times New Roman" w:hAnsi="Times" w:cs="Times New Roman"/>
            <w:sz w:val="22"/>
            <w:szCs w:val="22"/>
            <w:lang w:val="en-GB"/>
            <w:rPrChange w:id="577" w:author="Chara Katiri" w:date="2015-04-12T20:48:00Z">
              <w:rPr>
                <w:rFonts w:ascii="Times" w:eastAsia="Times New Roman" w:hAnsi="Times" w:cs="Arial"/>
                <w:sz w:val="22"/>
                <w:szCs w:val="22"/>
                <w:shd w:val="clear" w:color="auto" w:fill="FFFFFF"/>
                <w:lang w:val="en-GB"/>
              </w:rPr>
            </w:rPrChange>
          </w:rPr>
          <w:t xml:space="preserve"> allows </w:t>
        </w:r>
      </w:ins>
      <w:ins w:id="578" w:author="Chara Katiri" w:date="2015-04-11T03:09:00Z">
        <w:r w:rsidR="00E472E2" w:rsidRPr="00802990">
          <w:rPr>
            <w:rFonts w:ascii="Times" w:eastAsia="Times New Roman" w:hAnsi="Times" w:cs="Times New Roman"/>
            <w:sz w:val="22"/>
            <w:szCs w:val="22"/>
            <w:lang w:val="en-GB"/>
            <w:rPrChange w:id="579" w:author="Chara Katiri" w:date="2015-04-12T20:48:00Z">
              <w:rPr>
                <w:rFonts w:ascii="Times" w:eastAsia="Times New Roman" w:hAnsi="Times" w:cs="Arial"/>
                <w:sz w:val="22"/>
                <w:szCs w:val="22"/>
                <w:shd w:val="clear" w:color="auto" w:fill="FFFFFF"/>
                <w:lang w:val="en-GB"/>
              </w:rPr>
            </w:rPrChange>
          </w:rPr>
          <w:t xml:space="preserve">full and </w:t>
        </w:r>
      </w:ins>
      <w:ins w:id="580" w:author="Chara Katiri" w:date="2015-04-11T03:05:00Z">
        <w:r w:rsidR="00D120BC" w:rsidRPr="00802990">
          <w:rPr>
            <w:rFonts w:ascii="Times" w:eastAsia="Times New Roman" w:hAnsi="Times" w:cs="Times New Roman"/>
            <w:sz w:val="22"/>
            <w:szCs w:val="22"/>
            <w:lang w:val="en-GB"/>
            <w:rPrChange w:id="581" w:author="Chara Katiri" w:date="2015-04-12T20:48:00Z">
              <w:rPr>
                <w:rFonts w:ascii="Times" w:eastAsia="Times New Roman" w:hAnsi="Times" w:cs="Arial"/>
                <w:sz w:val="22"/>
                <w:szCs w:val="22"/>
                <w:shd w:val="clear" w:color="auto" w:fill="FFFFFF"/>
                <w:lang w:val="en-GB"/>
              </w:rPr>
            </w:rPrChange>
          </w:rPr>
          <w:t>detailed control</w:t>
        </w:r>
      </w:ins>
      <w:ins w:id="582" w:author="Chara Katiri" w:date="2015-04-11T03:09:00Z">
        <w:r w:rsidR="00E472E2" w:rsidRPr="00802990">
          <w:rPr>
            <w:rFonts w:ascii="Times" w:eastAsia="Times New Roman" w:hAnsi="Times" w:cs="Times New Roman"/>
            <w:sz w:val="22"/>
            <w:szCs w:val="22"/>
            <w:lang w:val="en-GB"/>
            <w:rPrChange w:id="583" w:author="Chara Katiri" w:date="2015-04-12T20:48:00Z">
              <w:rPr>
                <w:rFonts w:ascii="Times" w:eastAsia="Times New Roman" w:hAnsi="Times" w:cs="Arial"/>
                <w:sz w:val="22"/>
                <w:szCs w:val="22"/>
                <w:shd w:val="clear" w:color="auto" w:fill="FFFFFF"/>
                <w:lang w:val="en-GB"/>
              </w:rPr>
            </w:rPrChange>
          </w:rPr>
          <w:t xml:space="preserve"> of the output and help him focus on business logic</w:t>
        </w:r>
      </w:ins>
      <w:ins w:id="584" w:author="Chara Katiri" w:date="2015-04-11T03:05:00Z">
        <w:r w:rsidR="00D120BC" w:rsidRPr="00802990">
          <w:rPr>
            <w:rFonts w:ascii="Times" w:eastAsia="Times New Roman" w:hAnsi="Times" w:cs="Times New Roman"/>
            <w:sz w:val="22"/>
            <w:szCs w:val="22"/>
            <w:lang w:val="en-GB"/>
            <w:rPrChange w:id="585" w:author="Chara Katiri" w:date="2015-04-12T20:48:00Z">
              <w:rPr>
                <w:rFonts w:ascii="Times" w:eastAsia="Times New Roman" w:hAnsi="Times" w:cs="Arial"/>
                <w:sz w:val="22"/>
                <w:szCs w:val="22"/>
                <w:shd w:val="clear" w:color="auto" w:fill="FFFFFF"/>
                <w:lang w:val="en-GB"/>
              </w:rPr>
            </w:rPrChange>
          </w:rPr>
          <w:t xml:space="preserve">. </w:t>
        </w:r>
      </w:ins>
    </w:p>
    <w:p w14:paraId="55AD05D3" w14:textId="77777777" w:rsidR="00CB34D3" w:rsidRPr="00802990" w:rsidRDefault="00CB34D3" w:rsidP="00802990">
      <w:pPr>
        <w:spacing w:line="360" w:lineRule="auto"/>
        <w:ind w:firstLine="720"/>
        <w:contextualSpacing/>
        <w:jc w:val="both"/>
        <w:rPr>
          <w:ins w:id="586" w:author="Chara Katiri" w:date="2015-04-11T03:14:00Z"/>
          <w:rFonts w:ascii="Times" w:eastAsia="Times New Roman" w:hAnsi="Times" w:cs="Times New Roman"/>
          <w:sz w:val="22"/>
          <w:szCs w:val="22"/>
          <w:shd w:val="clear" w:color="auto" w:fill="FFFFFF"/>
          <w:lang w:val="en-GB"/>
        </w:rPr>
      </w:pPr>
    </w:p>
    <w:p w14:paraId="331840E7" w14:textId="2C30EE35" w:rsidR="00E472E2" w:rsidRPr="00802990" w:rsidRDefault="00E472E2" w:rsidP="00802990">
      <w:pPr>
        <w:spacing w:line="360" w:lineRule="auto"/>
        <w:ind w:firstLine="720"/>
        <w:contextualSpacing/>
        <w:jc w:val="both"/>
        <w:rPr>
          <w:ins w:id="587" w:author="Chara Katiri" w:date="2015-04-11T03:15:00Z"/>
          <w:rFonts w:ascii="Times" w:eastAsia="Times New Roman" w:hAnsi="Times" w:cs="Times New Roman"/>
          <w:sz w:val="22"/>
          <w:szCs w:val="22"/>
          <w:shd w:val="clear" w:color="auto" w:fill="FFFFFF"/>
          <w:lang w:val="en-GB"/>
        </w:rPr>
      </w:pPr>
      <w:commentRangeStart w:id="588"/>
      <w:ins w:id="589" w:author="Chara Katiri" w:date="2015-04-11T03:16:00Z">
        <w:r w:rsidRPr="00802990">
          <w:rPr>
            <w:rFonts w:ascii="Times" w:eastAsia="Times New Roman" w:hAnsi="Times" w:cs="Times New Roman"/>
            <w:sz w:val="22"/>
            <w:szCs w:val="22"/>
            <w:highlight w:val="yellow"/>
            <w:shd w:val="clear" w:color="auto" w:fill="FFFFFF"/>
            <w:lang w:val="en-GB"/>
          </w:rPr>
          <w:t>Regarding the diagrams</w:t>
        </w:r>
        <w:commentRangeEnd w:id="588"/>
        <w:r w:rsidRPr="00802990">
          <w:rPr>
            <w:rStyle w:val="CommentReference"/>
            <w:rFonts w:ascii="Times" w:hAnsi="Times" w:cs="Times New Roman"/>
            <w:sz w:val="22"/>
            <w:szCs w:val="22"/>
            <w:rPrChange w:id="590" w:author="Chara Katiri" w:date="2015-04-12T20:48:00Z">
              <w:rPr>
                <w:rStyle w:val="CommentReference"/>
              </w:rPr>
            </w:rPrChange>
          </w:rPr>
          <w:commentReference w:id="588"/>
        </w:r>
        <w:r w:rsidRPr="00802990">
          <w:rPr>
            <w:rFonts w:ascii="Times" w:eastAsia="Times New Roman" w:hAnsi="Times" w:cs="Times New Roman"/>
            <w:sz w:val="22"/>
            <w:szCs w:val="22"/>
            <w:highlight w:val="yellow"/>
            <w:shd w:val="clear" w:color="auto" w:fill="FFFFFF"/>
            <w:lang w:val="en-GB"/>
          </w:rPr>
          <w:t>:</w:t>
        </w:r>
      </w:ins>
    </w:p>
    <w:p w14:paraId="14AB4000" w14:textId="3EE0C89F" w:rsidR="00E472E2" w:rsidRPr="00802990" w:rsidRDefault="00E472E2" w:rsidP="00802990">
      <w:pPr>
        <w:spacing w:line="360" w:lineRule="auto"/>
        <w:ind w:firstLine="720"/>
        <w:contextualSpacing/>
        <w:jc w:val="both"/>
        <w:rPr>
          <w:ins w:id="591" w:author="Chara Katiri" w:date="2015-04-11T03:16:00Z"/>
          <w:rFonts w:ascii="Times" w:eastAsia="Times New Roman" w:hAnsi="Times" w:cs="Times New Roman"/>
          <w:sz w:val="22"/>
          <w:szCs w:val="22"/>
          <w:shd w:val="clear" w:color="auto" w:fill="FFFFFF"/>
          <w:lang w:val="en-GB"/>
        </w:rPr>
      </w:pPr>
      <w:ins w:id="592" w:author="Chara Katiri" w:date="2015-04-11T03:15:00Z">
        <w:r w:rsidRPr="00802990">
          <w:rPr>
            <w:rFonts w:ascii="Times" w:eastAsia="Times New Roman" w:hAnsi="Times" w:cs="Times New Roman"/>
            <w:noProof/>
            <w:sz w:val="22"/>
            <w:szCs w:val="22"/>
            <w:shd w:val="clear" w:color="auto" w:fill="FFFFFF"/>
            <w:rPrChange w:id="593" w:author="Chara Katiri" w:date="2015-04-12T20:48:00Z">
              <w:rPr>
                <w:noProof/>
              </w:rPr>
            </w:rPrChange>
          </w:rPr>
          <w:drawing>
            <wp:inline distT="0" distB="0" distL="0" distR="0" wp14:anchorId="3B6AB0D4" wp14:editId="68600154">
              <wp:extent cx="5252663" cy="2565132"/>
              <wp:effectExtent l="0" t="0" r="5715" b="635"/>
              <wp:docPr id="18" name="Picture 18" descr="Macintosh HD:Users:CharaKatiri:Desktop:Screen Shot 2015-04-11 at 03.1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aKatiri:Desktop:Screen Shot 2015-04-11 at 03.15.3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3453" cy="2565518"/>
                      </a:xfrm>
                      <a:prstGeom prst="rect">
                        <a:avLst/>
                      </a:prstGeom>
                      <a:noFill/>
                      <a:ln>
                        <a:noFill/>
                      </a:ln>
                    </pic:spPr>
                  </pic:pic>
                </a:graphicData>
              </a:graphic>
            </wp:inline>
          </w:drawing>
        </w:r>
      </w:ins>
    </w:p>
    <w:p w14:paraId="60844E00" w14:textId="0F730264" w:rsidR="00E472E2" w:rsidRPr="00802990" w:rsidRDefault="00E472E2" w:rsidP="00802990">
      <w:pPr>
        <w:spacing w:line="360" w:lineRule="auto"/>
        <w:ind w:firstLine="720"/>
        <w:contextualSpacing/>
        <w:jc w:val="both"/>
        <w:rPr>
          <w:ins w:id="594" w:author="Chara Katiri" w:date="2015-04-11T03:15:00Z"/>
          <w:rFonts w:ascii="Times" w:eastAsia="Times New Roman" w:hAnsi="Times" w:cs="Times New Roman"/>
          <w:sz w:val="22"/>
          <w:szCs w:val="22"/>
          <w:shd w:val="clear" w:color="auto" w:fill="FFFFFF"/>
          <w:lang w:val="en-GB"/>
        </w:rPr>
      </w:pPr>
      <w:ins w:id="595" w:author="Chara Katiri" w:date="2015-04-11T03:16:00Z">
        <w:r w:rsidRPr="00802990">
          <w:rPr>
            <w:rFonts w:ascii="Times" w:eastAsia="Times New Roman" w:hAnsi="Times" w:cs="Times New Roman"/>
            <w:noProof/>
            <w:sz w:val="22"/>
            <w:szCs w:val="22"/>
            <w:shd w:val="clear" w:color="auto" w:fill="FFFFFF"/>
            <w:rPrChange w:id="596" w:author="Chara Katiri" w:date="2015-04-12T20:48:00Z">
              <w:rPr>
                <w:noProof/>
              </w:rPr>
            </w:rPrChange>
          </w:rPr>
          <w:drawing>
            <wp:inline distT="0" distB="0" distL="0" distR="0" wp14:anchorId="2985D2B2" wp14:editId="2D46C7FD">
              <wp:extent cx="5722620" cy="2229485"/>
              <wp:effectExtent l="0" t="0" r="0" b="5715"/>
              <wp:docPr id="20" name="Picture 20" descr="Macintosh HD:Users:CharaKatiri:Desktop:Screen Shot 2015-04-11 at 03.1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raKatiri:Desktop:Screen Shot 2015-04-11 at 03.15.1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2229485"/>
                      </a:xfrm>
                      <a:prstGeom prst="rect">
                        <a:avLst/>
                      </a:prstGeom>
                      <a:noFill/>
                      <a:ln>
                        <a:noFill/>
                      </a:ln>
                    </pic:spPr>
                  </pic:pic>
                </a:graphicData>
              </a:graphic>
            </wp:inline>
          </w:drawing>
        </w:r>
      </w:ins>
    </w:p>
    <w:p w14:paraId="58C81561" w14:textId="77777777" w:rsidR="00E472E2" w:rsidRPr="00802990" w:rsidRDefault="00E472E2" w:rsidP="00802990">
      <w:pPr>
        <w:spacing w:line="360" w:lineRule="auto"/>
        <w:ind w:firstLine="720"/>
        <w:contextualSpacing/>
        <w:jc w:val="both"/>
        <w:rPr>
          <w:ins w:id="597" w:author="Chara Katiri" w:date="2015-04-11T03:14:00Z"/>
          <w:rFonts w:ascii="Times" w:eastAsia="Times New Roman" w:hAnsi="Times" w:cs="Times New Roman"/>
          <w:sz w:val="22"/>
          <w:szCs w:val="22"/>
          <w:shd w:val="clear" w:color="auto" w:fill="FFFFFF"/>
          <w:lang w:val="en-GB"/>
        </w:rPr>
      </w:pPr>
    </w:p>
    <w:p w14:paraId="747A0609" w14:textId="77777777" w:rsidR="00E472E2" w:rsidRPr="00802990" w:rsidRDefault="00E472E2" w:rsidP="00802990">
      <w:pPr>
        <w:spacing w:line="360" w:lineRule="auto"/>
        <w:ind w:firstLine="720"/>
        <w:contextualSpacing/>
        <w:jc w:val="both"/>
        <w:rPr>
          <w:ins w:id="598" w:author="Chara Katiri" w:date="2015-04-11T00:54:00Z"/>
          <w:rFonts w:ascii="Times" w:eastAsia="Times New Roman" w:hAnsi="Times" w:cs="Times New Roman"/>
          <w:sz w:val="22"/>
          <w:szCs w:val="22"/>
          <w:shd w:val="clear" w:color="auto" w:fill="FFFFFF"/>
          <w:lang w:val="en-GB"/>
        </w:rPr>
      </w:pPr>
    </w:p>
    <w:p w14:paraId="076569D2" w14:textId="43A57CD7" w:rsidR="00923135" w:rsidRPr="00802990" w:rsidRDefault="003A0AE7" w:rsidP="00802990">
      <w:pPr>
        <w:pStyle w:val="Heading2"/>
        <w:numPr>
          <w:ilvl w:val="1"/>
          <w:numId w:val="13"/>
        </w:numPr>
        <w:spacing w:line="360" w:lineRule="auto"/>
        <w:contextualSpacing/>
        <w:jc w:val="both"/>
        <w:rPr>
          <w:ins w:id="599" w:author="Chara Katiri" w:date="2015-04-11T02:30:00Z"/>
          <w:rFonts w:ascii="Times" w:hAnsi="Times" w:cs="Times New Roman"/>
          <w:color w:val="auto"/>
          <w:sz w:val="22"/>
          <w:szCs w:val="22"/>
          <w:lang w:val="en-GB"/>
        </w:rPr>
      </w:pPr>
      <w:bookmarkStart w:id="600" w:name="_Toc290491147"/>
      <w:ins w:id="601" w:author="Chara Katiri" w:date="2015-04-11T02:29:00Z">
        <w:r w:rsidRPr="00802990">
          <w:rPr>
            <w:rFonts w:ascii="Times" w:hAnsi="Times" w:cs="Times New Roman"/>
            <w:color w:val="auto"/>
            <w:sz w:val="22"/>
            <w:szCs w:val="22"/>
            <w:lang w:val="en-GB"/>
          </w:rPr>
          <w:t>Spring MVC Framework</w:t>
        </w:r>
      </w:ins>
      <w:bookmarkEnd w:id="600"/>
    </w:p>
    <w:p w14:paraId="3EB32596" w14:textId="77777777" w:rsidR="003A0AE7" w:rsidRPr="00802990" w:rsidRDefault="003A0AE7" w:rsidP="00802990">
      <w:pPr>
        <w:spacing w:line="360" w:lineRule="auto"/>
        <w:ind w:firstLine="720"/>
        <w:contextualSpacing/>
        <w:jc w:val="both"/>
        <w:rPr>
          <w:ins w:id="602" w:author="Chara Katiri" w:date="2015-04-11T02:32:00Z"/>
          <w:rFonts w:ascii="Times" w:eastAsia="Times New Roman" w:hAnsi="Times" w:cs="Times New Roman"/>
          <w:sz w:val="22"/>
          <w:szCs w:val="22"/>
          <w:lang w:val="en-GB"/>
        </w:rPr>
      </w:pPr>
      <w:ins w:id="603" w:author="Chara Katiri" w:date="2015-04-11T02:32:00Z">
        <w:r w:rsidRPr="00802990">
          <w:rPr>
            <w:rFonts w:ascii="Times" w:eastAsia="Times New Roman" w:hAnsi="Times" w:cs="Times New Roman"/>
            <w:sz w:val="22"/>
            <w:szCs w:val="22"/>
            <w:lang w:val="en-GB"/>
          </w:rPr>
          <w:t>The client and web server website is developed using Java and the Spring MVC Framework.</w:t>
        </w:r>
      </w:ins>
    </w:p>
    <w:p w14:paraId="79B5D164" w14:textId="77777777" w:rsidR="003A0AE7" w:rsidRPr="00802990" w:rsidRDefault="003A0AE7" w:rsidP="00802990">
      <w:pPr>
        <w:spacing w:line="360" w:lineRule="auto"/>
        <w:contextualSpacing/>
        <w:jc w:val="both"/>
        <w:rPr>
          <w:ins w:id="604" w:author="Chara Katiri" w:date="2015-04-11T02:32:00Z"/>
          <w:rFonts w:ascii="Times" w:eastAsia="Times New Roman" w:hAnsi="Times" w:cs="Times New Roman"/>
          <w:sz w:val="22"/>
          <w:szCs w:val="22"/>
          <w:lang w:val="en-GB"/>
        </w:rPr>
      </w:pPr>
      <w:ins w:id="605" w:author="Chara Katiri" w:date="2015-04-11T02:32:00Z">
        <w:r w:rsidRPr="00802990">
          <w:rPr>
            <w:rFonts w:ascii="Times" w:eastAsia="Times New Roman" w:hAnsi="Times" w:cs="Times New Roman"/>
            <w:sz w:val="22"/>
            <w:szCs w:val="22"/>
            <w:shd w:val="clear" w:color="auto" w:fill="FFFFFF"/>
            <w:lang w:val="en-GB"/>
          </w:rPr>
          <w:t xml:space="preserve">Spring MVC is a lightweight action oriented framework (also known as request oriented implementation). </w:t>
        </w:r>
        <w:r w:rsidRPr="00802990">
          <w:rPr>
            <w:rFonts w:ascii="Times" w:eastAsia="Times New Roman" w:hAnsi="Times" w:cs="Times New Roman"/>
            <w:i/>
            <w:sz w:val="22"/>
            <w:szCs w:val="22"/>
            <w:lang w:val="en-GB"/>
          </w:rPr>
          <w:t>Spring Framework</w:t>
        </w:r>
        <w:r w:rsidRPr="00802990">
          <w:rPr>
            <w:rFonts w:ascii="Times" w:eastAsia="Times New Roman" w:hAnsi="Times" w:cs="Times New Roman"/>
            <w:sz w:val="22"/>
            <w:szCs w:val="22"/>
            <w:lang w:val="en-GB"/>
          </w:rPr>
          <w:t xml:space="preserve"> is an open source, Aspect Oriented Programming (AOP) framework for Java based applications. </w:t>
        </w:r>
        <w:r w:rsidRPr="00802990">
          <w:rPr>
            <w:rFonts w:ascii="Times" w:eastAsia="Times New Roman" w:hAnsi="Times" w:cs="Times New Roman"/>
            <w:i/>
            <w:sz w:val="22"/>
            <w:szCs w:val="22"/>
            <w:lang w:val="en-GB"/>
          </w:rPr>
          <w:t>Spring MVC Framework</w:t>
        </w:r>
        <w:r w:rsidRPr="00802990">
          <w:rPr>
            <w:rFonts w:ascii="Times" w:eastAsia="Times New Roman" w:hAnsi="Times" w:cs="Times New Roman"/>
            <w:sz w:val="22"/>
            <w:szCs w:val="22"/>
            <w:lang w:val="en-GB"/>
          </w:rPr>
          <w:t xml:space="preserve"> is an extensible MVC framework </w:t>
        </w:r>
        <w:r w:rsidRPr="00802990">
          <w:rPr>
            <w:rFonts w:ascii="Times" w:eastAsia="Times New Roman" w:hAnsi="Times" w:cs="Times New Roman"/>
            <w:sz w:val="22"/>
            <w:szCs w:val="22"/>
            <w:lang w:val="en-GB"/>
          </w:rPr>
          <w:lastRenderedPageBreak/>
          <w:t xml:space="preserve">and a component of </w:t>
        </w:r>
        <w:proofErr w:type="gramStart"/>
        <w:r w:rsidRPr="00802990">
          <w:rPr>
            <w:rFonts w:ascii="Times" w:eastAsia="Times New Roman" w:hAnsi="Times" w:cs="Times New Roman"/>
            <w:sz w:val="22"/>
            <w:szCs w:val="22"/>
            <w:lang w:val="en-GB"/>
          </w:rPr>
          <w:t>Spring</w:t>
        </w:r>
        <w:proofErr w:type="gramEnd"/>
        <w:r w:rsidRPr="00802990">
          <w:rPr>
            <w:rFonts w:ascii="Times" w:eastAsia="Times New Roman" w:hAnsi="Times" w:cs="Times New Roman"/>
            <w:sz w:val="22"/>
            <w:szCs w:val="22"/>
            <w:lang w:val="en-GB"/>
          </w:rPr>
          <w:t xml:space="preserve"> that is used for the creation of web applications. It’s developed on core </w:t>
        </w:r>
        <w:proofErr w:type="gramStart"/>
        <w:r w:rsidRPr="00802990">
          <w:rPr>
            <w:rFonts w:ascii="Times" w:eastAsia="Times New Roman" w:hAnsi="Times" w:cs="Times New Roman"/>
            <w:sz w:val="22"/>
            <w:szCs w:val="22"/>
            <w:lang w:val="en-GB"/>
          </w:rPr>
          <w:t>Spring</w:t>
        </w:r>
        <w:proofErr w:type="gramEnd"/>
        <w:r w:rsidRPr="00802990">
          <w:rPr>
            <w:rFonts w:ascii="Times" w:eastAsia="Times New Roman" w:hAnsi="Times" w:cs="Times New Roman"/>
            <w:sz w:val="22"/>
            <w:szCs w:val="22"/>
            <w:lang w:val="en-GB"/>
          </w:rPr>
          <w:t xml:space="preserve"> functionality that provides technologies for views (JSP) [10].</w:t>
        </w:r>
      </w:ins>
    </w:p>
    <w:p w14:paraId="4F2EEABB" w14:textId="77777777" w:rsidR="003A0AE7" w:rsidRPr="00802990" w:rsidRDefault="003A0AE7" w:rsidP="00802990">
      <w:pPr>
        <w:keepNext/>
        <w:spacing w:line="360" w:lineRule="auto"/>
        <w:ind w:firstLine="360"/>
        <w:contextualSpacing/>
        <w:jc w:val="both"/>
        <w:rPr>
          <w:ins w:id="606" w:author="Chara Katiri" w:date="2015-04-11T02:32:00Z"/>
          <w:rFonts w:ascii="Times" w:hAnsi="Times" w:cs="Times New Roman"/>
          <w:sz w:val="22"/>
          <w:szCs w:val="22"/>
        </w:rPr>
      </w:pPr>
      <w:ins w:id="607" w:author="Chara Katiri" w:date="2015-04-11T02:32:00Z">
        <w:r w:rsidRPr="00802990">
          <w:rPr>
            <w:rFonts w:ascii="Times" w:eastAsia="Times New Roman" w:hAnsi="Times" w:cs="Times New Roman"/>
            <w:noProof/>
            <w:sz w:val="22"/>
            <w:szCs w:val="22"/>
            <w:rPrChange w:id="608" w:author="Chara Katiri" w:date="2015-04-12T20:48:00Z">
              <w:rPr>
                <w:noProof/>
              </w:rPr>
            </w:rPrChange>
          </w:rPr>
          <w:drawing>
            <wp:inline distT="0" distB="0" distL="0" distR="0" wp14:anchorId="15614A9E" wp14:editId="507842F3">
              <wp:extent cx="5725795" cy="3951514"/>
              <wp:effectExtent l="0" t="0" r="0" b="11430"/>
              <wp:docPr id="14" name="Picture 14" descr="Macintosh HD:Users:CharaKatiri:Desktop:spring-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CharaKatiri:Desktop:spring-overview.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7864"/>
                      <a:stretch/>
                    </pic:blipFill>
                    <pic:spPr bwMode="auto">
                      <a:xfrm>
                        <a:off x="0" y="0"/>
                        <a:ext cx="5725795" cy="3951514"/>
                      </a:xfrm>
                      <a:prstGeom prst="rect">
                        <a:avLst/>
                      </a:prstGeom>
                      <a:noFill/>
                      <a:ln>
                        <a:noFill/>
                      </a:ln>
                      <a:extLst>
                        <a:ext uri="{53640926-AAD7-44d8-BBD7-CCE9431645EC}">
                          <a14:shadowObscured xmlns:a14="http://schemas.microsoft.com/office/drawing/2010/main"/>
                        </a:ext>
                      </a:extLst>
                    </pic:spPr>
                  </pic:pic>
                </a:graphicData>
              </a:graphic>
            </wp:inline>
          </w:drawing>
        </w:r>
      </w:ins>
    </w:p>
    <w:p w14:paraId="55EFD615" w14:textId="77777777" w:rsidR="003A0AE7" w:rsidRPr="00802990" w:rsidRDefault="003A0AE7" w:rsidP="00802990">
      <w:pPr>
        <w:pStyle w:val="Caption"/>
        <w:spacing w:line="360" w:lineRule="auto"/>
        <w:contextualSpacing/>
        <w:jc w:val="both"/>
        <w:rPr>
          <w:ins w:id="609" w:author="Chara Katiri" w:date="2015-04-11T02:32:00Z"/>
          <w:rFonts w:ascii="Times" w:eastAsia="Times New Roman" w:hAnsi="Times" w:cs="Times New Roman"/>
          <w:b w:val="0"/>
          <w:color w:val="auto"/>
          <w:sz w:val="22"/>
          <w:szCs w:val="22"/>
          <w:lang w:val="en-GB"/>
        </w:rPr>
      </w:pPr>
      <w:ins w:id="610" w:author="Chara Katiri" w:date="2015-04-11T02:32:00Z">
        <w:r w:rsidRPr="00802990">
          <w:rPr>
            <w:rFonts w:ascii="Times" w:hAnsi="Times" w:cs="Times New Roman"/>
            <w:b w:val="0"/>
            <w:color w:val="auto"/>
            <w:sz w:val="22"/>
            <w:szCs w:val="22"/>
          </w:rPr>
          <w:t xml:space="preserve">Figure </w:t>
        </w:r>
        <w:r w:rsidRPr="00802990">
          <w:rPr>
            <w:rFonts w:ascii="Times" w:hAnsi="Times" w:cs="Times New Roman"/>
            <w:b w:val="0"/>
            <w:color w:val="auto"/>
            <w:sz w:val="22"/>
            <w:szCs w:val="22"/>
          </w:rPr>
          <w:fldChar w:fldCharType="begin"/>
        </w:r>
        <w:r w:rsidRPr="00802990">
          <w:rPr>
            <w:rFonts w:ascii="Times" w:hAnsi="Times" w:cs="Times New Roman"/>
            <w:b w:val="0"/>
            <w:color w:val="auto"/>
            <w:sz w:val="22"/>
            <w:szCs w:val="22"/>
          </w:rPr>
          <w:instrText xml:space="preserve"> SEQ Figure \* ARABIC </w:instrText>
        </w:r>
        <w:r w:rsidRPr="00802990">
          <w:rPr>
            <w:rFonts w:ascii="Times" w:hAnsi="Times" w:cs="Times New Roman"/>
            <w:b w:val="0"/>
            <w:color w:val="auto"/>
            <w:sz w:val="22"/>
            <w:szCs w:val="22"/>
          </w:rPr>
          <w:fldChar w:fldCharType="separate"/>
        </w:r>
      </w:ins>
      <w:r w:rsidR="00D71A41" w:rsidRPr="00802990">
        <w:rPr>
          <w:rFonts w:ascii="Times" w:hAnsi="Times" w:cs="Times New Roman"/>
          <w:b w:val="0"/>
          <w:noProof/>
          <w:color w:val="auto"/>
          <w:sz w:val="22"/>
          <w:szCs w:val="22"/>
        </w:rPr>
        <w:t>1</w:t>
      </w:r>
      <w:ins w:id="611" w:author="Chara Katiri" w:date="2015-04-11T02:32:00Z">
        <w:r w:rsidRPr="00802990">
          <w:rPr>
            <w:rFonts w:ascii="Times" w:hAnsi="Times" w:cs="Times New Roman"/>
            <w:b w:val="0"/>
            <w:color w:val="auto"/>
            <w:sz w:val="22"/>
            <w:szCs w:val="22"/>
          </w:rPr>
          <w:fldChar w:fldCharType="end"/>
        </w:r>
        <w:r w:rsidRPr="00802990">
          <w:rPr>
            <w:rFonts w:ascii="Times" w:hAnsi="Times" w:cs="Times New Roman"/>
            <w:b w:val="0"/>
            <w:color w:val="auto"/>
            <w:sz w:val="22"/>
            <w:szCs w:val="22"/>
          </w:rPr>
          <w:t>: Overview of the Spring Framework</w:t>
        </w:r>
      </w:ins>
    </w:p>
    <w:p w14:paraId="6CF4CEC6" w14:textId="77777777" w:rsidR="003A0AE7" w:rsidRPr="00802990" w:rsidRDefault="003A0AE7" w:rsidP="00802990">
      <w:pPr>
        <w:spacing w:line="360" w:lineRule="auto"/>
        <w:ind w:firstLine="360"/>
        <w:contextualSpacing/>
        <w:jc w:val="both"/>
        <w:rPr>
          <w:ins w:id="612" w:author="Chara Katiri" w:date="2015-04-11T02:32:00Z"/>
          <w:rFonts w:ascii="Times" w:eastAsia="Times New Roman" w:hAnsi="Times" w:cs="Times New Roman"/>
          <w:sz w:val="22"/>
          <w:szCs w:val="22"/>
          <w:lang w:val="en-GB"/>
        </w:rPr>
      </w:pPr>
    </w:p>
    <w:p w14:paraId="06AD7865" w14:textId="77777777" w:rsidR="003A0AE7" w:rsidRPr="00802990" w:rsidRDefault="003A0AE7" w:rsidP="00802990">
      <w:pPr>
        <w:spacing w:line="360" w:lineRule="auto"/>
        <w:ind w:firstLine="360"/>
        <w:contextualSpacing/>
        <w:jc w:val="both"/>
        <w:rPr>
          <w:ins w:id="613" w:author="Chara Katiri" w:date="2015-04-11T02:32:00Z"/>
          <w:rFonts w:ascii="Times" w:eastAsia="Times New Roman" w:hAnsi="Times" w:cs="Times New Roman"/>
          <w:sz w:val="22"/>
          <w:szCs w:val="22"/>
          <w:lang w:val="en-GB"/>
        </w:rPr>
      </w:pPr>
      <w:ins w:id="614" w:author="Chara Katiri" w:date="2015-04-11T02:32:00Z">
        <w:r w:rsidRPr="00802990">
          <w:rPr>
            <w:rFonts w:ascii="Times" w:eastAsia="Times New Roman" w:hAnsi="Times" w:cs="Times New Roman"/>
            <w:sz w:val="22"/>
            <w:szCs w:val="22"/>
            <w:lang w:val="en-GB"/>
          </w:rPr>
          <w:tab/>
          <w:t xml:space="preserve">The Spring Framework consists of a number of modules: Data access/integration; Web; AOP; Aspects; Instrumentation, Messaging; the Core container and finally the Test module. </w:t>
        </w:r>
      </w:ins>
    </w:p>
    <w:p w14:paraId="47F074E9" w14:textId="77777777" w:rsidR="003A0AE7" w:rsidRPr="00802990" w:rsidRDefault="003A0AE7" w:rsidP="00802990">
      <w:pPr>
        <w:pStyle w:val="ListParagraph"/>
        <w:numPr>
          <w:ilvl w:val="0"/>
          <w:numId w:val="57"/>
        </w:numPr>
        <w:spacing w:line="360" w:lineRule="auto"/>
        <w:jc w:val="both"/>
        <w:rPr>
          <w:ins w:id="615" w:author="Chara Katiri" w:date="2015-04-11T02:32:00Z"/>
          <w:rFonts w:ascii="Times" w:eastAsia="Times New Roman" w:hAnsi="Times" w:cs="Times New Roman"/>
          <w:sz w:val="22"/>
          <w:szCs w:val="22"/>
          <w:lang w:val="en-GB"/>
        </w:rPr>
      </w:pPr>
      <w:ins w:id="616" w:author="Chara Katiri" w:date="2015-04-11T02:32:00Z">
        <w:r w:rsidRPr="00802990">
          <w:rPr>
            <w:rFonts w:ascii="Times" w:eastAsia="Times New Roman" w:hAnsi="Times" w:cs="Times New Roman"/>
            <w:sz w:val="22"/>
            <w:szCs w:val="22"/>
            <w:lang w:val="en-GB"/>
          </w:rPr>
          <w:t>In Data access/integration module provides support to: (</w:t>
        </w:r>
        <w:proofErr w:type="spellStart"/>
        <w:r w:rsidRPr="00802990">
          <w:rPr>
            <w:rFonts w:ascii="Times" w:eastAsia="Times New Roman" w:hAnsi="Times" w:cs="Times New Roman"/>
            <w:sz w:val="22"/>
            <w:szCs w:val="22"/>
            <w:lang w:val="en-GB"/>
          </w:rPr>
          <w:t>i</w:t>
        </w:r>
        <w:proofErr w:type="spellEnd"/>
        <w:r w:rsidRPr="00802990">
          <w:rPr>
            <w:rFonts w:ascii="Times" w:eastAsia="Times New Roman" w:hAnsi="Times" w:cs="Times New Roman"/>
            <w:sz w:val="22"/>
            <w:szCs w:val="22"/>
            <w:lang w:val="en-GB"/>
          </w:rPr>
          <w:t xml:space="preserve">) JDBC, (ii) ORM, (iii) OXM, (iv) JMS and (v) Transaction module.  </w:t>
        </w:r>
      </w:ins>
    </w:p>
    <w:p w14:paraId="6EC1EDA7" w14:textId="77777777" w:rsidR="003A0AE7" w:rsidRPr="00802990" w:rsidRDefault="003A0AE7" w:rsidP="00802990">
      <w:pPr>
        <w:pStyle w:val="ListParagraph"/>
        <w:numPr>
          <w:ilvl w:val="0"/>
          <w:numId w:val="27"/>
        </w:numPr>
        <w:spacing w:line="360" w:lineRule="auto"/>
        <w:ind w:left="1701" w:hanging="567"/>
        <w:jc w:val="both"/>
        <w:rPr>
          <w:ins w:id="617" w:author="Chara Katiri" w:date="2015-04-11T02:32:00Z"/>
          <w:rFonts w:ascii="Times" w:eastAsia="Times New Roman" w:hAnsi="Times" w:cs="Times New Roman"/>
          <w:sz w:val="22"/>
          <w:szCs w:val="22"/>
          <w:lang w:val="en-GB"/>
        </w:rPr>
      </w:pPr>
      <w:ins w:id="618" w:author="Chara Katiri" w:date="2015-04-11T02:32:00Z">
        <w:r w:rsidRPr="00802990">
          <w:rPr>
            <w:rFonts w:ascii="Times" w:eastAsia="Times New Roman" w:hAnsi="Times" w:cs="Times New Roman"/>
            <w:sz w:val="22"/>
            <w:szCs w:val="22"/>
            <w:lang w:val="en-GB"/>
          </w:rPr>
          <w:t xml:space="preserve">The Java </w:t>
        </w:r>
        <w:proofErr w:type="spellStart"/>
        <w:r w:rsidRPr="00802990">
          <w:rPr>
            <w:rFonts w:ascii="Times" w:eastAsia="Times New Roman" w:hAnsi="Times" w:cs="Times New Roman"/>
            <w:sz w:val="22"/>
            <w:szCs w:val="22"/>
            <w:lang w:val="en-GB"/>
          </w:rPr>
          <w:t>DataBase</w:t>
        </w:r>
        <w:proofErr w:type="spellEnd"/>
        <w:r w:rsidRPr="00802990">
          <w:rPr>
            <w:rFonts w:ascii="Times" w:eastAsia="Times New Roman" w:hAnsi="Times" w:cs="Times New Roman"/>
            <w:sz w:val="22"/>
            <w:szCs w:val="22"/>
            <w:lang w:val="en-GB"/>
          </w:rPr>
          <w:t xml:space="preserve"> Connectivity technology (JDBC) defines how a client accesses the database and provides methods to query and update the database. </w:t>
        </w:r>
      </w:ins>
    </w:p>
    <w:p w14:paraId="20C705CC" w14:textId="77777777" w:rsidR="003A0AE7" w:rsidRPr="00802990" w:rsidRDefault="003A0AE7" w:rsidP="00802990">
      <w:pPr>
        <w:pStyle w:val="ListParagraph"/>
        <w:numPr>
          <w:ilvl w:val="0"/>
          <w:numId w:val="27"/>
        </w:numPr>
        <w:spacing w:line="360" w:lineRule="auto"/>
        <w:ind w:left="1701" w:hanging="567"/>
        <w:jc w:val="both"/>
        <w:rPr>
          <w:ins w:id="619" w:author="Chara Katiri" w:date="2015-04-11T02:32:00Z"/>
          <w:rFonts w:ascii="Times" w:eastAsia="Times New Roman" w:hAnsi="Times" w:cs="Times New Roman"/>
          <w:sz w:val="22"/>
          <w:szCs w:val="22"/>
          <w:lang w:val="en-GB"/>
        </w:rPr>
      </w:pPr>
      <w:ins w:id="620" w:author="Chara Katiri" w:date="2015-04-11T02:32:00Z">
        <w:r w:rsidRPr="00802990">
          <w:rPr>
            <w:rFonts w:ascii="Times" w:eastAsia="Times New Roman" w:hAnsi="Times" w:cs="Times New Roman"/>
            <w:sz w:val="22"/>
            <w:szCs w:val="22"/>
            <w:lang w:val="en-GB"/>
          </w:rPr>
          <w:t xml:space="preserve">The Object Relational Mapping (ORM) converts data between incompatible types and systems. In particular, this technique is beneficial in modern systems where systems include a number of subsystems. </w:t>
        </w:r>
      </w:ins>
    </w:p>
    <w:p w14:paraId="0E362CC4" w14:textId="77777777" w:rsidR="003A0AE7" w:rsidRPr="00802990" w:rsidRDefault="003A0AE7" w:rsidP="00802990">
      <w:pPr>
        <w:pStyle w:val="ListParagraph"/>
        <w:numPr>
          <w:ilvl w:val="0"/>
          <w:numId w:val="27"/>
        </w:numPr>
        <w:spacing w:line="360" w:lineRule="auto"/>
        <w:ind w:left="1701" w:hanging="567"/>
        <w:jc w:val="both"/>
        <w:rPr>
          <w:ins w:id="621" w:author="Chara Katiri" w:date="2015-04-11T02:32:00Z"/>
          <w:rFonts w:ascii="Times" w:eastAsia="Times New Roman" w:hAnsi="Times" w:cs="Times New Roman"/>
          <w:sz w:val="22"/>
          <w:szCs w:val="22"/>
          <w:lang w:val="en-GB"/>
        </w:rPr>
      </w:pPr>
      <w:ins w:id="622" w:author="Chara Katiri" w:date="2015-04-11T02:32:00Z">
        <w:r w:rsidRPr="00802990">
          <w:rPr>
            <w:rFonts w:ascii="Times" w:eastAsia="Times New Roman" w:hAnsi="Times" w:cs="Times New Roman"/>
            <w:sz w:val="22"/>
            <w:szCs w:val="22"/>
            <w:lang w:val="en-GB"/>
          </w:rPr>
          <w:t xml:space="preserve">The Object/XML mapping (OXM) converts objects to XML and vice-versa.  </w:t>
        </w:r>
      </w:ins>
    </w:p>
    <w:p w14:paraId="4F6023E2" w14:textId="77777777" w:rsidR="003A0AE7" w:rsidRPr="00802990" w:rsidRDefault="003A0AE7" w:rsidP="00802990">
      <w:pPr>
        <w:pStyle w:val="ListParagraph"/>
        <w:numPr>
          <w:ilvl w:val="0"/>
          <w:numId w:val="27"/>
        </w:numPr>
        <w:spacing w:line="360" w:lineRule="auto"/>
        <w:ind w:left="1701" w:hanging="567"/>
        <w:jc w:val="both"/>
        <w:rPr>
          <w:ins w:id="623" w:author="Chara Katiri" w:date="2015-04-11T02:32:00Z"/>
          <w:rFonts w:ascii="Times" w:eastAsia="Times New Roman" w:hAnsi="Times" w:cs="Times New Roman"/>
          <w:sz w:val="22"/>
          <w:szCs w:val="22"/>
          <w:lang w:val="en-GB"/>
        </w:rPr>
      </w:pPr>
      <w:ins w:id="624" w:author="Chara Katiri" w:date="2015-04-11T02:32:00Z">
        <w:r w:rsidRPr="00802990">
          <w:rPr>
            <w:rFonts w:ascii="Times" w:eastAsia="Times New Roman" w:hAnsi="Times" w:cs="Times New Roman"/>
            <w:sz w:val="22"/>
            <w:szCs w:val="22"/>
            <w:lang w:val="en-GB"/>
          </w:rPr>
          <w:t xml:space="preserve">The Java Message Service (JMS) sends messages between two or more clients and enables reliable connection between different components. </w:t>
        </w:r>
      </w:ins>
    </w:p>
    <w:p w14:paraId="364D7649" w14:textId="77777777" w:rsidR="003A0AE7" w:rsidRPr="00802990" w:rsidRDefault="003A0AE7" w:rsidP="00802990">
      <w:pPr>
        <w:pStyle w:val="ListParagraph"/>
        <w:numPr>
          <w:ilvl w:val="0"/>
          <w:numId w:val="27"/>
        </w:numPr>
        <w:spacing w:line="360" w:lineRule="auto"/>
        <w:ind w:left="1701" w:hanging="567"/>
        <w:jc w:val="both"/>
        <w:rPr>
          <w:ins w:id="625" w:author="Chara Katiri" w:date="2015-04-11T02:32:00Z"/>
          <w:rFonts w:ascii="Times" w:eastAsia="Times New Roman" w:hAnsi="Times" w:cs="Times New Roman"/>
          <w:sz w:val="22"/>
          <w:szCs w:val="22"/>
          <w:lang w:val="en-GB"/>
        </w:rPr>
      </w:pPr>
      <w:ins w:id="626" w:author="Chara Katiri" w:date="2015-04-11T02:32:00Z">
        <w:r w:rsidRPr="00802990">
          <w:rPr>
            <w:rFonts w:ascii="Times" w:eastAsia="Times New Roman" w:hAnsi="Times" w:cs="Times New Roman"/>
            <w:sz w:val="22"/>
            <w:szCs w:val="22"/>
            <w:lang w:val="en-GB"/>
          </w:rPr>
          <w:t xml:space="preserve">The Transaction module coordinates the transactions for management APIs and Java objects.  </w:t>
        </w:r>
      </w:ins>
    </w:p>
    <w:p w14:paraId="54BF988C" w14:textId="0BFEDE80" w:rsidR="003A0AE7" w:rsidRPr="00802990" w:rsidRDefault="003A0AE7" w:rsidP="00802990">
      <w:pPr>
        <w:pStyle w:val="ListParagraph"/>
        <w:widowControl w:val="0"/>
        <w:numPr>
          <w:ilvl w:val="0"/>
          <w:numId w:val="57"/>
        </w:numPr>
        <w:tabs>
          <w:tab w:val="left" w:pos="220"/>
          <w:tab w:val="left" w:pos="720"/>
        </w:tabs>
        <w:autoSpaceDE w:val="0"/>
        <w:autoSpaceDN w:val="0"/>
        <w:adjustRightInd w:val="0"/>
        <w:spacing w:after="293" w:line="360" w:lineRule="auto"/>
        <w:jc w:val="both"/>
        <w:rPr>
          <w:ins w:id="627" w:author="Chara Katiri" w:date="2015-04-11T02:32:00Z"/>
          <w:rFonts w:ascii="Times" w:eastAsia="Times New Roman" w:hAnsi="Times" w:cs="Times New Roman"/>
          <w:sz w:val="22"/>
          <w:szCs w:val="22"/>
          <w:lang w:val="en-GB"/>
        </w:rPr>
      </w:pPr>
      <w:ins w:id="628" w:author="Chara Katiri" w:date="2015-04-11T02:32:00Z">
        <w:r w:rsidRPr="00802990">
          <w:rPr>
            <w:rFonts w:ascii="Times" w:eastAsia="Times New Roman" w:hAnsi="Times" w:cs="Times New Roman"/>
            <w:sz w:val="22"/>
            <w:szCs w:val="22"/>
            <w:lang w:val="en-GB"/>
          </w:rPr>
          <w:t xml:space="preserve">Aspect Oriented Programming (AOP) manages the application challenges, such as </w:t>
        </w:r>
        <w:r w:rsidRPr="00802990">
          <w:rPr>
            <w:rFonts w:ascii="Times" w:eastAsia="Times New Roman" w:hAnsi="Times" w:cs="Times New Roman"/>
            <w:sz w:val="22"/>
            <w:szCs w:val="22"/>
            <w:lang w:val="en-GB"/>
          </w:rPr>
          <w:lastRenderedPageBreak/>
          <w:t xml:space="preserve">security, logging and management, into aspects </w:t>
        </w:r>
      </w:ins>
      <w:r w:rsidR="0062322A" w:rsidRPr="00802990">
        <w:rPr>
          <w:rFonts w:ascii="Times" w:eastAsia="Times New Roman" w:hAnsi="Times" w:cs="Times New Roman"/>
          <w:sz w:val="22"/>
          <w:szCs w:val="22"/>
          <w:lang w:val="en-GB"/>
        </w:rPr>
        <w:t>and</w:t>
      </w:r>
      <w:ins w:id="629" w:author="Chara Katiri" w:date="2015-04-11T02:32:00Z">
        <w:r w:rsidRPr="00802990">
          <w:rPr>
            <w:rFonts w:ascii="Times" w:eastAsia="Times New Roman" w:hAnsi="Times" w:cs="Times New Roman"/>
            <w:sz w:val="22"/>
            <w:szCs w:val="22"/>
            <w:lang w:val="en-GB"/>
          </w:rPr>
          <w:t xml:space="preserve"> helps create modules that enable reusability. AOP </w:t>
        </w:r>
        <w:r w:rsidRPr="00802990">
          <w:rPr>
            <w:rFonts w:ascii="Times" w:eastAsia="Times New Roman" w:hAnsi="Times" w:cs="Times New Roman"/>
            <w:sz w:val="22"/>
            <w:szCs w:val="22"/>
            <w:shd w:val="clear" w:color="auto" w:fill="FFFFFF"/>
            <w:lang w:val="en-GB"/>
          </w:rPr>
          <w:t>complements OOP (Object Oriented Programming) by creating a new program structure. The differenc</w:t>
        </w:r>
        <w:r w:rsidR="002971A7" w:rsidRPr="00802990">
          <w:rPr>
            <w:rFonts w:ascii="Times" w:eastAsia="Times New Roman" w:hAnsi="Times" w:cs="Times New Roman"/>
            <w:sz w:val="22"/>
            <w:szCs w:val="22"/>
            <w:shd w:val="clear" w:color="auto" w:fill="FFFFFF"/>
            <w:lang w:val="en-GB"/>
          </w:rPr>
          <w:t>e between OOP and AOP is that in</w:t>
        </w:r>
        <w:r w:rsidRPr="00802990">
          <w:rPr>
            <w:rFonts w:ascii="Times" w:eastAsia="Times New Roman" w:hAnsi="Times" w:cs="Times New Roman"/>
            <w:sz w:val="22"/>
            <w:szCs w:val="22"/>
            <w:shd w:val="clear" w:color="auto" w:fill="FFFFFF"/>
            <w:lang w:val="en-GB"/>
          </w:rPr>
          <w:t xml:space="preserve"> OOP the key element (unit of  modularity) is the class </w:t>
        </w:r>
        <w:r w:rsidRPr="00802990">
          <w:rPr>
            <w:rFonts w:ascii="Times" w:eastAsia="Times New Roman" w:hAnsi="Times" w:cs="Times New Roman"/>
            <w:sz w:val="22"/>
            <w:szCs w:val="22"/>
            <w:lang w:val="en-GB"/>
          </w:rPr>
          <w:t>where in AOP the key element is the aspect.  </w:t>
        </w:r>
      </w:ins>
      <w:ins w:id="630" w:author="Chara Katiri" w:date="2015-04-12T01:01:00Z">
        <w:r w:rsidR="004B5FE6" w:rsidRPr="00802990">
          <w:rPr>
            <w:rFonts w:ascii="Times" w:eastAsia="Times New Roman" w:hAnsi="Times" w:cs="Times New Roman"/>
            <w:sz w:val="22"/>
            <w:szCs w:val="22"/>
            <w:lang w:val="en-GB"/>
          </w:rPr>
          <w:t xml:space="preserve">AOP framework is an important component in </w:t>
        </w:r>
        <w:proofErr w:type="gramStart"/>
        <w:r w:rsidR="004B5FE6" w:rsidRPr="00802990">
          <w:rPr>
            <w:rFonts w:ascii="Times" w:eastAsia="Times New Roman" w:hAnsi="Times" w:cs="Times New Roman"/>
            <w:sz w:val="22"/>
            <w:szCs w:val="22"/>
            <w:lang w:val="en-GB"/>
          </w:rPr>
          <w:t>Spring</w:t>
        </w:r>
        <w:proofErr w:type="gramEnd"/>
        <w:r w:rsidR="004B5FE6" w:rsidRPr="00802990">
          <w:rPr>
            <w:rFonts w:ascii="Times" w:eastAsia="Times New Roman" w:hAnsi="Times" w:cs="Times New Roman"/>
            <w:sz w:val="22"/>
            <w:szCs w:val="22"/>
            <w:lang w:val="en-GB"/>
          </w:rPr>
          <w:t xml:space="preserve"> and </w:t>
        </w:r>
      </w:ins>
      <w:ins w:id="631" w:author="Chara Katiri" w:date="2015-04-12T01:02:00Z">
        <w:r w:rsidR="004B5FE6" w:rsidRPr="00802990">
          <w:rPr>
            <w:rFonts w:ascii="Times" w:eastAsia="Times New Roman" w:hAnsi="Times" w:cs="Times New Roman"/>
            <w:sz w:val="22"/>
            <w:szCs w:val="22"/>
            <w:lang w:val="en-GB"/>
          </w:rPr>
          <w:t xml:space="preserve">completes the </w:t>
        </w:r>
      </w:ins>
      <w:ins w:id="632" w:author="Chara Katiri" w:date="2015-04-12T01:03:00Z">
        <w:r w:rsidR="004B5FE6" w:rsidRPr="00802990">
          <w:rPr>
            <w:rFonts w:ascii="Times" w:eastAsia="Times New Roman" w:hAnsi="Times" w:cs="Times New Roman"/>
            <w:sz w:val="22"/>
            <w:szCs w:val="22"/>
            <w:lang w:val="en-GB"/>
          </w:rPr>
          <w:t>Inversion of Control (</w:t>
        </w:r>
      </w:ins>
      <w:proofErr w:type="spellStart"/>
      <w:ins w:id="633" w:author="Chara Katiri" w:date="2015-04-12T01:02:00Z">
        <w:r w:rsidR="004B5FE6" w:rsidRPr="00802990">
          <w:rPr>
            <w:rFonts w:ascii="Times" w:eastAsia="Times New Roman" w:hAnsi="Times" w:cs="Times New Roman"/>
            <w:sz w:val="22"/>
            <w:szCs w:val="22"/>
            <w:lang w:val="en-GB"/>
          </w:rPr>
          <w:t>IoC</w:t>
        </w:r>
      </w:ins>
      <w:proofErr w:type="spellEnd"/>
      <w:ins w:id="634" w:author="Chara Katiri" w:date="2015-04-12T01:03:00Z">
        <w:r w:rsidR="004B5FE6" w:rsidRPr="00802990">
          <w:rPr>
            <w:rFonts w:ascii="Times" w:eastAsia="Times New Roman" w:hAnsi="Times" w:cs="Times New Roman"/>
            <w:sz w:val="22"/>
            <w:szCs w:val="22"/>
            <w:lang w:val="en-GB"/>
          </w:rPr>
          <w:t>)</w:t>
        </w:r>
      </w:ins>
      <w:ins w:id="635" w:author="Chara Katiri" w:date="2015-04-12T01:02:00Z">
        <w:r w:rsidR="004B5FE6" w:rsidRPr="00802990">
          <w:rPr>
            <w:rFonts w:ascii="Times" w:eastAsia="Times New Roman" w:hAnsi="Times" w:cs="Times New Roman"/>
            <w:sz w:val="22"/>
            <w:szCs w:val="22"/>
            <w:lang w:val="en-GB"/>
          </w:rPr>
          <w:t xml:space="preserve"> to provide a capable middleware solution</w:t>
        </w:r>
      </w:ins>
      <w:ins w:id="636" w:author="Chara Katiri" w:date="2015-04-12T01:05:00Z">
        <w:r w:rsidR="002971A7" w:rsidRPr="00802990">
          <w:rPr>
            <w:rFonts w:ascii="Times" w:eastAsia="Times New Roman" w:hAnsi="Times" w:cs="Times New Roman"/>
            <w:sz w:val="22"/>
            <w:szCs w:val="22"/>
            <w:lang w:val="en-GB"/>
          </w:rPr>
          <w:t xml:space="preserve"> [45]</w:t>
        </w:r>
      </w:ins>
      <w:ins w:id="637" w:author="Chara Katiri" w:date="2015-04-12T01:02:00Z">
        <w:r w:rsidR="004B5FE6" w:rsidRPr="00802990">
          <w:rPr>
            <w:rFonts w:ascii="Times" w:eastAsia="Times New Roman" w:hAnsi="Times" w:cs="Times New Roman"/>
            <w:sz w:val="22"/>
            <w:szCs w:val="22"/>
            <w:lang w:val="en-GB"/>
          </w:rPr>
          <w:t xml:space="preserve">. </w:t>
        </w:r>
      </w:ins>
      <w:ins w:id="638" w:author="Chara Katiri" w:date="2015-04-12T01:01:00Z">
        <w:r w:rsidR="004B5FE6" w:rsidRPr="00802990">
          <w:rPr>
            <w:rFonts w:ascii="Times" w:eastAsia="Times New Roman" w:hAnsi="Times" w:cs="Times New Roman"/>
            <w:sz w:val="22"/>
            <w:szCs w:val="22"/>
            <w:lang w:val="en-GB"/>
          </w:rPr>
          <w:t xml:space="preserve"> </w:t>
        </w:r>
      </w:ins>
    </w:p>
    <w:p w14:paraId="142AD75D" w14:textId="1B42C54A" w:rsidR="003A0AE7" w:rsidRPr="00802990" w:rsidRDefault="003A0AE7" w:rsidP="00802990">
      <w:pPr>
        <w:pStyle w:val="ListParagraph"/>
        <w:widowControl w:val="0"/>
        <w:numPr>
          <w:ilvl w:val="0"/>
          <w:numId w:val="57"/>
        </w:numPr>
        <w:tabs>
          <w:tab w:val="left" w:pos="220"/>
          <w:tab w:val="left" w:pos="720"/>
        </w:tabs>
        <w:autoSpaceDE w:val="0"/>
        <w:autoSpaceDN w:val="0"/>
        <w:adjustRightInd w:val="0"/>
        <w:spacing w:after="293" w:line="360" w:lineRule="auto"/>
        <w:jc w:val="both"/>
        <w:rPr>
          <w:ins w:id="639" w:author="Chara Katiri" w:date="2015-04-12T01:07:00Z"/>
          <w:rFonts w:ascii="Times" w:eastAsia="Times New Roman" w:hAnsi="Times" w:cs="Times New Roman"/>
          <w:sz w:val="22"/>
          <w:szCs w:val="22"/>
          <w:lang w:val="en-GB"/>
        </w:rPr>
      </w:pPr>
      <w:ins w:id="640" w:author="Chara Katiri" w:date="2015-04-11T02:32:00Z">
        <w:r w:rsidRPr="00802990">
          <w:rPr>
            <w:rFonts w:ascii="Times" w:eastAsia="Times New Roman" w:hAnsi="Times" w:cs="Times New Roman"/>
            <w:sz w:val="22"/>
            <w:szCs w:val="22"/>
            <w:lang w:val="en-GB"/>
          </w:rPr>
          <w:t xml:space="preserve">The </w:t>
        </w:r>
      </w:ins>
      <w:ins w:id="641" w:author="Chara Katiri" w:date="2015-04-12T00:12:00Z">
        <w:r w:rsidR="0008637A" w:rsidRPr="00802990">
          <w:rPr>
            <w:rFonts w:ascii="Times" w:eastAsia="Times New Roman" w:hAnsi="Times" w:cs="Times New Roman"/>
            <w:sz w:val="22"/>
            <w:szCs w:val="22"/>
            <w:lang w:val="en-GB"/>
          </w:rPr>
          <w:t>‘</w:t>
        </w:r>
      </w:ins>
      <w:commentRangeStart w:id="642"/>
      <w:ins w:id="643" w:author="Chara Katiri" w:date="2015-04-11T02:32:00Z">
        <w:r w:rsidR="0008637A" w:rsidRPr="00802990">
          <w:rPr>
            <w:rFonts w:ascii="Times" w:eastAsia="Times New Roman" w:hAnsi="Times" w:cs="Times New Roman"/>
            <w:sz w:val="22"/>
            <w:szCs w:val="22"/>
            <w:lang w:val="en-GB"/>
          </w:rPr>
          <w:t>Core C</w:t>
        </w:r>
        <w:r w:rsidRPr="00802990">
          <w:rPr>
            <w:rFonts w:ascii="Times" w:eastAsia="Times New Roman" w:hAnsi="Times" w:cs="Times New Roman"/>
            <w:sz w:val="22"/>
            <w:szCs w:val="22"/>
            <w:lang w:val="en-GB"/>
          </w:rPr>
          <w:t>ontainer</w:t>
        </w:r>
      </w:ins>
      <w:ins w:id="644" w:author="Chara Katiri" w:date="2015-04-12T00:13:00Z">
        <w:r w:rsidR="0008637A" w:rsidRPr="00802990">
          <w:rPr>
            <w:rFonts w:ascii="Times" w:eastAsia="Times New Roman" w:hAnsi="Times" w:cs="Times New Roman"/>
            <w:sz w:val="22"/>
            <w:szCs w:val="22"/>
            <w:lang w:val="en-GB"/>
          </w:rPr>
          <w:t>’</w:t>
        </w:r>
      </w:ins>
      <w:ins w:id="645" w:author="Chara Katiri" w:date="2015-04-11T02:32:00Z">
        <w:r w:rsidRPr="00802990">
          <w:rPr>
            <w:rFonts w:ascii="Times" w:eastAsia="Times New Roman" w:hAnsi="Times" w:cs="Times New Roman"/>
            <w:sz w:val="22"/>
            <w:szCs w:val="22"/>
            <w:lang w:val="en-GB"/>
          </w:rPr>
          <w:t xml:space="preserve"> </w:t>
        </w:r>
      </w:ins>
      <w:commentRangeEnd w:id="642"/>
      <w:ins w:id="646" w:author="Chara Katiri" w:date="2015-04-12T01:08:00Z">
        <w:r w:rsidR="002971A7" w:rsidRPr="00802990">
          <w:rPr>
            <w:rStyle w:val="CommentReference"/>
            <w:rFonts w:ascii="Times" w:hAnsi="Times"/>
            <w:sz w:val="22"/>
            <w:szCs w:val="22"/>
            <w:rPrChange w:id="647" w:author="Chara Katiri" w:date="2015-04-12T20:48:00Z">
              <w:rPr>
                <w:rStyle w:val="CommentReference"/>
              </w:rPr>
            </w:rPrChange>
          </w:rPr>
          <w:commentReference w:id="642"/>
        </w:r>
      </w:ins>
      <w:r w:rsidR="0062322A" w:rsidRPr="00802990">
        <w:rPr>
          <w:rFonts w:ascii="Times" w:eastAsia="Times New Roman" w:hAnsi="Times" w:cs="Times New Roman"/>
          <w:sz w:val="22"/>
          <w:szCs w:val="22"/>
          <w:lang w:val="en-GB"/>
        </w:rPr>
        <w:t>is the key module in</w:t>
      </w:r>
      <w:ins w:id="648" w:author="Chara Katiri" w:date="2015-04-11T02:32:00Z">
        <w:r w:rsidRPr="00802990">
          <w:rPr>
            <w:rFonts w:ascii="Times" w:eastAsia="Times New Roman" w:hAnsi="Times" w:cs="Times New Roman"/>
            <w:sz w:val="22"/>
            <w:szCs w:val="22"/>
            <w:lang w:val="en-GB"/>
          </w:rPr>
          <w:t xml:space="preserve"> Spring</w:t>
        </w:r>
      </w:ins>
      <w:r w:rsidR="003F6179" w:rsidRPr="00802990">
        <w:rPr>
          <w:rFonts w:ascii="Times" w:eastAsia="Times New Roman" w:hAnsi="Times" w:cs="Times New Roman"/>
          <w:sz w:val="22"/>
          <w:szCs w:val="22"/>
          <w:lang w:val="en-GB"/>
        </w:rPr>
        <w:t xml:space="preserve"> Framework</w:t>
      </w:r>
      <w:ins w:id="649" w:author="Chara Katiri" w:date="2015-04-11T02:32:00Z">
        <w:r w:rsidRPr="00802990">
          <w:rPr>
            <w:rFonts w:ascii="Times" w:eastAsia="Times New Roman" w:hAnsi="Times" w:cs="Times New Roman"/>
            <w:sz w:val="22"/>
            <w:szCs w:val="22"/>
            <w:lang w:val="en-GB"/>
          </w:rPr>
          <w:t xml:space="preserve"> and </w:t>
        </w:r>
      </w:ins>
      <w:r w:rsidR="003F6179" w:rsidRPr="00802990">
        <w:rPr>
          <w:rFonts w:ascii="Times" w:eastAsia="Times New Roman" w:hAnsi="Times" w:cs="Times New Roman"/>
          <w:sz w:val="22"/>
          <w:szCs w:val="22"/>
          <w:lang w:val="en-GB"/>
        </w:rPr>
        <w:t xml:space="preserve">consists of the following sub-modules: </w:t>
      </w:r>
      <w:ins w:id="650" w:author="Chara Katiri" w:date="2015-04-12T00:57:00Z">
        <w:r w:rsidR="00523976" w:rsidRPr="00802990">
          <w:rPr>
            <w:rFonts w:ascii="Times" w:eastAsia="Times New Roman" w:hAnsi="Times" w:cs="Times New Roman"/>
            <w:sz w:val="22"/>
            <w:szCs w:val="22"/>
            <w:lang w:val="en-GB"/>
          </w:rPr>
          <w:t xml:space="preserve">Beans, Core, Context, </w:t>
        </w:r>
        <w:proofErr w:type="spellStart"/>
        <w:proofErr w:type="gramStart"/>
        <w:r w:rsidR="00523976" w:rsidRPr="00802990">
          <w:rPr>
            <w:rFonts w:ascii="Times" w:eastAsia="Times New Roman" w:hAnsi="Times" w:cs="Times New Roman"/>
            <w:sz w:val="22"/>
            <w:szCs w:val="22"/>
            <w:lang w:val="en-GB"/>
          </w:rPr>
          <w:t>Spel</w:t>
        </w:r>
        <w:proofErr w:type="spellEnd"/>
        <w:proofErr w:type="gramEnd"/>
        <w:r w:rsidR="00523976" w:rsidRPr="00802990">
          <w:rPr>
            <w:rFonts w:ascii="Times" w:eastAsia="Times New Roman" w:hAnsi="Times" w:cs="Times New Roman"/>
            <w:sz w:val="22"/>
            <w:szCs w:val="22"/>
            <w:lang w:val="en-GB"/>
          </w:rPr>
          <w:t xml:space="preserve">. </w:t>
        </w:r>
      </w:ins>
      <w:proofErr w:type="spellStart"/>
      <w:ins w:id="651" w:author="Chara Katiri" w:date="2015-04-12T00:35:00Z">
        <w:r w:rsidR="00BA4097" w:rsidRPr="00802990">
          <w:rPr>
            <w:rFonts w:ascii="Times" w:eastAsia="Times New Roman" w:hAnsi="Times" w:cs="Times New Roman"/>
            <w:sz w:val="22"/>
            <w:szCs w:val="22"/>
            <w:lang w:val="en-GB"/>
          </w:rPr>
          <w:t>BeanFactory</w:t>
        </w:r>
        <w:proofErr w:type="spellEnd"/>
        <w:r w:rsidR="00BA4097" w:rsidRPr="00802990">
          <w:rPr>
            <w:rFonts w:ascii="Times" w:eastAsia="Times New Roman" w:hAnsi="Times" w:cs="Times New Roman"/>
            <w:sz w:val="22"/>
            <w:szCs w:val="22"/>
            <w:lang w:val="en-GB"/>
          </w:rPr>
          <w:t>, which is t</w:t>
        </w:r>
      </w:ins>
      <w:ins w:id="652" w:author="Chara Katiri" w:date="2015-04-12T00:12:00Z">
        <w:r w:rsidR="0008637A" w:rsidRPr="00802990">
          <w:rPr>
            <w:rFonts w:ascii="Times" w:eastAsia="Times New Roman" w:hAnsi="Times" w:cs="Times New Roman"/>
            <w:sz w:val="22"/>
            <w:szCs w:val="22"/>
            <w:lang w:val="en-GB"/>
          </w:rPr>
          <w:t xml:space="preserve">he </w:t>
        </w:r>
      </w:ins>
      <w:ins w:id="653" w:author="Chara Katiri" w:date="2015-04-12T00:14:00Z">
        <w:r w:rsidR="0008637A" w:rsidRPr="00802990">
          <w:rPr>
            <w:rFonts w:ascii="Times" w:eastAsia="Times New Roman" w:hAnsi="Times" w:cs="Times New Roman"/>
            <w:sz w:val="22"/>
            <w:szCs w:val="22"/>
            <w:lang w:val="en-GB"/>
          </w:rPr>
          <w:t xml:space="preserve">most important </w:t>
        </w:r>
      </w:ins>
      <w:ins w:id="654" w:author="Chara Katiri" w:date="2015-04-12T00:32:00Z">
        <w:r w:rsidR="00180195" w:rsidRPr="00802990">
          <w:rPr>
            <w:rFonts w:ascii="Times" w:eastAsia="Times New Roman" w:hAnsi="Times" w:cs="Times New Roman"/>
            <w:sz w:val="22"/>
            <w:szCs w:val="22"/>
            <w:lang w:val="en-GB"/>
          </w:rPr>
          <w:t>component of c</w:t>
        </w:r>
        <w:r w:rsidR="00BA4097" w:rsidRPr="00802990">
          <w:rPr>
            <w:rFonts w:ascii="Times" w:eastAsia="Times New Roman" w:hAnsi="Times" w:cs="Times New Roman"/>
            <w:sz w:val="22"/>
            <w:szCs w:val="22"/>
            <w:lang w:val="en-GB"/>
          </w:rPr>
          <w:t xml:space="preserve">ore </w:t>
        </w:r>
      </w:ins>
      <w:ins w:id="655" w:author="Chara Katiri" w:date="2015-04-12T00:43:00Z">
        <w:r w:rsidR="00180195" w:rsidRPr="00802990">
          <w:rPr>
            <w:rFonts w:ascii="Times" w:eastAsia="Times New Roman" w:hAnsi="Times" w:cs="Times New Roman"/>
            <w:sz w:val="22"/>
            <w:szCs w:val="22"/>
            <w:lang w:val="en-GB"/>
          </w:rPr>
          <w:t>container,</w:t>
        </w:r>
      </w:ins>
      <w:ins w:id="656" w:author="Chara Katiri" w:date="2015-04-12T00:33:00Z">
        <w:r w:rsidR="00BA4097" w:rsidRPr="00802990">
          <w:rPr>
            <w:rFonts w:ascii="Times" w:eastAsia="Times New Roman" w:hAnsi="Times" w:cs="Times New Roman"/>
            <w:sz w:val="22"/>
            <w:szCs w:val="22"/>
            <w:lang w:val="en-GB"/>
          </w:rPr>
          <w:t xml:space="preserve"> </w:t>
        </w:r>
      </w:ins>
      <w:ins w:id="657" w:author="Chara Katiri" w:date="2015-04-12T00:36:00Z">
        <w:r w:rsidR="00BA4097" w:rsidRPr="00802990">
          <w:rPr>
            <w:rFonts w:ascii="Times" w:eastAsia="Times New Roman" w:hAnsi="Times" w:cs="Times New Roman"/>
            <w:sz w:val="22"/>
            <w:szCs w:val="22"/>
            <w:lang w:val="en-GB"/>
          </w:rPr>
          <w:t xml:space="preserve">makes use of </w:t>
        </w:r>
      </w:ins>
      <w:ins w:id="658" w:author="Chara Katiri" w:date="2015-04-12T00:57:00Z">
        <w:r w:rsidR="00523976" w:rsidRPr="00802990">
          <w:rPr>
            <w:rFonts w:ascii="Times" w:eastAsia="Times New Roman" w:hAnsi="Times" w:cs="Times New Roman"/>
            <w:sz w:val="22"/>
            <w:szCs w:val="22"/>
            <w:lang w:val="en-GB"/>
          </w:rPr>
          <w:t xml:space="preserve">‘spring-beans’ </w:t>
        </w:r>
      </w:ins>
      <w:ins w:id="659" w:author="Chara Katiri" w:date="2015-04-12T00:58:00Z">
        <w:r w:rsidR="00523976" w:rsidRPr="00802990">
          <w:rPr>
            <w:rFonts w:ascii="Times" w:eastAsia="Times New Roman" w:hAnsi="Times" w:cs="Times New Roman"/>
            <w:sz w:val="22"/>
            <w:szCs w:val="22"/>
            <w:lang w:val="en-GB"/>
          </w:rPr>
          <w:t xml:space="preserve">and </w:t>
        </w:r>
      </w:ins>
      <w:ins w:id="660" w:author="Chara Katiri" w:date="2015-04-12T00:36:00Z">
        <w:r w:rsidR="00BA4097" w:rsidRPr="00802990">
          <w:rPr>
            <w:rFonts w:ascii="Times" w:eastAsia="Times New Roman" w:hAnsi="Times" w:cs="Times New Roman"/>
            <w:sz w:val="22"/>
            <w:szCs w:val="22"/>
            <w:lang w:val="en-GB"/>
          </w:rPr>
          <w:t>‘spring-core’ sub-modules to</w:t>
        </w:r>
      </w:ins>
      <w:ins w:id="661" w:author="Chara Katiri" w:date="2015-04-12T00:35:00Z">
        <w:r w:rsidR="00BA4097" w:rsidRPr="00802990">
          <w:rPr>
            <w:rFonts w:ascii="Times" w:eastAsia="Times New Roman" w:hAnsi="Times" w:cs="Times New Roman"/>
            <w:sz w:val="22"/>
            <w:szCs w:val="22"/>
            <w:lang w:val="en-GB"/>
          </w:rPr>
          <w:t xml:space="preserve"> provide a number of essential functionalities and features for Inversion of Control (</w:t>
        </w:r>
        <w:proofErr w:type="spellStart"/>
        <w:r w:rsidR="00BA4097" w:rsidRPr="00802990">
          <w:rPr>
            <w:rFonts w:ascii="Times" w:eastAsia="Times New Roman" w:hAnsi="Times" w:cs="Times New Roman"/>
            <w:sz w:val="22"/>
            <w:szCs w:val="22"/>
            <w:lang w:val="en-GB"/>
          </w:rPr>
          <w:t>IoC</w:t>
        </w:r>
        <w:proofErr w:type="spellEnd"/>
        <w:r w:rsidR="00BA4097" w:rsidRPr="00802990">
          <w:rPr>
            <w:rFonts w:ascii="Times" w:eastAsia="Times New Roman" w:hAnsi="Times" w:cs="Times New Roman"/>
            <w:sz w:val="22"/>
            <w:szCs w:val="22"/>
            <w:lang w:val="en-GB"/>
          </w:rPr>
          <w:t>) and Dependency Injection (DI)</w:t>
        </w:r>
      </w:ins>
      <w:ins w:id="662" w:author="Chara Katiri" w:date="2015-04-12T00:14:00Z">
        <w:r w:rsidR="00BA4097" w:rsidRPr="00802990">
          <w:rPr>
            <w:rFonts w:ascii="Times" w:eastAsia="Times New Roman" w:hAnsi="Times" w:cs="Times New Roman"/>
            <w:sz w:val="22"/>
            <w:szCs w:val="22"/>
            <w:lang w:val="en-GB"/>
          </w:rPr>
          <w:t xml:space="preserve">. </w:t>
        </w:r>
      </w:ins>
      <w:ins w:id="663" w:author="Chara Katiri" w:date="2015-04-12T00:58:00Z">
        <w:r w:rsidR="00523976" w:rsidRPr="00802990">
          <w:rPr>
            <w:rFonts w:ascii="Times" w:eastAsia="Times New Roman" w:hAnsi="Times" w:cs="Times New Roman"/>
            <w:sz w:val="22"/>
            <w:szCs w:val="22"/>
            <w:lang w:val="en-GB"/>
          </w:rPr>
          <w:t xml:space="preserve">Equally important is the </w:t>
        </w:r>
        <w:proofErr w:type="spellStart"/>
        <w:r w:rsidR="00523976" w:rsidRPr="00802990">
          <w:rPr>
            <w:rFonts w:ascii="Times" w:eastAsia="Times New Roman" w:hAnsi="Times" w:cs="Times New Roman"/>
            <w:sz w:val="22"/>
            <w:szCs w:val="22"/>
            <w:lang w:val="en-GB"/>
          </w:rPr>
          <w:t>ApplicationContext</w:t>
        </w:r>
        <w:proofErr w:type="spellEnd"/>
        <w:r w:rsidR="00523976" w:rsidRPr="00802990">
          <w:rPr>
            <w:rFonts w:ascii="Times" w:eastAsia="Times New Roman" w:hAnsi="Times" w:cs="Times New Roman"/>
            <w:sz w:val="22"/>
            <w:szCs w:val="22"/>
            <w:lang w:val="en-GB"/>
          </w:rPr>
          <w:t xml:space="preserve">, which </w:t>
        </w:r>
      </w:ins>
      <w:ins w:id="664" w:author="Chara Katiri" w:date="2015-04-12T00:51:00Z">
        <w:r w:rsidR="00180195" w:rsidRPr="00802990">
          <w:rPr>
            <w:rFonts w:ascii="Times" w:eastAsia="Times New Roman" w:hAnsi="Times" w:cs="Times New Roman"/>
            <w:sz w:val="22"/>
            <w:szCs w:val="22"/>
            <w:lang w:val="en-GB"/>
          </w:rPr>
          <w:t xml:space="preserve">extends </w:t>
        </w:r>
      </w:ins>
      <w:ins w:id="665" w:author="Chara Katiri" w:date="2015-04-12T00:58:00Z">
        <w:r w:rsidR="00523976" w:rsidRPr="00802990">
          <w:rPr>
            <w:rFonts w:ascii="Times" w:eastAsia="Times New Roman" w:hAnsi="Times" w:cs="Times New Roman"/>
            <w:sz w:val="22"/>
            <w:szCs w:val="22"/>
            <w:lang w:val="en-GB"/>
          </w:rPr>
          <w:t xml:space="preserve">the </w:t>
        </w:r>
      </w:ins>
      <w:proofErr w:type="spellStart"/>
      <w:ins w:id="666" w:author="Chara Katiri" w:date="2015-04-12T00:51:00Z">
        <w:r w:rsidR="00180195" w:rsidRPr="00802990">
          <w:rPr>
            <w:rFonts w:ascii="Times" w:eastAsia="Times New Roman" w:hAnsi="Times" w:cs="Times New Roman"/>
            <w:sz w:val="22"/>
            <w:szCs w:val="22"/>
            <w:lang w:val="en-GB"/>
          </w:rPr>
          <w:t>BeansFactory</w:t>
        </w:r>
      </w:ins>
      <w:proofErr w:type="spellEnd"/>
      <w:ins w:id="667" w:author="Chara Katiri" w:date="2015-04-12T00:58:00Z">
        <w:r w:rsidR="00523976" w:rsidRPr="00802990">
          <w:rPr>
            <w:rFonts w:ascii="Times" w:eastAsia="Times New Roman" w:hAnsi="Times" w:cs="Times New Roman"/>
            <w:sz w:val="22"/>
            <w:szCs w:val="22"/>
            <w:lang w:val="en-GB"/>
          </w:rPr>
          <w:t xml:space="preserve">. The </w:t>
        </w:r>
        <w:proofErr w:type="spellStart"/>
        <w:r w:rsidR="00523976" w:rsidRPr="00802990">
          <w:rPr>
            <w:rFonts w:ascii="Times" w:eastAsia="Times New Roman" w:hAnsi="Times" w:cs="Times New Roman"/>
            <w:sz w:val="22"/>
            <w:szCs w:val="22"/>
            <w:lang w:val="en-GB"/>
          </w:rPr>
          <w:t>ApplicationContext</w:t>
        </w:r>
        <w:proofErr w:type="spellEnd"/>
        <w:r w:rsidR="00523976" w:rsidRPr="00802990">
          <w:rPr>
            <w:rFonts w:ascii="Times" w:eastAsia="Times New Roman" w:hAnsi="Times" w:cs="Times New Roman"/>
            <w:sz w:val="22"/>
            <w:szCs w:val="22"/>
            <w:lang w:val="en-GB"/>
          </w:rPr>
          <w:t xml:space="preserve"> </w:t>
        </w:r>
      </w:ins>
      <w:ins w:id="668" w:author="Chara Katiri" w:date="2015-04-12T00:51:00Z">
        <w:r w:rsidR="00180195" w:rsidRPr="00802990">
          <w:rPr>
            <w:rFonts w:ascii="Times" w:eastAsia="Times New Roman" w:hAnsi="Times" w:cs="Times New Roman"/>
            <w:sz w:val="22"/>
            <w:szCs w:val="22"/>
            <w:lang w:val="en-GB"/>
          </w:rPr>
          <w:t xml:space="preserve">provides </w:t>
        </w:r>
      </w:ins>
      <w:ins w:id="669" w:author="Chara Katiri" w:date="2015-04-12T00:52:00Z">
        <w:r w:rsidR="00523976" w:rsidRPr="00802990">
          <w:rPr>
            <w:rFonts w:ascii="Times" w:eastAsia="Times New Roman" w:hAnsi="Times" w:cs="Times New Roman"/>
            <w:sz w:val="22"/>
            <w:szCs w:val="22"/>
            <w:lang w:val="en-GB"/>
          </w:rPr>
          <w:t xml:space="preserve">internationalisation for text </w:t>
        </w:r>
      </w:ins>
      <w:ins w:id="670" w:author="Chara Katiri" w:date="2015-04-12T00:59:00Z">
        <w:r w:rsidR="00523976" w:rsidRPr="00802990">
          <w:rPr>
            <w:rFonts w:ascii="Times" w:eastAsia="Times New Roman" w:hAnsi="Times" w:cs="Times New Roman"/>
            <w:sz w:val="22"/>
            <w:szCs w:val="22"/>
            <w:lang w:val="en-GB"/>
          </w:rPr>
          <w:t>messages;</w:t>
        </w:r>
      </w:ins>
      <w:ins w:id="671" w:author="Chara Katiri" w:date="2015-04-12T00:52:00Z">
        <w:r w:rsidR="00523976" w:rsidRPr="00802990">
          <w:rPr>
            <w:rFonts w:ascii="Times" w:eastAsia="Times New Roman" w:hAnsi="Times" w:cs="Times New Roman"/>
            <w:sz w:val="22"/>
            <w:szCs w:val="22"/>
            <w:lang w:val="en-GB"/>
          </w:rPr>
          <w:t xml:space="preserve"> enables access to resources like URLs and files</w:t>
        </w:r>
      </w:ins>
      <w:ins w:id="672" w:author="Chara Katiri" w:date="2015-04-12T00:59:00Z">
        <w:r w:rsidR="00523976" w:rsidRPr="00802990">
          <w:rPr>
            <w:rFonts w:ascii="Times" w:eastAsia="Times New Roman" w:hAnsi="Times" w:cs="Times New Roman"/>
            <w:sz w:val="22"/>
            <w:szCs w:val="22"/>
            <w:lang w:val="en-GB"/>
          </w:rPr>
          <w:t>;</w:t>
        </w:r>
      </w:ins>
      <w:ins w:id="673" w:author="Chara Katiri" w:date="2015-04-12T00:52:00Z">
        <w:r w:rsidR="00523976" w:rsidRPr="00802990">
          <w:rPr>
            <w:rFonts w:ascii="Times" w:eastAsia="Times New Roman" w:hAnsi="Times" w:cs="Times New Roman"/>
            <w:sz w:val="22"/>
            <w:szCs w:val="22"/>
            <w:lang w:val="en-GB"/>
          </w:rPr>
          <w:t xml:space="preserve"> and supports event publication to the registered listeners.</w:t>
        </w:r>
      </w:ins>
      <w:ins w:id="674" w:author="Chara Katiri" w:date="2015-04-12T01:00:00Z">
        <w:r w:rsidR="002971A7" w:rsidRPr="00802990">
          <w:rPr>
            <w:rFonts w:ascii="Times" w:eastAsia="Times New Roman" w:hAnsi="Times" w:cs="Times New Roman"/>
            <w:sz w:val="22"/>
            <w:szCs w:val="22"/>
            <w:lang w:val="en-GB"/>
          </w:rPr>
          <w:t xml:space="preserve"> [46</w:t>
        </w:r>
        <w:r w:rsidR="004B5FE6" w:rsidRPr="00802990">
          <w:rPr>
            <w:rFonts w:ascii="Times" w:eastAsia="Times New Roman" w:hAnsi="Times" w:cs="Times New Roman"/>
            <w:sz w:val="22"/>
            <w:szCs w:val="22"/>
            <w:lang w:val="en-GB"/>
          </w:rPr>
          <w:t>]</w:t>
        </w:r>
      </w:ins>
      <w:ins w:id="675" w:author="Chara Katiri" w:date="2015-04-12T00:52:00Z">
        <w:r w:rsidR="00523976" w:rsidRPr="00802990">
          <w:rPr>
            <w:rFonts w:ascii="Times" w:eastAsia="Times New Roman" w:hAnsi="Times" w:cs="Times New Roman"/>
            <w:sz w:val="22"/>
            <w:szCs w:val="22"/>
            <w:lang w:val="en-GB"/>
          </w:rPr>
          <w:t xml:space="preserve"> </w:t>
        </w:r>
      </w:ins>
    </w:p>
    <w:p w14:paraId="5FA0B932" w14:textId="0C384423" w:rsidR="002971A7" w:rsidRPr="00802990" w:rsidRDefault="002971A7" w:rsidP="00802990">
      <w:pPr>
        <w:pStyle w:val="ListParagraph"/>
        <w:widowControl w:val="0"/>
        <w:numPr>
          <w:ilvl w:val="0"/>
          <w:numId w:val="57"/>
        </w:numPr>
        <w:tabs>
          <w:tab w:val="left" w:pos="220"/>
          <w:tab w:val="left" w:pos="720"/>
        </w:tabs>
        <w:autoSpaceDE w:val="0"/>
        <w:autoSpaceDN w:val="0"/>
        <w:adjustRightInd w:val="0"/>
        <w:spacing w:after="293" w:line="360" w:lineRule="auto"/>
        <w:jc w:val="both"/>
        <w:rPr>
          <w:rFonts w:ascii="Times" w:eastAsia="Times New Roman" w:hAnsi="Times" w:cs="Times New Roman"/>
          <w:sz w:val="22"/>
          <w:szCs w:val="22"/>
          <w:lang w:val="en-GB"/>
        </w:rPr>
      </w:pPr>
      <w:ins w:id="676" w:author="Chara Katiri" w:date="2015-04-12T01:07:00Z">
        <w:r w:rsidRPr="00802990">
          <w:rPr>
            <w:rFonts w:ascii="Times" w:eastAsia="Times New Roman" w:hAnsi="Times" w:cs="Times New Roman"/>
            <w:sz w:val="22"/>
            <w:szCs w:val="22"/>
            <w:lang w:val="en-GB"/>
          </w:rPr>
          <w:t xml:space="preserve">Test module: the purpose of the test module is to support the services for integration and unit testing. </w:t>
        </w:r>
      </w:ins>
    </w:p>
    <w:p w14:paraId="5F1E5BC8" w14:textId="1C17D439" w:rsidR="003A0AE7" w:rsidRPr="00802990" w:rsidRDefault="003F4AEA" w:rsidP="00802990">
      <w:pPr>
        <w:pStyle w:val="Heading2"/>
        <w:numPr>
          <w:ilvl w:val="2"/>
          <w:numId w:val="13"/>
        </w:numPr>
        <w:spacing w:line="360" w:lineRule="auto"/>
        <w:contextualSpacing/>
        <w:jc w:val="both"/>
        <w:rPr>
          <w:rFonts w:ascii="Times" w:hAnsi="Times" w:cs="Times New Roman"/>
          <w:color w:val="auto"/>
          <w:sz w:val="22"/>
          <w:szCs w:val="22"/>
          <w:lang w:val="en-GB"/>
        </w:rPr>
      </w:pPr>
      <w:bookmarkStart w:id="677" w:name="_Toc290491148"/>
      <w:r w:rsidRPr="00802990">
        <w:rPr>
          <w:rFonts w:ascii="Times" w:hAnsi="Times" w:cs="Times New Roman"/>
          <w:color w:val="auto"/>
          <w:sz w:val="22"/>
          <w:szCs w:val="22"/>
          <w:lang w:val="en-GB"/>
        </w:rPr>
        <w:t>Benefits of Spring MVC framework</w:t>
      </w:r>
      <w:bookmarkEnd w:id="677"/>
    </w:p>
    <w:p w14:paraId="3F0F9778" w14:textId="0C69940B" w:rsidR="002555A7" w:rsidRPr="00802990" w:rsidRDefault="003F4AEA" w:rsidP="00802990">
      <w:pPr>
        <w:spacing w:line="360" w:lineRule="auto"/>
        <w:ind w:firstLine="1276"/>
        <w:contextualSpacing/>
        <w:jc w:val="both"/>
        <w:rPr>
          <w:ins w:id="678" w:author="Chara Katiri" w:date="2015-04-10T23:47:00Z"/>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Spring MVC Framework </w:t>
      </w:r>
      <w:r w:rsidR="006F27EA" w:rsidRPr="00802990">
        <w:rPr>
          <w:rFonts w:ascii="Times" w:eastAsia="Times New Roman" w:hAnsi="Times" w:cs="Times New Roman"/>
          <w:sz w:val="22"/>
          <w:szCs w:val="22"/>
          <w:shd w:val="clear" w:color="auto" w:fill="FFFFFF"/>
          <w:lang w:val="en-GB"/>
        </w:rPr>
        <w:t>was</w:t>
      </w:r>
      <w:r w:rsidRPr="00802990">
        <w:rPr>
          <w:rFonts w:ascii="Times" w:eastAsia="Times New Roman" w:hAnsi="Times" w:cs="Times New Roman"/>
          <w:sz w:val="22"/>
          <w:szCs w:val="22"/>
          <w:shd w:val="clear" w:color="auto" w:fill="FFFFFF"/>
          <w:lang w:val="en-GB"/>
        </w:rPr>
        <w:t xml:space="preserve"> chosen over other</w:t>
      </w:r>
      <w:r w:rsidR="00340F77" w:rsidRPr="00802990">
        <w:rPr>
          <w:rFonts w:ascii="Times" w:eastAsia="Times New Roman" w:hAnsi="Times" w:cs="Times New Roman"/>
          <w:sz w:val="22"/>
          <w:szCs w:val="22"/>
          <w:shd w:val="clear" w:color="auto" w:fill="FFFFFF"/>
          <w:lang w:val="en-GB"/>
        </w:rPr>
        <w:t xml:space="preserve"> MVC</w:t>
      </w:r>
      <w:r w:rsidRPr="00802990">
        <w:rPr>
          <w:rFonts w:ascii="Times" w:eastAsia="Times New Roman" w:hAnsi="Times" w:cs="Times New Roman"/>
          <w:sz w:val="22"/>
          <w:szCs w:val="22"/>
          <w:shd w:val="clear" w:color="auto" w:fill="FFFFFF"/>
          <w:lang w:val="en-GB"/>
        </w:rPr>
        <w:t xml:space="preserve"> technologies, such as </w:t>
      </w:r>
      <w:r w:rsidR="00340F77" w:rsidRPr="00802990">
        <w:rPr>
          <w:rFonts w:ascii="Times" w:eastAsia="Times New Roman" w:hAnsi="Times" w:cs="Times New Roman"/>
          <w:sz w:val="22"/>
          <w:szCs w:val="22"/>
          <w:shd w:val="clear" w:color="auto" w:fill="FFFFFF"/>
          <w:lang w:val="en-GB"/>
        </w:rPr>
        <w:t>St</w:t>
      </w:r>
      <w:r w:rsidR="00B55401" w:rsidRPr="00802990">
        <w:rPr>
          <w:rFonts w:ascii="Times" w:eastAsia="Times New Roman" w:hAnsi="Times" w:cs="Times New Roman"/>
          <w:sz w:val="22"/>
          <w:szCs w:val="22"/>
          <w:shd w:val="clear" w:color="auto" w:fill="FFFFFF"/>
          <w:lang w:val="en-GB"/>
        </w:rPr>
        <w:t>r</w:t>
      </w:r>
      <w:r w:rsidR="00340F77" w:rsidRPr="00802990">
        <w:rPr>
          <w:rFonts w:ascii="Times" w:eastAsia="Times New Roman" w:hAnsi="Times" w:cs="Times New Roman"/>
          <w:sz w:val="22"/>
          <w:szCs w:val="22"/>
          <w:shd w:val="clear" w:color="auto" w:fill="FFFFFF"/>
          <w:lang w:val="en-GB"/>
        </w:rPr>
        <w:t>uts</w:t>
      </w:r>
      <w:r w:rsidRPr="00802990">
        <w:rPr>
          <w:rFonts w:ascii="Times" w:eastAsia="Times New Roman" w:hAnsi="Times" w:cs="Times New Roman"/>
          <w:sz w:val="22"/>
          <w:szCs w:val="22"/>
          <w:shd w:val="clear" w:color="auto" w:fill="FFFFFF"/>
          <w:lang w:val="en-GB"/>
        </w:rPr>
        <w:t xml:space="preserve">, due to the support features it offers. </w:t>
      </w:r>
      <w:proofErr w:type="gramStart"/>
      <w:r w:rsidR="00B55401" w:rsidRPr="00802990">
        <w:rPr>
          <w:rFonts w:ascii="Times" w:eastAsia="Times New Roman" w:hAnsi="Times" w:cs="Times New Roman"/>
          <w:sz w:val="22"/>
          <w:szCs w:val="22"/>
          <w:shd w:val="clear" w:color="auto" w:fill="FFFFFF"/>
          <w:lang w:val="en-GB"/>
        </w:rPr>
        <w:t>Struts is</w:t>
      </w:r>
      <w:proofErr w:type="gramEnd"/>
      <w:r w:rsidR="00B55401" w:rsidRPr="00802990">
        <w:rPr>
          <w:rFonts w:ascii="Times" w:eastAsia="Times New Roman" w:hAnsi="Times" w:cs="Times New Roman"/>
          <w:sz w:val="22"/>
          <w:szCs w:val="22"/>
          <w:shd w:val="clear" w:color="auto" w:fill="FFFFFF"/>
          <w:lang w:val="en-GB"/>
        </w:rPr>
        <w:t xml:space="preserve"> a sophisticated framework, strictly focused on presentation. On the other hand, </w:t>
      </w:r>
      <w:proofErr w:type="gramStart"/>
      <w:r w:rsidR="00B55401" w:rsidRPr="00802990">
        <w:rPr>
          <w:rFonts w:ascii="Times" w:eastAsia="Times New Roman" w:hAnsi="Times" w:cs="Times New Roman"/>
          <w:sz w:val="22"/>
          <w:szCs w:val="22"/>
          <w:shd w:val="clear" w:color="auto" w:fill="FFFFFF"/>
          <w:lang w:val="en-GB"/>
        </w:rPr>
        <w:t>Spring</w:t>
      </w:r>
      <w:proofErr w:type="gramEnd"/>
      <w:ins w:id="679" w:author="Chara Katiri" w:date="2015-04-12T01:09:00Z">
        <w:r w:rsidR="007010A1" w:rsidRPr="00802990">
          <w:rPr>
            <w:rFonts w:ascii="Times" w:eastAsia="Times New Roman" w:hAnsi="Times" w:cs="Times New Roman"/>
            <w:sz w:val="22"/>
            <w:szCs w:val="22"/>
            <w:shd w:val="clear" w:color="auto" w:fill="FFFFFF"/>
            <w:lang w:val="en-GB"/>
          </w:rPr>
          <w:t xml:space="preserve"> </w:t>
        </w:r>
      </w:ins>
      <w:r w:rsidR="00B55401" w:rsidRPr="00802990">
        <w:rPr>
          <w:rFonts w:ascii="Times" w:eastAsia="Times New Roman" w:hAnsi="Times" w:cs="Times New Roman"/>
          <w:sz w:val="22"/>
          <w:szCs w:val="22"/>
          <w:shd w:val="clear" w:color="auto" w:fill="FFFFFF"/>
          <w:lang w:val="en-GB"/>
        </w:rPr>
        <w:t>is a “</w:t>
      </w:r>
      <w:r w:rsidR="006F27EA" w:rsidRPr="00802990">
        <w:rPr>
          <w:rFonts w:ascii="Times" w:eastAsia="Times New Roman" w:hAnsi="Times" w:cs="Times New Roman"/>
          <w:i/>
          <w:sz w:val="22"/>
          <w:szCs w:val="22"/>
          <w:shd w:val="clear" w:color="auto" w:fill="FFFFFF"/>
          <w:lang w:val="en-GB"/>
        </w:rPr>
        <w:t>Lightweight inversion of c</w:t>
      </w:r>
      <w:r w:rsidR="00B55401" w:rsidRPr="00802990">
        <w:rPr>
          <w:rFonts w:ascii="Times" w:eastAsia="Times New Roman" w:hAnsi="Times" w:cs="Times New Roman"/>
          <w:i/>
          <w:sz w:val="22"/>
          <w:szCs w:val="22"/>
          <w:shd w:val="clear" w:color="auto" w:fill="FFFFFF"/>
          <w:lang w:val="en-GB"/>
        </w:rPr>
        <w:t>ontrol and Aspect Oriented Container Framework</w:t>
      </w:r>
      <w:r w:rsidR="00B55401" w:rsidRPr="00802990">
        <w:rPr>
          <w:rFonts w:ascii="Times" w:eastAsia="Times New Roman" w:hAnsi="Times" w:cs="Times New Roman"/>
          <w:sz w:val="22"/>
          <w:szCs w:val="22"/>
          <w:shd w:val="clear" w:color="auto" w:fill="FFFFFF"/>
          <w:lang w:val="en-GB"/>
        </w:rPr>
        <w:t>”</w:t>
      </w:r>
      <w:r w:rsidR="006F27EA" w:rsidRPr="00802990">
        <w:rPr>
          <w:rFonts w:ascii="Times" w:eastAsia="Times New Roman" w:hAnsi="Times" w:cs="Times New Roman"/>
          <w:sz w:val="22"/>
          <w:szCs w:val="22"/>
          <w:shd w:val="clear" w:color="auto" w:fill="FFFFFF"/>
          <w:lang w:val="en-GB"/>
        </w:rPr>
        <w:t xml:space="preserve"> [10]</w:t>
      </w:r>
      <w:r w:rsidR="00B55401" w:rsidRPr="00802990">
        <w:rPr>
          <w:rFonts w:ascii="Times" w:eastAsia="Times New Roman" w:hAnsi="Times" w:cs="Times New Roman"/>
          <w:sz w:val="22"/>
          <w:szCs w:val="22"/>
          <w:shd w:val="clear" w:color="auto" w:fill="FFFFFF"/>
          <w:lang w:val="en-GB"/>
        </w:rPr>
        <w:t xml:space="preserve">. </w:t>
      </w:r>
      <w:r w:rsidRPr="00802990">
        <w:rPr>
          <w:rFonts w:ascii="Times" w:eastAsia="Times New Roman" w:hAnsi="Times" w:cs="Times New Roman"/>
          <w:sz w:val="22"/>
          <w:szCs w:val="22"/>
          <w:shd w:val="clear" w:color="auto" w:fill="FFFFFF"/>
          <w:lang w:val="en-GB"/>
        </w:rPr>
        <w:t>It’s a popular framework used by a lot of web developers because it offers qualit</w:t>
      </w:r>
      <w:r w:rsidR="00B55401" w:rsidRPr="00802990">
        <w:rPr>
          <w:rFonts w:ascii="Times" w:eastAsia="Times New Roman" w:hAnsi="Times" w:cs="Times New Roman"/>
          <w:sz w:val="22"/>
          <w:szCs w:val="22"/>
          <w:shd w:val="clear" w:color="auto" w:fill="FFFFFF"/>
          <w:lang w:val="en-GB"/>
        </w:rPr>
        <w:t xml:space="preserve">y from design to implementation, </w:t>
      </w:r>
      <w:commentRangeStart w:id="680"/>
      <w:r w:rsidR="006F27EA" w:rsidRPr="00802990">
        <w:rPr>
          <w:rFonts w:ascii="Times" w:eastAsia="Times New Roman" w:hAnsi="Times" w:cs="Times New Roman"/>
          <w:sz w:val="22"/>
          <w:szCs w:val="22"/>
          <w:shd w:val="clear" w:color="auto" w:fill="FFFFFF"/>
          <w:lang w:val="en-GB"/>
        </w:rPr>
        <w:t>promotes</w:t>
      </w:r>
      <w:r w:rsidRPr="00802990">
        <w:rPr>
          <w:rFonts w:ascii="Times" w:eastAsia="Times New Roman" w:hAnsi="Times" w:cs="Times New Roman"/>
          <w:sz w:val="22"/>
          <w:szCs w:val="22"/>
          <w:shd w:val="clear" w:color="auto" w:fill="FFFFFF"/>
          <w:lang w:val="en-GB"/>
        </w:rPr>
        <w:t xml:space="preserve"> best practices</w:t>
      </w:r>
      <w:r w:rsidR="00B55401" w:rsidRPr="00802990">
        <w:rPr>
          <w:rFonts w:ascii="Times" w:eastAsia="Times New Roman" w:hAnsi="Times" w:cs="Times New Roman"/>
          <w:sz w:val="22"/>
          <w:szCs w:val="22"/>
          <w:shd w:val="clear" w:color="auto" w:fill="FFFFFF"/>
          <w:lang w:val="en-GB"/>
        </w:rPr>
        <w:t xml:space="preserve"> and it’s adaptable</w:t>
      </w:r>
      <w:r w:rsidRPr="00802990">
        <w:rPr>
          <w:rFonts w:ascii="Times" w:eastAsia="Times New Roman" w:hAnsi="Times" w:cs="Times New Roman"/>
          <w:sz w:val="22"/>
          <w:szCs w:val="22"/>
          <w:shd w:val="clear" w:color="auto" w:fill="FFFFFF"/>
          <w:lang w:val="en-GB"/>
        </w:rPr>
        <w:t xml:space="preserve">. </w:t>
      </w:r>
      <w:commentRangeEnd w:id="680"/>
      <w:r w:rsidR="0020381B" w:rsidRPr="00802990">
        <w:rPr>
          <w:rStyle w:val="CommentReference"/>
          <w:rFonts w:ascii="Times" w:hAnsi="Times" w:cs="Times New Roman"/>
          <w:sz w:val="22"/>
          <w:szCs w:val="22"/>
        </w:rPr>
        <w:commentReference w:id="680"/>
      </w:r>
      <w:ins w:id="682" w:author="Chara Katiri" w:date="2015-04-12T01:17:00Z">
        <w:r w:rsidR="00C31C80" w:rsidRPr="00802990">
          <w:rPr>
            <w:rFonts w:ascii="Times" w:eastAsia="Times New Roman" w:hAnsi="Times" w:cs="Times New Roman"/>
            <w:sz w:val="22"/>
            <w:szCs w:val="22"/>
            <w:shd w:val="clear" w:color="auto" w:fill="FFFFFF"/>
            <w:lang w:val="en-GB"/>
          </w:rPr>
          <w:t>A detailed description of other benefits that Spring MVC Framework offers is shown below:</w:t>
        </w:r>
      </w:ins>
    </w:p>
    <w:p w14:paraId="2B7736DF" w14:textId="16819158" w:rsidR="00C31C80" w:rsidRPr="00802990" w:rsidRDefault="006B03E2" w:rsidP="00802990">
      <w:pPr>
        <w:pStyle w:val="ListParagraph"/>
        <w:numPr>
          <w:ilvl w:val="0"/>
          <w:numId w:val="59"/>
        </w:numPr>
        <w:spacing w:line="360" w:lineRule="auto"/>
        <w:jc w:val="both"/>
        <w:rPr>
          <w:ins w:id="683" w:author="Chara Katiri" w:date="2015-04-12T01:19:00Z"/>
          <w:rFonts w:ascii="Times" w:eastAsia="Times New Roman" w:hAnsi="Times" w:cs="Times New Roman"/>
          <w:sz w:val="22"/>
          <w:szCs w:val="22"/>
          <w:shd w:val="clear" w:color="auto" w:fill="FFFFFF"/>
          <w:lang w:val="en-GB"/>
          <w:rPrChange w:id="684" w:author="Chara Katiri" w:date="2015-04-12T20:48:00Z">
            <w:rPr>
              <w:ins w:id="685" w:author="Chara Katiri" w:date="2015-04-12T01:19:00Z"/>
              <w:shd w:val="clear" w:color="auto" w:fill="FFFFFF"/>
              <w:lang w:val="en-GB"/>
            </w:rPr>
          </w:rPrChange>
        </w:rPr>
        <w:pPrChange w:id="686" w:author="Chara Katiri" w:date="2015-04-12T20:48:00Z">
          <w:pPr>
            <w:spacing w:line="360" w:lineRule="auto"/>
            <w:ind w:firstLine="720"/>
            <w:contextualSpacing/>
            <w:jc w:val="both"/>
          </w:pPr>
        </w:pPrChange>
      </w:pPr>
      <w:ins w:id="687" w:author="Chara Katiri" w:date="2015-04-12T01:25:00Z">
        <w:r w:rsidRPr="00802990">
          <w:rPr>
            <w:rFonts w:ascii="Times" w:eastAsia="Times New Roman" w:hAnsi="Times" w:cs="Times New Roman"/>
            <w:i/>
            <w:sz w:val="22"/>
            <w:szCs w:val="22"/>
            <w:lang w:val="en-GB"/>
            <w:rPrChange w:id="688" w:author="Chara Katiri" w:date="2015-04-12T20:48:00Z">
              <w:rPr>
                <w:lang w:val="en-GB"/>
              </w:rPr>
            </w:rPrChange>
          </w:rPr>
          <w:t>Separation of roles</w:t>
        </w:r>
      </w:ins>
      <w:ins w:id="689" w:author="Chara Katiri" w:date="2015-04-12T01:19:00Z">
        <w:r w:rsidR="00C31C80" w:rsidRPr="00802990">
          <w:rPr>
            <w:rFonts w:ascii="Times" w:eastAsia="Times New Roman" w:hAnsi="Times" w:cs="Times New Roman"/>
            <w:i/>
            <w:sz w:val="22"/>
            <w:szCs w:val="22"/>
            <w:lang w:val="en-GB"/>
            <w:rPrChange w:id="690" w:author="Chara Katiri" w:date="2015-04-12T20:48:00Z">
              <w:rPr>
                <w:lang w:val="en-GB"/>
              </w:rPr>
            </w:rPrChange>
          </w:rPr>
          <w:t>:</w:t>
        </w:r>
        <w:r w:rsidR="00C31C80" w:rsidRPr="00802990">
          <w:rPr>
            <w:rFonts w:ascii="Times" w:eastAsia="Times New Roman" w:hAnsi="Times" w:cs="Times New Roman"/>
            <w:sz w:val="22"/>
            <w:szCs w:val="22"/>
            <w:shd w:val="clear" w:color="auto" w:fill="FFFFFF"/>
            <w:lang w:val="en-GB"/>
            <w:rPrChange w:id="691" w:author="Chara Katiri" w:date="2015-04-12T20:48:00Z">
              <w:rPr>
                <w:shd w:val="clear" w:color="auto" w:fill="FFFFFF"/>
                <w:lang w:val="en-GB"/>
              </w:rPr>
            </w:rPrChange>
          </w:rPr>
          <w:t xml:space="preserve"> The </w:t>
        </w:r>
      </w:ins>
      <w:ins w:id="692" w:author="Chara Katiri" w:date="2015-04-12T01:22:00Z">
        <w:r w:rsidR="00C31C80" w:rsidRPr="00802990">
          <w:rPr>
            <w:rFonts w:ascii="Times" w:eastAsia="Times New Roman" w:hAnsi="Times" w:cs="Times New Roman"/>
            <w:sz w:val="22"/>
            <w:szCs w:val="22"/>
            <w:shd w:val="clear" w:color="auto" w:fill="FFFFFF"/>
            <w:lang w:val="en-GB"/>
            <w:rPrChange w:id="693" w:author="Chara Katiri" w:date="2015-04-12T20:48:00Z">
              <w:rPr>
                <w:shd w:val="clear" w:color="auto" w:fill="FFFFFF"/>
                <w:lang w:val="en-GB"/>
              </w:rPr>
            </w:rPrChange>
          </w:rPr>
          <w:t xml:space="preserve">use POJO (Plain Old </w:t>
        </w:r>
      </w:ins>
      <w:ins w:id="694" w:author="Chara Katiri" w:date="2015-04-12T01:23:00Z">
        <w:r w:rsidR="00BA2B08" w:rsidRPr="00802990">
          <w:rPr>
            <w:rFonts w:ascii="Times" w:eastAsia="Times New Roman" w:hAnsi="Times" w:cs="Times New Roman"/>
            <w:sz w:val="22"/>
            <w:szCs w:val="22"/>
            <w:shd w:val="clear" w:color="auto" w:fill="FFFFFF"/>
            <w:lang w:val="en-GB"/>
            <w:rPrChange w:id="695" w:author="Chara Katiri" w:date="2015-04-12T20:48:00Z">
              <w:rPr>
                <w:shd w:val="clear" w:color="auto" w:fill="FFFFFF"/>
                <w:lang w:val="en-GB"/>
              </w:rPr>
            </w:rPrChange>
          </w:rPr>
          <w:t>Java Object</w:t>
        </w:r>
      </w:ins>
      <w:ins w:id="696" w:author="Chara Katiri" w:date="2015-04-12T01:22:00Z">
        <w:r w:rsidR="00C31C80" w:rsidRPr="00802990">
          <w:rPr>
            <w:rFonts w:ascii="Times" w:eastAsia="Times New Roman" w:hAnsi="Times" w:cs="Times New Roman"/>
            <w:sz w:val="22"/>
            <w:szCs w:val="22"/>
            <w:shd w:val="clear" w:color="auto" w:fill="FFFFFF"/>
            <w:lang w:val="en-GB"/>
            <w:rPrChange w:id="697" w:author="Chara Katiri" w:date="2015-04-12T20:48:00Z">
              <w:rPr>
                <w:shd w:val="clear" w:color="auto" w:fill="FFFFFF"/>
                <w:lang w:val="en-GB"/>
              </w:rPr>
            </w:rPrChange>
          </w:rPr>
          <w:t>)</w:t>
        </w:r>
      </w:ins>
      <w:ins w:id="698" w:author="Chara Katiri" w:date="2015-04-12T01:23:00Z">
        <w:r w:rsidR="00BA2B08" w:rsidRPr="00802990">
          <w:rPr>
            <w:rFonts w:ascii="Times" w:eastAsia="Times New Roman" w:hAnsi="Times" w:cs="Times New Roman"/>
            <w:sz w:val="22"/>
            <w:szCs w:val="22"/>
            <w:shd w:val="clear" w:color="auto" w:fill="FFFFFF"/>
            <w:lang w:val="en-GB"/>
            <w:rPrChange w:id="699" w:author="Chara Katiri" w:date="2015-04-12T20:48:00Z">
              <w:rPr>
                <w:shd w:val="clear" w:color="auto" w:fill="FFFFFF"/>
                <w:lang w:val="en-GB"/>
              </w:rPr>
            </w:rPrChange>
          </w:rPr>
          <w:t xml:space="preserve"> and the creation of specialised objects </w:t>
        </w:r>
      </w:ins>
      <w:proofErr w:type="gramStart"/>
      <w:ins w:id="700" w:author="Chara Katiri" w:date="2015-04-12T01:19:00Z">
        <w:r w:rsidR="00C31C80" w:rsidRPr="00802990">
          <w:rPr>
            <w:rFonts w:ascii="Times" w:eastAsia="Times New Roman" w:hAnsi="Times" w:cs="Times New Roman"/>
            <w:sz w:val="22"/>
            <w:szCs w:val="22"/>
            <w:shd w:val="clear" w:color="auto" w:fill="FFFFFF"/>
            <w:lang w:val="en-GB"/>
            <w:rPrChange w:id="701" w:author="Chara Katiri" w:date="2015-04-12T20:48:00Z">
              <w:rPr>
                <w:shd w:val="clear" w:color="auto" w:fill="FFFFFF"/>
                <w:lang w:val="en-GB"/>
              </w:rPr>
            </w:rPrChange>
          </w:rPr>
          <w:t>helps</w:t>
        </w:r>
        <w:proofErr w:type="gramEnd"/>
        <w:r w:rsidR="00C31C80" w:rsidRPr="00802990">
          <w:rPr>
            <w:rFonts w:ascii="Times" w:eastAsia="Times New Roman" w:hAnsi="Times" w:cs="Times New Roman"/>
            <w:sz w:val="22"/>
            <w:szCs w:val="22"/>
            <w:shd w:val="clear" w:color="auto" w:fill="FFFFFF"/>
            <w:lang w:val="en-GB"/>
            <w:rPrChange w:id="702" w:author="Chara Katiri" w:date="2015-04-12T20:48:00Z">
              <w:rPr>
                <w:shd w:val="clear" w:color="auto" w:fill="FFFFFF"/>
                <w:lang w:val="en-GB"/>
              </w:rPr>
            </w:rPrChange>
          </w:rPr>
          <w:t xml:space="preserve"> escape duplication and result in clear separation of roles</w:t>
        </w:r>
      </w:ins>
      <w:ins w:id="703" w:author="Chara Katiri" w:date="2015-04-12T01:28:00Z">
        <w:r w:rsidRPr="00802990">
          <w:rPr>
            <w:rFonts w:ascii="Times" w:eastAsia="Times New Roman" w:hAnsi="Times" w:cs="Times New Roman"/>
            <w:sz w:val="22"/>
            <w:szCs w:val="22"/>
            <w:shd w:val="clear" w:color="auto" w:fill="FFFFFF"/>
            <w:lang w:val="en-GB"/>
            <w:rPrChange w:id="704" w:author="Chara Katiri" w:date="2015-04-12T20:48:00Z">
              <w:rPr>
                <w:shd w:val="clear" w:color="auto" w:fill="FFFFFF"/>
                <w:lang w:val="en-GB"/>
              </w:rPr>
            </w:rPrChange>
          </w:rPr>
          <w:t>,</w:t>
        </w:r>
      </w:ins>
      <w:ins w:id="705" w:author="Chara Katiri" w:date="2015-04-12T01:19:00Z">
        <w:r w:rsidR="00C31C80" w:rsidRPr="00802990">
          <w:rPr>
            <w:rFonts w:ascii="Times" w:eastAsia="Times New Roman" w:hAnsi="Times" w:cs="Times New Roman"/>
            <w:sz w:val="22"/>
            <w:szCs w:val="22"/>
            <w:shd w:val="clear" w:color="auto" w:fill="FFFFFF"/>
            <w:lang w:val="en-GB"/>
            <w:rPrChange w:id="706" w:author="Chara Katiri" w:date="2015-04-12T20:48:00Z">
              <w:rPr>
                <w:shd w:val="clear" w:color="auto" w:fill="FFFFFF"/>
                <w:lang w:val="en-GB"/>
              </w:rPr>
            </w:rPrChange>
          </w:rPr>
          <w:t xml:space="preserve"> from presentation to business logic. </w:t>
        </w:r>
      </w:ins>
      <w:ins w:id="707" w:author="Chara Katiri" w:date="2015-04-12T01:29:00Z">
        <w:r w:rsidRPr="00802990">
          <w:rPr>
            <w:rFonts w:ascii="Times" w:eastAsia="Times New Roman" w:hAnsi="Times" w:cs="Times New Roman"/>
            <w:sz w:val="22"/>
            <w:szCs w:val="22"/>
            <w:shd w:val="clear" w:color="auto" w:fill="FFFFFF"/>
            <w:lang w:val="en-GB"/>
            <w:rPrChange w:id="708" w:author="Chara Katiri" w:date="2015-04-12T20:48:00Z">
              <w:rPr>
                <w:shd w:val="clear" w:color="auto" w:fill="FFFFFF"/>
                <w:lang w:val="en-GB"/>
              </w:rPr>
            </w:rPrChange>
          </w:rPr>
          <w:t>Those</w:t>
        </w:r>
      </w:ins>
      <w:ins w:id="709" w:author="Chara Katiri" w:date="2015-04-12T01:26:00Z">
        <w:r w:rsidRPr="00802990">
          <w:rPr>
            <w:rFonts w:ascii="Times" w:eastAsia="Times New Roman" w:hAnsi="Times" w:cs="Times New Roman"/>
            <w:sz w:val="22"/>
            <w:szCs w:val="22"/>
            <w:shd w:val="clear" w:color="auto" w:fill="FFFFFF"/>
            <w:lang w:val="en-GB"/>
            <w:rPrChange w:id="710" w:author="Chara Katiri" w:date="2015-04-12T20:48:00Z">
              <w:rPr>
                <w:shd w:val="clear" w:color="auto" w:fill="FFFFFF"/>
                <w:lang w:val="en-GB"/>
              </w:rPr>
            </w:rPrChange>
          </w:rPr>
          <w:t xml:space="preserve"> </w:t>
        </w:r>
      </w:ins>
      <w:ins w:id="711" w:author="Chara Katiri" w:date="2015-04-12T01:19:00Z">
        <w:r w:rsidR="00C31C80" w:rsidRPr="00802990">
          <w:rPr>
            <w:rFonts w:ascii="Times" w:eastAsia="Times New Roman" w:hAnsi="Times" w:cs="Times New Roman"/>
            <w:sz w:val="22"/>
            <w:szCs w:val="22"/>
            <w:shd w:val="clear" w:color="auto" w:fill="FFFFFF"/>
            <w:lang w:val="en-GB"/>
            <w:rPrChange w:id="712" w:author="Chara Katiri" w:date="2015-04-12T20:48:00Z">
              <w:rPr>
                <w:shd w:val="clear" w:color="auto" w:fill="FFFFFF"/>
                <w:lang w:val="en-GB"/>
              </w:rPr>
            </w:rPrChange>
          </w:rPr>
          <w:t>objects</w:t>
        </w:r>
      </w:ins>
      <w:ins w:id="713" w:author="Chara Katiri" w:date="2015-04-12T01:26:00Z">
        <w:r w:rsidRPr="00802990">
          <w:rPr>
            <w:rFonts w:ascii="Times" w:eastAsia="Times New Roman" w:hAnsi="Times" w:cs="Times New Roman"/>
            <w:sz w:val="22"/>
            <w:szCs w:val="22"/>
            <w:shd w:val="clear" w:color="auto" w:fill="FFFFFF"/>
            <w:lang w:val="en-GB"/>
            <w:rPrChange w:id="714" w:author="Chara Katiri" w:date="2015-04-12T20:48:00Z">
              <w:rPr>
                <w:shd w:val="clear" w:color="auto" w:fill="FFFFFF"/>
                <w:lang w:val="en-GB"/>
              </w:rPr>
            </w:rPrChange>
          </w:rPr>
          <w:t xml:space="preserve"> are implemented</w:t>
        </w:r>
      </w:ins>
      <w:ins w:id="715" w:author="Chara Katiri" w:date="2015-04-12T01:19:00Z">
        <w:r w:rsidR="00C31C80" w:rsidRPr="00802990">
          <w:rPr>
            <w:rFonts w:ascii="Times" w:eastAsia="Times New Roman" w:hAnsi="Times" w:cs="Times New Roman"/>
            <w:sz w:val="22"/>
            <w:szCs w:val="22"/>
            <w:shd w:val="clear" w:color="auto" w:fill="FFFFFF"/>
            <w:lang w:val="en-GB"/>
            <w:rPrChange w:id="716" w:author="Chara Katiri" w:date="2015-04-12T20:48:00Z">
              <w:rPr>
                <w:shd w:val="clear" w:color="auto" w:fill="FFFFFF"/>
                <w:lang w:val="en-GB"/>
              </w:rPr>
            </w:rPrChange>
          </w:rPr>
          <w:t xml:space="preserve"> in specialized classes</w:t>
        </w:r>
      </w:ins>
      <w:ins w:id="717" w:author="Chara Katiri" w:date="2015-04-12T01:26:00Z">
        <w:r w:rsidRPr="00802990">
          <w:rPr>
            <w:rFonts w:ascii="Times" w:eastAsia="Times New Roman" w:hAnsi="Times" w:cs="Times New Roman"/>
            <w:sz w:val="22"/>
            <w:szCs w:val="22"/>
            <w:shd w:val="clear" w:color="auto" w:fill="FFFFFF"/>
            <w:lang w:val="en-GB"/>
            <w:rPrChange w:id="718" w:author="Chara Katiri" w:date="2015-04-12T20:48:00Z">
              <w:rPr>
                <w:shd w:val="clear" w:color="auto" w:fill="FFFFFF"/>
                <w:lang w:val="en-GB"/>
              </w:rPr>
            </w:rPrChange>
          </w:rPr>
          <w:t>,</w:t>
        </w:r>
      </w:ins>
      <w:ins w:id="719" w:author="Chara Katiri" w:date="2015-04-12T01:19:00Z">
        <w:r w:rsidR="00C31C80" w:rsidRPr="00802990">
          <w:rPr>
            <w:rFonts w:ascii="Times" w:eastAsia="Times New Roman" w:hAnsi="Times" w:cs="Times New Roman"/>
            <w:sz w:val="22"/>
            <w:szCs w:val="22"/>
            <w:shd w:val="clear" w:color="auto" w:fill="FFFFFF"/>
            <w:lang w:val="en-GB"/>
            <w:rPrChange w:id="720" w:author="Chara Katiri" w:date="2015-04-12T20:48:00Z">
              <w:rPr>
                <w:shd w:val="clear" w:color="auto" w:fill="FFFFFF"/>
                <w:lang w:val="en-GB"/>
              </w:rPr>
            </w:rPrChange>
          </w:rPr>
          <w:t xml:space="preserve"> such as Model View Controller (MVC), </w:t>
        </w:r>
        <w:proofErr w:type="spellStart"/>
        <w:r w:rsidR="00C31C80" w:rsidRPr="00802990">
          <w:rPr>
            <w:rFonts w:ascii="Times" w:eastAsia="Times New Roman" w:hAnsi="Times" w:cs="Times New Roman"/>
            <w:sz w:val="22"/>
            <w:szCs w:val="22"/>
            <w:shd w:val="clear" w:color="auto" w:fill="FFFFFF"/>
            <w:lang w:val="en-GB"/>
            <w:rPrChange w:id="721" w:author="Chara Katiri" w:date="2015-04-12T20:48:00Z">
              <w:rPr>
                <w:shd w:val="clear" w:color="auto" w:fill="FFFFFF"/>
                <w:lang w:val="en-GB"/>
              </w:rPr>
            </w:rPrChange>
          </w:rPr>
          <w:t>DispatcherServlet</w:t>
        </w:r>
        <w:proofErr w:type="spellEnd"/>
        <w:r w:rsidR="00C31C80" w:rsidRPr="00802990">
          <w:rPr>
            <w:rFonts w:ascii="Times" w:eastAsia="Times New Roman" w:hAnsi="Times" w:cs="Times New Roman"/>
            <w:sz w:val="22"/>
            <w:szCs w:val="22"/>
            <w:shd w:val="clear" w:color="auto" w:fill="FFFFFF"/>
            <w:lang w:val="en-GB"/>
            <w:rPrChange w:id="722" w:author="Chara Katiri" w:date="2015-04-12T20:48:00Z">
              <w:rPr>
                <w:shd w:val="clear" w:color="auto" w:fill="FFFFFF"/>
                <w:lang w:val="en-GB"/>
              </w:rPr>
            </w:rPrChange>
          </w:rPr>
          <w:t xml:space="preserve"> and Handler Mapping. </w:t>
        </w:r>
      </w:ins>
      <w:ins w:id="723" w:author="Chara Katiri" w:date="2015-04-12T01:30:00Z">
        <w:r w:rsidRPr="00802990">
          <w:rPr>
            <w:rFonts w:ascii="Times" w:eastAsia="Times New Roman" w:hAnsi="Times" w:cs="Times New Roman"/>
            <w:sz w:val="22"/>
            <w:szCs w:val="22"/>
            <w:shd w:val="clear" w:color="auto" w:fill="FFFFFF"/>
            <w:lang w:val="en-GB"/>
            <w:rPrChange w:id="724" w:author="Chara Katiri" w:date="2015-04-12T20:48:00Z">
              <w:rPr>
                <w:shd w:val="clear" w:color="auto" w:fill="FFFFFF"/>
                <w:lang w:val="en-GB"/>
              </w:rPr>
            </w:rPrChange>
          </w:rPr>
          <w:t xml:space="preserve">In addition to this, the </w:t>
        </w:r>
      </w:ins>
      <w:ins w:id="725" w:author="Chara Katiri" w:date="2015-04-12T01:19:00Z">
        <w:r w:rsidR="00C31C80" w:rsidRPr="00802990">
          <w:rPr>
            <w:rFonts w:ascii="Times" w:eastAsia="Times New Roman" w:hAnsi="Times" w:cs="Times New Roman"/>
            <w:sz w:val="22"/>
            <w:szCs w:val="22"/>
            <w:shd w:val="clear" w:color="auto" w:fill="FFFFFF"/>
            <w:lang w:val="en-GB"/>
            <w:rPrChange w:id="726" w:author="Chara Katiri" w:date="2015-04-12T20:48:00Z">
              <w:rPr>
                <w:shd w:val="clear" w:color="auto" w:fill="FFFFFF"/>
                <w:lang w:val="en-GB"/>
              </w:rPr>
            </w:rPrChange>
          </w:rPr>
          <w:t xml:space="preserve">AOP module allows definition of method-interceptors and </w:t>
        </w:r>
        <w:proofErr w:type="spellStart"/>
        <w:r w:rsidR="00C31C80" w:rsidRPr="00802990">
          <w:rPr>
            <w:rFonts w:ascii="Times" w:eastAsia="Times New Roman" w:hAnsi="Times" w:cs="Times New Roman"/>
            <w:sz w:val="22"/>
            <w:szCs w:val="22"/>
            <w:shd w:val="clear" w:color="auto" w:fill="FFFFFF"/>
            <w:lang w:val="en-GB"/>
            <w:rPrChange w:id="727" w:author="Chara Katiri" w:date="2015-04-12T20:48:00Z">
              <w:rPr>
                <w:shd w:val="clear" w:color="auto" w:fill="FFFFFF"/>
                <w:lang w:val="en-GB"/>
              </w:rPr>
            </w:rPrChange>
          </w:rPr>
          <w:t>pointcuts</w:t>
        </w:r>
        <w:proofErr w:type="spellEnd"/>
        <w:r w:rsidR="00C31C80" w:rsidRPr="00802990">
          <w:rPr>
            <w:rFonts w:ascii="Times" w:eastAsia="Times New Roman" w:hAnsi="Times" w:cs="Times New Roman"/>
            <w:sz w:val="22"/>
            <w:szCs w:val="22"/>
            <w:shd w:val="clear" w:color="auto" w:fill="FFFFFF"/>
            <w:lang w:val="en-GB"/>
            <w:rPrChange w:id="728" w:author="Chara Katiri" w:date="2015-04-12T20:48:00Z">
              <w:rPr>
                <w:shd w:val="clear" w:color="auto" w:fill="FFFFFF"/>
                <w:lang w:val="en-GB"/>
              </w:rPr>
            </w:rPrChange>
          </w:rPr>
          <w:t xml:space="preserve"> to achieve separation of code that is used to implement functionality that must be separated [35]. </w:t>
        </w:r>
      </w:ins>
    </w:p>
    <w:p w14:paraId="3893EDE1" w14:textId="77777777" w:rsidR="006B03E2" w:rsidRPr="00802990" w:rsidRDefault="00C31C80" w:rsidP="00802990">
      <w:pPr>
        <w:pStyle w:val="ListParagraph"/>
        <w:numPr>
          <w:ilvl w:val="0"/>
          <w:numId w:val="58"/>
        </w:numPr>
        <w:spacing w:line="360" w:lineRule="auto"/>
        <w:jc w:val="both"/>
        <w:rPr>
          <w:ins w:id="729" w:author="Chara Katiri" w:date="2015-04-12T01:32:00Z"/>
          <w:rFonts w:ascii="Times" w:eastAsia="Times New Roman" w:hAnsi="Times" w:cs="Times New Roman"/>
          <w:sz w:val="22"/>
          <w:szCs w:val="22"/>
          <w:lang w:val="en-GB"/>
        </w:rPr>
        <w:pPrChange w:id="730" w:author="Chara Katiri" w:date="2015-04-12T20:48:00Z">
          <w:pPr>
            <w:spacing w:line="360" w:lineRule="auto"/>
            <w:ind w:firstLine="720"/>
            <w:contextualSpacing/>
            <w:jc w:val="both"/>
          </w:pPr>
        </w:pPrChange>
      </w:pPr>
      <w:ins w:id="731" w:author="Chara Katiri" w:date="2015-04-12T01:16:00Z">
        <w:r w:rsidRPr="00802990">
          <w:rPr>
            <w:rFonts w:ascii="Times" w:eastAsia="Times New Roman" w:hAnsi="Times" w:cs="Times New Roman"/>
            <w:i/>
            <w:sz w:val="22"/>
            <w:szCs w:val="22"/>
            <w:lang w:val="en-GB"/>
            <w:rPrChange w:id="732" w:author="Chara Katiri" w:date="2015-04-12T20:48:00Z">
              <w:rPr>
                <w:lang w:val="en-GB"/>
              </w:rPr>
            </w:rPrChange>
          </w:rPr>
          <w:t>Modularity:</w:t>
        </w:r>
        <w:r w:rsidRPr="00802990">
          <w:rPr>
            <w:rFonts w:ascii="Times" w:eastAsia="Times New Roman" w:hAnsi="Times" w:cs="Times New Roman"/>
            <w:sz w:val="22"/>
            <w:szCs w:val="22"/>
            <w:lang w:val="en-GB"/>
            <w:rPrChange w:id="733" w:author="Chara Katiri" w:date="2015-04-12T20:48:00Z">
              <w:rPr>
                <w:lang w:val="en-GB"/>
              </w:rPr>
            </w:rPrChange>
          </w:rPr>
          <w:t xml:space="preserve"> Spring Framework offers a number of modules. This is beneficial for the developers because they have the option to choose only the modules relevant to their application rather than having to include the entire framework. </w:t>
        </w:r>
      </w:ins>
    </w:p>
    <w:p w14:paraId="13ABF930" w14:textId="03B38AB4" w:rsidR="00EC3C16" w:rsidRPr="00802990" w:rsidRDefault="006B03E2" w:rsidP="00802990">
      <w:pPr>
        <w:pStyle w:val="ListParagraph"/>
        <w:numPr>
          <w:ilvl w:val="0"/>
          <w:numId w:val="58"/>
        </w:numPr>
        <w:spacing w:line="360" w:lineRule="auto"/>
        <w:jc w:val="both"/>
        <w:rPr>
          <w:ins w:id="734" w:author="Chara Katiri" w:date="2015-04-12T01:39:00Z"/>
          <w:rFonts w:ascii="Times" w:eastAsia="Times New Roman" w:hAnsi="Times" w:cs="Times New Roman"/>
          <w:sz w:val="22"/>
          <w:szCs w:val="22"/>
          <w:lang w:val="en-GB"/>
          <w:rPrChange w:id="735" w:author="Chara Katiri" w:date="2015-04-12T20:48:00Z">
            <w:rPr>
              <w:ins w:id="736" w:author="Chara Katiri" w:date="2015-04-12T01:39:00Z"/>
              <w:rFonts w:ascii="Times" w:eastAsia="Times New Roman" w:hAnsi="Times" w:cs="Times New Roman"/>
              <w:sz w:val="22"/>
              <w:szCs w:val="22"/>
              <w:shd w:val="clear" w:color="auto" w:fill="FFFFFF"/>
              <w:lang w:val="en-GB"/>
            </w:rPr>
          </w:rPrChange>
        </w:rPr>
        <w:pPrChange w:id="737" w:author="Chara Katiri" w:date="2015-04-12T20:48:00Z">
          <w:pPr>
            <w:spacing w:line="360" w:lineRule="auto"/>
            <w:ind w:firstLine="720"/>
            <w:contextualSpacing/>
            <w:jc w:val="both"/>
          </w:pPr>
        </w:pPrChange>
      </w:pPr>
      <w:ins w:id="738" w:author="Chara Katiri" w:date="2015-04-12T01:31:00Z">
        <w:r w:rsidRPr="00802990">
          <w:rPr>
            <w:rFonts w:ascii="Times" w:eastAsia="Times New Roman" w:hAnsi="Times" w:cs="Times New Roman"/>
            <w:i/>
            <w:sz w:val="22"/>
            <w:szCs w:val="22"/>
            <w:shd w:val="clear" w:color="auto" w:fill="FFFFFF"/>
            <w:lang w:val="en-GB"/>
            <w:rPrChange w:id="739" w:author="Chara Katiri" w:date="2015-04-12T20:48:00Z">
              <w:rPr>
                <w:shd w:val="clear" w:color="auto" w:fill="FFFFFF"/>
                <w:lang w:val="en-GB"/>
              </w:rPr>
            </w:rPrChange>
          </w:rPr>
          <w:t>Reusable code:</w:t>
        </w:r>
        <w:r w:rsidRPr="00802990">
          <w:rPr>
            <w:rFonts w:ascii="Times" w:eastAsia="Times New Roman" w:hAnsi="Times" w:cs="Times New Roman"/>
            <w:sz w:val="22"/>
            <w:szCs w:val="22"/>
            <w:shd w:val="clear" w:color="auto" w:fill="FFFFFF"/>
            <w:lang w:val="en-GB"/>
            <w:rPrChange w:id="740" w:author="Chara Katiri" w:date="2015-04-12T20:48:00Z">
              <w:rPr>
                <w:shd w:val="clear" w:color="auto" w:fill="FFFFFF"/>
                <w:lang w:val="en-GB"/>
              </w:rPr>
            </w:rPrChange>
          </w:rPr>
          <w:t xml:space="preserve"> </w:t>
        </w:r>
      </w:ins>
      <w:r w:rsidR="003F4AEA" w:rsidRPr="00802990">
        <w:rPr>
          <w:rFonts w:ascii="Times" w:eastAsia="Times New Roman" w:hAnsi="Times" w:cs="Times New Roman"/>
          <w:sz w:val="22"/>
          <w:szCs w:val="22"/>
          <w:shd w:val="clear" w:color="auto" w:fill="FFFFFF"/>
          <w:lang w:val="en-GB"/>
          <w:rPrChange w:id="741" w:author="Chara Katiri" w:date="2015-04-12T20:48:00Z">
            <w:rPr>
              <w:shd w:val="clear" w:color="auto" w:fill="FFFFFF"/>
              <w:lang w:val="en-GB"/>
            </w:rPr>
          </w:rPrChange>
        </w:rPr>
        <w:t>The use of existing business objects allows reusability of code</w:t>
      </w:r>
      <w:ins w:id="742" w:author="Chara Katiri" w:date="2015-04-12T01:33:00Z">
        <w:r w:rsidR="00EC3C16" w:rsidRPr="00802990">
          <w:rPr>
            <w:rFonts w:ascii="Times" w:eastAsia="Times New Roman" w:hAnsi="Times" w:cs="Times New Roman"/>
            <w:sz w:val="22"/>
            <w:szCs w:val="22"/>
            <w:shd w:val="clear" w:color="auto" w:fill="FFFFFF"/>
            <w:lang w:val="en-GB"/>
          </w:rPr>
          <w:t xml:space="preserve"> and therefore </w:t>
        </w:r>
      </w:ins>
      <w:ins w:id="743" w:author="Chara Katiri" w:date="2015-04-12T01:39:00Z">
        <w:r w:rsidR="00EC3C16" w:rsidRPr="00802990">
          <w:rPr>
            <w:rFonts w:ascii="Times" w:eastAsia="Times New Roman" w:hAnsi="Times" w:cs="Times New Roman"/>
            <w:sz w:val="22"/>
            <w:szCs w:val="22"/>
            <w:shd w:val="clear" w:color="auto" w:fill="FFFFFF"/>
            <w:lang w:val="en-GB"/>
          </w:rPr>
          <w:t>reduces definition of those o</w:t>
        </w:r>
      </w:ins>
      <w:ins w:id="744" w:author="Chara Katiri" w:date="2015-04-12T01:40:00Z">
        <w:r w:rsidR="00EC3C16" w:rsidRPr="00802990">
          <w:rPr>
            <w:rFonts w:ascii="Times" w:eastAsia="Times New Roman" w:hAnsi="Times" w:cs="Times New Roman"/>
            <w:sz w:val="22"/>
            <w:szCs w:val="22"/>
            <w:shd w:val="clear" w:color="auto" w:fill="FFFFFF"/>
            <w:lang w:val="en-GB"/>
          </w:rPr>
          <w:t>bjects and duplication of</w:t>
        </w:r>
      </w:ins>
      <w:ins w:id="745" w:author="Chara Katiri" w:date="2015-04-12T01:37:00Z">
        <w:r w:rsidR="00EC3C16" w:rsidRPr="00802990">
          <w:rPr>
            <w:rFonts w:ascii="Times" w:eastAsia="Times New Roman" w:hAnsi="Times" w:cs="Times New Roman"/>
            <w:sz w:val="22"/>
            <w:szCs w:val="22"/>
            <w:shd w:val="clear" w:color="auto" w:fill="FFFFFF"/>
            <w:lang w:val="en-GB"/>
          </w:rPr>
          <w:t xml:space="preserve"> </w:t>
        </w:r>
      </w:ins>
      <w:ins w:id="746" w:author="Chara Katiri" w:date="2015-04-12T01:33:00Z">
        <w:r w:rsidR="00EC3C16" w:rsidRPr="00802990">
          <w:rPr>
            <w:rFonts w:ascii="Times" w:eastAsia="Times New Roman" w:hAnsi="Times" w:cs="Times New Roman"/>
            <w:sz w:val="22"/>
            <w:szCs w:val="22"/>
            <w:shd w:val="clear" w:color="auto" w:fill="FFFFFF"/>
            <w:lang w:val="en-GB"/>
          </w:rPr>
          <w:t>code</w:t>
        </w:r>
      </w:ins>
      <w:r w:rsidR="003F4AEA" w:rsidRPr="00802990">
        <w:rPr>
          <w:rFonts w:ascii="Times" w:eastAsia="Times New Roman" w:hAnsi="Times" w:cs="Times New Roman"/>
          <w:sz w:val="22"/>
          <w:szCs w:val="22"/>
          <w:shd w:val="clear" w:color="auto" w:fill="FFFFFF"/>
          <w:lang w:val="en-GB"/>
          <w:rPrChange w:id="747" w:author="Chara Katiri" w:date="2015-04-12T20:48:00Z">
            <w:rPr>
              <w:shd w:val="clear" w:color="auto" w:fill="FFFFFF"/>
              <w:lang w:val="en-GB"/>
            </w:rPr>
          </w:rPrChange>
        </w:rPr>
        <w:t>.</w:t>
      </w:r>
      <w:ins w:id="748" w:author="Chara Katiri" w:date="2015-04-10T23:48:00Z">
        <w:r w:rsidR="002555A7" w:rsidRPr="00802990">
          <w:rPr>
            <w:rFonts w:ascii="Times" w:eastAsia="Times New Roman" w:hAnsi="Times" w:cs="Times New Roman"/>
            <w:sz w:val="22"/>
            <w:szCs w:val="22"/>
            <w:shd w:val="clear" w:color="auto" w:fill="FFFFFF"/>
            <w:lang w:val="en-GB"/>
            <w:rPrChange w:id="749" w:author="Chara Katiri" w:date="2015-04-12T20:48:00Z">
              <w:rPr>
                <w:shd w:val="clear" w:color="auto" w:fill="FFFFFF"/>
                <w:lang w:val="en-GB"/>
              </w:rPr>
            </w:rPrChange>
          </w:rPr>
          <w:t xml:space="preserve"> The </w:t>
        </w:r>
      </w:ins>
      <w:ins w:id="750" w:author="Chara Katiri" w:date="2015-04-11T00:04:00Z">
        <w:r w:rsidR="00D82A93" w:rsidRPr="00802990">
          <w:rPr>
            <w:rFonts w:ascii="Times" w:eastAsia="Times New Roman" w:hAnsi="Times" w:cs="Times New Roman"/>
            <w:sz w:val="22"/>
            <w:szCs w:val="22"/>
            <w:shd w:val="clear" w:color="auto" w:fill="FFFFFF"/>
            <w:lang w:val="en-GB"/>
            <w:rPrChange w:id="751" w:author="Chara Katiri" w:date="2015-04-12T20:48:00Z">
              <w:rPr>
                <w:shd w:val="clear" w:color="auto" w:fill="FFFFFF"/>
                <w:lang w:val="en-GB"/>
              </w:rPr>
            </w:rPrChange>
          </w:rPr>
          <w:t xml:space="preserve">application classes are </w:t>
        </w:r>
        <w:r w:rsidR="00D82A93" w:rsidRPr="00802990">
          <w:rPr>
            <w:rFonts w:ascii="Times" w:eastAsia="Times New Roman" w:hAnsi="Times" w:cs="Times New Roman"/>
            <w:sz w:val="22"/>
            <w:szCs w:val="22"/>
            <w:shd w:val="clear" w:color="auto" w:fill="FFFFFF"/>
            <w:lang w:val="en-GB"/>
            <w:rPrChange w:id="752" w:author="Chara Katiri" w:date="2015-04-12T20:48:00Z">
              <w:rPr>
                <w:shd w:val="clear" w:color="auto" w:fill="FFFFFF"/>
                <w:lang w:val="en-GB"/>
              </w:rPr>
            </w:rPrChange>
          </w:rPr>
          <w:lastRenderedPageBreak/>
          <w:t>configured as JavaBeans and</w:t>
        </w:r>
      </w:ins>
      <w:ins w:id="753" w:author="Chara Katiri" w:date="2015-04-11T00:08:00Z">
        <w:r w:rsidR="00D82A93" w:rsidRPr="00802990">
          <w:rPr>
            <w:rFonts w:ascii="Times" w:eastAsia="Times New Roman" w:hAnsi="Times" w:cs="Times New Roman"/>
            <w:sz w:val="22"/>
            <w:szCs w:val="22"/>
            <w:shd w:val="clear" w:color="auto" w:fill="FFFFFF"/>
            <w:lang w:val="en-GB"/>
            <w:rPrChange w:id="754" w:author="Chara Katiri" w:date="2015-04-12T20:48:00Z">
              <w:rPr>
                <w:shd w:val="clear" w:color="auto" w:fill="FFFFFF"/>
                <w:lang w:val="en-GB"/>
              </w:rPr>
            </w:rPrChange>
          </w:rPr>
          <w:t xml:space="preserve"> therefore reference </w:t>
        </w:r>
      </w:ins>
      <w:ins w:id="755" w:author="Chara Katiri" w:date="2015-04-12T01:32:00Z">
        <w:r w:rsidRPr="00802990">
          <w:rPr>
            <w:rFonts w:ascii="Times" w:eastAsia="Times New Roman" w:hAnsi="Times" w:cs="Times New Roman"/>
            <w:sz w:val="22"/>
            <w:szCs w:val="22"/>
            <w:shd w:val="clear" w:color="auto" w:fill="FFFFFF"/>
            <w:lang w:val="en-GB"/>
          </w:rPr>
          <w:t xml:space="preserve">can be made </w:t>
        </w:r>
      </w:ins>
      <w:ins w:id="756" w:author="Chara Katiri" w:date="2015-04-11T00:08:00Z">
        <w:r w:rsidR="00D82A93" w:rsidRPr="00802990">
          <w:rPr>
            <w:rFonts w:ascii="Times" w:eastAsia="Times New Roman" w:hAnsi="Times" w:cs="Times New Roman"/>
            <w:sz w:val="22"/>
            <w:szCs w:val="22"/>
            <w:shd w:val="clear" w:color="auto" w:fill="FFFFFF"/>
            <w:lang w:val="en-GB"/>
            <w:rPrChange w:id="757" w:author="Chara Katiri" w:date="2015-04-12T20:48:00Z">
              <w:rPr>
                <w:shd w:val="clear" w:color="auto" w:fill="FFFFFF"/>
                <w:lang w:val="en-GB"/>
              </w:rPr>
            </w:rPrChange>
          </w:rPr>
          <w:t xml:space="preserve">from the web controller to the business object. </w:t>
        </w:r>
      </w:ins>
    </w:p>
    <w:p w14:paraId="3C87CAF4" w14:textId="3F18CE42" w:rsidR="003F4AEA" w:rsidRPr="00802990" w:rsidRDefault="00EC3C16" w:rsidP="00802990">
      <w:pPr>
        <w:pStyle w:val="ListParagraph"/>
        <w:numPr>
          <w:ilvl w:val="0"/>
          <w:numId w:val="58"/>
        </w:numPr>
        <w:spacing w:line="360" w:lineRule="auto"/>
        <w:jc w:val="both"/>
        <w:rPr>
          <w:rFonts w:ascii="Times" w:eastAsia="Times New Roman" w:hAnsi="Times" w:cs="Times New Roman"/>
          <w:sz w:val="22"/>
          <w:szCs w:val="22"/>
          <w:lang w:val="en-GB"/>
          <w:rPrChange w:id="758" w:author="Chara Katiri" w:date="2015-04-12T20:48:00Z">
            <w:rPr>
              <w:shd w:val="clear" w:color="auto" w:fill="FFFFFF"/>
              <w:lang w:val="en-GB"/>
            </w:rPr>
          </w:rPrChange>
        </w:rPr>
        <w:pPrChange w:id="759" w:author="Chara Katiri" w:date="2015-04-12T20:48:00Z">
          <w:pPr>
            <w:spacing w:line="360" w:lineRule="auto"/>
            <w:ind w:firstLine="720"/>
            <w:contextualSpacing/>
            <w:jc w:val="both"/>
          </w:pPr>
        </w:pPrChange>
      </w:pPr>
      <w:ins w:id="760" w:author="Chara Katiri" w:date="2015-04-12T01:38:00Z">
        <w:r w:rsidRPr="00802990">
          <w:rPr>
            <w:rFonts w:ascii="Times" w:eastAsia="Times New Roman" w:hAnsi="Times" w:cs="Times New Roman"/>
            <w:i/>
            <w:sz w:val="22"/>
            <w:szCs w:val="22"/>
            <w:shd w:val="clear" w:color="auto" w:fill="FFFFFF"/>
            <w:lang w:val="en-GB"/>
            <w:rPrChange w:id="761" w:author="Chara Katiri" w:date="2015-04-12T20:48:00Z">
              <w:rPr>
                <w:shd w:val="clear" w:color="auto" w:fill="FFFFFF"/>
                <w:lang w:val="en-GB"/>
              </w:rPr>
            </w:rPrChange>
          </w:rPr>
          <w:t>Flexibility and maintainability</w:t>
        </w:r>
        <w:r w:rsidRPr="00802990">
          <w:rPr>
            <w:rFonts w:ascii="Times" w:eastAsia="Times New Roman" w:hAnsi="Times" w:cs="Times New Roman"/>
            <w:sz w:val="22"/>
            <w:szCs w:val="22"/>
            <w:shd w:val="clear" w:color="auto" w:fill="FFFFFF"/>
            <w:lang w:val="en-GB"/>
            <w:rPrChange w:id="762" w:author="Chara Katiri" w:date="2015-04-12T20:48:00Z">
              <w:rPr>
                <w:shd w:val="clear" w:color="auto" w:fill="FFFFFF"/>
                <w:lang w:val="en-GB"/>
              </w:rPr>
            </w:rPrChange>
          </w:rPr>
          <w:t xml:space="preserve">: </w:t>
        </w:r>
      </w:ins>
      <w:ins w:id="763" w:author="Chara Katiri" w:date="2015-04-11T00:16:00Z">
        <w:r w:rsidR="004E0424" w:rsidRPr="00802990">
          <w:rPr>
            <w:rFonts w:ascii="Times" w:eastAsia="Times New Roman" w:hAnsi="Times" w:cs="Times New Roman"/>
            <w:sz w:val="22"/>
            <w:szCs w:val="22"/>
            <w:shd w:val="clear" w:color="auto" w:fill="FFFFFF"/>
            <w:lang w:val="en-GB"/>
            <w:rPrChange w:id="764" w:author="Chara Katiri" w:date="2015-04-12T20:48:00Z">
              <w:rPr>
                <w:shd w:val="clear" w:color="auto" w:fill="FFFFFF"/>
                <w:lang w:val="en-GB"/>
              </w:rPr>
            </w:rPrChange>
          </w:rPr>
          <w:t xml:space="preserve">Name and value maps support integration with any View and therefore the system </w:t>
        </w:r>
      </w:ins>
      <w:ins w:id="765" w:author="Chara Katiri" w:date="2015-04-11T00:17:00Z">
        <w:r w:rsidR="004E0424" w:rsidRPr="00802990">
          <w:rPr>
            <w:rFonts w:ascii="Times" w:eastAsia="Times New Roman" w:hAnsi="Times" w:cs="Times New Roman"/>
            <w:sz w:val="22"/>
            <w:szCs w:val="22"/>
            <w:shd w:val="clear" w:color="auto" w:fill="FFFFFF"/>
            <w:lang w:val="en-GB"/>
            <w:rPrChange w:id="766" w:author="Chara Katiri" w:date="2015-04-12T20:48:00Z">
              <w:rPr>
                <w:shd w:val="clear" w:color="auto" w:fill="FFFFFF"/>
                <w:lang w:val="en-GB"/>
              </w:rPr>
            </w:rPrChange>
          </w:rPr>
          <w:t>flexibility is increase</w:t>
        </w:r>
      </w:ins>
      <w:ins w:id="767" w:author="Chara Katiri" w:date="2015-04-11T00:19:00Z">
        <w:r w:rsidR="004E0424" w:rsidRPr="00802990">
          <w:rPr>
            <w:rFonts w:ascii="Times" w:eastAsia="Times New Roman" w:hAnsi="Times" w:cs="Times New Roman"/>
            <w:sz w:val="22"/>
            <w:szCs w:val="22"/>
            <w:shd w:val="clear" w:color="auto" w:fill="FFFFFF"/>
            <w:lang w:val="en-GB"/>
            <w:rPrChange w:id="768" w:author="Chara Katiri" w:date="2015-04-12T20:48:00Z">
              <w:rPr>
                <w:shd w:val="clear" w:color="auto" w:fill="FFFFFF"/>
                <w:lang w:val="en-GB"/>
              </w:rPr>
            </w:rPrChange>
          </w:rPr>
          <w:t>d</w:t>
        </w:r>
      </w:ins>
      <w:ins w:id="769" w:author="Chara Katiri" w:date="2015-04-11T00:17:00Z">
        <w:r w:rsidR="004E0424" w:rsidRPr="00802990">
          <w:rPr>
            <w:rFonts w:ascii="Times" w:eastAsia="Times New Roman" w:hAnsi="Times" w:cs="Times New Roman"/>
            <w:sz w:val="22"/>
            <w:szCs w:val="22"/>
            <w:shd w:val="clear" w:color="auto" w:fill="FFFFFF"/>
            <w:lang w:val="en-GB"/>
            <w:rPrChange w:id="770" w:author="Chara Katiri" w:date="2015-04-12T20:48:00Z">
              <w:rPr>
                <w:shd w:val="clear" w:color="auto" w:fill="FFFFFF"/>
                <w:lang w:val="en-GB"/>
              </w:rPr>
            </w:rPrChange>
          </w:rPr>
          <w:t xml:space="preserve">. </w:t>
        </w:r>
      </w:ins>
      <w:ins w:id="771" w:author="Chara Katiri" w:date="2015-04-11T00:27:00Z">
        <w:r w:rsidR="0020381B" w:rsidRPr="00802990">
          <w:rPr>
            <w:rFonts w:ascii="Times" w:eastAsia="Times New Roman" w:hAnsi="Times" w:cs="Times New Roman"/>
            <w:sz w:val="22"/>
            <w:szCs w:val="22"/>
            <w:shd w:val="clear" w:color="auto" w:fill="FFFFFF"/>
            <w:lang w:val="en-GB"/>
            <w:rPrChange w:id="772" w:author="Chara Katiri" w:date="2015-04-12T20:48:00Z">
              <w:rPr>
                <w:shd w:val="clear" w:color="auto" w:fill="FFFFFF"/>
                <w:lang w:val="en-GB"/>
              </w:rPr>
            </w:rPrChange>
          </w:rPr>
          <w:t xml:space="preserve">Also, </w:t>
        </w:r>
      </w:ins>
      <w:ins w:id="773" w:author="Chara Katiri" w:date="2015-04-11T00:22:00Z">
        <w:r w:rsidR="0020381B" w:rsidRPr="00802990">
          <w:rPr>
            <w:rFonts w:ascii="Times" w:eastAsia="Times New Roman" w:hAnsi="Times" w:cs="Times New Roman"/>
            <w:sz w:val="22"/>
            <w:szCs w:val="22"/>
            <w:shd w:val="clear" w:color="auto" w:fill="FFFFFF"/>
            <w:lang w:val="en-GB"/>
            <w:rPrChange w:id="774" w:author="Chara Katiri" w:date="2015-04-12T20:48:00Z">
              <w:rPr>
                <w:shd w:val="clear" w:color="auto" w:fill="FFFFFF"/>
                <w:lang w:val="en-GB"/>
              </w:rPr>
            </w:rPrChange>
          </w:rPr>
          <w:t xml:space="preserve">implementation of </w:t>
        </w:r>
      </w:ins>
      <w:ins w:id="775" w:author="Chara Katiri" w:date="2015-04-11T00:23:00Z">
        <w:r w:rsidR="0020381B" w:rsidRPr="00802990">
          <w:rPr>
            <w:rFonts w:ascii="Times" w:eastAsia="Times New Roman" w:hAnsi="Times" w:cs="Times New Roman"/>
            <w:sz w:val="22"/>
            <w:szCs w:val="22"/>
            <w:shd w:val="clear" w:color="auto" w:fill="FFFFFF"/>
            <w:lang w:val="en-GB"/>
            <w:rPrChange w:id="776" w:author="Chara Katiri" w:date="2015-04-12T20:48:00Z">
              <w:rPr>
                <w:shd w:val="clear" w:color="auto" w:fill="FFFFFF"/>
                <w:lang w:val="en-GB"/>
              </w:rPr>
            </w:rPrChange>
          </w:rPr>
          <w:t xml:space="preserve">a number of </w:t>
        </w:r>
      </w:ins>
      <w:ins w:id="777" w:author="Chara Katiri" w:date="2015-04-11T00:22:00Z">
        <w:r w:rsidR="0020381B" w:rsidRPr="00802990">
          <w:rPr>
            <w:rFonts w:ascii="Times" w:eastAsia="Times New Roman" w:hAnsi="Times" w:cs="Times New Roman"/>
            <w:sz w:val="22"/>
            <w:szCs w:val="22"/>
            <w:shd w:val="clear" w:color="auto" w:fill="FFFFFF"/>
            <w:lang w:val="en-GB"/>
            <w:rPrChange w:id="778" w:author="Chara Katiri" w:date="2015-04-12T20:48:00Z">
              <w:rPr>
                <w:shd w:val="clear" w:color="auto" w:fill="FFFFFF"/>
                <w:lang w:val="en-GB"/>
              </w:rPr>
            </w:rPrChange>
          </w:rPr>
          <w:t xml:space="preserve">separate controllers instead of a single controller </w:t>
        </w:r>
      </w:ins>
      <w:ins w:id="779" w:author="Chara Katiri" w:date="2015-04-11T00:23:00Z">
        <w:r w:rsidR="0020381B" w:rsidRPr="00802990">
          <w:rPr>
            <w:rFonts w:ascii="Times" w:eastAsia="Times New Roman" w:hAnsi="Times" w:cs="Times New Roman"/>
            <w:sz w:val="22"/>
            <w:szCs w:val="22"/>
            <w:shd w:val="clear" w:color="auto" w:fill="FFFFFF"/>
            <w:lang w:val="en-GB"/>
            <w:rPrChange w:id="780" w:author="Chara Katiri" w:date="2015-04-12T20:48:00Z">
              <w:rPr>
                <w:shd w:val="clear" w:color="auto" w:fill="FFFFFF"/>
                <w:lang w:val="en-GB"/>
              </w:rPr>
            </w:rPrChange>
          </w:rPr>
          <w:t xml:space="preserve">for </w:t>
        </w:r>
      </w:ins>
      <w:ins w:id="781" w:author="Chara Katiri" w:date="2015-04-11T00:25:00Z">
        <w:r w:rsidR="0020381B" w:rsidRPr="00802990">
          <w:rPr>
            <w:rFonts w:ascii="Times" w:eastAsia="Times New Roman" w:hAnsi="Times" w:cs="Times New Roman"/>
            <w:sz w:val="22"/>
            <w:szCs w:val="22"/>
            <w:shd w:val="clear" w:color="auto" w:fill="FFFFFF"/>
            <w:lang w:val="en-GB"/>
            <w:rPrChange w:id="782" w:author="Chara Katiri" w:date="2015-04-12T20:48:00Z">
              <w:rPr>
                <w:shd w:val="clear" w:color="auto" w:fill="FFFFFF"/>
                <w:lang w:val="en-GB"/>
              </w:rPr>
            </w:rPrChange>
          </w:rPr>
          <w:t>everything helps</w:t>
        </w:r>
      </w:ins>
      <w:ins w:id="783" w:author="Chara Katiri" w:date="2015-04-11T00:24:00Z">
        <w:r w:rsidR="0020381B" w:rsidRPr="00802990">
          <w:rPr>
            <w:rFonts w:ascii="Times" w:eastAsia="Times New Roman" w:hAnsi="Times" w:cs="Times New Roman"/>
            <w:sz w:val="22"/>
            <w:szCs w:val="22"/>
            <w:shd w:val="clear" w:color="auto" w:fill="FFFFFF"/>
            <w:lang w:val="en-GB"/>
            <w:rPrChange w:id="784" w:author="Chara Katiri" w:date="2015-04-12T20:48:00Z">
              <w:rPr>
                <w:shd w:val="clear" w:color="auto" w:fill="FFFFFF"/>
                <w:lang w:val="en-GB"/>
              </w:rPr>
            </w:rPrChange>
          </w:rPr>
          <w:t xml:space="preserve"> improve maintainability of the application [</w:t>
        </w:r>
      </w:ins>
      <w:r w:rsidR="003F4AEA" w:rsidRPr="00802990">
        <w:rPr>
          <w:rFonts w:ascii="Times" w:eastAsia="Times New Roman" w:hAnsi="Times" w:cs="Times New Roman"/>
          <w:sz w:val="22"/>
          <w:szCs w:val="22"/>
          <w:shd w:val="clear" w:color="auto" w:fill="FFFFFF"/>
          <w:lang w:val="en-GB"/>
          <w:rPrChange w:id="785" w:author="Chara Katiri" w:date="2015-04-12T20:48:00Z">
            <w:rPr>
              <w:shd w:val="clear" w:color="auto" w:fill="FFFFFF"/>
              <w:lang w:val="en-GB"/>
            </w:rPr>
          </w:rPrChange>
        </w:rPr>
        <w:t>10].</w:t>
      </w:r>
    </w:p>
    <w:p w14:paraId="418CD680" w14:textId="6E947997" w:rsidR="001A0FC2" w:rsidRPr="00802990" w:rsidRDefault="001A0FC2" w:rsidP="00802990">
      <w:pPr>
        <w:spacing w:line="360" w:lineRule="auto"/>
        <w:contextualSpacing/>
        <w:jc w:val="both"/>
        <w:rPr>
          <w:ins w:id="786" w:author="Chara Katiri" w:date="2015-04-11T20:04:00Z"/>
          <w:rFonts w:ascii="Times" w:hAnsi="Times" w:cs="Times New Roman"/>
          <w:sz w:val="22"/>
          <w:szCs w:val="22"/>
        </w:rPr>
        <w:pPrChange w:id="787" w:author="Chara Katiri" w:date="2015-04-12T20:48:00Z">
          <w:pPr>
            <w:widowControl w:val="0"/>
            <w:numPr>
              <w:numId w:val="28"/>
            </w:numPr>
            <w:tabs>
              <w:tab w:val="left" w:pos="220"/>
              <w:tab w:val="left" w:pos="720"/>
            </w:tabs>
            <w:autoSpaceDE w:val="0"/>
            <w:autoSpaceDN w:val="0"/>
            <w:adjustRightInd w:val="0"/>
            <w:spacing w:after="240" w:line="360" w:lineRule="auto"/>
            <w:ind w:left="720" w:hanging="720"/>
            <w:contextualSpacing/>
            <w:jc w:val="both"/>
          </w:pPr>
        </w:pPrChange>
      </w:pPr>
    </w:p>
    <w:p w14:paraId="4CED8F1B" w14:textId="77777777" w:rsidR="003F4AEA" w:rsidRPr="00802990" w:rsidRDefault="003F4AEA" w:rsidP="00802990">
      <w:pPr>
        <w:pStyle w:val="Heading2"/>
        <w:numPr>
          <w:ilvl w:val="2"/>
          <w:numId w:val="13"/>
        </w:numPr>
        <w:spacing w:line="360" w:lineRule="auto"/>
        <w:contextualSpacing/>
        <w:jc w:val="both"/>
        <w:rPr>
          <w:rFonts w:ascii="Times" w:hAnsi="Times" w:cs="Times New Roman"/>
          <w:color w:val="auto"/>
          <w:sz w:val="22"/>
          <w:szCs w:val="22"/>
          <w:lang w:val="en-GB"/>
        </w:rPr>
      </w:pPr>
      <w:bookmarkStart w:id="788" w:name="_Toc290491149"/>
      <w:r w:rsidRPr="00802990">
        <w:rPr>
          <w:rFonts w:ascii="Times" w:hAnsi="Times" w:cs="Times New Roman"/>
          <w:color w:val="auto"/>
          <w:sz w:val="22"/>
          <w:szCs w:val="22"/>
          <w:lang w:val="en-GB"/>
        </w:rPr>
        <w:t>Features of Spring MVC framework</w:t>
      </w:r>
      <w:bookmarkEnd w:id="788"/>
      <w:r w:rsidRPr="00802990">
        <w:rPr>
          <w:rFonts w:ascii="Times" w:hAnsi="Times" w:cs="Times New Roman"/>
          <w:color w:val="auto"/>
          <w:sz w:val="22"/>
          <w:szCs w:val="22"/>
          <w:lang w:val="en-GB"/>
        </w:rPr>
        <w:t xml:space="preserve"> </w:t>
      </w:r>
    </w:p>
    <w:p w14:paraId="75E09638" w14:textId="77777777" w:rsidR="007E7DE8" w:rsidRPr="00802990" w:rsidRDefault="007E7DE8" w:rsidP="00802990">
      <w:pPr>
        <w:spacing w:line="360" w:lineRule="auto"/>
        <w:contextualSpacing/>
        <w:jc w:val="both"/>
        <w:rPr>
          <w:rFonts w:ascii="Times" w:hAnsi="Times" w:cs="Times New Roman"/>
          <w:sz w:val="22"/>
          <w:szCs w:val="22"/>
        </w:rPr>
      </w:pPr>
    </w:p>
    <w:p w14:paraId="77CFD999" w14:textId="3B422D1D" w:rsidR="003F4AEA" w:rsidRPr="00802990" w:rsidRDefault="003F4AEA" w:rsidP="00802990">
      <w:pPr>
        <w:pStyle w:val="ListParagraph"/>
        <w:numPr>
          <w:ilvl w:val="0"/>
          <w:numId w:val="5"/>
        </w:numPr>
        <w:spacing w:line="360" w:lineRule="auto"/>
        <w:ind w:left="709" w:hanging="283"/>
        <w:jc w:val="both"/>
        <w:rPr>
          <w:rFonts w:ascii="Times" w:eastAsia="Times New Roman" w:hAnsi="Times" w:cs="Times New Roman"/>
          <w:i/>
          <w:sz w:val="22"/>
          <w:szCs w:val="22"/>
          <w:shd w:val="clear" w:color="auto" w:fill="FFFFFF"/>
          <w:lang w:val="en-GB"/>
        </w:rPr>
      </w:pPr>
      <w:r w:rsidRPr="00802990">
        <w:rPr>
          <w:rFonts w:ascii="Times" w:eastAsia="Times New Roman" w:hAnsi="Times" w:cs="Times New Roman"/>
          <w:i/>
          <w:sz w:val="22"/>
          <w:szCs w:val="22"/>
          <w:shd w:val="clear" w:color="auto" w:fill="FFFFFF"/>
          <w:lang w:val="en-GB"/>
        </w:rPr>
        <w:t>Model, View, Controller (MVC)</w:t>
      </w:r>
      <w:ins w:id="789" w:author="Chara Katiri" w:date="2015-04-11T04:31:00Z">
        <w:r w:rsidR="004E74C1" w:rsidRPr="00802990">
          <w:rPr>
            <w:rFonts w:ascii="Times" w:eastAsia="Times New Roman" w:hAnsi="Times" w:cs="Times New Roman"/>
            <w:i/>
            <w:sz w:val="22"/>
            <w:szCs w:val="22"/>
            <w:shd w:val="clear" w:color="auto" w:fill="FFFFFF"/>
            <w:lang w:val="en-GB"/>
          </w:rPr>
          <w:t xml:space="preserve"> design pattern</w:t>
        </w:r>
      </w:ins>
      <w:r w:rsidRPr="00802990">
        <w:rPr>
          <w:rFonts w:ascii="Times" w:eastAsia="Times New Roman" w:hAnsi="Times" w:cs="Times New Roman"/>
          <w:i/>
          <w:sz w:val="22"/>
          <w:szCs w:val="22"/>
          <w:shd w:val="clear" w:color="auto" w:fill="FFFFFF"/>
          <w:lang w:val="en-GB"/>
        </w:rPr>
        <w:t xml:space="preserve">: </w:t>
      </w:r>
    </w:p>
    <w:p w14:paraId="57140A41" w14:textId="599C3869" w:rsidR="006F27EA" w:rsidRPr="00802990" w:rsidRDefault="003F4AEA" w:rsidP="00802990">
      <w:pPr>
        <w:spacing w:line="360" w:lineRule="auto"/>
        <w:contextualSpacing/>
        <w:jc w:val="both"/>
        <w:rPr>
          <w:ins w:id="790" w:author="Chara Katiri" w:date="2015-04-11T04:51:00Z"/>
          <w:rFonts w:ascii="Times" w:eastAsia="Times New Roman" w:hAnsi="Times" w:cs="Times New Roman"/>
          <w:sz w:val="22"/>
          <w:szCs w:val="22"/>
          <w:lang w:val="en-GB"/>
        </w:rPr>
      </w:pPr>
      <w:r w:rsidRPr="00802990">
        <w:rPr>
          <w:rFonts w:ascii="Times" w:eastAsia="Times New Roman" w:hAnsi="Times" w:cs="Times New Roman"/>
          <w:sz w:val="22"/>
          <w:szCs w:val="22"/>
          <w:lang w:val="en-GB"/>
        </w:rPr>
        <w:t xml:space="preserve">Model View Controller is a well-established software architectural pattern. It’s used in web application development in order to separate the business logic from the user interface [11]. The MVC consists of three modules: Model, View and Controller. </w:t>
      </w:r>
      <w:ins w:id="791" w:author="Chara Katiri" w:date="2015-04-12T01:52:00Z">
        <w:r w:rsidR="007C46C9" w:rsidRPr="00802990">
          <w:rPr>
            <w:rFonts w:ascii="Times" w:eastAsia="Times New Roman" w:hAnsi="Times" w:cs="Times New Roman"/>
            <w:sz w:val="22"/>
            <w:szCs w:val="22"/>
            <w:lang w:val="en-GB"/>
          </w:rPr>
          <w:t xml:space="preserve">The </w:t>
        </w:r>
      </w:ins>
      <w:commentRangeStart w:id="792"/>
      <w:r w:rsidRPr="00802990">
        <w:rPr>
          <w:rFonts w:ascii="Times" w:eastAsia="Times New Roman" w:hAnsi="Times" w:cs="Times New Roman"/>
          <w:sz w:val="22"/>
          <w:szCs w:val="22"/>
          <w:lang w:val="en-GB"/>
        </w:rPr>
        <w:t xml:space="preserve">Controller </w:t>
      </w:r>
      <w:commentRangeEnd w:id="792"/>
      <w:r w:rsidR="002D0867" w:rsidRPr="00802990">
        <w:rPr>
          <w:rStyle w:val="CommentReference"/>
          <w:rFonts w:ascii="Times" w:hAnsi="Times" w:cs="Times New Roman"/>
          <w:sz w:val="22"/>
          <w:szCs w:val="22"/>
        </w:rPr>
        <w:commentReference w:id="792"/>
      </w:r>
      <w:r w:rsidRPr="00802990">
        <w:rPr>
          <w:rFonts w:ascii="Times" w:eastAsia="Times New Roman" w:hAnsi="Times" w:cs="Times New Roman"/>
          <w:sz w:val="22"/>
          <w:szCs w:val="22"/>
          <w:lang w:val="en-GB"/>
        </w:rPr>
        <w:t>is the front servlet and acts as an interface between the View a</w:t>
      </w:r>
      <w:ins w:id="793" w:author="Chara Katiri" w:date="2015-04-12T01:44:00Z">
        <w:r w:rsidR="00A05F6D" w:rsidRPr="00802990">
          <w:rPr>
            <w:rFonts w:ascii="Times" w:eastAsia="Times New Roman" w:hAnsi="Times" w:cs="Times New Roman"/>
            <w:sz w:val="22"/>
            <w:szCs w:val="22"/>
            <w:lang w:val="en-GB"/>
          </w:rPr>
          <w:t>n</w:t>
        </w:r>
      </w:ins>
      <w:r w:rsidRPr="00802990">
        <w:rPr>
          <w:rFonts w:ascii="Times" w:eastAsia="Times New Roman" w:hAnsi="Times" w:cs="Times New Roman"/>
          <w:sz w:val="22"/>
          <w:szCs w:val="22"/>
          <w:lang w:val="en-GB"/>
        </w:rPr>
        <w:t xml:space="preserve">d Model. </w:t>
      </w:r>
    </w:p>
    <w:p w14:paraId="6FCC29C0" w14:textId="77777777" w:rsidR="00455DF6" w:rsidRPr="00802990" w:rsidRDefault="00455DF6" w:rsidP="00802990">
      <w:pPr>
        <w:spacing w:line="360" w:lineRule="auto"/>
        <w:contextualSpacing/>
        <w:jc w:val="both"/>
        <w:rPr>
          <w:ins w:id="794" w:author="Chara Katiri" w:date="2015-04-11T04:51:00Z"/>
          <w:rFonts w:ascii="Times" w:eastAsia="Times New Roman" w:hAnsi="Times" w:cs="Times New Roman"/>
          <w:sz w:val="22"/>
          <w:szCs w:val="22"/>
          <w:lang w:val="en-GB"/>
        </w:rPr>
      </w:pPr>
    </w:p>
    <w:p w14:paraId="6985919F" w14:textId="5FC1DFE6" w:rsidR="00455DF6" w:rsidRPr="00802990" w:rsidRDefault="00455DF6" w:rsidP="00802990">
      <w:pPr>
        <w:spacing w:line="360" w:lineRule="auto"/>
        <w:contextualSpacing/>
        <w:jc w:val="both"/>
        <w:rPr>
          <w:ins w:id="795" w:author="Chara Katiri" w:date="2015-04-11T04:51:00Z"/>
          <w:rFonts w:ascii="Times" w:eastAsia="Times New Roman" w:hAnsi="Times" w:cs="Times New Roman"/>
          <w:sz w:val="22"/>
          <w:szCs w:val="22"/>
          <w:lang w:val="en-GB"/>
        </w:rPr>
      </w:pPr>
      <w:ins w:id="796" w:author="Chara Katiri" w:date="2015-04-11T04:51:00Z">
        <w:r w:rsidRPr="00802990">
          <w:rPr>
            <w:rFonts w:ascii="Times" w:eastAsia="Times New Roman" w:hAnsi="Times" w:cs="Times New Roman"/>
            <w:sz w:val="22"/>
            <w:szCs w:val="22"/>
            <w:lang w:val="en-GB"/>
          </w:rPr>
          <w:t xml:space="preserve">The diagram below shows the detailed list of actions that </w:t>
        </w:r>
      </w:ins>
      <w:ins w:id="797" w:author="Chara Katiri" w:date="2015-04-12T01:52:00Z">
        <w:r w:rsidR="007C46C9" w:rsidRPr="00802990">
          <w:rPr>
            <w:rFonts w:ascii="Times" w:eastAsia="Times New Roman" w:hAnsi="Times" w:cs="Times New Roman"/>
            <w:sz w:val="22"/>
            <w:szCs w:val="22"/>
            <w:lang w:val="en-GB"/>
          </w:rPr>
          <w:t xml:space="preserve">each </w:t>
        </w:r>
      </w:ins>
      <w:ins w:id="798" w:author="Chara Katiri" w:date="2015-04-11T04:51:00Z">
        <w:r w:rsidRPr="00802990">
          <w:rPr>
            <w:rFonts w:ascii="Times" w:eastAsia="Times New Roman" w:hAnsi="Times" w:cs="Times New Roman"/>
            <w:sz w:val="22"/>
            <w:szCs w:val="22"/>
            <w:lang w:val="en-GB"/>
          </w:rPr>
          <w:t>is module is responsible for.</w:t>
        </w:r>
      </w:ins>
    </w:p>
    <w:p w14:paraId="443063E4" w14:textId="77777777" w:rsidR="00455DF6" w:rsidRPr="00802990" w:rsidRDefault="00455DF6" w:rsidP="00802990">
      <w:pPr>
        <w:spacing w:line="360" w:lineRule="auto"/>
        <w:contextualSpacing/>
        <w:jc w:val="both"/>
        <w:rPr>
          <w:ins w:id="799" w:author="Chara Katiri" w:date="2015-04-11T04:51:00Z"/>
          <w:rFonts w:ascii="Times" w:eastAsia="Times New Roman" w:hAnsi="Times" w:cs="Times New Roman"/>
          <w:sz w:val="22"/>
          <w:szCs w:val="22"/>
          <w:lang w:val="en-GB"/>
        </w:rPr>
      </w:pPr>
      <w:ins w:id="800" w:author="Chara Katiri" w:date="2015-04-11T04:51:00Z">
        <w:r w:rsidRPr="00802990">
          <w:rPr>
            <w:rFonts w:ascii="Times" w:eastAsia="Times New Roman" w:hAnsi="Times" w:cs="Times New Roman"/>
            <w:noProof/>
            <w:sz w:val="22"/>
            <w:szCs w:val="22"/>
            <w:rPrChange w:id="801" w:author="Chara Katiri" w:date="2015-04-12T20:48:00Z">
              <w:rPr>
                <w:noProof/>
              </w:rPr>
            </w:rPrChange>
          </w:rPr>
          <w:drawing>
            <wp:inline distT="0" distB="0" distL="0" distR="0" wp14:anchorId="0F750796" wp14:editId="13DB80B8">
              <wp:extent cx="5143500" cy="3869040"/>
              <wp:effectExtent l="0" t="0" r="0" b="0"/>
              <wp:docPr id="22" name="Picture 22" descr="Macintosh HD:Users:CharaKatiri:Desktop:mvc-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araKatiri:Desktop:mvc-mod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00" cy="3869040"/>
                      </a:xfrm>
                      <a:prstGeom prst="rect">
                        <a:avLst/>
                      </a:prstGeom>
                      <a:noFill/>
                      <a:ln>
                        <a:noFill/>
                      </a:ln>
                    </pic:spPr>
                  </pic:pic>
                </a:graphicData>
              </a:graphic>
            </wp:inline>
          </w:drawing>
        </w:r>
      </w:ins>
    </w:p>
    <w:p w14:paraId="6B4236FD" w14:textId="77777777" w:rsidR="00455DF6" w:rsidRPr="00802990" w:rsidRDefault="00455DF6" w:rsidP="00802990">
      <w:pPr>
        <w:spacing w:line="360" w:lineRule="auto"/>
        <w:contextualSpacing/>
        <w:jc w:val="both"/>
        <w:rPr>
          <w:rFonts w:ascii="Times" w:eastAsia="Times New Roman" w:hAnsi="Times" w:cs="Times New Roman"/>
          <w:sz w:val="22"/>
          <w:szCs w:val="22"/>
          <w:lang w:val="en-GB"/>
        </w:rPr>
      </w:pPr>
    </w:p>
    <w:p w14:paraId="6E4AD842" w14:textId="77777777" w:rsidR="006F27EA" w:rsidRPr="00802990" w:rsidRDefault="003F4AEA" w:rsidP="00802990">
      <w:pPr>
        <w:spacing w:line="360" w:lineRule="auto"/>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lastRenderedPageBreak/>
        <w:t xml:space="preserve">The client sends requests to the Controller. The Controller then forwards the input to JSP pages. In Spring Web MVC terminology, JSP pages are named Views and are managed by the Controller. In response, the View (JSP) calls the Model. </w:t>
      </w:r>
    </w:p>
    <w:p w14:paraId="561714E5" w14:textId="77777777" w:rsidR="006F27EA" w:rsidRPr="00802990" w:rsidRDefault="003F4AEA" w:rsidP="00802990">
      <w:pPr>
        <w:spacing w:line="360" w:lineRule="auto"/>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 xml:space="preserve">The Model (JavaBean) represents the state (data) and business logic of the application. The Model connects to the database to retrieves/saves data. </w:t>
      </w:r>
    </w:p>
    <w:p w14:paraId="13A9576D" w14:textId="77777777" w:rsidR="007C46C9" w:rsidRPr="00802990" w:rsidRDefault="003F4AEA" w:rsidP="00802990">
      <w:pPr>
        <w:spacing w:line="360" w:lineRule="auto"/>
        <w:contextualSpacing/>
        <w:jc w:val="both"/>
        <w:rPr>
          <w:ins w:id="802" w:author="Chara Katiri" w:date="2015-04-12T01:53:00Z"/>
          <w:rFonts w:ascii="Times" w:eastAsia="Times New Roman" w:hAnsi="Times" w:cs="Times New Roman"/>
          <w:sz w:val="22"/>
          <w:szCs w:val="22"/>
          <w:lang w:val="en-GB"/>
        </w:rPr>
      </w:pPr>
      <w:r w:rsidRPr="00802990">
        <w:rPr>
          <w:rFonts w:ascii="Times" w:eastAsia="Times New Roman" w:hAnsi="Times" w:cs="Times New Roman"/>
          <w:sz w:val="22"/>
          <w:szCs w:val="22"/>
          <w:lang w:val="en-GB"/>
        </w:rPr>
        <w:t xml:space="preserve">The View (JSP) generates the response and sends it back to the client. </w:t>
      </w:r>
    </w:p>
    <w:p w14:paraId="02556D0F" w14:textId="1DFB7FB0" w:rsidR="00AC5A01" w:rsidRPr="00802990" w:rsidDel="008E1E2A" w:rsidRDefault="007C46C9" w:rsidP="00802990">
      <w:pPr>
        <w:spacing w:line="360" w:lineRule="auto"/>
        <w:contextualSpacing/>
        <w:jc w:val="both"/>
        <w:rPr>
          <w:del w:id="803" w:author="Chara Katiri" w:date="2015-04-12T01:54:00Z"/>
          <w:rFonts w:ascii="Times" w:eastAsia="Times New Roman" w:hAnsi="Times" w:cs="Times New Roman"/>
          <w:sz w:val="22"/>
          <w:szCs w:val="22"/>
          <w:lang w:val="en-GB"/>
        </w:rPr>
        <w:pPrChange w:id="804" w:author="Chara Katiri" w:date="2015-04-12T20:48:00Z">
          <w:pPr>
            <w:spacing w:line="360" w:lineRule="auto"/>
            <w:contextualSpacing/>
            <w:jc w:val="both"/>
          </w:pPr>
        </w:pPrChange>
      </w:pPr>
      <w:ins w:id="805" w:author="Chara Katiri" w:date="2015-04-12T01:53:00Z">
        <w:r w:rsidRPr="00802990">
          <w:rPr>
            <w:rFonts w:ascii="Times" w:eastAsia="Times New Roman" w:hAnsi="Times" w:cs="Times New Roman"/>
            <w:sz w:val="22"/>
            <w:szCs w:val="22"/>
            <w:lang w:val="en-GB"/>
          </w:rPr>
          <w:t>I</w:t>
        </w:r>
      </w:ins>
      <w:del w:id="806" w:author="Chara Katiri" w:date="2015-04-12T01:53:00Z">
        <w:r w:rsidR="003F4AEA" w:rsidRPr="00802990" w:rsidDel="007C46C9">
          <w:rPr>
            <w:rFonts w:ascii="Times" w:eastAsia="Times New Roman" w:hAnsi="Times" w:cs="Times New Roman"/>
            <w:sz w:val="22"/>
            <w:szCs w:val="22"/>
            <w:lang w:val="en-GB"/>
          </w:rPr>
          <w:delText>Note that i</w:delText>
        </w:r>
      </w:del>
      <w:r w:rsidR="003F4AEA" w:rsidRPr="00802990">
        <w:rPr>
          <w:rFonts w:ascii="Times" w:eastAsia="Times New Roman" w:hAnsi="Times" w:cs="Times New Roman"/>
          <w:sz w:val="22"/>
          <w:szCs w:val="22"/>
          <w:lang w:val="en-GB"/>
        </w:rPr>
        <w:t>n complex applications</w:t>
      </w:r>
      <w:ins w:id="807" w:author="Chara Katiri" w:date="2015-04-12T01:53:00Z">
        <w:r w:rsidRPr="00802990">
          <w:rPr>
            <w:rFonts w:ascii="Times" w:eastAsia="Times New Roman" w:hAnsi="Times" w:cs="Times New Roman"/>
            <w:sz w:val="22"/>
            <w:szCs w:val="22"/>
            <w:lang w:val="en-GB"/>
          </w:rPr>
          <w:t>,</w:t>
        </w:r>
      </w:ins>
      <w:r w:rsidR="003F4AEA" w:rsidRPr="00802990">
        <w:rPr>
          <w:rFonts w:ascii="Times" w:eastAsia="Times New Roman" w:hAnsi="Times" w:cs="Times New Roman"/>
          <w:sz w:val="22"/>
          <w:szCs w:val="22"/>
          <w:lang w:val="en-GB"/>
        </w:rPr>
        <w:t xml:space="preserve"> the Controller also manages the Service entity whenever it needs to perform business logic. This helps improve maintainability, as the business logic is not contained directly in the controller [12].</w:t>
      </w:r>
    </w:p>
    <w:p w14:paraId="634619D6" w14:textId="77777777" w:rsidR="00B76EE3" w:rsidRPr="00802990" w:rsidRDefault="00B76EE3" w:rsidP="00802990">
      <w:pPr>
        <w:spacing w:line="360" w:lineRule="auto"/>
        <w:contextualSpacing/>
        <w:jc w:val="both"/>
        <w:rPr>
          <w:rFonts w:ascii="Times" w:eastAsia="Times New Roman" w:hAnsi="Times" w:cs="Times New Roman"/>
          <w:sz w:val="22"/>
          <w:szCs w:val="22"/>
          <w:lang w:val="en-GB"/>
        </w:rPr>
      </w:pPr>
    </w:p>
    <w:p w14:paraId="135A0920" w14:textId="77777777" w:rsidR="00B76EE3" w:rsidRPr="00802990" w:rsidRDefault="00B76EE3" w:rsidP="00802990">
      <w:pPr>
        <w:spacing w:line="360" w:lineRule="auto"/>
        <w:contextualSpacing/>
        <w:jc w:val="both"/>
        <w:rPr>
          <w:ins w:id="808" w:author="Chara Katiri" w:date="2015-04-11T04:48:00Z"/>
          <w:rFonts w:ascii="Times" w:eastAsia="Times New Roman" w:hAnsi="Times" w:cs="Times New Roman"/>
          <w:sz w:val="22"/>
          <w:szCs w:val="22"/>
          <w:lang w:val="en-GB"/>
        </w:rPr>
      </w:pPr>
    </w:p>
    <w:p w14:paraId="6FFF10FF" w14:textId="273BF53C" w:rsidR="00AC5A01" w:rsidRPr="00802990" w:rsidRDefault="00AC5A01" w:rsidP="00802990">
      <w:pPr>
        <w:spacing w:line="360" w:lineRule="auto"/>
        <w:contextualSpacing/>
        <w:jc w:val="both"/>
        <w:rPr>
          <w:rFonts w:ascii="Times" w:eastAsia="Times New Roman" w:hAnsi="Times" w:cs="Times New Roman"/>
          <w:sz w:val="22"/>
          <w:szCs w:val="22"/>
          <w:lang w:val="en-GB"/>
        </w:rPr>
      </w:pPr>
      <w:ins w:id="809" w:author="Chara Katiri" w:date="2015-04-11T04:47:00Z">
        <w:r w:rsidRPr="00802990">
          <w:rPr>
            <w:rFonts w:ascii="Times" w:eastAsia="Times New Roman" w:hAnsi="Times" w:cs="Times New Roman"/>
            <w:sz w:val="22"/>
            <w:szCs w:val="22"/>
            <w:lang w:val="en-GB"/>
          </w:rPr>
          <w:t xml:space="preserve">The diagram below shows the integration between the modules. </w:t>
        </w:r>
      </w:ins>
    </w:p>
    <w:p w14:paraId="39F19D93" w14:textId="33CBCDD7" w:rsidR="003F4AEA" w:rsidRPr="00802990" w:rsidRDefault="00455DF6" w:rsidP="00802990">
      <w:pPr>
        <w:keepNext/>
        <w:spacing w:line="360" w:lineRule="auto"/>
        <w:contextualSpacing/>
        <w:jc w:val="both"/>
        <w:rPr>
          <w:rFonts w:ascii="Times" w:hAnsi="Times" w:cs="Times New Roman"/>
          <w:sz w:val="22"/>
          <w:szCs w:val="22"/>
        </w:rPr>
      </w:pPr>
      <w:ins w:id="810" w:author="Chara Katiri" w:date="2015-04-11T04:49:00Z">
        <w:r w:rsidRPr="00802990">
          <w:rPr>
            <w:rFonts w:ascii="Times" w:hAnsi="Times" w:cs="Times New Roman"/>
            <w:noProof/>
            <w:sz w:val="22"/>
            <w:szCs w:val="22"/>
            <w:rPrChange w:id="811" w:author="Chara Katiri" w:date="2015-04-12T20:48:00Z">
              <w:rPr>
                <w:noProof/>
              </w:rPr>
            </w:rPrChange>
          </w:rPr>
          <w:drawing>
            <wp:inline distT="0" distB="0" distL="0" distR="0" wp14:anchorId="2153A35F" wp14:editId="3A79DF81">
              <wp:extent cx="5722620" cy="1993265"/>
              <wp:effectExtent l="0" t="0" r="0" b="0"/>
              <wp:docPr id="23" name="Picture 23" descr="Macintosh HD:Users:CharaKatiri:Desktop:mv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araKatiri:Desktop:mvc-diagram.png"/>
                      <pic:cNvPicPr>
                        <a:picLocks noChangeAspect="1" noChangeArrowheads="1"/>
                      </pic:cNvPicPr>
                    </pic:nvPicPr>
                    <pic:blipFill>
                      <a:blip r:embed="rId19">
                        <a:extLst>
                          <a:ext uri="{BEBA8EAE-BF5A-486C-A8C5-ECC9F3942E4B}">
                            <a14:imgProps xmlns:a14="http://schemas.microsoft.com/office/drawing/2010/main">
                              <a14:imgLayer r:embed="rId20">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5722620" cy="1993265"/>
                      </a:xfrm>
                      <a:prstGeom prst="rect">
                        <a:avLst/>
                      </a:prstGeom>
                      <a:noFill/>
                      <a:ln>
                        <a:noFill/>
                      </a:ln>
                    </pic:spPr>
                  </pic:pic>
                </a:graphicData>
              </a:graphic>
            </wp:inline>
          </w:drawing>
        </w:r>
      </w:ins>
    </w:p>
    <w:p w14:paraId="40DD560C" w14:textId="67ACECEC" w:rsidR="00455DF6" w:rsidRPr="00802990" w:rsidRDefault="003F4AEA" w:rsidP="00802990">
      <w:pPr>
        <w:spacing w:line="360" w:lineRule="auto"/>
        <w:contextualSpacing/>
        <w:jc w:val="both"/>
        <w:rPr>
          <w:ins w:id="812" w:author="Chara Katiri" w:date="2015-04-11T04:54:00Z"/>
          <w:rFonts w:ascii="Times" w:hAnsi="Times" w:cs="Times New Roman"/>
          <w:sz w:val="22"/>
          <w:szCs w:val="22"/>
        </w:rPr>
        <w:pPrChange w:id="813" w:author="Chara Katiri" w:date="2015-04-12T20:48:00Z">
          <w:pPr>
            <w:pStyle w:val="Caption"/>
            <w:spacing w:line="360" w:lineRule="auto"/>
            <w:contextualSpacing/>
            <w:jc w:val="both"/>
          </w:pPr>
        </w:pPrChange>
      </w:pPr>
      <w:bookmarkStart w:id="814" w:name="_Toc288737309"/>
      <w:r w:rsidRPr="00802990">
        <w:rPr>
          <w:rFonts w:ascii="Times" w:hAnsi="Times" w:cs="Times New Roman"/>
          <w:sz w:val="22"/>
          <w:szCs w:val="22"/>
        </w:rPr>
        <w:t xml:space="preserve">Figure </w:t>
      </w:r>
      <w:r w:rsidRPr="00802990">
        <w:rPr>
          <w:rFonts w:ascii="Times" w:hAnsi="Times" w:cs="Times New Roman"/>
          <w:sz w:val="22"/>
          <w:szCs w:val="22"/>
        </w:rPr>
        <w:fldChar w:fldCharType="begin"/>
      </w:r>
      <w:r w:rsidRPr="00802990">
        <w:rPr>
          <w:rFonts w:ascii="Times" w:hAnsi="Times" w:cs="Times New Roman"/>
          <w:sz w:val="22"/>
          <w:szCs w:val="22"/>
        </w:rPr>
        <w:instrText xml:space="preserve"> SEQ Figure \* ARABIC </w:instrText>
      </w:r>
      <w:r w:rsidRPr="00802990">
        <w:rPr>
          <w:rFonts w:ascii="Times" w:hAnsi="Times" w:cs="Times New Roman"/>
          <w:sz w:val="22"/>
          <w:szCs w:val="22"/>
        </w:rPr>
        <w:fldChar w:fldCharType="separate"/>
      </w:r>
      <w:ins w:id="815" w:author="Chara Katiri" w:date="2015-04-12T17:49:00Z">
        <w:r w:rsidR="00D71A41" w:rsidRPr="00802990">
          <w:rPr>
            <w:rFonts w:ascii="Times" w:hAnsi="Times" w:cs="Times New Roman"/>
            <w:noProof/>
            <w:sz w:val="22"/>
            <w:szCs w:val="22"/>
          </w:rPr>
          <w:t>2</w:t>
        </w:r>
      </w:ins>
      <w:r w:rsidRPr="00802990">
        <w:rPr>
          <w:rFonts w:ascii="Times" w:hAnsi="Times" w:cs="Times New Roman"/>
          <w:sz w:val="22"/>
          <w:szCs w:val="22"/>
        </w:rPr>
        <w:fldChar w:fldCharType="end"/>
      </w:r>
      <w:r w:rsidRPr="00802990">
        <w:rPr>
          <w:rFonts w:ascii="Times" w:hAnsi="Times" w:cs="Times New Roman"/>
          <w:sz w:val="22"/>
          <w:szCs w:val="22"/>
        </w:rPr>
        <w:t>: Context hierarchy in Spring Web MVC</w:t>
      </w:r>
      <w:bookmarkEnd w:id="814"/>
    </w:p>
    <w:p w14:paraId="5C7EDE14" w14:textId="77777777" w:rsidR="00455DF6" w:rsidRPr="00802990" w:rsidRDefault="00455DF6" w:rsidP="00802990">
      <w:pPr>
        <w:spacing w:line="360" w:lineRule="auto"/>
        <w:contextualSpacing/>
        <w:jc w:val="both"/>
        <w:rPr>
          <w:ins w:id="816" w:author="Chara Katiri" w:date="2015-04-11T04:54:00Z"/>
          <w:rFonts w:ascii="Times" w:hAnsi="Times" w:cs="Times New Roman"/>
          <w:sz w:val="22"/>
          <w:szCs w:val="22"/>
        </w:rPr>
        <w:pPrChange w:id="817" w:author="Chara Katiri" w:date="2015-04-12T20:48:00Z">
          <w:pPr>
            <w:pStyle w:val="Caption"/>
            <w:spacing w:line="360" w:lineRule="auto"/>
            <w:contextualSpacing/>
            <w:jc w:val="both"/>
          </w:pPr>
        </w:pPrChange>
      </w:pPr>
    </w:p>
    <w:p w14:paraId="0A1A907E" w14:textId="77777777" w:rsidR="00455DF6" w:rsidRPr="00802990" w:rsidRDefault="00455DF6" w:rsidP="00802990">
      <w:pPr>
        <w:spacing w:line="360" w:lineRule="auto"/>
        <w:contextualSpacing/>
        <w:jc w:val="both"/>
        <w:rPr>
          <w:ins w:id="818" w:author="Chara Katiri" w:date="2015-04-11T04:52:00Z"/>
          <w:rFonts w:ascii="Times" w:hAnsi="Times" w:cs="Times New Roman"/>
          <w:sz w:val="22"/>
          <w:szCs w:val="22"/>
        </w:rPr>
        <w:pPrChange w:id="819" w:author="Chara Katiri" w:date="2015-04-12T20:48:00Z">
          <w:pPr>
            <w:pStyle w:val="Caption"/>
            <w:spacing w:line="360" w:lineRule="auto"/>
            <w:contextualSpacing/>
            <w:jc w:val="both"/>
          </w:pPr>
        </w:pPrChange>
      </w:pPr>
    </w:p>
    <w:p w14:paraId="063AF450" w14:textId="77777777" w:rsidR="00455DF6" w:rsidRPr="00802990" w:rsidRDefault="00455DF6" w:rsidP="00802990">
      <w:pPr>
        <w:spacing w:line="360" w:lineRule="auto"/>
        <w:contextualSpacing/>
        <w:jc w:val="both"/>
        <w:rPr>
          <w:ins w:id="820" w:author="Chara Katiri" w:date="2015-04-11T04:52:00Z"/>
          <w:rFonts w:ascii="Times" w:hAnsi="Times" w:cs="Times New Roman"/>
          <w:sz w:val="22"/>
          <w:szCs w:val="22"/>
        </w:rPr>
        <w:pPrChange w:id="821" w:author="Chara Katiri" w:date="2015-04-12T20:48:00Z">
          <w:pPr>
            <w:pStyle w:val="Caption"/>
            <w:spacing w:line="360" w:lineRule="auto"/>
            <w:contextualSpacing/>
            <w:jc w:val="both"/>
          </w:pPr>
        </w:pPrChange>
      </w:pPr>
    </w:p>
    <w:p w14:paraId="5404673C" w14:textId="77777777" w:rsidR="00455DF6" w:rsidRPr="00802990" w:rsidRDefault="00455DF6" w:rsidP="00802990">
      <w:pPr>
        <w:spacing w:line="360" w:lineRule="auto"/>
        <w:contextualSpacing/>
        <w:jc w:val="both"/>
        <w:rPr>
          <w:ins w:id="822" w:author="Chara Katiri" w:date="2015-04-11T04:53:00Z"/>
          <w:rFonts w:ascii="Times" w:hAnsi="Times" w:cs="Times New Roman"/>
          <w:sz w:val="22"/>
          <w:szCs w:val="22"/>
        </w:rPr>
      </w:pPr>
      <w:commentRangeStart w:id="823"/>
      <w:ins w:id="824" w:author="Chara Katiri" w:date="2015-04-11T04:52:00Z">
        <w:r w:rsidRPr="00802990">
          <w:rPr>
            <w:rFonts w:ascii="Times" w:hAnsi="Times" w:cs="Times New Roman"/>
            <w:sz w:val="22"/>
            <w:szCs w:val="22"/>
          </w:rPr>
          <w:lastRenderedPageBreak/>
          <w:t xml:space="preserve">  </w:t>
        </w:r>
        <w:commentRangeEnd w:id="823"/>
        <w:r w:rsidRPr="00802990">
          <w:rPr>
            <w:rStyle w:val="CommentReference"/>
            <w:rFonts w:ascii="Times" w:hAnsi="Times" w:cs="Times New Roman"/>
            <w:sz w:val="22"/>
            <w:szCs w:val="22"/>
          </w:rPr>
          <w:commentReference w:id="823"/>
        </w:r>
      </w:ins>
      <w:ins w:id="825" w:author="Chara Katiri" w:date="2015-04-11T04:53:00Z">
        <w:r w:rsidRPr="00802990">
          <w:rPr>
            <w:rFonts w:ascii="Times" w:hAnsi="Times" w:cs="Times New Roman"/>
            <w:noProof/>
            <w:sz w:val="22"/>
            <w:szCs w:val="22"/>
            <w:rPrChange w:id="826" w:author="Chara Katiri" w:date="2015-04-12T20:48:00Z">
              <w:rPr>
                <w:noProof/>
              </w:rPr>
            </w:rPrChange>
          </w:rPr>
          <w:drawing>
            <wp:inline distT="0" distB="0" distL="0" distR="0" wp14:anchorId="3066E892" wp14:editId="2BCD07E7">
              <wp:extent cx="4614381" cy="3393110"/>
              <wp:effectExtent l="0" t="0" r="8890" b="10795"/>
              <wp:docPr id="24" name="Picture 24" descr="Macintosh HD:Users:CharaKatiri:Desktop:3-tier-architechture-with-mvc-part-o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Macintosh HD:Users:CharaKatiri:Desktop:3-tier-architechture-with-mvc-part-of-it.png"/>
                      <pic:cNvPicPr>
                        <a:picLocks noChangeAspect="1" noChangeArrowheads="1"/>
                      </pic:cNvPicPr>
                    </pic:nvPicPr>
                    <pic:blipFill>
                      <a:blip r:embed="rId21">
                        <a:extLst>
                          <a:ext uri="{BEBA8EAE-BF5A-486C-A8C5-ECC9F3942E4B}">
                            <a14:imgProps xmlns:a14="http://schemas.microsoft.com/office/drawing/2010/main">
                              <a14:imgLayer r:embed="rId22">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4614381" cy="3393110"/>
                      </a:xfrm>
                      <a:prstGeom prst="rect">
                        <a:avLst/>
                      </a:prstGeom>
                      <a:noFill/>
                      <a:ln>
                        <a:noFill/>
                      </a:ln>
                    </pic:spPr>
                  </pic:pic>
                </a:graphicData>
              </a:graphic>
            </wp:inline>
          </w:drawing>
        </w:r>
      </w:ins>
    </w:p>
    <w:p w14:paraId="568F87BC" w14:textId="6FBEBB82" w:rsidR="0041361B" w:rsidRPr="00802990" w:rsidRDefault="0041361B" w:rsidP="00802990">
      <w:pPr>
        <w:spacing w:line="360" w:lineRule="auto"/>
        <w:contextualSpacing/>
        <w:jc w:val="both"/>
        <w:rPr>
          <w:rFonts w:ascii="Times" w:eastAsia="Times New Roman" w:hAnsi="Times" w:cs="Times New Roman"/>
          <w:sz w:val="22"/>
          <w:szCs w:val="22"/>
          <w:lang w:val="en-GB"/>
        </w:rPr>
      </w:pPr>
      <w:ins w:id="827" w:author="Chara Katiri" w:date="2015-04-11T04:56:00Z">
        <w:r w:rsidRPr="00802990">
          <w:rPr>
            <w:rFonts w:ascii="Times" w:eastAsia="Times New Roman" w:hAnsi="Times" w:cs="Times New Roman"/>
            <w:sz w:val="22"/>
            <w:szCs w:val="22"/>
            <w:lang w:val="en-GB"/>
          </w:rPr>
          <w:fldChar w:fldCharType="begin"/>
        </w:r>
        <w:r w:rsidRPr="00802990">
          <w:rPr>
            <w:rFonts w:ascii="Times" w:eastAsia="Times New Roman" w:hAnsi="Times" w:cs="Times New Roman"/>
            <w:sz w:val="22"/>
            <w:szCs w:val="22"/>
            <w:lang w:val="en-GB"/>
          </w:rPr>
          <w:instrText xml:space="preserve"> HYPERLINK "</w:instrText>
        </w:r>
      </w:ins>
      <w:ins w:id="828" w:author="Chara Katiri" w:date="2015-04-11T04:54:00Z">
        <w:r w:rsidRPr="00802990">
          <w:rPr>
            <w:rFonts w:ascii="Times" w:eastAsia="Times New Roman" w:hAnsi="Times" w:cs="Times New Roman"/>
            <w:sz w:val="22"/>
            <w:szCs w:val="22"/>
            <w:lang w:val="en-GB"/>
          </w:rPr>
          <w:instrText>http://howtodoinjava.com/2015/02/05/spring-mvc-hello-world-example/</w:instrText>
        </w:r>
      </w:ins>
      <w:ins w:id="829" w:author="Chara Katiri" w:date="2015-04-11T04:56:00Z">
        <w:r w:rsidRPr="00802990">
          <w:rPr>
            <w:rFonts w:ascii="Times" w:eastAsia="Times New Roman" w:hAnsi="Times" w:cs="Times New Roman"/>
            <w:sz w:val="22"/>
            <w:szCs w:val="22"/>
            <w:lang w:val="en-GB"/>
          </w:rPr>
          <w:instrText xml:space="preserve">" </w:instrText>
        </w:r>
        <w:r w:rsidRPr="00802990">
          <w:rPr>
            <w:rFonts w:ascii="Times" w:eastAsia="Times New Roman" w:hAnsi="Times" w:cs="Times New Roman"/>
            <w:sz w:val="22"/>
            <w:szCs w:val="22"/>
            <w:lang w:val="en-GB"/>
          </w:rPr>
          <w:fldChar w:fldCharType="separate"/>
        </w:r>
      </w:ins>
      <w:ins w:id="830" w:author="Chara Katiri" w:date="2015-04-11T04:54:00Z">
        <w:r w:rsidRPr="00802990">
          <w:rPr>
            <w:rStyle w:val="Hyperlink"/>
            <w:rFonts w:ascii="Times" w:eastAsia="Times New Roman" w:hAnsi="Times" w:cs="Times New Roman"/>
            <w:sz w:val="22"/>
            <w:szCs w:val="22"/>
            <w:lang w:val="en-GB"/>
          </w:rPr>
          <w:t>http://howtodoinjava.com/2015/02/05/spring-mvc-hello-world-example/</w:t>
        </w:r>
      </w:ins>
      <w:ins w:id="831" w:author="Chara Katiri" w:date="2015-04-11T04:56:00Z">
        <w:r w:rsidRPr="00802990">
          <w:rPr>
            <w:rFonts w:ascii="Times" w:eastAsia="Times New Roman" w:hAnsi="Times" w:cs="Times New Roman"/>
            <w:sz w:val="22"/>
            <w:szCs w:val="22"/>
            <w:lang w:val="en-GB"/>
          </w:rPr>
          <w:fldChar w:fldCharType="end"/>
        </w:r>
      </w:ins>
      <w:ins w:id="832" w:author="Chara Katiri" w:date="2015-04-11T04:54:00Z">
        <w:r w:rsidR="00455DF6" w:rsidRPr="00802990">
          <w:rPr>
            <w:rFonts w:ascii="Times" w:eastAsia="Times New Roman" w:hAnsi="Times" w:cs="Times New Roman"/>
            <w:sz w:val="22"/>
            <w:szCs w:val="22"/>
            <w:lang w:val="en-GB"/>
          </w:rPr>
          <w:t xml:space="preserve"> </w:t>
        </w:r>
      </w:ins>
    </w:p>
    <w:p w14:paraId="3591B340" w14:textId="225DE822" w:rsidR="001F7690" w:rsidRPr="00802990" w:rsidRDefault="001F7690" w:rsidP="00802990">
      <w:pPr>
        <w:spacing w:line="360" w:lineRule="auto"/>
        <w:contextualSpacing/>
        <w:jc w:val="both"/>
        <w:rPr>
          <w:ins w:id="833" w:author="Chara Katiri" w:date="2015-04-11T05:30:00Z"/>
          <w:rFonts w:ascii="Times" w:hAnsi="Times" w:cs="Times New Roman"/>
          <w:sz w:val="22"/>
          <w:szCs w:val="22"/>
          <w:rPrChange w:id="834" w:author="Chara Katiri" w:date="2015-04-12T20:48:00Z">
            <w:rPr>
              <w:ins w:id="835" w:author="Chara Katiri" w:date="2015-04-11T05:30:00Z"/>
              <w:rFonts w:ascii="Times" w:eastAsia="Times New Roman" w:hAnsi="Times" w:cs="Arial"/>
              <w:i/>
              <w:sz w:val="22"/>
              <w:szCs w:val="22"/>
              <w:shd w:val="clear" w:color="auto" w:fill="FFFFFF"/>
              <w:lang w:val="en-GB"/>
            </w:rPr>
          </w:rPrChange>
        </w:rPr>
        <w:pPrChange w:id="836" w:author="Chara Katiri" w:date="2015-04-12T20:48:00Z">
          <w:pPr>
            <w:pStyle w:val="ListParagraph"/>
            <w:numPr>
              <w:numId w:val="5"/>
            </w:numPr>
            <w:spacing w:line="360" w:lineRule="auto"/>
            <w:ind w:left="709" w:hanging="283"/>
            <w:jc w:val="both"/>
          </w:pPr>
        </w:pPrChange>
      </w:pPr>
    </w:p>
    <w:p w14:paraId="7361D392" w14:textId="6E9800DB" w:rsidR="00B76EE3" w:rsidRPr="00802990" w:rsidRDefault="00B76EE3" w:rsidP="00802990">
      <w:pPr>
        <w:pStyle w:val="ListParagraph"/>
        <w:numPr>
          <w:ilvl w:val="0"/>
          <w:numId w:val="5"/>
        </w:numPr>
        <w:spacing w:line="360" w:lineRule="auto"/>
        <w:ind w:left="709" w:hanging="283"/>
        <w:jc w:val="both"/>
        <w:rPr>
          <w:rFonts w:ascii="Times" w:eastAsia="Times New Roman" w:hAnsi="Times" w:cs="Times New Roman"/>
          <w:i/>
          <w:sz w:val="22"/>
          <w:szCs w:val="22"/>
          <w:shd w:val="clear" w:color="auto" w:fill="FFFFFF"/>
          <w:lang w:val="en-GB"/>
        </w:rPr>
      </w:pPr>
      <w:proofErr w:type="spellStart"/>
      <w:r w:rsidRPr="00802990">
        <w:rPr>
          <w:rFonts w:ascii="Times" w:eastAsia="Times New Roman" w:hAnsi="Times" w:cs="Times New Roman"/>
          <w:i/>
          <w:sz w:val="22"/>
          <w:szCs w:val="22"/>
          <w:shd w:val="clear" w:color="auto" w:fill="FFFFFF"/>
          <w:lang w:val="en-GB"/>
        </w:rPr>
        <w:t>DispatcherServlet</w:t>
      </w:r>
      <w:proofErr w:type="spellEnd"/>
      <w:ins w:id="837" w:author="Chara Katiri" w:date="2015-04-11T05:26:00Z">
        <w:r w:rsidR="002F4F3C" w:rsidRPr="00802990">
          <w:rPr>
            <w:rFonts w:ascii="Times" w:eastAsia="Times New Roman" w:hAnsi="Times" w:cs="Times New Roman"/>
            <w:i/>
            <w:sz w:val="22"/>
            <w:szCs w:val="22"/>
            <w:shd w:val="clear" w:color="auto" w:fill="FFFFFF"/>
            <w:lang w:val="en-GB"/>
          </w:rPr>
          <w:t xml:space="preserve"> </w:t>
        </w:r>
        <w:r w:rsidR="002F4F3C" w:rsidRPr="00802990">
          <w:rPr>
            <w:rFonts w:ascii="Times" w:eastAsia="Times New Roman" w:hAnsi="Times" w:cs="Times New Roman"/>
            <w:sz w:val="22"/>
            <w:szCs w:val="22"/>
            <w:lang w:val="en-GB"/>
          </w:rPr>
          <w:t>(</w:t>
        </w:r>
        <w:commentRangeStart w:id="838"/>
        <w:r w:rsidR="002F4F3C" w:rsidRPr="00802990">
          <w:rPr>
            <w:rFonts w:ascii="Times" w:eastAsia="Times New Roman" w:hAnsi="Times" w:cs="Times New Roman"/>
            <w:sz w:val="22"/>
            <w:szCs w:val="22"/>
            <w:lang w:val="en-GB"/>
          </w:rPr>
          <w:t xml:space="preserve">How the </w:t>
        </w:r>
        <w:r w:rsidR="002F4F3C" w:rsidRPr="00802990">
          <w:rPr>
            <w:rFonts w:ascii="Times" w:eastAsia="Times New Roman" w:hAnsi="Times" w:cs="Times New Roman"/>
            <w:i/>
            <w:sz w:val="22"/>
            <w:szCs w:val="22"/>
            <w:lang w:val="en-GB"/>
          </w:rPr>
          <w:t>Controller in Spring MVC Framework</w:t>
        </w:r>
        <w:r w:rsidR="002F4F3C" w:rsidRPr="00802990">
          <w:rPr>
            <w:rFonts w:ascii="Times" w:eastAsia="Times New Roman" w:hAnsi="Times" w:cs="Times New Roman"/>
            <w:sz w:val="22"/>
            <w:szCs w:val="22"/>
            <w:lang w:val="en-GB"/>
          </w:rPr>
          <w:t xml:space="preserve"> facilitates the </w:t>
        </w:r>
        <w:r w:rsidR="002F4F3C" w:rsidRPr="00802990">
          <w:rPr>
            <w:rFonts w:ascii="Times" w:eastAsia="Times New Roman" w:hAnsi="Times" w:cs="Times New Roman"/>
            <w:i/>
            <w:sz w:val="22"/>
            <w:szCs w:val="22"/>
            <w:lang w:val="en-GB"/>
          </w:rPr>
          <w:t>Controller in MVC)</w:t>
        </w:r>
        <w:r w:rsidR="002F4F3C" w:rsidRPr="00802990">
          <w:rPr>
            <w:rFonts w:ascii="Times" w:eastAsia="Times New Roman" w:hAnsi="Times" w:cs="Times New Roman"/>
            <w:sz w:val="22"/>
            <w:szCs w:val="22"/>
            <w:lang w:val="en-GB"/>
          </w:rPr>
          <w:t>:</w:t>
        </w:r>
      </w:ins>
      <w:commentRangeEnd w:id="838"/>
      <w:ins w:id="839" w:author="Chara Katiri" w:date="2015-04-11T05:31:00Z">
        <w:r w:rsidR="001F7690" w:rsidRPr="00802990">
          <w:rPr>
            <w:rStyle w:val="CommentReference"/>
            <w:rFonts w:ascii="Times" w:hAnsi="Times" w:cs="Times New Roman"/>
            <w:sz w:val="22"/>
            <w:szCs w:val="22"/>
          </w:rPr>
          <w:commentReference w:id="838"/>
        </w:r>
      </w:ins>
    </w:p>
    <w:p w14:paraId="0AFE8FE3" w14:textId="7084A3CC" w:rsidR="00B76EE3" w:rsidRPr="00802990" w:rsidRDefault="002F4F3C" w:rsidP="00802990">
      <w:pPr>
        <w:spacing w:line="360" w:lineRule="auto"/>
        <w:contextualSpacing/>
        <w:jc w:val="both"/>
        <w:rPr>
          <w:rFonts w:ascii="Times" w:eastAsia="Times New Roman" w:hAnsi="Times" w:cs="Times New Roman"/>
          <w:sz w:val="22"/>
          <w:szCs w:val="22"/>
          <w:shd w:val="clear" w:color="auto" w:fill="FFFFFF"/>
          <w:lang w:val="en-GB"/>
        </w:rPr>
      </w:pPr>
      <w:ins w:id="840" w:author="Chara Katiri" w:date="2015-04-11T05:25:00Z">
        <w:r w:rsidRPr="00802990">
          <w:rPr>
            <w:rFonts w:ascii="Times" w:eastAsia="Times New Roman" w:hAnsi="Times" w:cs="Times New Roman"/>
            <w:sz w:val="22"/>
            <w:szCs w:val="22"/>
            <w:lang w:val="en-GB"/>
          </w:rPr>
          <w:t xml:space="preserve">The Controller(s) in </w:t>
        </w:r>
      </w:ins>
      <w:ins w:id="841" w:author="Chara Katiri" w:date="2015-04-11T00:53:00Z">
        <w:r w:rsidR="00B76EE3" w:rsidRPr="00802990">
          <w:rPr>
            <w:rFonts w:ascii="Times" w:eastAsia="Times New Roman" w:hAnsi="Times" w:cs="Times New Roman"/>
            <w:sz w:val="22"/>
            <w:szCs w:val="22"/>
            <w:shd w:val="clear" w:color="auto" w:fill="FFFFFF"/>
            <w:lang w:val="en-GB"/>
          </w:rPr>
          <w:t>Spring MVC</w:t>
        </w:r>
      </w:ins>
      <w:r w:rsidR="00B76EE3" w:rsidRPr="00802990">
        <w:rPr>
          <w:rFonts w:ascii="Times" w:eastAsia="Times New Roman" w:hAnsi="Times" w:cs="Times New Roman"/>
          <w:sz w:val="22"/>
          <w:szCs w:val="22"/>
          <w:shd w:val="clear" w:color="auto" w:fill="FFFFFF"/>
          <w:lang w:val="en-GB"/>
        </w:rPr>
        <w:t xml:space="preserve"> </w:t>
      </w:r>
      <w:ins w:id="842" w:author="Chara Katiri" w:date="2015-04-11T05:22:00Z">
        <w:r w:rsidRPr="00802990">
          <w:rPr>
            <w:rFonts w:ascii="Times" w:eastAsia="Times New Roman" w:hAnsi="Times" w:cs="Times New Roman"/>
            <w:sz w:val="22"/>
            <w:szCs w:val="22"/>
            <w:shd w:val="clear" w:color="auto" w:fill="FFFFFF"/>
            <w:lang w:val="en-GB"/>
          </w:rPr>
          <w:t xml:space="preserve">Framework </w:t>
        </w:r>
      </w:ins>
      <w:r w:rsidR="00B76EE3" w:rsidRPr="00802990">
        <w:rPr>
          <w:rFonts w:ascii="Times" w:eastAsia="Times New Roman" w:hAnsi="Times" w:cs="Times New Roman"/>
          <w:sz w:val="22"/>
          <w:szCs w:val="22"/>
          <w:shd w:val="clear" w:color="auto" w:fill="FFFFFF"/>
          <w:lang w:val="en-GB"/>
        </w:rPr>
        <w:t xml:space="preserve">make use of </w:t>
      </w:r>
      <w:ins w:id="843" w:author="Chara Katiri" w:date="2015-04-11T05:24:00Z">
        <w:r w:rsidRPr="00802990">
          <w:rPr>
            <w:rFonts w:ascii="Times" w:eastAsia="Times New Roman" w:hAnsi="Times" w:cs="Times New Roman"/>
            <w:sz w:val="22"/>
            <w:szCs w:val="22"/>
            <w:shd w:val="clear" w:color="auto" w:fill="FFFFFF"/>
            <w:lang w:val="en-GB"/>
          </w:rPr>
          <w:t xml:space="preserve">the Front </w:t>
        </w:r>
      </w:ins>
      <w:ins w:id="844" w:author="Chara Katiri" w:date="2015-04-11T05:28:00Z">
        <w:r w:rsidRPr="00802990">
          <w:rPr>
            <w:rFonts w:ascii="Times" w:eastAsia="Times New Roman" w:hAnsi="Times" w:cs="Times New Roman"/>
            <w:sz w:val="22"/>
            <w:szCs w:val="22"/>
            <w:shd w:val="clear" w:color="auto" w:fill="FFFFFF"/>
            <w:lang w:val="en-GB"/>
          </w:rPr>
          <w:t>Controller to</w:t>
        </w:r>
      </w:ins>
      <w:r w:rsidR="00B76EE3" w:rsidRPr="00802990">
        <w:rPr>
          <w:rFonts w:ascii="Times" w:eastAsia="Times New Roman" w:hAnsi="Times" w:cs="Times New Roman"/>
          <w:sz w:val="22"/>
          <w:szCs w:val="22"/>
          <w:shd w:val="clear" w:color="auto" w:fill="FFFFFF"/>
          <w:lang w:val="en-GB"/>
        </w:rPr>
        <w:t xml:space="preserve"> dispatch requests to </w:t>
      </w:r>
      <w:ins w:id="845" w:author="Chara Katiri" w:date="2015-04-11T05:26:00Z">
        <w:r w:rsidRPr="00802990">
          <w:rPr>
            <w:rFonts w:ascii="Times" w:eastAsia="Times New Roman" w:hAnsi="Times" w:cs="Times New Roman"/>
            <w:sz w:val="22"/>
            <w:szCs w:val="22"/>
            <w:shd w:val="clear" w:color="auto" w:fill="FFFFFF"/>
            <w:lang w:val="en-GB"/>
          </w:rPr>
          <w:t>C</w:t>
        </w:r>
      </w:ins>
      <w:r w:rsidR="00B76EE3" w:rsidRPr="00802990">
        <w:rPr>
          <w:rFonts w:ascii="Times" w:eastAsia="Times New Roman" w:hAnsi="Times" w:cs="Times New Roman"/>
          <w:sz w:val="22"/>
          <w:szCs w:val="22"/>
          <w:shd w:val="clear" w:color="auto" w:fill="FFFFFF"/>
          <w:lang w:val="en-GB"/>
        </w:rPr>
        <w:t>ontrollers</w:t>
      </w:r>
      <w:ins w:id="846" w:author="Chara Katiri" w:date="2015-04-11T05:26:00Z">
        <w:r w:rsidRPr="00802990">
          <w:rPr>
            <w:rFonts w:ascii="Times" w:eastAsia="Times New Roman" w:hAnsi="Times" w:cs="Times New Roman"/>
            <w:sz w:val="22"/>
            <w:szCs w:val="22"/>
            <w:shd w:val="clear" w:color="auto" w:fill="FFFFFF"/>
            <w:lang w:val="en-GB"/>
          </w:rPr>
          <w:t xml:space="preserve"> in MVC</w:t>
        </w:r>
      </w:ins>
      <w:r w:rsidR="00B76EE3" w:rsidRPr="00802990">
        <w:rPr>
          <w:rFonts w:ascii="Times" w:eastAsia="Times New Roman" w:hAnsi="Times" w:cs="Times New Roman"/>
          <w:sz w:val="22"/>
          <w:szCs w:val="22"/>
          <w:shd w:val="clear" w:color="auto" w:fill="FFFFFF"/>
          <w:lang w:val="en-GB"/>
        </w:rPr>
        <w:t xml:space="preserve"> [10].  </w:t>
      </w:r>
      <w:ins w:id="847" w:author="Chara Katiri" w:date="2015-04-11T05:27:00Z">
        <w:r w:rsidRPr="00802990">
          <w:rPr>
            <w:rFonts w:ascii="Times" w:eastAsia="Times New Roman" w:hAnsi="Times" w:cs="Times New Roman"/>
            <w:sz w:val="22"/>
            <w:szCs w:val="22"/>
            <w:shd w:val="clear" w:color="auto" w:fill="FFFFFF"/>
            <w:lang w:val="en-GB"/>
          </w:rPr>
          <w:t xml:space="preserve">This process is managed by the </w:t>
        </w:r>
      </w:ins>
      <w:proofErr w:type="spellStart"/>
      <w:r w:rsidR="00B76EE3" w:rsidRPr="00802990">
        <w:rPr>
          <w:rFonts w:ascii="Times" w:eastAsia="Times New Roman" w:hAnsi="Times" w:cs="Times New Roman"/>
          <w:sz w:val="22"/>
          <w:szCs w:val="22"/>
          <w:shd w:val="clear" w:color="auto" w:fill="FFFFFF"/>
          <w:lang w:val="en-GB"/>
        </w:rPr>
        <w:t>DispatcherServlet</w:t>
      </w:r>
      <w:proofErr w:type="spellEnd"/>
      <w:ins w:id="848" w:author="Chara Katiri" w:date="2015-04-11T05:29:00Z">
        <w:r w:rsidR="001F7690" w:rsidRPr="00802990">
          <w:rPr>
            <w:rFonts w:ascii="Times" w:eastAsia="Times New Roman" w:hAnsi="Times" w:cs="Times New Roman"/>
            <w:sz w:val="22"/>
            <w:szCs w:val="22"/>
            <w:shd w:val="clear" w:color="auto" w:fill="FFFFFF"/>
            <w:lang w:val="en-GB"/>
          </w:rPr>
          <w:t>,</w:t>
        </w:r>
      </w:ins>
      <w:ins w:id="849" w:author="Chara Katiri" w:date="2015-04-11T05:28:00Z">
        <w:r w:rsidRPr="00802990">
          <w:rPr>
            <w:rFonts w:ascii="Times" w:eastAsia="Times New Roman" w:hAnsi="Times" w:cs="Times New Roman"/>
            <w:sz w:val="22"/>
            <w:szCs w:val="22"/>
            <w:shd w:val="clear" w:color="auto" w:fill="FFFFFF"/>
            <w:lang w:val="en-GB"/>
          </w:rPr>
          <w:t xml:space="preserve"> which </w:t>
        </w:r>
      </w:ins>
      <w:r w:rsidR="00B76EE3" w:rsidRPr="00802990">
        <w:rPr>
          <w:rFonts w:ascii="Times" w:eastAsia="Times New Roman" w:hAnsi="Times" w:cs="Times New Roman"/>
          <w:sz w:val="22"/>
          <w:szCs w:val="22"/>
          <w:shd w:val="clear" w:color="auto" w:fill="FFFFFF"/>
          <w:lang w:val="en-GB"/>
        </w:rPr>
        <w:t>and acts as the front controller</w:t>
      </w:r>
      <w:ins w:id="850" w:author="Chara Katiri" w:date="2015-04-11T05:29:00Z">
        <w:r w:rsidRPr="00802990">
          <w:rPr>
            <w:rFonts w:ascii="Times" w:eastAsia="Times New Roman" w:hAnsi="Times" w:cs="Times New Roman"/>
            <w:sz w:val="22"/>
            <w:szCs w:val="22"/>
            <w:shd w:val="clear" w:color="auto" w:fill="FFFFFF"/>
            <w:lang w:val="en-GB"/>
          </w:rPr>
          <w:t xml:space="preserve"> and is configured in XML</w:t>
        </w:r>
      </w:ins>
      <w:r w:rsidR="00B76EE3" w:rsidRPr="00802990">
        <w:rPr>
          <w:rFonts w:ascii="Times" w:eastAsia="Times New Roman" w:hAnsi="Times" w:cs="Times New Roman"/>
          <w:sz w:val="22"/>
          <w:szCs w:val="22"/>
          <w:shd w:val="clear" w:color="auto" w:fill="FFFFFF"/>
          <w:lang w:val="en-GB"/>
        </w:rPr>
        <w:t xml:space="preserve">. The Front controller receives the incoming request from the client and then delegates the request to a Controller. The </w:t>
      </w:r>
      <w:commentRangeStart w:id="851"/>
      <w:r w:rsidR="00B76EE3" w:rsidRPr="00802990">
        <w:rPr>
          <w:rFonts w:ascii="Times" w:eastAsia="Times New Roman" w:hAnsi="Times" w:cs="Times New Roman"/>
          <w:sz w:val="22"/>
          <w:szCs w:val="22"/>
          <w:shd w:val="clear" w:color="auto" w:fill="FFFFFF"/>
          <w:lang w:val="en-GB"/>
        </w:rPr>
        <w:t xml:space="preserve">Controller </w:t>
      </w:r>
      <w:commentRangeEnd w:id="851"/>
      <w:r w:rsidR="00B76EE3" w:rsidRPr="00802990">
        <w:rPr>
          <w:rStyle w:val="CommentReference"/>
          <w:rFonts w:ascii="Times" w:hAnsi="Times" w:cs="Times New Roman"/>
          <w:sz w:val="22"/>
          <w:szCs w:val="22"/>
        </w:rPr>
        <w:commentReference w:id="851"/>
      </w:r>
      <w:r w:rsidR="00B76EE3" w:rsidRPr="00802990">
        <w:rPr>
          <w:rFonts w:ascii="Times" w:eastAsia="Times New Roman" w:hAnsi="Times" w:cs="Times New Roman"/>
          <w:sz w:val="22"/>
          <w:szCs w:val="22"/>
          <w:shd w:val="clear" w:color="auto" w:fill="FFFFFF"/>
          <w:lang w:val="en-GB"/>
        </w:rPr>
        <w:t>receives and handles the request, performs business logic and creates a new model. In order to delegate rendering of response, the Controller forwards the model to the Front Controller. The Front Controller selects a View and forwards the model in order to create a render response. Finally the View returns control to the Front Controller and the response is sent to the client.</w:t>
      </w:r>
    </w:p>
    <w:p w14:paraId="62E2B714" w14:textId="77777777" w:rsidR="00B76EE3" w:rsidRPr="00802990" w:rsidRDefault="00B76EE3" w:rsidP="00802990">
      <w:pPr>
        <w:keepNext/>
        <w:spacing w:line="360" w:lineRule="auto"/>
        <w:contextualSpacing/>
        <w:jc w:val="both"/>
        <w:rPr>
          <w:rFonts w:ascii="Times" w:hAnsi="Times" w:cs="Times New Roman"/>
          <w:sz w:val="22"/>
          <w:szCs w:val="22"/>
        </w:rPr>
      </w:pPr>
      <w:r w:rsidRPr="00802990">
        <w:rPr>
          <w:rFonts w:ascii="Times" w:eastAsia="Times New Roman" w:hAnsi="Times" w:cs="Times New Roman"/>
          <w:noProof/>
          <w:sz w:val="22"/>
          <w:szCs w:val="22"/>
          <w:shd w:val="clear" w:color="auto" w:fill="FFFFFF"/>
        </w:rPr>
        <w:lastRenderedPageBreak/>
        <w:drawing>
          <wp:inline distT="0" distB="0" distL="0" distR="0" wp14:anchorId="595EB362" wp14:editId="21149B28">
            <wp:extent cx="5715000" cy="3614057"/>
            <wp:effectExtent l="0" t="0" r="0" b="0"/>
            <wp:docPr id="10" name="Picture 10" descr="Macintosh HD:Users:CharaKatiri:Deskto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CharaKatiri:Desktop:mvc.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1482"/>
                    <a:stretch/>
                  </pic:blipFill>
                  <pic:spPr bwMode="auto">
                    <a:xfrm>
                      <a:off x="0" y="0"/>
                      <a:ext cx="5715000" cy="3614057"/>
                    </a:xfrm>
                    <a:prstGeom prst="rect">
                      <a:avLst/>
                    </a:prstGeom>
                    <a:noFill/>
                    <a:ln>
                      <a:noFill/>
                    </a:ln>
                    <a:extLst>
                      <a:ext uri="{53640926-AAD7-44d8-BBD7-CCE9431645EC}">
                        <a14:shadowObscured xmlns:a14="http://schemas.microsoft.com/office/drawing/2010/main"/>
                      </a:ext>
                    </a:extLst>
                  </pic:spPr>
                </pic:pic>
              </a:graphicData>
            </a:graphic>
          </wp:inline>
        </w:drawing>
      </w:r>
    </w:p>
    <w:p w14:paraId="2E965C46" w14:textId="77777777" w:rsidR="00B76EE3" w:rsidRPr="00802990" w:rsidRDefault="00B76EE3" w:rsidP="00802990">
      <w:pPr>
        <w:pStyle w:val="Caption"/>
        <w:spacing w:line="360" w:lineRule="auto"/>
        <w:contextualSpacing/>
        <w:jc w:val="both"/>
        <w:rPr>
          <w:rFonts w:ascii="Times" w:hAnsi="Times" w:cs="Times New Roman"/>
          <w:b w:val="0"/>
          <w:color w:val="auto"/>
          <w:sz w:val="22"/>
          <w:szCs w:val="22"/>
        </w:rPr>
      </w:pPr>
      <w:bookmarkStart w:id="852" w:name="_Toc288737308"/>
      <w:r w:rsidRPr="00802990">
        <w:rPr>
          <w:rFonts w:ascii="Times" w:hAnsi="Times" w:cs="Times New Roman"/>
          <w:b w:val="0"/>
          <w:color w:val="auto"/>
          <w:sz w:val="22"/>
          <w:szCs w:val="22"/>
        </w:rPr>
        <w:t xml:space="preserve">Figure </w:t>
      </w:r>
      <w:r w:rsidRPr="00802990">
        <w:rPr>
          <w:rFonts w:ascii="Times" w:hAnsi="Times" w:cs="Times New Roman"/>
          <w:b w:val="0"/>
          <w:color w:val="auto"/>
          <w:sz w:val="22"/>
          <w:szCs w:val="22"/>
        </w:rPr>
        <w:fldChar w:fldCharType="begin"/>
      </w:r>
      <w:r w:rsidRPr="00802990">
        <w:rPr>
          <w:rFonts w:ascii="Times" w:hAnsi="Times" w:cs="Times New Roman"/>
          <w:b w:val="0"/>
          <w:color w:val="auto"/>
          <w:sz w:val="22"/>
          <w:szCs w:val="22"/>
        </w:rPr>
        <w:instrText xml:space="preserve"> SEQ Figure \* ARABIC </w:instrText>
      </w:r>
      <w:r w:rsidRPr="00802990">
        <w:rPr>
          <w:rFonts w:ascii="Times" w:hAnsi="Times" w:cs="Times New Roman"/>
          <w:b w:val="0"/>
          <w:color w:val="auto"/>
          <w:sz w:val="22"/>
          <w:szCs w:val="22"/>
        </w:rPr>
        <w:fldChar w:fldCharType="separate"/>
      </w:r>
      <w:r w:rsidR="00D71A41" w:rsidRPr="00802990">
        <w:rPr>
          <w:rFonts w:ascii="Times" w:hAnsi="Times" w:cs="Times New Roman"/>
          <w:b w:val="0"/>
          <w:noProof/>
          <w:color w:val="auto"/>
          <w:sz w:val="22"/>
          <w:szCs w:val="22"/>
        </w:rPr>
        <w:t>3</w:t>
      </w:r>
      <w:r w:rsidRPr="00802990">
        <w:rPr>
          <w:rFonts w:ascii="Times" w:hAnsi="Times" w:cs="Times New Roman"/>
          <w:b w:val="0"/>
          <w:color w:val="auto"/>
          <w:sz w:val="22"/>
          <w:szCs w:val="22"/>
        </w:rPr>
        <w:fldChar w:fldCharType="end"/>
      </w:r>
      <w:r w:rsidRPr="00802990">
        <w:rPr>
          <w:rFonts w:ascii="Times" w:hAnsi="Times" w:cs="Times New Roman"/>
          <w:b w:val="0"/>
          <w:color w:val="auto"/>
          <w:sz w:val="22"/>
          <w:szCs w:val="22"/>
        </w:rPr>
        <w:t>: Request processing workflow in Spring MVC</w:t>
      </w:r>
      <w:bookmarkEnd w:id="852"/>
    </w:p>
    <w:p w14:paraId="032C4D36" w14:textId="77777777" w:rsidR="0041361B" w:rsidRPr="00802990" w:rsidRDefault="0041361B" w:rsidP="00802990">
      <w:pPr>
        <w:spacing w:line="360" w:lineRule="auto"/>
        <w:contextualSpacing/>
        <w:jc w:val="both"/>
        <w:rPr>
          <w:ins w:id="853" w:author="Chara Katiri" w:date="2015-04-11T04:56:00Z"/>
          <w:rFonts w:ascii="Times" w:eastAsia="Times New Roman" w:hAnsi="Times" w:cs="Times New Roman"/>
          <w:sz w:val="22"/>
          <w:szCs w:val="22"/>
          <w:lang w:val="en-GB"/>
        </w:rPr>
      </w:pPr>
    </w:p>
    <w:p w14:paraId="7B4A8157" w14:textId="6048DE6A" w:rsidR="0017155B" w:rsidRPr="00802990" w:rsidRDefault="00A0554B" w:rsidP="00802990">
      <w:pPr>
        <w:spacing w:line="360" w:lineRule="auto"/>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br w:type="page"/>
      </w:r>
    </w:p>
    <w:p w14:paraId="4AB34582" w14:textId="77777777" w:rsidR="008D4B13" w:rsidRPr="00802990" w:rsidRDefault="008D4B13" w:rsidP="00802990">
      <w:pPr>
        <w:pStyle w:val="Heading1"/>
        <w:numPr>
          <w:ilvl w:val="0"/>
          <w:numId w:val="13"/>
        </w:numPr>
        <w:spacing w:line="360" w:lineRule="auto"/>
        <w:contextualSpacing/>
        <w:jc w:val="both"/>
        <w:rPr>
          <w:rFonts w:ascii="Times" w:hAnsi="Times" w:cs="Times New Roman"/>
          <w:color w:val="auto"/>
          <w:sz w:val="22"/>
          <w:szCs w:val="22"/>
          <w:lang w:val="en-GB"/>
        </w:rPr>
      </w:pPr>
      <w:bookmarkStart w:id="854" w:name="_Toc290491150"/>
      <w:r w:rsidRPr="00802990">
        <w:rPr>
          <w:rFonts w:ascii="Times" w:hAnsi="Times" w:cs="Times New Roman"/>
          <w:color w:val="auto"/>
          <w:sz w:val="22"/>
          <w:szCs w:val="22"/>
          <w:lang w:val="en-GB"/>
        </w:rPr>
        <w:lastRenderedPageBreak/>
        <w:t>System analysis</w:t>
      </w:r>
      <w:bookmarkEnd w:id="854"/>
    </w:p>
    <w:p w14:paraId="5A7E5FEC" w14:textId="77777777" w:rsidR="008D4B13" w:rsidRPr="00802990" w:rsidRDefault="008D4B13" w:rsidP="00802990">
      <w:pPr>
        <w:pStyle w:val="Heading2"/>
        <w:numPr>
          <w:ilvl w:val="1"/>
          <w:numId w:val="13"/>
        </w:numPr>
        <w:spacing w:line="360" w:lineRule="auto"/>
        <w:contextualSpacing/>
        <w:jc w:val="both"/>
        <w:rPr>
          <w:rFonts w:ascii="Times" w:hAnsi="Times" w:cs="Times New Roman"/>
          <w:color w:val="auto"/>
          <w:sz w:val="22"/>
          <w:szCs w:val="22"/>
          <w:lang w:val="en-GB"/>
        </w:rPr>
      </w:pPr>
      <w:bookmarkStart w:id="855" w:name="_Toc290491151"/>
      <w:r w:rsidRPr="00802990">
        <w:rPr>
          <w:rFonts w:ascii="Times" w:hAnsi="Times" w:cs="Times New Roman"/>
          <w:color w:val="auto"/>
          <w:sz w:val="22"/>
          <w:szCs w:val="22"/>
          <w:lang w:val="en-GB"/>
        </w:rPr>
        <w:t>Current process</w:t>
      </w:r>
      <w:bookmarkEnd w:id="855"/>
    </w:p>
    <w:p w14:paraId="0B68DEBB" w14:textId="544DDE51" w:rsidR="0017155B" w:rsidRPr="00802990" w:rsidRDefault="0017155B" w:rsidP="00802990">
      <w:pPr>
        <w:spacing w:line="360" w:lineRule="auto"/>
        <w:ind w:firstLine="720"/>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 xml:space="preserve">Currently, there’s no organised process for </w:t>
      </w:r>
      <w:r w:rsidR="00EC0BC2" w:rsidRPr="00802990">
        <w:rPr>
          <w:rFonts w:ascii="Times" w:eastAsia="Times New Roman" w:hAnsi="Times" w:cs="Times New Roman"/>
          <w:sz w:val="22"/>
          <w:szCs w:val="22"/>
          <w:lang w:val="en-GB"/>
        </w:rPr>
        <w:t>the University</w:t>
      </w:r>
      <w:r w:rsidR="00321E7C" w:rsidRPr="00802990">
        <w:rPr>
          <w:rFonts w:ascii="Times" w:eastAsia="Times New Roman" w:hAnsi="Times" w:cs="Times New Roman"/>
          <w:sz w:val="22"/>
          <w:szCs w:val="22"/>
          <w:lang w:val="en-GB"/>
        </w:rPr>
        <w:t xml:space="preserve"> of Surrey community </w:t>
      </w:r>
      <w:r w:rsidRPr="00802990">
        <w:rPr>
          <w:rFonts w:ascii="Times" w:eastAsia="Times New Roman" w:hAnsi="Times" w:cs="Times New Roman"/>
          <w:sz w:val="22"/>
          <w:szCs w:val="22"/>
          <w:lang w:val="en-GB"/>
        </w:rPr>
        <w:t xml:space="preserve">to advertise second hand books or request room swaps on campus. As a result, the sellers/seekers create and distribute bulk emails (known as UBE) hoping that someone will get back to them. This process generates numerous unwanted emails for students that are not interested, and </w:t>
      </w:r>
      <w:r w:rsidR="00563FBC" w:rsidRPr="00802990">
        <w:rPr>
          <w:rFonts w:ascii="Times" w:eastAsia="Times New Roman" w:hAnsi="Times" w:cs="Times New Roman"/>
          <w:sz w:val="22"/>
          <w:szCs w:val="22"/>
          <w:lang w:val="en-GB"/>
        </w:rPr>
        <w:t xml:space="preserve">it’s possible that overloads the network as well as the amount of storage on servers. </w:t>
      </w:r>
    </w:p>
    <w:p w14:paraId="5135513F" w14:textId="77777777" w:rsidR="00563FBC" w:rsidRPr="00802990" w:rsidRDefault="00563FBC" w:rsidP="00802990">
      <w:pPr>
        <w:spacing w:line="360" w:lineRule="auto"/>
        <w:ind w:firstLine="360"/>
        <w:contextualSpacing/>
        <w:jc w:val="both"/>
        <w:rPr>
          <w:rFonts w:ascii="Times" w:eastAsia="Times New Roman" w:hAnsi="Times" w:cs="Times New Roman"/>
          <w:sz w:val="22"/>
          <w:szCs w:val="22"/>
          <w:lang w:val="en-GB"/>
        </w:rPr>
      </w:pPr>
    </w:p>
    <w:p w14:paraId="4DC34B94" w14:textId="5FAE2A0D" w:rsidR="008D4B13" w:rsidRPr="00802990" w:rsidRDefault="008D4B13" w:rsidP="00802990">
      <w:pPr>
        <w:pStyle w:val="Heading2"/>
        <w:numPr>
          <w:ilvl w:val="1"/>
          <w:numId w:val="13"/>
        </w:numPr>
        <w:spacing w:line="360" w:lineRule="auto"/>
        <w:contextualSpacing/>
        <w:jc w:val="both"/>
        <w:rPr>
          <w:rFonts w:ascii="Times" w:hAnsi="Times" w:cs="Times New Roman"/>
          <w:color w:val="auto"/>
          <w:sz w:val="22"/>
          <w:szCs w:val="22"/>
          <w:lang w:val="en-GB"/>
        </w:rPr>
      </w:pPr>
      <w:bookmarkStart w:id="856" w:name="_Toc290491152"/>
      <w:r w:rsidRPr="00802990">
        <w:rPr>
          <w:rFonts w:ascii="Times" w:hAnsi="Times" w:cs="Times New Roman"/>
          <w:color w:val="auto"/>
          <w:sz w:val="22"/>
          <w:szCs w:val="22"/>
          <w:lang w:val="en-GB"/>
        </w:rPr>
        <w:t>System requirements and analysis</w:t>
      </w:r>
      <w:bookmarkEnd w:id="856"/>
      <w:r w:rsidRPr="00802990">
        <w:rPr>
          <w:rFonts w:ascii="Times" w:hAnsi="Times" w:cs="Times New Roman"/>
          <w:color w:val="auto"/>
          <w:sz w:val="22"/>
          <w:szCs w:val="22"/>
          <w:lang w:val="en-GB"/>
        </w:rPr>
        <w:t xml:space="preserve"> </w:t>
      </w:r>
    </w:p>
    <w:p w14:paraId="5287CDFB" w14:textId="12BAD9E7" w:rsidR="00305226" w:rsidRPr="00802990" w:rsidRDefault="00305226" w:rsidP="00802990">
      <w:pPr>
        <w:spacing w:line="360" w:lineRule="auto"/>
        <w:ind w:firstLine="720"/>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The requirements listed below will be used as the basis for the development and testing of the web application, to determine the c</w:t>
      </w:r>
      <w:r w:rsidR="007E7DE8" w:rsidRPr="00802990">
        <w:rPr>
          <w:rFonts w:ascii="Times" w:eastAsia="Times New Roman" w:hAnsi="Times" w:cs="Times New Roman"/>
          <w:sz w:val="22"/>
          <w:szCs w:val="22"/>
          <w:lang w:val="en-GB"/>
        </w:rPr>
        <w:t>ompletion of the project and assess</w:t>
      </w:r>
      <w:r w:rsidRPr="00802990">
        <w:rPr>
          <w:rFonts w:ascii="Times" w:eastAsia="Times New Roman" w:hAnsi="Times" w:cs="Times New Roman"/>
          <w:sz w:val="22"/>
          <w:szCs w:val="22"/>
          <w:lang w:val="en-GB"/>
        </w:rPr>
        <w:t xml:space="preserve"> its success. </w:t>
      </w:r>
    </w:p>
    <w:p w14:paraId="3EF5EA54" w14:textId="77777777" w:rsidR="00305226" w:rsidRPr="00802990" w:rsidRDefault="00305226" w:rsidP="00802990">
      <w:pPr>
        <w:pStyle w:val="ListParagraph"/>
        <w:numPr>
          <w:ilvl w:val="0"/>
          <w:numId w:val="6"/>
        </w:numPr>
        <w:spacing w:line="360" w:lineRule="auto"/>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Requirement Type: Functional or Non-Functional.  </w:t>
      </w:r>
    </w:p>
    <w:p w14:paraId="7B2B71AD" w14:textId="57EFF73C" w:rsidR="00305226" w:rsidRPr="00802990" w:rsidRDefault="00305226" w:rsidP="00802990">
      <w:pPr>
        <w:pStyle w:val="ListParagraph"/>
        <w:numPr>
          <w:ilvl w:val="1"/>
          <w:numId w:val="6"/>
        </w:numPr>
        <w:spacing w:line="360" w:lineRule="auto"/>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Functional: Requirements are classified as Functional if their aim is to provide information on what the system should do. [6] Examples include: authentication and authorization processes, historical data, audit tracking, </w:t>
      </w:r>
      <w:ins w:id="857" w:author="Chara Katiri" w:date="2015-04-11T05:33:00Z">
        <w:r w:rsidR="00697D80" w:rsidRPr="00802990">
          <w:rPr>
            <w:rFonts w:ascii="Times" w:eastAsia="Times New Roman" w:hAnsi="Times" w:cs="Times New Roman"/>
            <w:sz w:val="22"/>
            <w:szCs w:val="22"/>
            <w:shd w:val="clear" w:color="auto" w:fill="FFFFFF"/>
            <w:lang w:val="en-GB"/>
          </w:rPr>
          <w:t>database requirements etc.</w:t>
        </w:r>
      </w:ins>
      <w:r w:rsidRPr="00802990">
        <w:rPr>
          <w:rFonts w:ascii="Times" w:eastAsia="Times New Roman" w:hAnsi="Times" w:cs="Times New Roman"/>
          <w:sz w:val="22"/>
          <w:szCs w:val="22"/>
          <w:shd w:val="clear" w:color="auto" w:fill="FFFFFF"/>
          <w:lang w:val="en-GB"/>
        </w:rPr>
        <w:t xml:space="preserve"> [7]</w:t>
      </w:r>
      <w:ins w:id="858" w:author="Chara Katiri" w:date="2015-04-11T05:34:00Z">
        <w:r w:rsidR="00697D80" w:rsidRPr="00802990">
          <w:rPr>
            <w:rFonts w:ascii="Times" w:eastAsia="Times New Roman" w:hAnsi="Times" w:cs="Times New Roman"/>
            <w:sz w:val="22"/>
            <w:szCs w:val="22"/>
            <w:shd w:val="clear" w:color="auto" w:fill="FFFFFF"/>
            <w:lang w:val="en-GB"/>
          </w:rPr>
          <w:t>.</w:t>
        </w:r>
      </w:ins>
    </w:p>
    <w:p w14:paraId="4CB4FFE5" w14:textId="77777777" w:rsidR="00305226" w:rsidRPr="00802990" w:rsidRDefault="00305226" w:rsidP="00802990">
      <w:pPr>
        <w:pStyle w:val="ListParagraph"/>
        <w:numPr>
          <w:ilvl w:val="1"/>
          <w:numId w:val="6"/>
        </w:numPr>
        <w:spacing w:line="360" w:lineRule="auto"/>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Non-Functional: Requirements are classified as non-functional if they cover constraints of the solution, targets and ways to control its mechanisms. Examples include performance, scalability, maintainability etc. [7] </w:t>
      </w:r>
    </w:p>
    <w:p w14:paraId="7D833C3F" w14:textId="3F81A365" w:rsidR="002617A0" w:rsidRPr="00802990" w:rsidRDefault="002617A0" w:rsidP="00802990">
      <w:pPr>
        <w:pStyle w:val="ListParagraph"/>
        <w:numPr>
          <w:ilvl w:val="0"/>
          <w:numId w:val="6"/>
        </w:numPr>
        <w:spacing w:line="360" w:lineRule="auto"/>
        <w:jc w:val="both"/>
        <w:rPr>
          <w:ins w:id="859" w:author="Chara Katiri" w:date="2015-04-12T03:06:00Z"/>
          <w:rFonts w:ascii="Times" w:eastAsia="Times New Roman" w:hAnsi="Times" w:cs="Times New Roman"/>
          <w:sz w:val="22"/>
          <w:szCs w:val="22"/>
          <w:shd w:val="clear" w:color="auto" w:fill="FFFFFF"/>
          <w:lang w:val="en-GB"/>
          <w:rPrChange w:id="860" w:author="Chara Katiri" w:date="2015-04-12T20:48:00Z">
            <w:rPr>
              <w:ins w:id="861" w:author="Chara Katiri" w:date="2015-04-12T03:06:00Z"/>
              <w:shd w:val="clear" w:color="auto" w:fill="FFFFFF"/>
              <w:lang w:val="en-GB"/>
            </w:rPr>
          </w:rPrChange>
        </w:rPr>
      </w:pPr>
      <w:ins w:id="862" w:author="Chara Katiri" w:date="2015-04-12T03:06:00Z">
        <w:r w:rsidRPr="00802990">
          <w:rPr>
            <w:rFonts w:ascii="Times" w:eastAsia="Times New Roman" w:hAnsi="Times" w:cs="Times New Roman"/>
            <w:sz w:val="22"/>
            <w:szCs w:val="22"/>
            <w:shd w:val="clear" w:color="auto" w:fill="FFFFFF"/>
            <w:lang w:val="en-GB"/>
          </w:rPr>
          <w:t xml:space="preserve">Shall/Must </w:t>
        </w:r>
      </w:ins>
      <w:ins w:id="863" w:author="Chara Katiri" w:date="2015-04-12T03:07:00Z">
        <w:r w:rsidRPr="00802990">
          <w:rPr>
            <w:rFonts w:ascii="Times" w:eastAsia="Times New Roman" w:hAnsi="Times" w:cs="Times New Roman"/>
            <w:sz w:val="22"/>
            <w:szCs w:val="22"/>
            <w:shd w:val="clear" w:color="auto" w:fill="FFFFFF"/>
            <w:lang w:val="en-GB"/>
          </w:rPr>
          <w:t>terminology</w:t>
        </w:r>
      </w:ins>
      <w:ins w:id="864" w:author="Chara Katiri" w:date="2015-04-12T03:10:00Z">
        <w:r w:rsidRPr="00802990">
          <w:rPr>
            <w:rFonts w:ascii="Times" w:eastAsia="Times New Roman" w:hAnsi="Times" w:cs="Times New Roman"/>
            <w:sz w:val="22"/>
            <w:szCs w:val="22"/>
            <w:shd w:val="clear" w:color="auto" w:fill="FFFFFF"/>
            <w:lang w:val="en-GB"/>
          </w:rPr>
          <w:t xml:space="preserve">: </w:t>
        </w:r>
      </w:ins>
      <w:ins w:id="865" w:author="Chara Katiri" w:date="2015-04-12T03:11:00Z">
        <w:r w:rsidRPr="00802990">
          <w:rPr>
            <w:rFonts w:ascii="Times" w:eastAsia="Times New Roman" w:hAnsi="Times" w:cs="Times New Roman"/>
            <w:sz w:val="22"/>
            <w:szCs w:val="22"/>
            <w:shd w:val="clear" w:color="auto" w:fill="FFFFFF"/>
            <w:lang w:val="en-GB"/>
          </w:rPr>
          <w:t xml:space="preserve">These keywords are used in RFC to </w:t>
        </w:r>
      </w:ins>
      <w:ins w:id="866" w:author="Chara Katiri" w:date="2015-04-12T03:12:00Z">
        <w:r w:rsidRPr="00802990">
          <w:rPr>
            <w:rFonts w:ascii="Times" w:eastAsia="Times New Roman" w:hAnsi="Times" w:cs="Times New Roman"/>
            <w:sz w:val="22"/>
            <w:szCs w:val="22"/>
            <w:shd w:val="clear" w:color="auto" w:fill="FFFFFF"/>
            <w:lang w:val="en-GB"/>
          </w:rPr>
          <w:t xml:space="preserve">the level of requirement. </w:t>
        </w:r>
        <w:r w:rsidRPr="00802990">
          <w:rPr>
            <w:rFonts w:ascii="Times" w:eastAsia="Times New Roman" w:hAnsi="Times" w:cs="Times New Roman"/>
            <w:sz w:val="22"/>
            <w:szCs w:val="22"/>
            <w:shd w:val="clear" w:color="auto" w:fill="FFFFFF"/>
            <w:lang w:val="en-GB"/>
            <w:rPrChange w:id="867" w:author="Chara Katiri" w:date="2015-04-12T20:48:00Z">
              <w:rPr>
                <w:shd w:val="clear" w:color="auto" w:fill="FFFFFF"/>
                <w:lang w:val="en-GB"/>
              </w:rPr>
            </w:rPrChange>
          </w:rPr>
          <w:t>Requirements marked as</w:t>
        </w:r>
      </w:ins>
      <w:ins w:id="868" w:author="Chara Katiri" w:date="2015-04-12T03:06:00Z">
        <w:r w:rsidRPr="00802990">
          <w:rPr>
            <w:rFonts w:ascii="Times" w:eastAsia="Times New Roman" w:hAnsi="Times" w:cs="Times New Roman"/>
            <w:sz w:val="22"/>
            <w:szCs w:val="22"/>
            <w:shd w:val="clear" w:color="auto" w:fill="FFFFFF"/>
            <w:lang w:val="en-GB"/>
            <w:rPrChange w:id="869" w:author="Chara Katiri" w:date="2015-04-12T20:48:00Z">
              <w:rPr>
                <w:shd w:val="clear" w:color="auto" w:fill="FFFFFF"/>
                <w:lang w:val="en-GB"/>
              </w:rPr>
            </w:rPrChange>
          </w:rPr>
          <w:t xml:space="preserve"> ‘Shall’ indicate absolute requirement. ‘Must’ indicates </w:t>
        </w:r>
      </w:ins>
      <w:ins w:id="870" w:author="Chara Katiri" w:date="2015-04-12T03:13:00Z">
        <w:r w:rsidRPr="00802990">
          <w:rPr>
            <w:rFonts w:ascii="Times" w:eastAsia="Times New Roman" w:hAnsi="Times" w:cs="Times New Roman"/>
            <w:sz w:val="22"/>
            <w:szCs w:val="22"/>
            <w:shd w:val="clear" w:color="auto" w:fill="FFFFFF"/>
            <w:lang w:val="en-GB"/>
          </w:rPr>
          <w:t xml:space="preserve">desired requirement </w:t>
        </w:r>
      </w:ins>
      <w:ins w:id="871" w:author="Chara Katiri" w:date="2015-04-12T03:10:00Z">
        <w:r w:rsidRPr="00802990">
          <w:rPr>
            <w:rFonts w:ascii="Times" w:eastAsia="Times New Roman" w:hAnsi="Times" w:cs="Times New Roman"/>
            <w:sz w:val="22"/>
            <w:szCs w:val="22"/>
            <w:shd w:val="clear" w:color="auto" w:fill="FFFFFF"/>
            <w:lang w:val="en-GB"/>
            <w:rPrChange w:id="872" w:author="Chara Katiri" w:date="2015-04-12T20:48:00Z">
              <w:rPr>
                <w:shd w:val="clear" w:color="auto" w:fill="FFFFFF"/>
                <w:lang w:val="en-GB"/>
              </w:rPr>
            </w:rPrChange>
          </w:rPr>
          <w:t xml:space="preserve">[47]. </w:t>
        </w:r>
      </w:ins>
    </w:p>
    <w:p w14:paraId="56C9CC62" w14:textId="7009FA17" w:rsidR="00305226" w:rsidRPr="00802990" w:rsidRDefault="00305226" w:rsidP="00802990">
      <w:pPr>
        <w:pStyle w:val="ListParagraph"/>
        <w:numPr>
          <w:ilvl w:val="0"/>
          <w:numId w:val="6"/>
        </w:numPr>
        <w:spacing w:line="360" w:lineRule="auto"/>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MoSCoW: ‘Must or Should Could or </w:t>
      </w:r>
      <w:proofErr w:type="gramStart"/>
      <w:r w:rsidRPr="00802990">
        <w:rPr>
          <w:rFonts w:ascii="Times" w:eastAsia="Times New Roman" w:hAnsi="Times" w:cs="Times New Roman"/>
          <w:sz w:val="22"/>
          <w:szCs w:val="22"/>
          <w:shd w:val="clear" w:color="auto" w:fill="FFFFFF"/>
          <w:lang w:val="en-GB"/>
        </w:rPr>
        <w:t>Won’t’</w:t>
      </w:r>
      <w:proofErr w:type="gramEnd"/>
      <w:r w:rsidRPr="00802990">
        <w:rPr>
          <w:rFonts w:ascii="Times" w:eastAsia="Times New Roman" w:hAnsi="Times" w:cs="Times New Roman"/>
          <w:sz w:val="22"/>
          <w:szCs w:val="22"/>
          <w:shd w:val="clear" w:color="auto" w:fill="FFFFFF"/>
          <w:lang w:val="en-GB"/>
        </w:rPr>
        <w:t xml:space="preserve"> business analysis and </w:t>
      </w:r>
      <w:r w:rsidRPr="00802990">
        <w:rPr>
          <w:rFonts w:ascii="Times" w:eastAsia="Times New Roman" w:hAnsi="Times" w:cs="Times New Roman"/>
          <w:i/>
          <w:sz w:val="22"/>
          <w:szCs w:val="22"/>
          <w:shd w:val="clear" w:color="auto" w:fill="FFFFFF"/>
          <w:lang w:val="en-GB"/>
          <w:rPrChange w:id="873" w:author="Chara Katiri" w:date="2015-04-12T20:48:00Z">
            <w:rPr>
              <w:rFonts w:ascii="Times" w:eastAsia="Times New Roman" w:hAnsi="Times" w:cs="Times New Roman"/>
              <w:sz w:val="22"/>
              <w:szCs w:val="22"/>
              <w:shd w:val="clear" w:color="auto" w:fill="FFFFFF"/>
              <w:lang w:val="en-GB"/>
            </w:rPr>
          </w:rPrChange>
        </w:rPr>
        <w:t>prioritization</w:t>
      </w:r>
      <w:r w:rsidRPr="00802990">
        <w:rPr>
          <w:rFonts w:ascii="Times" w:eastAsia="Times New Roman" w:hAnsi="Times" w:cs="Times New Roman"/>
          <w:sz w:val="22"/>
          <w:szCs w:val="22"/>
          <w:shd w:val="clear" w:color="auto" w:fill="FFFFFF"/>
          <w:lang w:val="en-GB"/>
        </w:rPr>
        <w:t xml:space="preserve"> method. The prioritization shows the importance of each requirement however it does not mean that requirements classified as Musts will be developed first; it means that by the completion of the project they must be delivered. Requirements classified, as ‘Won’t’ should be listed even if they won’t be met during this sprint. The </w:t>
      </w:r>
      <w:r w:rsidR="001E3980" w:rsidRPr="00802990">
        <w:rPr>
          <w:rFonts w:ascii="Times" w:eastAsia="Times New Roman" w:hAnsi="Times" w:cs="Times New Roman"/>
          <w:sz w:val="22"/>
          <w:szCs w:val="22"/>
          <w:shd w:val="clear" w:color="auto" w:fill="FFFFFF"/>
          <w:lang w:val="en-GB"/>
        </w:rPr>
        <w:t xml:space="preserve">list of ‘Won’t’ requirements represents a number of </w:t>
      </w:r>
      <w:r w:rsidRPr="00802990">
        <w:rPr>
          <w:rFonts w:ascii="Times" w:eastAsia="Times New Roman" w:hAnsi="Times" w:cs="Times New Roman"/>
          <w:sz w:val="22"/>
          <w:szCs w:val="22"/>
          <w:shd w:val="clear" w:color="auto" w:fill="FFFFFF"/>
          <w:lang w:val="en-GB"/>
        </w:rPr>
        <w:t xml:space="preserve">suggestions </w:t>
      </w:r>
      <w:r w:rsidR="001E3980" w:rsidRPr="00802990">
        <w:rPr>
          <w:rFonts w:ascii="Times" w:eastAsia="Times New Roman" w:hAnsi="Times" w:cs="Times New Roman"/>
          <w:sz w:val="22"/>
          <w:szCs w:val="22"/>
          <w:shd w:val="clear" w:color="auto" w:fill="FFFFFF"/>
          <w:lang w:val="en-GB"/>
        </w:rPr>
        <w:t xml:space="preserve">that </w:t>
      </w:r>
      <w:proofErr w:type="gramStart"/>
      <w:r w:rsidR="001E3980" w:rsidRPr="00802990">
        <w:rPr>
          <w:rFonts w:ascii="Times" w:eastAsia="Times New Roman" w:hAnsi="Times" w:cs="Times New Roman"/>
          <w:sz w:val="22"/>
          <w:szCs w:val="22"/>
          <w:shd w:val="clear" w:color="auto" w:fill="FFFFFF"/>
          <w:lang w:val="en-GB"/>
        </w:rPr>
        <w:t>Would</w:t>
      </w:r>
      <w:proofErr w:type="gramEnd"/>
      <w:r w:rsidR="001E3980" w:rsidRPr="00802990">
        <w:rPr>
          <w:rFonts w:ascii="Times" w:eastAsia="Times New Roman" w:hAnsi="Times" w:cs="Times New Roman"/>
          <w:sz w:val="22"/>
          <w:szCs w:val="22"/>
          <w:shd w:val="clear" w:color="auto" w:fill="FFFFFF"/>
          <w:lang w:val="en-GB"/>
        </w:rPr>
        <w:t xml:space="preserve"> be implemented as part of </w:t>
      </w:r>
      <w:r w:rsidRPr="00802990">
        <w:rPr>
          <w:rFonts w:ascii="Times" w:eastAsia="Times New Roman" w:hAnsi="Times" w:cs="Times New Roman"/>
          <w:sz w:val="22"/>
          <w:szCs w:val="22"/>
          <w:shd w:val="clear" w:color="auto" w:fill="FFFFFF"/>
          <w:lang w:val="en-GB"/>
        </w:rPr>
        <w:t xml:space="preserve">future development </w:t>
      </w:r>
      <w:r w:rsidR="001E3980" w:rsidRPr="00802990">
        <w:rPr>
          <w:rFonts w:ascii="Times" w:eastAsia="Times New Roman" w:hAnsi="Times" w:cs="Times New Roman"/>
          <w:sz w:val="22"/>
          <w:szCs w:val="22"/>
          <w:shd w:val="clear" w:color="auto" w:fill="FFFFFF"/>
          <w:lang w:val="en-GB"/>
        </w:rPr>
        <w:t>to improve</w:t>
      </w:r>
      <w:r w:rsidRPr="00802990">
        <w:rPr>
          <w:rFonts w:ascii="Times" w:eastAsia="Times New Roman" w:hAnsi="Times" w:cs="Times New Roman"/>
          <w:sz w:val="22"/>
          <w:szCs w:val="22"/>
          <w:shd w:val="clear" w:color="auto" w:fill="FFFFFF"/>
          <w:lang w:val="en-GB"/>
        </w:rPr>
        <w:t xml:space="preserve"> the system </w:t>
      </w:r>
      <w:r w:rsidR="00C129A4" w:rsidRPr="00802990">
        <w:rPr>
          <w:rFonts w:ascii="Times" w:eastAsia="Times New Roman" w:hAnsi="Times" w:cs="Times New Roman"/>
          <w:sz w:val="22"/>
          <w:szCs w:val="22"/>
          <w:shd w:val="clear" w:color="auto" w:fill="FFFFFF"/>
          <w:lang w:val="en-GB"/>
        </w:rPr>
        <w:t>[25]</w:t>
      </w:r>
      <w:ins w:id="874" w:author="Chara Katiri" w:date="2015-04-11T06:23:00Z">
        <w:r w:rsidR="0030794C" w:rsidRPr="00802990">
          <w:rPr>
            <w:rFonts w:ascii="Times" w:eastAsia="Times New Roman" w:hAnsi="Times" w:cs="Times New Roman"/>
            <w:sz w:val="22"/>
            <w:szCs w:val="22"/>
            <w:shd w:val="clear" w:color="auto" w:fill="FFFFFF"/>
            <w:lang w:val="en-GB"/>
          </w:rPr>
          <w:t>.</w:t>
        </w:r>
      </w:ins>
    </w:p>
    <w:p w14:paraId="2CE8B503" w14:textId="7674F8A5" w:rsidR="00305226" w:rsidRPr="00802990" w:rsidRDefault="00940B23" w:rsidP="00802990">
      <w:pPr>
        <w:spacing w:line="360" w:lineRule="auto"/>
        <w:contextualSpacing/>
        <w:jc w:val="both"/>
        <w:rPr>
          <w:rFonts w:ascii="Times" w:eastAsia="Times New Roman" w:hAnsi="Times" w:cs="Times New Roman"/>
          <w:b/>
          <w:sz w:val="22"/>
          <w:szCs w:val="22"/>
          <w:lang w:val="en-GB"/>
        </w:rPr>
      </w:pPr>
      <w:r w:rsidRPr="00802990">
        <w:rPr>
          <w:rFonts w:ascii="Times" w:eastAsia="Times New Roman" w:hAnsi="Times" w:cs="Times New Roman"/>
          <w:b/>
          <w:sz w:val="22"/>
          <w:szCs w:val="22"/>
          <w:lang w:val="en-GB"/>
        </w:rPr>
        <w:br w:type="page"/>
      </w:r>
    </w:p>
    <w:p w14:paraId="5D4E1F8F" w14:textId="19B6A7A5" w:rsidR="00196CE2" w:rsidRPr="00802990" w:rsidRDefault="008D4B13" w:rsidP="00802990">
      <w:pPr>
        <w:pStyle w:val="Heading2"/>
        <w:numPr>
          <w:ilvl w:val="2"/>
          <w:numId w:val="13"/>
        </w:numPr>
        <w:spacing w:line="360" w:lineRule="auto"/>
        <w:contextualSpacing/>
        <w:jc w:val="both"/>
        <w:rPr>
          <w:rFonts w:ascii="Times" w:hAnsi="Times" w:cs="Times New Roman"/>
          <w:color w:val="auto"/>
          <w:sz w:val="22"/>
          <w:szCs w:val="22"/>
          <w:lang w:val="en-GB"/>
        </w:rPr>
      </w:pPr>
      <w:bookmarkStart w:id="875" w:name="_Toc290491153"/>
      <w:r w:rsidRPr="00802990">
        <w:rPr>
          <w:rFonts w:ascii="Times" w:hAnsi="Times" w:cs="Times New Roman"/>
          <w:color w:val="auto"/>
          <w:sz w:val="22"/>
          <w:szCs w:val="22"/>
          <w:lang w:val="en-GB"/>
        </w:rPr>
        <w:lastRenderedPageBreak/>
        <w:t>Functional and non-functional requirements</w:t>
      </w:r>
      <w:bookmarkEnd w:id="875"/>
    </w:p>
    <w:tbl>
      <w:tblPr>
        <w:tblStyle w:val="TableGrid"/>
        <w:tblW w:w="9128" w:type="dxa"/>
        <w:tblInd w:w="108" w:type="dxa"/>
        <w:tblLook w:val="04A0" w:firstRow="1" w:lastRow="0" w:firstColumn="1" w:lastColumn="0" w:noHBand="0" w:noVBand="1"/>
        <w:tblPrChange w:id="876" w:author="Chara Katiri" w:date="2015-04-12T02:56:00Z">
          <w:tblPr>
            <w:tblStyle w:val="TableGrid"/>
            <w:tblW w:w="9072" w:type="dxa"/>
            <w:tblInd w:w="108" w:type="dxa"/>
            <w:tblLook w:val="04A0" w:firstRow="1" w:lastRow="0" w:firstColumn="1" w:lastColumn="0" w:noHBand="0" w:noVBand="1"/>
          </w:tblPr>
        </w:tblPrChange>
      </w:tblPr>
      <w:tblGrid>
        <w:gridCol w:w="1116"/>
        <w:gridCol w:w="3960"/>
        <w:gridCol w:w="1274"/>
        <w:gridCol w:w="1609"/>
        <w:gridCol w:w="1169"/>
        <w:tblGridChange w:id="877">
          <w:tblGrid>
            <w:gridCol w:w="108"/>
            <w:gridCol w:w="1074"/>
            <w:gridCol w:w="42"/>
            <w:gridCol w:w="129"/>
            <w:gridCol w:w="3831"/>
            <w:gridCol w:w="1274"/>
            <w:gridCol w:w="98"/>
            <w:gridCol w:w="1334"/>
            <w:gridCol w:w="177"/>
            <w:gridCol w:w="1005"/>
            <w:gridCol w:w="164"/>
            <w:gridCol w:w="1018"/>
          </w:tblGrid>
        </w:tblGridChange>
      </w:tblGrid>
      <w:tr w:rsidR="003E5880" w:rsidRPr="00802990" w14:paraId="17B9AFC2" w14:textId="77777777" w:rsidTr="00C44BF6">
        <w:tc>
          <w:tcPr>
            <w:tcW w:w="1116" w:type="dxa"/>
            <w:shd w:val="clear" w:color="auto" w:fill="548DD4" w:themeFill="text2" w:themeFillTint="99"/>
            <w:tcPrChange w:id="878" w:author="Chara Katiri" w:date="2015-04-12T02:56:00Z">
              <w:tcPr>
                <w:tcW w:w="1353" w:type="dxa"/>
                <w:gridSpan w:val="4"/>
                <w:shd w:val="clear" w:color="auto" w:fill="548DD4" w:themeFill="text2" w:themeFillTint="99"/>
              </w:tcPr>
            </w:tcPrChange>
          </w:tcPr>
          <w:p w14:paraId="191D9D4C" w14:textId="77777777" w:rsidR="003E5880" w:rsidRPr="00802990" w:rsidRDefault="003E5880" w:rsidP="00802990">
            <w:pPr>
              <w:pStyle w:val="ListParagraph"/>
              <w:spacing w:line="360" w:lineRule="auto"/>
              <w:ind w:left="0"/>
              <w:jc w:val="both"/>
              <w:rPr>
                <w:rFonts w:ascii="Times" w:hAnsi="Times" w:cs="Times New Roman"/>
                <w:b/>
                <w:color w:val="FFFFFF" w:themeColor="background1"/>
                <w:sz w:val="22"/>
                <w:szCs w:val="22"/>
              </w:rPr>
            </w:pPr>
            <w:r w:rsidRPr="00802990">
              <w:rPr>
                <w:rFonts w:ascii="Times" w:hAnsi="Times" w:cs="Times New Roman"/>
                <w:b/>
                <w:bCs/>
                <w:color w:val="FFFFFF" w:themeColor="background1"/>
                <w:sz w:val="22"/>
                <w:szCs w:val="22"/>
                <w:lang w:val="en-GB"/>
              </w:rPr>
              <w:t>Req. no.</w:t>
            </w:r>
          </w:p>
        </w:tc>
        <w:tc>
          <w:tcPr>
            <w:tcW w:w="3960" w:type="dxa"/>
            <w:shd w:val="clear" w:color="auto" w:fill="548DD4" w:themeFill="text2" w:themeFillTint="99"/>
            <w:tcPrChange w:id="879" w:author="Chara Katiri" w:date="2015-04-12T02:56:00Z">
              <w:tcPr>
                <w:tcW w:w="5203" w:type="dxa"/>
                <w:gridSpan w:val="3"/>
                <w:shd w:val="clear" w:color="auto" w:fill="548DD4" w:themeFill="text2" w:themeFillTint="99"/>
              </w:tcPr>
            </w:tcPrChange>
          </w:tcPr>
          <w:p w14:paraId="2028391D" w14:textId="77777777" w:rsidR="003E5880" w:rsidRPr="00802990" w:rsidRDefault="003E5880" w:rsidP="00802990">
            <w:pPr>
              <w:pStyle w:val="ListParagraph"/>
              <w:spacing w:line="360" w:lineRule="auto"/>
              <w:ind w:left="0"/>
              <w:jc w:val="both"/>
              <w:rPr>
                <w:rFonts w:ascii="Times" w:hAnsi="Times" w:cs="Times New Roman"/>
                <w:b/>
                <w:color w:val="FFFFFF" w:themeColor="background1"/>
                <w:sz w:val="22"/>
                <w:szCs w:val="22"/>
              </w:rPr>
            </w:pPr>
            <w:r w:rsidRPr="00802990">
              <w:rPr>
                <w:rFonts w:ascii="Times" w:hAnsi="Times" w:cs="Times New Roman"/>
                <w:b/>
                <w:bCs/>
                <w:color w:val="FFFFFF" w:themeColor="background1"/>
                <w:sz w:val="22"/>
                <w:szCs w:val="22"/>
                <w:lang w:val="en-GB"/>
              </w:rPr>
              <w:t>Requirements Description</w:t>
            </w:r>
          </w:p>
        </w:tc>
        <w:tc>
          <w:tcPr>
            <w:tcW w:w="1274" w:type="dxa"/>
            <w:shd w:val="clear" w:color="auto" w:fill="548DD4" w:themeFill="text2" w:themeFillTint="99"/>
            <w:tcPrChange w:id="880" w:author="Chara Katiri" w:date="2015-04-12T02:56:00Z">
              <w:tcPr>
                <w:tcW w:w="1334" w:type="dxa"/>
                <w:shd w:val="clear" w:color="auto" w:fill="548DD4" w:themeFill="text2" w:themeFillTint="99"/>
              </w:tcPr>
            </w:tcPrChange>
          </w:tcPr>
          <w:p w14:paraId="4223D278" w14:textId="77777777" w:rsidR="003E5880" w:rsidRPr="00802990" w:rsidRDefault="003E5880" w:rsidP="00802990">
            <w:pPr>
              <w:pStyle w:val="ListParagraph"/>
              <w:spacing w:line="360" w:lineRule="auto"/>
              <w:ind w:left="0"/>
              <w:jc w:val="both"/>
              <w:rPr>
                <w:rFonts w:ascii="Times" w:hAnsi="Times" w:cs="Times New Roman"/>
                <w:b/>
                <w:color w:val="FFFFFF" w:themeColor="background1"/>
                <w:sz w:val="22"/>
                <w:szCs w:val="22"/>
              </w:rPr>
            </w:pPr>
            <w:r w:rsidRPr="00802990">
              <w:rPr>
                <w:rFonts w:ascii="Times" w:hAnsi="Times" w:cs="Times New Roman"/>
                <w:b/>
                <w:bCs/>
                <w:color w:val="FFFFFF" w:themeColor="background1"/>
                <w:sz w:val="22"/>
                <w:szCs w:val="22"/>
                <w:lang w:val="en-GB"/>
              </w:rPr>
              <w:t>Req. Type</w:t>
            </w:r>
          </w:p>
        </w:tc>
        <w:tc>
          <w:tcPr>
            <w:tcW w:w="1609" w:type="dxa"/>
            <w:shd w:val="clear" w:color="auto" w:fill="548DD4" w:themeFill="text2" w:themeFillTint="99"/>
            <w:tcPrChange w:id="881" w:author="Chara Katiri" w:date="2015-04-12T02:56:00Z">
              <w:tcPr>
                <w:tcW w:w="1182" w:type="dxa"/>
                <w:gridSpan w:val="2"/>
                <w:shd w:val="clear" w:color="auto" w:fill="548DD4" w:themeFill="text2" w:themeFillTint="99"/>
              </w:tcPr>
            </w:tcPrChange>
          </w:tcPr>
          <w:p w14:paraId="56966C01" w14:textId="111907E9" w:rsidR="003E5880" w:rsidRPr="00802990" w:rsidRDefault="003E5880" w:rsidP="00802990">
            <w:pPr>
              <w:pStyle w:val="ListParagraph"/>
              <w:spacing w:line="360" w:lineRule="auto"/>
              <w:ind w:left="0"/>
              <w:jc w:val="both"/>
              <w:rPr>
                <w:rFonts w:ascii="Times" w:hAnsi="Times" w:cs="Times New Roman"/>
                <w:b/>
                <w:bCs/>
                <w:color w:val="FFFFFF" w:themeColor="background1"/>
                <w:sz w:val="22"/>
                <w:szCs w:val="22"/>
                <w:lang w:val="en-GB"/>
              </w:rPr>
            </w:pPr>
            <w:commentRangeStart w:id="882"/>
            <w:ins w:id="883" w:author="Chara Katiri" w:date="2015-04-12T02:55:00Z">
              <w:r w:rsidRPr="00802990">
                <w:rPr>
                  <w:rFonts w:ascii="Times" w:hAnsi="Times" w:cs="Times New Roman"/>
                  <w:b/>
                  <w:bCs/>
                  <w:color w:val="FFFFFF" w:themeColor="background1"/>
                  <w:sz w:val="22"/>
                  <w:szCs w:val="22"/>
                  <w:lang w:val="en-GB"/>
                </w:rPr>
                <w:t>Shall/Must</w:t>
              </w:r>
            </w:ins>
            <w:commentRangeEnd w:id="882"/>
            <w:ins w:id="884" w:author="Chara Katiri" w:date="2015-04-12T03:15:00Z">
              <w:r w:rsidR="00FB15A5" w:rsidRPr="00802990">
                <w:rPr>
                  <w:rStyle w:val="CommentReference"/>
                  <w:rFonts w:ascii="Times" w:hAnsi="Times"/>
                  <w:sz w:val="22"/>
                  <w:szCs w:val="22"/>
                  <w:rPrChange w:id="885" w:author="Chara Katiri" w:date="2015-04-12T20:48:00Z">
                    <w:rPr>
                      <w:rStyle w:val="CommentReference"/>
                    </w:rPr>
                  </w:rPrChange>
                </w:rPr>
                <w:commentReference w:id="882"/>
              </w:r>
            </w:ins>
          </w:p>
        </w:tc>
        <w:tc>
          <w:tcPr>
            <w:tcW w:w="1169" w:type="dxa"/>
            <w:shd w:val="clear" w:color="auto" w:fill="548DD4" w:themeFill="text2" w:themeFillTint="99"/>
            <w:tcPrChange w:id="886" w:author="Chara Katiri" w:date="2015-04-12T02:56:00Z">
              <w:tcPr>
                <w:tcW w:w="1182" w:type="dxa"/>
                <w:gridSpan w:val="2"/>
                <w:shd w:val="clear" w:color="auto" w:fill="548DD4" w:themeFill="text2" w:themeFillTint="99"/>
              </w:tcPr>
            </w:tcPrChange>
          </w:tcPr>
          <w:p w14:paraId="734E23A0" w14:textId="0816325A" w:rsidR="003E5880" w:rsidRPr="00802990" w:rsidRDefault="003E5880" w:rsidP="00802990">
            <w:pPr>
              <w:pStyle w:val="ListParagraph"/>
              <w:spacing w:line="360" w:lineRule="auto"/>
              <w:ind w:left="0"/>
              <w:jc w:val="both"/>
              <w:rPr>
                <w:rFonts w:ascii="Times" w:hAnsi="Times" w:cs="Times New Roman"/>
                <w:b/>
                <w:color w:val="FFFFFF" w:themeColor="background1"/>
                <w:sz w:val="22"/>
                <w:szCs w:val="22"/>
              </w:rPr>
            </w:pPr>
            <w:r w:rsidRPr="00802990">
              <w:rPr>
                <w:rFonts w:ascii="Times" w:hAnsi="Times" w:cs="Times New Roman"/>
                <w:b/>
                <w:bCs/>
                <w:color w:val="FFFFFF" w:themeColor="background1"/>
                <w:sz w:val="22"/>
                <w:szCs w:val="22"/>
                <w:lang w:val="en-GB"/>
              </w:rPr>
              <w:t>MoSCoW</w:t>
            </w:r>
          </w:p>
        </w:tc>
      </w:tr>
      <w:tr w:rsidR="003E5880" w:rsidRPr="00802990" w14:paraId="0911466D" w14:textId="77777777" w:rsidTr="00C44BF6">
        <w:tc>
          <w:tcPr>
            <w:tcW w:w="1116" w:type="dxa"/>
            <w:shd w:val="clear" w:color="auto" w:fill="548DD4" w:themeFill="text2" w:themeFillTint="99"/>
            <w:tcPrChange w:id="887" w:author="Chara Katiri" w:date="2015-04-12T02:56:00Z">
              <w:tcPr>
                <w:tcW w:w="1182" w:type="dxa"/>
                <w:gridSpan w:val="2"/>
                <w:shd w:val="clear" w:color="auto" w:fill="548DD4" w:themeFill="text2" w:themeFillTint="99"/>
              </w:tcPr>
            </w:tcPrChange>
          </w:tcPr>
          <w:p w14:paraId="7ABE4765" w14:textId="77777777" w:rsidR="003E5880" w:rsidRPr="00802990" w:rsidRDefault="003E5880" w:rsidP="00802990">
            <w:pPr>
              <w:pStyle w:val="ListParagraph"/>
              <w:spacing w:line="360" w:lineRule="auto"/>
              <w:ind w:left="0"/>
              <w:jc w:val="both"/>
              <w:rPr>
                <w:rFonts w:ascii="Times" w:hAnsi="Times" w:cs="Times New Roman"/>
                <w:b/>
                <w:color w:val="FFFFFF" w:themeColor="background1"/>
                <w:sz w:val="22"/>
                <w:szCs w:val="22"/>
              </w:rPr>
            </w:pPr>
          </w:p>
        </w:tc>
        <w:tc>
          <w:tcPr>
            <w:tcW w:w="8012" w:type="dxa"/>
            <w:gridSpan w:val="4"/>
            <w:shd w:val="clear" w:color="auto" w:fill="548DD4" w:themeFill="text2" w:themeFillTint="99"/>
            <w:tcPrChange w:id="888" w:author="Chara Katiri" w:date="2015-04-12T02:56:00Z">
              <w:tcPr>
                <w:tcW w:w="9072" w:type="dxa"/>
                <w:gridSpan w:val="10"/>
                <w:shd w:val="clear" w:color="auto" w:fill="548DD4" w:themeFill="text2" w:themeFillTint="99"/>
              </w:tcPr>
            </w:tcPrChange>
          </w:tcPr>
          <w:p w14:paraId="540CC5E8" w14:textId="63BA3CE0" w:rsidR="003E5880" w:rsidRPr="00802990" w:rsidRDefault="003E5880" w:rsidP="00802990">
            <w:pPr>
              <w:pStyle w:val="ListParagraph"/>
              <w:spacing w:line="360" w:lineRule="auto"/>
              <w:ind w:left="0"/>
              <w:jc w:val="both"/>
              <w:rPr>
                <w:rFonts w:ascii="Times" w:hAnsi="Times" w:cs="Times New Roman"/>
                <w:b/>
                <w:color w:val="FFFFFF" w:themeColor="background1"/>
                <w:sz w:val="22"/>
                <w:szCs w:val="22"/>
              </w:rPr>
            </w:pPr>
            <w:r w:rsidRPr="00802990">
              <w:rPr>
                <w:rFonts w:ascii="Times" w:hAnsi="Times" w:cs="Times New Roman"/>
                <w:b/>
                <w:color w:val="FFFFFF" w:themeColor="background1"/>
                <w:sz w:val="22"/>
                <w:szCs w:val="22"/>
              </w:rPr>
              <w:t>Database</w:t>
            </w:r>
          </w:p>
        </w:tc>
      </w:tr>
      <w:tr w:rsidR="003E5880" w:rsidRPr="00802990" w14:paraId="3B2CA09C" w14:textId="77777777" w:rsidTr="00C44BF6">
        <w:tc>
          <w:tcPr>
            <w:tcW w:w="1116" w:type="dxa"/>
            <w:tcPrChange w:id="889" w:author="Chara Katiri" w:date="2015-04-12T02:56:00Z">
              <w:tcPr>
                <w:tcW w:w="1353" w:type="dxa"/>
                <w:gridSpan w:val="4"/>
              </w:tcPr>
            </w:tcPrChange>
          </w:tcPr>
          <w:p w14:paraId="76C781B6" w14:textId="39423BF1" w:rsidR="003E5880" w:rsidRPr="00802990" w:rsidRDefault="003E5880" w:rsidP="00802990">
            <w:pPr>
              <w:pStyle w:val="ListParagraph"/>
              <w:spacing w:line="360" w:lineRule="auto"/>
              <w:ind w:left="0"/>
              <w:jc w:val="both"/>
              <w:rPr>
                <w:rFonts w:ascii="Times" w:hAnsi="Times" w:cs="Times New Roman"/>
                <w:sz w:val="22"/>
                <w:szCs w:val="22"/>
              </w:rPr>
            </w:pPr>
            <w:ins w:id="890" w:author="Chara Katiri" w:date="2015-04-11T05:40:00Z">
              <w:r w:rsidRPr="00802990">
                <w:rPr>
                  <w:rFonts w:ascii="Times" w:hAnsi="Times" w:cs="Times New Roman"/>
                  <w:sz w:val="22"/>
                  <w:szCs w:val="22"/>
                </w:rPr>
                <w:t>1</w:t>
              </w:r>
            </w:ins>
          </w:p>
        </w:tc>
        <w:tc>
          <w:tcPr>
            <w:tcW w:w="3960" w:type="dxa"/>
            <w:tcPrChange w:id="891" w:author="Chara Katiri" w:date="2015-04-12T02:56:00Z">
              <w:tcPr>
                <w:tcW w:w="5203" w:type="dxa"/>
                <w:gridSpan w:val="3"/>
              </w:tcPr>
            </w:tcPrChange>
          </w:tcPr>
          <w:p w14:paraId="5EC81335" w14:textId="523352F1" w:rsidR="003E5880" w:rsidRPr="00802990" w:rsidRDefault="003E5880" w:rsidP="00802990">
            <w:pPr>
              <w:pStyle w:val="ListParagraph"/>
              <w:spacing w:line="360" w:lineRule="auto"/>
              <w:ind w:left="0"/>
              <w:jc w:val="both"/>
              <w:rPr>
                <w:rFonts w:ascii="Times" w:hAnsi="Times" w:cs="Times New Roman"/>
                <w:sz w:val="22"/>
                <w:szCs w:val="22"/>
              </w:rPr>
            </w:pPr>
            <w:r w:rsidRPr="00802990">
              <w:rPr>
                <w:rFonts w:ascii="Times" w:hAnsi="Times" w:cs="Times New Roman"/>
                <w:sz w:val="22"/>
                <w:szCs w:val="22"/>
              </w:rPr>
              <w:t xml:space="preserve">The centralized database that contains the products must update automatically and </w:t>
            </w:r>
            <w:ins w:id="892" w:author="Chara Katiri" w:date="2015-04-11T16:49:00Z">
              <w:r w:rsidRPr="00802990">
                <w:rPr>
                  <w:rFonts w:ascii="Times" w:hAnsi="Times" w:cs="Times New Roman"/>
                  <w:sz w:val="22"/>
                  <w:szCs w:val="22"/>
                </w:rPr>
                <w:t>in real time</w:t>
              </w:r>
            </w:ins>
            <w:r w:rsidRPr="00802990">
              <w:rPr>
                <w:rFonts w:ascii="Times" w:hAnsi="Times" w:cs="Times New Roman"/>
                <w:sz w:val="22"/>
                <w:szCs w:val="22"/>
              </w:rPr>
              <w:t xml:space="preserve">.  </w:t>
            </w:r>
          </w:p>
        </w:tc>
        <w:tc>
          <w:tcPr>
            <w:tcW w:w="1274" w:type="dxa"/>
            <w:tcPrChange w:id="893" w:author="Chara Katiri" w:date="2015-04-12T02:56:00Z">
              <w:tcPr>
                <w:tcW w:w="1334" w:type="dxa"/>
              </w:tcPr>
            </w:tcPrChange>
          </w:tcPr>
          <w:p w14:paraId="3C95CE44" w14:textId="77777777" w:rsidR="003E5880" w:rsidRPr="00802990" w:rsidRDefault="003E5880" w:rsidP="00802990">
            <w:pPr>
              <w:pStyle w:val="ListParagraph"/>
              <w:spacing w:line="360" w:lineRule="auto"/>
              <w:ind w:left="0"/>
              <w:jc w:val="both"/>
              <w:rPr>
                <w:rFonts w:ascii="Times" w:hAnsi="Times" w:cs="Times New Roman"/>
                <w:sz w:val="22"/>
                <w:szCs w:val="22"/>
              </w:rPr>
            </w:pPr>
            <w:r w:rsidRPr="00802990">
              <w:rPr>
                <w:rFonts w:ascii="Times" w:hAnsi="Times" w:cs="Times New Roman"/>
                <w:sz w:val="22"/>
                <w:szCs w:val="22"/>
              </w:rPr>
              <w:t>Non-functional</w:t>
            </w:r>
          </w:p>
        </w:tc>
        <w:tc>
          <w:tcPr>
            <w:tcW w:w="1609" w:type="dxa"/>
            <w:tcPrChange w:id="894" w:author="Chara Katiri" w:date="2015-04-12T02:56:00Z">
              <w:tcPr>
                <w:tcW w:w="1182" w:type="dxa"/>
                <w:gridSpan w:val="2"/>
              </w:tcPr>
            </w:tcPrChange>
          </w:tcPr>
          <w:p w14:paraId="7463DA96" w14:textId="7685BF2A" w:rsidR="003E5880" w:rsidRPr="00802990" w:rsidRDefault="003E5880" w:rsidP="00802990">
            <w:pPr>
              <w:pStyle w:val="ListParagraph"/>
              <w:spacing w:line="360" w:lineRule="auto"/>
              <w:ind w:left="0"/>
              <w:jc w:val="both"/>
              <w:rPr>
                <w:rFonts w:ascii="Times" w:hAnsi="Times" w:cs="Times New Roman"/>
                <w:sz w:val="22"/>
                <w:szCs w:val="22"/>
              </w:rPr>
            </w:pPr>
            <w:ins w:id="895" w:author="Chara Katiri" w:date="2015-04-12T02:59:00Z">
              <w:r w:rsidRPr="00802990">
                <w:rPr>
                  <w:rFonts w:ascii="Times" w:hAnsi="Times" w:cs="Times New Roman"/>
                  <w:sz w:val="22"/>
                  <w:szCs w:val="22"/>
                </w:rPr>
                <w:t>Shall</w:t>
              </w:r>
            </w:ins>
          </w:p>
        </w:tc>
        <w:tc>
          <w:tcPr>
            <w:tcW w:w="1169" w:type="dxa"/>
            <w:tcPrChange w:id="896" w:author="Chara Katiri" w:date="2015-04-12T02:56:00Z">
              <w:tcPr>
                <w:tcW w:w="1182" w:type="dxa"/>
                <w:gridSpan w:val="2"/>
              </w:tcPr>
            </w:tcPrChange>
          </w:tcPr>
          <w:p w14:paraId="5A16E3C3" w14:textId="70C5EEB7" w:rsidR="003E5880" w:rsidRPr="00802990" w:rsidRDefault="003E5880" w:rsidP="00802990">
            <w:pPr>
              <w:pStyle w:val="ListParagraph"/>
              <w:spacing w:line="360" w:lineRule="auto"/>
              <w:ind w:left="0"/>
              <w:jc w:val="both"/>
              <w:rPr>
                <w:rFonts w:ascii="Times" w:hAnsi="Times" w:cs="Times New Roman"/>
                <w:sz w:val="22"/>
                <w:szCs w:val="22"/>
              </w:rPr>
            </w:pPr>
            <w:r w:rsidRPr="00802990">
              <w:rPr>
                <w:rFonts w:ascii="Times" w:hAnsi="Times" w:cs="Times New Roman"/>
                <w:sz w:val="22"/>
                <w:szCs w:val="22"/>
              </w:rPr>
              <w:t>M</w:t>
            </w:r>
          </w:p>
        </w:tc>
      </w:tr>
      <w:tr w:rsidR="003E5880" w:rsidRPr="00802990" w14:paraId="27332C77" w14:textId="77777777" w:rsidTr="00C44BF6">
        <w:tc>
          <w:tcPr>
            <w:tcW w:w="1116" w:type="dxa"/>
            <w:tcPrChange w:id="897" w:author="Chara Katiri" w:date="2015-04-12T02:56:00Z">
              <w:tcPr>
                <w:tcW w:w="1353" w:type="dxa"/>
                <w:gridSpan w:val="4"/>
              </w:tcPr>
            </w:tcPrChange>
          </w:tcPr>
          <w:p w14:paraId="3A1A424F" w14:textId="514C0F5E" w:rsidR="003E5880" w:rsidRPr="00802990" w:rsidRDefault="003E5880" w:rsidP="00802990">
            <w:pPr>
              <w:pStyle w:val="ListParagraph"/>
              <w:spacing w:line="360" w:lineRule="auto"/>
              <w:ind w:left="0"/>
              <w:jc w:val="both"/>
              <w:rPr>
                <w:rFonts w:ascii="Times" w:hAnsi="Times" w:cs="Times New Roman"/>
                <w:sz w:val="22"/>
                <w:szCs w:val="22"/>
              </w:rPr>
            </w:pPr>
            <w:ins w:id="898" w:author="Chara Katiri" w:date="2015-04-11T05:40:00Z">
              <w:r w:rsidRPr="00802990">
                <w:rPr>
                  <w:rFonts w:ascii="Times" w:hAnsi="Times" w:cs="Times New Roman"/>
                  <w:sz w:val="22"/>
                  <w:szCs w:val="22"/>
                </w:rPr>
                <w:t>2</w:t>
              </w:r>
            </w:ins>
          </w:p>
        </w:tc>
        <w:tc>
          <w:tcPr>
            <w:tcW w:w="3960" w:type="dxa"/>
            <w:tcPrChange w:id="899" w:author="Chara Katiri" w:date="2015-04-12T02:56:00Z">
              <w:tcPr>
                <w:tcW w:w="5203" w:type="dxa"/>
                <w:gridSpan w:val="3"/>
              </w:tcPr>
            </w:tcPrChange>
          </w:tcPr>
          <w:p w14:paraId="1C6EAF09" w14:textId="6BA6ECE4" w:rsidR="003E5880" w:rsidRPr="00802990" w:rsidRDefault="003E5880" w:rsidP="00802990">
            <w:pPr>
              <w:pStyle w:val="ListParagraph"/>
              <w:spacing w:line="360" w:lineRule="auto"/>
              <w:ind w:left="0"/>
              <w:jc w:val="both"/>
              <w:rPr>
                <w:rFonts w:ascii="Times" w:hAnsi="Times" w:cs="Times New Roman"/>
                <w:sz w:val="22"/>
                <w:szCs w:val="22"/>
              </w:rPr>
            </w:pPr>
            <w:r w:rsidRPr="00802990">
              <w:rPr>
                <w:rFonts w:ascii="Times" w:hAnsi="Times" w:cs="Times New Roman"/>
                <w:sz w:val="22"/>
                <w:szCs w:val="22"/>
              </w:rPr>
              <w:t xml:space="preserve">The </w:t>
            </w:r>
            <w:ins w:id="900" w:author="Chara Katiri" w:date="2015-04-11T05:39:00Z">
              <w:r w:rsidRPr="00802990">
                <w:rPr>
                  <w:rFonts w:ascii="Times" w:hAnsi="Times" w:cs="Times New Roman"/>
                  <w:sz w:val="22"/>
                  <w:szCs w:val="22"/>
                </w:rPr>
                <w:t xml:space="preserve">system </w:t>
              </w:r>
            </w:ins>
            <w:r w:rsidRPr="00802990">
              <w:rPr>
                <w:rFonts w:ascii="Times" w:hAnsi="Times" w:cs="Times New Roman"/>
                <w:sz w:val="22"/>
                <w:szCs w:val="22"/>
              </w:rPr>
              <w:t xml:space="preserve">must update the list of products so that a product becomes unavailable after a user purchases it. </w:t>
            </w:r>
          </w:p>
        </w:tc>
        <w:tc>
          <w:tcPr>
            <w:tcW w:w="1274" w:type="dxa"/>
            <w:tcPrChange w:id="901" w:author="Chara Katiri" w:date="2015-04-12T02:56:00Z">
              <w:tcPr>
                <w:tcW w:w="1334" w:type="dxa"/>
              </w:tcPr>
            </w:tcPrChange>
          </w:tcPr>
          <w:p w14:paraId="5D3DBA0B" w14:textId="77777777" w:rsidR="003E5880" w:rsidRPr="00802990" w:rsidRDefault="003E5880" w:rsidP="00802990">
            <w:pPr>
              <w:pStyle w:val="ListParagraph"/>
              <w:spacing w:line="360" w:lineRule="auto"/>
              <w:ind w:left="0"/>
              <w:jc w:val="both"/>
              <w:rPr>
                <w:rFonts w:ascii="Times" w:hAnsi="Times" w:cs="Times New Roman"/>
                <w:sz w:val="22"/>
                <w:szCs w:val="22"/>
              </w:rPr>
            </w:pPr>
            <w:r w:rsidRPr="00802990">
              <w:rPr>
                <w:rFonts w:ascii="Times" w:hAnsi="Times" w:cs="Times New Roman"/>
                <w:sz w:val="22"/>
                <w:szCs w:val="22"/>
              </w:rPr>
              <w:t>Functional</w:t>
            </w:r>
          </w:p>
        </w:tc>
        <w:tc>
          <w:tcPr>
            <w:tcW w:w="1609" w:type="dxa"/>
            <w:tcPrChange w:id="902" w:author="Chara Katiri" w:date="2015-04-12T02:56:00Z">
              <w:tcPr>
                <w:tcW w:w="1182" w:type="dxa"/>
                <w:gridSpan w:val="2"/>
              </w:tcPr>
            </w:tcPrChange>
          </w:tcPr>
          <w:p w14:paraId="7C7BEF07" w14:textId="6819034F" w:rsidR="003E5880" w:rsidRPr="00802990" w:rsidRDefault="003E5880" w:rsidP="00802990">
            <w:pPr>
              <w:pStyle w:val="ListParagraph"/>
              <w:spacing w:line="360" w:lineRule="auto"/>
              <w:ind w:left="0"/>
              <w:jc w:val="both"/>
              <w:rPr>
                <w:rFonts w:ascii="Times" w:hAnsi="Times" w:cs="Times New Roman"/>
                <w:sz w:val="22"/>
                <w:szCs w:val="22"/>
              </w:rPr>
            </w:pPr>
          </w:p>
        </w:tc>
        <w:tc>
          <w:tcPr>
            <w:tcW w:w="1169" w:type="dxa"/>
            <w:tcPrChange w:id="903" w:author="Chara Katiri" w:date="2015-04-12T02:56:00Z">
              <w:tcPr>
                <w:tcW w:w="1182" w:type="dxa"/>
                <w:gridSpan w:val="2"/>
              </w:tcPr>
            </w:tcPrChange>
          </w:tcPr>
          <w:p w14:paraId="241726AB" w14:textId="35C5B34A" w:rsidR="003E5880" w:rsidRPr="00802990" w:rsidRDefault="003E5880" w:rsidP="00802990">
            <w:pPr>
              <w:pStyle w:val="ListParagraph"/>
              <w:spacing w:line="360" w:lineRule="auto"/>
              <w:ind w:left="0"/>
              <w:jc w:val="both"/>
              <w:rPr>
                <w:rFonts w:ascii="Times" w:hAnsi="Times" w:cs="Times New Roman"/>
                <w:sz w:val="22"/>
                <w:szCs w:val="22"/>
              </w:rPr>
            </w:pPr>
            <w:r w:rsidRPr="00802990">
              <w:rPr>
                <w:rFonts w:ascii="Times" w:hAnsi="Times" w:cs="Times New Roman"/>
                <w:sz w:val="22"/>
                <w:szCs w:val="22"/>
              </w:rPr>
              <w:t>M</w:t>
            </w:r>
          </w:p>
        </w:tc>
      </w:tr>
      <w:tr w:rsidR="00810221" w:rsidRPr="00802990" w14:paraId="4459E74D" w14:textId="77777777" w:rsidTr="00810221">
        <w:trPr>
          <w:ins w:id="904" w:author="Chara Katiri" w:date="2015-04-12T15:29:00Z"/>
        </w:trPr>
        <w:tc>
          <w:tcPr>
            <w:tcW w:w="1116" w:type="dxa"/>
            <w:shd w:val="clear" w:color="auto" w:fill="4F81BD" w:themeFill="accent1"/>
          </w:tcPr>
          <w:p w14:paraId="7E6DD9AD" w14:textId="77777777" w:rsidR="00810221" w:rsidRPr="00802990" w:rsidRDefault="00810221" w:rsidP="00802990">
            <w:pPr>
              <w:pStyle w:val="ListParagraph"/>
              <w:spacing w:line="360" w:lineRule="auto"/>
              <w:ind w:left="0"/>
              <w:jc w:val="both"/>
              <w:rPr>
                <w:ins w:id="905" w:author="Chara Katiri" w:date="2015-04-12T15:29:00Z"/>
                <w:rFonts w:ascii="Times" w:hAnsi="Times" w:cs="Times New Roman"/>
                <w:b/>
                <w:color w:val="FFFFFF" w:themeColor="background1"/>
                <w:sz w:val="22"/>
                <w:szCs w:val="22"/>
              </w:rPr>
            </w:pPr>
          </w:p>
        </w:tc>
        <w:tc>
          <w:tcPr>
            <w:tcW w:w="3960" w:type="dxa"/>
            <w:shd w:val="clear" w:color="auto" w:fill="4F81BD" w:themeFill="accent1"/>
          </w:tcPr>
          <w:p w14:paraId="5744AE6B" w14:textId="77777777" w:rsidR="00810221" w:rsidRPr="00802990" w:rsidRDefault="00810221" w:rsidP="00802990">
            <w:pPr>
              <w:pStyle w:val="ListParagraph"/>
              <w:spacing w:line="360" w:lineRule="auto"/>
              <w:ind w:left="0"/>
              <w:jc w:val="both"/>
              <w:rPr>
                <w:ins w:id="906" w:author="Chara Katiri" w:date="2015-04-12T15:29:00Z"/>
                <w:rFonts w:ascii="Times" w:hAnsi="Times" w:cs="Times New Roman"/>
                <w:b/>
                <w:color w:val="FFFFFF" w:themeColor="background1"/>
                <w:sz w:val="22"/>
                <w:szCs w:val="22"/>
              </w:rPr>
            </w:pPr>
            <w:ins w:id="907" w:author="Chara Katiri" w:date="2015-04-12T15:29:00Z">
              <w:r w:rsidRPr="00802990">
                <w:rPr>
                  <w:rFonts w:ascii="Times" w:hAnsi="Times" w:cs="Times New Roman"/>
                  <w:b/>
                  <w:color w:val="FFFFFF" w:themeColor="background1"/>
                  <w:sz w:val="22"/>
                  <w:szCs w:val="22"/>
                </w:rPr>
                <w:t>System permissions and roles</w:t>
              </w:r>
            </w:ins>
          </w:p>
        </w:tc>
        <w:tc>
          <w:tcPr>
            <w:tcW w:w="1274" w:type="dxa"/>
            <w:shd w:val="clear" w:color="auto" w:fill="4F81BD" w:themeFill="accent1"/>
          </w:tcPr>
          <w:p w14:paraId="00E4205B" w14:textId="77777777" w:rsidR="00810221" w:rsidRPr="00802990" w:rsidRDefault="00810221" w:rsidP="00802990">
            <w:pPr>
              <w:pStyle w:val="ListParagraph"/>
              <w:spacing w:line="360" w:lineRule="auto"/>
              <w:ind w:left="0"/>
              <w:jc w:val="both"/>
              <w:rPr>
                <w:ins w:id="908" w:author="Chara Katiri" w:date="2015-04-12T15:29:00Z"/>
                <w:rFonts w:ascii="Times" w:hAnsi="Times" w:cs="Times New Roman"/>
                <w:b/>
                <w:color w:val="FFFFFF" w:themeColor="background1"/>
                <w:sz w:val="22"/>
                <w:szCs w:val="22"/>
              </w:rPr>
            </w:pPr>
          </w:p>
        </w:tc>
        <w:tc>
          <w:tcPr>
            <w:tcW w:w="1609" w:type="dxa"/>
            <w:shd w:val="clear" w:color="auto" w:fill="4F81BD" w:themeFill="accent1"/>
          </w:tcPr>
          <w:p w14:paraId="4ABA0299" w14:textId="77777777" w:rsidR="00810221" w:rsidRPr="00802990" w:rsidRDefault="00810221" w:rsidP="00802990">
            <w:pPr>
              <w:pStyle w:val="ListParagraph"/>
              <w:spacing w:line="360" w:lineRule="auto"/>
              <w:ind w:left="0"/>
              <w:jc w:val="both"/>
              <w:rPr>
                <w:ins w:id="909" w:author="Chara Katiri" w:date="2015-04-12T15:29:00Z"/>
                <w:rFonts w:ascii="Times" w:hAnsi="Times" w:cs="Times New Roman"/>
                <w:b/>
                <w:color w:val="FFFFFF" w:themeColor="background1"/>
                <w:sz w:val="22"/>
                <w:szCs w:val="22"/>
              </w:rPr>
            </w:pPr>
          </w:p>
        </w:tc>
        <w:tc>
          <w:tcPr>
            <w:tcW w:w="1169" w:type="dxa"/>
            <w:shd w:val="clear" w:color="auto" w:fill="4F81BD" w:themeFill="accent1"/>
          </w:tcPr>
          <w:p w14:paraId="5D02829F" w14:textId="77777777" w:rsidR="00810221" w:rsidRPr="00802990" w:rsidRDefault="00810221" w:rsidP="00802990">
            <w:pPr>
              <w:pStyle w:val="ListParagraph"/>
              <w:spacing w:line="360" w:lineRule="auto"/>
              <w:ind w:left="0"/>
              <w:jc w:val="both"/>
              <w:rPr>
                <w:ins w:id="910" w:author="Chara Katiri" w:date="2015-04-12T15:29:00Z"/>
                <w:rFonts w:ascii="Times" w:hAnsi="Times" w:cs="Times New Roman"/>
                <w:b/>
                <w:color w:val="FFFFFF" w:themeColor="background1"/>
                <w:sz w:val="22"/>
                <w:szCs w:val="22"/>
              </w:rPr>
            </w:pPr>
          </w:p>
        </w:tc>
      </w:tr>
      <w:tr w:rsidR="00810221" w:rsidRPr="00802990" w14:paraId="0379A58B" w14:textId="77777777" w:rsidTr="00810221">
        <w:trPr>
          <w:ins w:id="911" w:author="Chara Katiri" w:date="2015-04-12T15:29:00Z"/>
        </w:trPr>
        <w:tc>
          <w:tcPr>
            <w:tcW w:w="1116" w:type="dxa"/>
          </w:tcPr>
          <w:p w14:paraId="480B5122" w14:textId="4792F633" w:rsidR="00810221" w:rsidRPr="00802990" w:rsidRDefault="00A31F94" w:rsidP="00802990">
            <w:pPr>
              <w:pStyle w:val="ListParagraph"/>
              <w:spacing w:line="360" w:lineRule="auto"/>
              <w:ind w:left="0"/>
              <w:jc w:val="both"/>
              <w:rPr>
                <w:ins w:id="912" w:author="Chara Katiri" w:date="2015-04-12T15:29:00Z"/>
                <w:rFonts w:ascii="Times" w:hAnsi="Times" w:cs="Times New Roman"/>
                <w:sz w:val="22"/>
                <w:szCs w:val="22"/>
              </w:rPr>
            </w:pPr>
            <w:ins w:id="913" w:author="Chara Katiri" w:date="2015-04-12T17:41:00Z">
              <w:r w:rsidRPr="00802990">
                <w:rPr>
                  <w:rFonts w:ascii="Times" w:hAnsi="Times" w:cs="Times New Roman"/>
                  <w:sz w:val="22"/>
                  <w:szCs w:val="22"/>
                </w:rPr>
                <w:t>3</w:t>
              </w:r>
            </w:ins>
          </w:p>
        </w:tc>
        <w:tc>
          <w:tcPr>
            <w:tcW w:w="3960" w:type="dxa"/>
          </w:tcPr>
          <w:p w14:paraId="75346F39" w14:textId="77777777" w:rsidR="00810221" w:rsidRPr="00802990" w:rsidRDefault="00810221" w:rsidP="00802990">
            <w:pPr>
              <w:pStyle w:val="ListParagraph"/>
              <w:spacing w:line="360" w:lineRule="auto"/>
              <w:ind w:left="0"/>
              <w:jc w:val="both"/>
              <w:rPr>
                <w:ins w:id="914" w:author="Chara Katiri" w:date="2015-04-12T15:29:00Z"/>
                <w:rFonts w:ascii="Times" w:hAnsi="Times" w:cs="Times New Roman"/>
                <w:sz w:val="22"/>
                <w:szCs w:val="22"/>
              </w:rPr>
            </w:pPr>
            <w:ins w:id="915" w:author="Chara Katiri" w:date="2015-04-12T15:29:00Z">
              <w:r w:rsidRPr="00802990">
                <w:rPr>
                  <w:rFonts w:ascii="Times" w:hAnsi="Times" w:cs="Times New Roman"/>
                  <w:sz w:val="22"/>
                  <w:szCs w:val="22"/>
                </w:rPr>
                <w:t xml:space="preserve">The system must be available only to the University of Surrey students and staff. </w:t>
              </w:r>
            </w:ins>
          </w:p>
        </w:tc>
        <w:tc>
          <w:tcPr>
            <w:tcW w:w="1274" w:type="dxa"/>
          </w:tcPr>
          <w:p w14:paraId="779BD0CB" w14:textId="49E72B3E" w:rsidR="00810221" w:rsidRPr="00802990" w:rsidRDefault="00A31F94" w:rsidP="00802990">
            <w:pPr>
              <w:pStyle w:val="ListParagraph"/>
              <w:spacing w:line="360" w:lineRule="auto"/>
              <w:ind w:left="0"/>
              <w:jc w:val="both"/>
              <w:rPr>
                <w:ins w:id="916" w:author="Chara Katiri" w:date="2015-04-12T15:29:00Z"/>
                <w:rFonts w:ascii="Times" w:hAnsi="Times" w:cs="Times New Roman"/>
                <w:sz w:val="22"/>
                <w:szCs w:val="22"/>
              </w:rPr>
            </w:pPr>
            <w:ins w:id="917" w:author="Chara Katiri" w:date="2015-04-12T17:40:00Z">
              <w:r w:rsidRPr="00802990">
                <w:rPr>
                  <w:rFonts w:ascii="Times" w:hAnsi="Times" w:cs="Times New Roman"/>
                  <w:sz w:val="22"/>
                  <w:szCs w:val="22"/>
                </w:rPr>
                <w:t>Functional</w:t>
              </w:r>
            </w:ins>
          </w:p>
        </w:tc>
        <w:tc>
          <w:tcPr>
            <w:tcW w:w="1609" w:type="dxa"/>
          </w:tcPr>
          <w:p w14:paraId="2FA5FBF3" w14:textId="77777777" w:rsidR="00810221" w:rsidRPr="00802990" w:rsidRDefault="00810221" w:rsidP="00802990">
            <w:pPr>
              <w:pStyle w:val="ListParagraph"/>
              <w:spacing w:line="360" w:lineRule="auto"/>
              <w:ind w:left="0"/>
              <w:jc w:val="both"/>
              <w:rPr>
                <w:ins w:id="918" w:author="Chara Katiri" w:date="2015-04-12T15:29:00Z"/>
                <w:rFonts w:ascii="Times" w:hAnsi="Times" w:cs="Times New Roman"/>
                <w:sz w:val="22"/>
                <w:szCs w:val="22"/>
              </w:rPr>
            </w:pPr>
          </w:p>
        </w:tc>
        <w:tc>
          <w:tcPr>
            <w:tcW w:w="1169" w:type="dxa"/>
          </w:tcPr>
          <w:p w14:paraId="0DBF6B07" w14:textId="560EF4BD" w:rsidR="00810221" w:rsidRPr="00802990" w:rsidRDefault="00A31F94" w:rsidP="00802990">
            <w:pPr>
              <w:pStyle w:val="ListParagraph"/>
              <w:spacing w:line="360" w:lineRule="auto"/>
              <w:ind w:left="0"/>
              <w:jc w:val="both"/>
              <w:rPr>
                <w:ins w:id="919" w:author="Chara Katiri" w:date="2015-04-12T15:29:00Z"/>
                <w:rFonts w:ascii="Times" w:hAnsi="Times" w:cs="Times New Roman"/>
                <w:sz w:val="22"/>
                <w:szCs w:val="22"/>
              </w:rPr>
            </w:pPr>
            <w:ins w:id="920" w:author="Chara Katiri" w:date="2015-04-12T17:40:00Z">
              <w:r w:rsidRPr="00802990">
                <w:rPr>
                  <w:rFonts w:ascii="Times" w:hAnsi="Times" w:cs="Times New Roman"/>
                  <w:sz w:val="22"/>
                  <w:szCs w:val="22"/>
                </w:rPr>
                <w:t>M</w:t>
              </w:r>
            </w:ins>
          </w:p>
        </w:tc>
      </w:tr>
      <w:tr w:rsidR="00810221" w:rsidRPr="00802990" w14:paraId="418DED2C" w14:textId="77777777" w:rsidTr="00810221">
        <w:trPr>
          <w:ins w:id="921" w:author="Chara Katiri" w:date="2015-04-12T15:29:00Z"/>
        </w:trPr>
        <w:tc>
          <w:tcPr>
            <w:tcW w:w="1116" w:type="dxa"/>
          </w:tcPr>
          <w:p w14:paraId="6CD0693C" w14:textId="6BFBD997" w:rsidR="00810221" w:rsidRPr="00802990" w:rsidRDefault="00A31F94" w:rsidP="00802990">
            <w:pPr>
              <w:pStyle w:val="ListParagraph"/>
              <w:spacing w:line="360" w:lineRule="auto"/>
              <w:ind w:left="0"/>
              <w:jc w:val="both"/>
              <w:rPr>
                <w:ins w:id="922" w:author="Chara Katiri" w:date="2015-04-12T15:29:00Z"/>
                <w:rFonts w:ascii="Times" w:hAnsi="Times" w:cs="Times New Roman"/>
                <w:sz w:val="22"/>
                <w:szCs w:val="22"/>
              </w:rPr>
            </w:pPr>
            <w:ins w:id="923" w:author="Chara Katiri" w:date="2015-04-12T17:41:00Z">
              <w:r w:rsidRPr="00802990">
                <w:rPr>
                  <w:rFonts w:ascii="Times" w:hAnsi="Times" w:cs="Times New Roman"/>
                  <w:sz w:val="22"/>
                  <w:szCs w:val="22"/>
                </w:rPr>
                <w:t>3.1</w:t>
              </w:r>
            </w:ins>
          </w:p>
        </w:tc>
        <w:tc>
          <w:tcPr>
            <w:tcW w:w="3960" w:type="dxa"/>
          </w:tcPr>
          <w:p w14:paraId="1262154A" w14:textId="77777777" w:rsidR="00810221" w:rsidRPr="00802990" w:rsidRDefault="00810221" w:rsidP="00802990">
            <w:pPr>
              <w:pStyle w:val="ListParagraph"/>
              <w:spacing w:line="360" w:lineRule="auto"/>
              <w:ind w:left="0"/>
              <w:jc w:val="both"/>
              <w:rPr>
                <w:ins w:id="924" w:author="Chara Katiri" w:date="2015-04-12T15:29:00Z"/>
                <w:rFonts w:ascii="Times" w:hAnsi="Times" w:cs="Times New Roman"/>
                <w:sz w:val="22"/>
                <w:szCs w:val="22"/>
              </w:rPr>
            </w:pPr>
            <w:ins w:id="925" w:author="Chara Katiri" w:date="2015-04-12T15:29:00Z">
              <w:r w:rsidRPr="00802990">
                <w:rPr>
                  <w:rFonts w:ascii="Times" w:hAnsi="Times" w:cs="Times New Roman"/>
                  <w:sz w:val="22"/>
                  <w:szCs w:val="22"/>
                </w:rPr>
                <w:t xml:space="preserve">The system must offer 2 different permission roles. One for admin-role and one for standard user-role.  </w:t>
              </w:r>
            </w:ins>
          </w:p>
        </w:tc>
        <w:tc>
          <w:tcPr>
            <w:tcW w:w="1274" w:type="dxa"/>
          </w:tcPr>
          <w:p w14:paraId="57D78056" w14:textId="3C733C33" w:rsidR="00810221" w:rsidRPr="00802990" w:rsidRDefault="00A31F94" w:rsidP="00802990">
            <w:pPr>
              <w:pStyle w:val="ListParagraph"/>
              <w:spacing w:line="360" w:lineRule="auto"/>
              <w:ind w:left="0"/>
              <w:jc w:val="both"/>
              <w:rPr>
                <w:ins w:id="926" w:author="Chara Katiri" w:date="2015-04-12T15:29:00Z"/>
                <w:rFonts w:ascii="Times" w:hAnsi="Times" w:cs="Times New Roman"/>
                <w:sz w:val="22"/>
                <w:szCs w:val="22"/>
              </w:rPr>
            </w:pPr>
            <w:ins w:id="927" w:author="Chara Katiri" w:date="2015-04-12T17:40:00Z">
              <w:r w:rsidRPr="00802990">
                <w:rPr>
                  <w:rFonts w:ascii="Times" w:hAnsi="Times" w:cs="Times New Roman"/>
                  <w:sz w:val="22"/>
                  <w:szCs w:val="22"/>
                </w:rPr>
                <w:t>Functional</w:t>
              </w:r>
            </w:ins>
          </w:p>
        </w:tc>
        <w:tc>
          <w:tcPr>
            <w:tcW w:w="1609" w:type="dxa"/>
          </w:tcPr>
          <w:p w14:paraId="016355E3" w14:textId="77777777" w:rsidR="00810221" w:rsidRPr="00802990" w:rsidRDefault="00810221" w:rsidP="00802990">
            <w:pPr>
              <w:pStyle w:val="ListParagraph"/>
              <w:spacing w:line="360" w:lineRule="auto"/>
              <w:ind w:left="0"/>
              <w:jc w:val="both"/>
              <w:rPr>
                <w:ins w:id="928" w:author="Chara Katiri" w:date="2015-04-12T15:29:00Z"/>
                <w:rFonts w:ascii="Times" w:hAnsi="Times" w:cs="Times New Roman"/>
                <w:sz w:val="22"/>
                <w:szCs w:val="22"/>
              </w:rPr>
            </w:pPr>
          </w:p>
        </w:tc>
        <w:tc>
          <w:tcPr>
            <w:tcW w:w="1169" w:type="dxa"/>
          </w:tcPr>
          <w:p w14:paraId="5AE2957E" w14:textId="4472C9E2" w:rsidR="00810221" w:rsidRPr="00802990" w:rsidRDefault="00A31F94" w:rsidP="00802990">
            <w:pPr>
              <w:pStyle w:val="ListParagraph"/>
              <w:spacing w:line="360" w:lineRule="auto"/>
              <w:ind w:left="0"/>
              <w:jc w:val="both"/>
              <w:rPr>
                <w:ins w:id="929" w:author="Chara Katiri" w:date="2015-04-12T15:29:00Z"/>
                <w:rFonts w:ascii="Times" w:hAnsi="Times" w:cs="Times New Roman"/>
                <w:sz w:val="22"/>
                <w:szCs w:val="22"/>
              </w:rPr>
            </w:pPr>
            <w:ins w:id="930" w:author="Chara Katiri" w:date="2015-04-12T17:40:00Z">
              <w:r w:rsidRPr="00802990">
                <w:rPr>
                  <w:rFonts w:ascii="Times" w:hAnsi="Times" w:cs="Times New Roman"/>
                  <w:sz w:val="22"/>
                  <w:szCs w:val="22"/>
                </w:rPr>
                <w:t>M</w:t>
              </w:r>
            </w:ins>
          </w:p>
        </w:tc>
      </w:tr>
      <w:tr w:rsidR="00810221" w:rsidRPr="00802990" w14:paraId="18D2529B" w14:textId="77777777" w:rsidTr="00810221">
        <w:trPr>
          <w:ins w:id="931" w:author="Chara Katiri" w:date="2015-04-12T15:29:00Z"/>
        </w:trPr>
        <w:tc>
          <w:tcPr>
            <w:tcW w:w="1116" w:type="dxa"/>
          </w:tcPr>
          <w:p w14:paraId="7CD09396" w14:textId="37D7789B" w:rsidR="00810221" w:rsidRPr="00802990" w:rsidRDefault="00A31F94" w:rsidP="00802990">
            <w:pPr>
              <w:pStyle w:val="ListParagraph"/>
              <w:spacing w:line="360" w:lineRule="auto"/>
              <w:ind w:left="0"/>
              <w:jc w:val="both"/>
              <w:rPr>
                <w:ins w:id="932" w:author="Chara Katiri" w:date="2015-04-12T15:29:00Z"/>
                <w:rFonts w:ascii="Times" w:hAnsi="Times" w:cs="Times New Roman"/>
                <w:sz w:val="22"/>
                <w:szCs w:val="22"/>
              </w:rPr>
            </w:pPr>
            <w:ins w:id="933" w:author="Chara Katiri" w:date="2015-04-12T17:41:00Z">
              <w:r w:rsidRPr="00802990">
                <w:rPr>
                  <w:rFonts w:ascii="Times" w:hAnsi="Times" w:cs="Times New Roman"/>
                  <w:sz w:val="22"/>
                  <w:szCs w:val="22"/>
                </w:rPr>
                <w:t>3.2</w:t>
              </w:r>
            </w:ins>
          </w:p>
        </w:tc>
        <w:tc>
          <w:tcPr>
            <w:tcW w:w="3960" w:type="dxa"/>
          </w:tcPr>
          <w:p w14:paraId="68BAE331" w14:textId="77777777" w:rsidR="00810221" w:rsidRPr="00802990" w:rsidRDefault="00810221" w:rsidP="00802990">
            <w:pPr>
              <w:pStyle w:val="ListParagraph"/>
              <w:spacing w:line="360" w:lineRule="auto"/>
              <w:ind w:left="0"/>
              <w:jc w:val="both"/>
              <w:rPr>
                <w:ins w:id="934" w:author="Chara Katiri" w:date="2015-04-12T15:29:00Z"/>
                <w:rFonts w:ascii="Times" w:hAnsi="Times" w:cs="Times New Roman"/>
                <w:sz w:val="22"/>
                <w:szCs w:val="22"/>
              </w:rPr>
            </w:pPr>
            <w:ins w:id="935" w:author="Chara Katiri" w:date="2015-04-12T15:29:00Z">
              <w:r w:rsidRPr="00802990">
                <w:rPr>
                  <w:rFonts w:ascii="Times" w:hAnsi="Times" w:cs="Times New Roman"/>
                  <w:sz w:val="22"/>
                  <w:szCs w:val="22"/>
                </w:rPr>
                <w:t xml:space="preserve">The system must allow admins full control over the website, including deletion of user accounts and items. </w:t>
              </w:r>
            </w:ins>
          </w:p>
        </w:tc>
        <w:tc>
          <w:tcPr>
            <w:tcW w:w="1274" w:type="dxa"/>
          </w:tcPr>
          <w:p w14:paraId="64AAB8D3" w14:textId="416980BB" w:rsidR="00810221" w:rsidRPr="00802990" w:rsidRDefault="00A31F94" w:rsidP="00802990">
            <w:pPr>
              <w:pStyle w:val="ListParagraph"/>
              <w:spacing w:line="360" w:lineRule="auto"/>
              <w:ind w:left="0"/>
              <w:jc w:val="both"/>
              <w:rPr>
                <w:ins w:id="936" w:author="Chara Katiri" w:date="2015-04-12T15:29:00Z"/>
                <w:rFonts w:ascii="Times" w:hAnsi="Times" w:cs="Times New Roman"/>
                <w:sz w:val="22"/>
                <w:szCs w:val="22"/>
              </w:rPr>
            </w:pPr>
            <w:ins w:id="937" w:author="Chara Katiri" w:date="2015-04-12T17:41:00Z">
              <w:r w:rsidRPr="00802990">
                <w:rPr>
                  <w:rFonts w:ascii="Times" w:hAnsi="Times" w:cs="Times New Roman"/>
                  <w:sz w:val="22"/>
                  <w:szCs w:val="22"/>
                </w:rPr>
                <w:t>Functional</w:t>
              </w:r>
            </w:ins>
          </w:p>
        </w:tc>
        <w:tc>
          <w:tcPr>
            <w:tcW w:w="1609" w:type="dxa"/>
          </w:tcPr>
          <w:p w14:paraId="04815152" w14:textId="77777777" w:rsidR="00810221" w:rsidRPr="00802990" w:rsidRDefault="00810221" w:rsidP="00802990">
            <w:pPr>
              <w:pStyle w:val="ListParagraph"/>
              <w:spacing w:line="360" w:lineRule="auto"/>
              <w:ind w:left="0"/>
              <w:jc w:val="both"/>
              <w:rPr>
                <w:ins w:id="938" w:author="Chara Katiri" w:date="2015-04-12T15:29:00Z"/>
                <w:rFonts w:ascii="Times" w:hAnsi="Times" w:cs="Times New Roman"/>
                <w:sz w:val="22"/>
                <w:szCs w:val="22"/>
              </w:rPr>
            </w:pPr>
          </w:p>
        </w:tc>
        <w:tc>
          <w:tcPr>
            <w:tcW w:w="1169" w:type="dxa"/>
          </w:tcPr>
          <w:p w14:paraId="70196205" w14:textId="02B7AD36" w:rsidR="00810221" w:rsidRPr="00802990" w:rsidRDefault="00A31F94" w:rsidP="00802990">
            <w:pPr>
              <w:pStyle w:val="ListParagraph"/>
              <w:spacing w:line="360" w:lineRule="auto"/>
              <w:ind w:left="0"/>
              <w:jc w:val="both"/>
              <w:rPr>
                <w:ins w:id="939" w:author="Chara Katiri" w:date="2015-04-12T15:29:00Z"/>
                <w:rFonts w:ascii="Times" w:hAnsi="Times" w:cs="Times New Roman"/>
                <w:sz w:val="22"/>
                <w:szCs w:val="22"/>
              </w:rPr>
            </w:pPr>
            <w:ins w:id="940" w:author="Chara Katiri" w:date="2015-04-12T17:40:00Z">
              <w:r w:rsidRPr="00802990">
                <w:rPr>
                  <w:rFonts w:ascii="Times" w:hAnsi="Times" w:cs="Times New Roman"/>
                  <w:sz w:val="22"/>
                  <w:szCs w:val="22"/>
                </w:rPr>
                <w:t>M</w:t>
              </w:r>
            </w:ins>
          </w:p>
        </w:tc>
      </w:tr>
      <w:tr w:rsidR="00810221" w:rsidRPr="00802990" w14:paraId="29149372" w14:textId="77777777" w:rsidTr="00810221">
        <w:trPr>
          <w:ins w:id="941" w:author="Chara Katiri" w:date="2015-04-12T15:29:00Z"/>
        </w:trPr>
        <w:tc>
          <w:tcPr>
            <w:tcW w:w="1116" w:type="dxa"/>
          </w:tcPr>
          <w:p w14:paraId="57B7B04A" w14:textId="603AAACC" w:rsidR="00810221" w:rsidRPr="00802990" w:rsidRDefault="00A31F94" w:rsidP="00802990">
            <w:pPr>
              <w:pStyle w:val="ListParagraph"/>
              <w:spacing w:line="360" w:lineRule="auto"/>
              <w:ind w:left="0"/>
              <w:jc w:val="both"/>
              <w:rPr>
                <w:ins w:id="942" w:author="Chara Katiri" w:date="2015-04-12T15:29:00Z"/>
                <w:rFonts w:ascii="Times" w:hAnsi="Times" w:cs="Times New Roman"/>
                <w:sz w:val="22"/>
                <w:szCs w:val="22"/>
              </w:rPr>
            </w:pPr>
            <w:ins w:id="943" w:author="Chara Katiri" w:date="2015-04-12T17:41:00Z">
              <w:r w:rsidRPr="00802990">
                <w:rPr>
                  <w:rFonts w:ascii="Times" w:hAnsi="Times" w:cs="Times New Roman"/>
                  <w:sz w:val="22"/>
                  <w:szCs w:val="22"/>
                </w:rPr>
                <w:t>4</w:t>
              </w:r>
            </w:ins>
          </w:p>
        </w:tc>
        <w:tc>
          <w:tcPr>
            <w:tcW w:w="3960" w:type="dxa"/>
          </w:tcPr>
          <w:p w14:paraId="3CF2F8A0" w14:textId="77777777" w:rsidR="00810221" w:rsidRPr="00802990" w:rsidRDefault="00810221" w:rsidP="00802990">
            <w:pPr>
              <w:pStyle w:val="ListParagraph"/>
              <w:spacing w:line="360" w:lineRule="auto"/>
              <w:ind w:left="0"/>
              <w:jc w:val="both"/>
              <w:rPr>
                <w:ins w:id="944" w:author="Chara Katiri" w:date="2015-04-12T15:29:00Z"/>
                <w:rFonts w:ascii="Times" w:hAnsi="Times" w:cs="Times New Roman"/>
                <w:sz w:val="22"/>
                <w:szCs w:val="22"/>
              </w:rPr>
            </w:pPr>
            <w:ins w:id="945" w:author="Chara Katiri" w:date="2015-04-12T15:29:00Z">
              <w:r w:rsidRPr="00802990">
                <w:rPr>
                  <w:rFonts w:ascii="Times" w:hAnsi="Times" w:cs="Times New Roman"/>
                  <w:sz w:val="22"/>
                  <w:szCs w:val="22"/>
                </w:rPr>
                <w:t xml:space="preserve">The system must forbid standard-users from accessing admin pages. </w:t>
              </w:r>
            </w:ins>
          </w:p>
        </w:tc>
        <w:tc>
          <w:tcPr>
            <w:tcW w:w="1274" w:type="dxa"/>
          </w:tcPr>
          <w:p w14:paraId="5038E1A0" w14:textId="077C5343" w:rsidR="00810221" w:rsidRPr="00802990" w:rsidRDefault="00A31F94" w:rsidP="00802990">
            <w:pPr>
              <w:pStyle w:val="ListParagraph"/>
              <w:spacing w:line="360" w:lineRule="auto"/>
              <w:ind w:left="0"/>
              <w:jc w:val="both"/>
              <w:rPr>
                <w:ins w:id="946" w:author="Chara Katiri" w:date="2015-04-12T15:29:00Z"/>
                <w:rFonts w:ascii="Times" w:hAnsi="Times" w:cs="Times New Roman"/>
                <w:sz w:val="22"/>
                <w:szCs w:val="22"/>
              </w:rPr>
            </w:pPr>
            <w:ins w:id="947" w:author="Chara Katiri" w:date="2015-04-12T17:41:00Z">
              <w:r w:rsidRPr="00802990">
                <w:rPr>
                  <w:rFonts w:ascii="Times" w:hAnsi="Times" w:cs="Times New Roman"/>
                  <w:sz w:val="22"/>
                  <w:szCs w:val="22"/>
                </w:rPr>
                <w:t>Functional</w:t>
              </w:r>
            </w:ins>
          </w:p>
        </w:tc>
        <w:tc>
          <w:tcPr>
            <w:tcW w:w="1609" w:type="dxa"/>
          </w:tcPr>
          <w:p w14:paraId="31348640" w14:textId="77777777" w:rsidR="00810221" w:rsidRPr="00802990" w:rsidRDefault="00810221" w:rsidP="00802990">
            <w:pPr>
              <w:pStyle w:val="ListParagraph"/>
              <w:spacing w:line="360" w:lineRule="auto"/>
              <w:ind w:left="0"/>
              <w:jc w:val="both"/>
              <w:rPr>
                <w:ins w:id="948" w:author="Chara Katiri" w:date="2015-04-12T15:29:00Z"/>
                <w:rFonts w:ascii="Times" w:hAnsi="Times" w:cs="Times New Roman"/>
                <w:sz w:val="22"/>
                <w:szCs w:val="22"/>
              </w:rPr>
            </w:pPr>
          </w:p>
        </w:tc>
        <w:tc>
          <w:tcPr>
            <w:tcW w:w="1169" w:type="dxa"/>
          </w:tcPr>
          <w:p w14:paraId="470F17E5" w14:textId="5B7C9661" w:rsidR="00810221" w:rsidRPr="00802990" w:rsidRDefault="00A31F94" w:rsidP="00802990">
            <w:pPr>
              <w:pStyle w:val="ListParagraph"/>
              <w:spacing w:line="360" w:lineRule="auto"/>
              <w:ind w:left="0"/>
              <w:jc w:val="both"/>
              <w:rPr>
                <w:ins w:id="949" w:author="Chara Katiri" w:date="2015-04-12T15:29:00Z"/>
                <w:rFonts w:ascii="Times" w:hAnsi="Times" w:cs="Times New Roman"/>
                <w:sz w:val="22"/>
                <w:szCs w:val="22"/>
              </w:rPr>
            </w:pPr>
            <w:ins w:id="950" w:author="Chara Katiri" w:date="2015-04-12T17:41:00Z">
              <w:r w:rsidRPr="00802990">
                <w:rPr>
                  <w:rFonts w:ascii="Times" w:hAnsi="Times" w:cs="Times New Roman"/>
                  <w:sz w:val="22"/>
                  <w:szCs w:val="22"/>
                </w:rPr>
                <w:t>M</w:t>
              </w:r>
            </w:ins>
          </w:p>
        </w:tc>
      </w:tr>
      <w:tr w:rsidR="007E3300" w:rsidRPr="00802990" w14:paraId="4C9A638F" w14:textId="77777777" w:rsidTr="007E3300">
        <w:trPr>
          <w:ins w:id="951" w:author="Chara Katiri" w:date="2015-04-12T15:28:00Z"/>
        </w:trPr>
        <w:tc>
          <w:tcPr>
            <w:tcW w:w="1116" w:type="dxa"/>
            <w:shd w:val="clear" w:color="auto" w:fill="4F81BD" w:themeFill="accent1"/>
          </w:tcPr>
          <w:p w14:paraId="37B8F585" w14:textId="77777777" w:rsidR="007E3300" w:rsidRPr="00802990" w:rsidRDefault="007E3300" w:rsidP="00802990">
            <w:pPr>
              <w:pStyle w:val="ListParagraph"/>
              <w:spacing w:line="360" w:lineRule="auto"/>
              <w:ind w:left="0"/>
              <w:jc w:val="both"/>
              <w:rPr>
                <w:ins w:id="952" w:author="Chara Katiri" w:date="2015-04-12T15:28:00Z"/>
                <w:rFonts w:ascii="Times" w:hAnsi="Times" w:cs="Times New Roman"/>
                <w:sz w:val="22"/>
                <w:szCs w:val="22"/>
              </w:rPr>
            </w:pPr>
          </w:p>
        </w:tc>
        <w:tc>
          <w:tcPr>
            <w:tcW w:w="3960" w:type="dxa"/>
            <w:shd w:val="clear" w:color="auto" w:fill="4F81BD" w:themeFill="accent1"/>
          </w:tcPr>
          <w:p w14:paraId="4DAFC4F5" w14:textId="77777777" w:rsidR="007E3300" w:rsidRPr="00802990" w:rsidRDefault="007E3300" w:rsidP="00802990">
            <w:pPr>
              <w:pStyle w:val="ListParagraph"/>
              <w:spacing w:line="360" w:lineRule="auto"/>
              <w:ind w:left="0"/>
              <w:jc w:val="both"/>
              <w:rPr>
                <w:ins w:id="953" w:author="Chara Katiri" w:date="2015-04-12T15:28:00Z"/>
                <w:rFonts w:ascii="Times" w:hAnsi="Times" w:cs="Times New Roman"/>
                <w:sz w:val="22"/>
                <w:szCs w:val="22"/>
              </w:rPr>
            </w:pPr>
            <w:ins w:id="954" w:author="Chara Katiri" w:date="2015-04-12T15:28:00Z">
              <w:r w:rsidRPr="00802990">
                <w:rPr>
                  <w:rFonts w:ascii="Times" w:hAnsi="Times" w:cs="Times New Roman"/>
                  <w:sz w:val="22"/>
                  <w:szCs w:val="22"/>
                </w:rPr>
                <w:t>Login - Logout</w:t>
              </w:r>
            </w:ins>
          </w:p>
        </w:tc>
        <w:tc>
          <w:tcPr>
            <w:tcW w:w="1274" w:type="dxa"/>
            <w:shd w:val="clear" w:color="auto" w:fill="4F81BD" w:themeFill="accent1"/>
          </w:tcPr>
          <w:p w14:paraId="6B23DC71" w14:textId="77777777" w:rsidR="007E3300" w:rsidRPr="00802990" w:rsidRDefault="007E3300" w:rsidP="00802990">
            <w:pPr>
              <w:pStyle w:val="ListParagraph"/>
              <w:spacing w:line="360" w:lineRule="auto"/>
              <w:ind w:left="0"/>
              <w:jc w:val="both"/>
              <w:rPr>
                <w:ins w:id="955" w:author="Chara Katiri" w:date="2015-04-12T15:28:00Z"/>
                <w:rFonts w:ascii="Times" w:hAnsi="Times" w:cs="Times New Roman"/>
                <w:sz w:val="22"/>
                <w:szCs w:val="22"/>
              </w:rPr>
            </w:pPr>
          </w:p>
        </w:tc>
        <w:tc>
          <w:tcPr>
            <w:tcW w:w="1609" w:type="dxa"/>
            <w:shd w:val="clear" w:color="auto" w:fill="4F81BD" w:themeFill="accent1"/>
          </w:tcPr>
          <w:p w14:paraId="59CCDB67" w14:textId="77777777" w:rsidR="007E3300" w:rsidRPr="00802990" w:rsidRDefault="007E3300" w:rsidP="00802990">
            <w:pPr>
              <w:pStyle w:val="ListParagraph"/>
              <w:spacing w:line="360" w:lineRule="auto"/>
              <w:ind w:left="0"/>
              <w:jc w:val="both"/>
              <w:rPr>
                <w:ins w:id="956" w:author="Chara Katiri" w:date="2015-04-12T15:28:00Z"/>
                <w:rFonts w:ascii="Times" w:hAnsi="Times" w:cs="Times New Roman"/>
                <w:sz w:val="22"/>
                <w:szCs w:val="22"/>
              </w:rPr>
            </w:pPr>
          </w:p>
        </w:tc>
        <w:tc>
          <w:tcPr>
            <w:tcW w:w="1169" w:type="dxa"/>
            <w:shd w:val="clear" w:color="auto" w:fill="4F81BD" w:themeFill="accent1"/>
          </w:tcPr>
          <w:p w14:paraId="2309DE1A" w14:textId="77777777" w:rsidR="007E3300" w:rsidRPr="00802990" w:rsidRDefault="007E3300" w:rsidP="00802990">
            <w:pPr>
              <w:pStyle w:val="ListParagraph"/>
              <w:spacing w:line="360" w:lineRule="auto"/>
              <w:ind w:left="0"/>
              <w:jc w:val="both"/>
              <w:rPr>
                <w:ins w:id="957" w:author="Chara Katiri" w:date="2015-04-12T15:28:00Z"/>
                <w:rFonts w:ascii="Times" w:hAnsi="Times" w:cs="Times New Roman"/>
                <w:sz w:val="22"/>
                <w:szCs w:val="22"/>
              </w:rPr>
            </w:pPr>
          </w:p>
        </w:tc>
      </w:tr>
      <w:tr w:rsidR="007E3300" w:rsidRPr="00802990" w14:paraId="5541F8D2" w14:textId="77777777" w:rsidTr="007E3300">
        <w:trPr>
          <w:ins w:id="958" w:author="Chara Katiri" w:date="2015-04-12T15:28:00Z"/>
        </w:trPr>
        <w:tc>
          <w:tcPr>
            <w:tcW w:w="1116" w:type="dxa"/>
          </w:tcPr>
          <w:p w14:paraId="59EA562A" w14:textId="2A4CF245" w:rsidR="007E3300" w:rsidRPr="00802990" w:rsidRDefault="00A31F94" w:rsidP="00802990">
            <w:pPr>
              <w:pStyle w:val="ListParagraph"/>
              <w:spacing w:line="360" w:lineRule="auto"/>
              <w:ind w:left="0"/>
              <w:jc w:val="both"/>
              <w:rPr>
                <w:ins w:id="959" w:author="Chara Katiri" w:date="2015-04-12T15:28:00Z"/>
                <w:rFonts w:ascii="Times" w:hAnsi="Times" w:cs="Times New Roman"/>
                <w:sz w:val="22"/>
                <w:szCs w:val="22"/>
              </w:rPr>
            </w:pPr>
            <w:ins w:id="960" w:author="Chara Katiri" w:date="2015-04-12T17:41:00Z">
              <w:r w:rsidRPr="00802990">
                <w:rPr>
                  <w:rFonts w:ascii="Times" w:hAnsi="Times" w:cs="Times New Roman"/>
                  <w:sz w:val="22"/>
                  <w:szCs w:val="22"/>
                </w:rPr>
                <w:t>5</w:t>
              </w:r>
            </w:ins>
          </w:p>
        </w:tc>
        <w:tc>
          <w:tcPr>
            <w:tcW w:w="3960" w:type="dxa"/>
          </w:tcPr>
          <w:p w14:paraId="0DF874B5" w14:textId="77777777" w:rsidR="007E3300" w:rsidRPr="00802990" w:rsidRDefault="007E3300" w:rsidP="00802990">
            <w:pPr>
              <w:pStyle w:val="ListParagraph"/>
              <w:spacing w:line="360" w:lineRule="auto"/>
              <w:ind w:left="0"/>
              <w:jc w:val="both"/>
              <w:rPr>
                <w:ins w:id="961" w:author="Chara Katiri" w:date="2015-04-12T15:28:00Z"/>
                <w:rFonts w:ascii="Times" w:hAnsi="Times" w:cs="Times New Roman"/>
                <w:sz w:val="22"/>
                <w:szCs w:val="22"/>
              </w:rPr>
            </w:pPr>
            <w:ins w:id="962" w:author="Chara Katiri" w:date="2015-04-12T15:28:00Z">
              <w:r w:rsidRPr="00802990">
                <w:rPr>
                  <w:rFonts w:ascii="Times" w:hAnsi="Times" w:cs="Times New Roman"/>
                  <w:sz w:val="22"/>
                  <w:szCs w:val="22"/>
                </w:rPr>
                <w:t>The system must forbid access to users with invalid username.</w:t>
              </w:r>
            </w:ins>
          </w:p>
        </w:tc>
        <w:tc>
          <w:tcPr>
            <w:tcW w:w="1274" w:type="dxa"/>
          </w:tcPr>
          <w:p w14:paraId="0FA2095E" w14:textId="1ABC87F2" w:rsidR="007E3300" w:rsidRPr="00802990" w:rsidRDefault="00A31F94" w:rsidP="00802990">
            <w:pPr>
              <w:pStyle w:val="ListParagraph"/>
              <w:spacing w:line="360" w:lineRule="auto"/>
              <w:ind w:left="0"/>
              <w:jc w:val="both"/>
              <w:rPr>
                <w:ins w:id="963" w:author="Chara Katiri" w:date="2015-04-12T15:28:00Z"/>
                <w:rFonts w:ascii="Times" w:hAnsi="Times" w:cs="Times New Roman"/>
                <w:sz w:val="22"/>
                <w:szCs w:val="22"/>
              </w:rPr>
            </w:pPr>
            <w:ins w:id="964" w:author="Chara Katiri" w:date="2015-04-12T17:41:00Z">
              <w:r w:rsidRPr="00802990">
                <w:rPr>
                  <w:rFonts w:ascii="Times" w:hAnsi="Times" w:cs="Times New Roman"/>
                  <w:sz w:val="22"/>
                  <w:szCs w:val="22"/>
                </w:rPr>
                <w:t>Functional</w:t>
              </w:r>
            </w:ins>
          </w:p>
        </w:tc>
        <w:tc>
          <w:tcPr>
            <w:tcW w:w="1609" w:type="dxa"/>
          </w:tcPr>
          <w:p w14:paraId="564E04CF" w14:textId="77777777" w:rsidR="007E3300" w:rsidRPr="00802990" w:rsidRDefault="007E3300" w:rsidP="00802990">
            <w:pPr>
              <w:pStyle w:val="ListParagraph"/>
              <w:spacing w:line="360" w:lineRule="auto"/>
              <w:ind w:left="0"/>
              <w:jc w:val="both"/>
              <w:rPr>
                <w:ins w:id="965" w:author="Chara Katiri" w:date="2015-04-12T15:28:00Z"/>
                <w:rFonts w:ascii="Times" w:hAnsi="Times" w:cs="Times New Roman"/>
                <w:sz w:val="22"/>
                <w:szCs w:val="22"/>
              </w:rPr>
            </w:pPr>
          </w:p>
        </w:tc>
        <w:tc>
          <w:tcPr>
            <w:tcW w:w="1169" w:type="dxa"/>
          </w:tcPr>
          <w:p w14:paraId="0A1B52BE" w14:textId="2271AA0F" w:rsidR="007E3300" w:rsidRPr="00802990" w:rsidRDefault="00A31F94" w:rsidP="00802990">
            <w:pPr>
              <w:pStyle w:val="ListParagraph"/>
              <w:spacing w:line="360" w:lineRule="auto"/>
              <w:ind w:left="0"/>
              <w:jc w:val="both"/>
              <w:rPr>
                <w:ins w:id="966" w:author="Chara Katiri" w:date="2015-04-12T15:28:00Z"/>
                <w:rFonts w:ascii="Times" w:hAnsi="Times" w:cs="Times New Roman"/>
                <w:sz w:val="22"/>
                <w:szCs w:val="22"/>
              </w:rPr>
            </w:pPr>
            <w:ins w:id="967" w:author="Chara Katiri" w:date="2015-04-12T17:41:00Z">
              <w:r w:rsidRPr="00802990">
                <w:rPr>
                  <w:rFonts w:ascii="Times" w:hAnsi="Times" w:cs="Times New Roman"/>
                  <w:sz w:val="22"/>
                  <w:szCs w:val="22"/>
                </w:rPr>
                <w:t>M</w:t>
              </w:r>
            </w:ins>
          </w:p>
        </w:tc>
      </w:tr>
      <w:tr w:rsidR="007E3300" w:rsidRPr="00802990" w14:paraId="0F8F5F89" w14:textId="77777777" w:rsidTr="007E3300">
        <w:trPr>
          <w:ins w:id="968" w:author="Chara Katiri" w:date="2015-04-12T15:28:00Z"/>
        </w:trPr>
        <w:tc>
          <w:tcPr>
            <w:tcW w:w="1116" w:type="dxa"/>
          </w:tcPr>
          <w:p w14:paraId="5EF37A29" w14:textId="64F70A92" w:rsidR="007E3300" w:rsidRPr="00802990" w:rsidRDefault="00A31F94" w:rsidP="00802990">
            <w:pPr>
              <w:pStyle w:val="ListParagraph"/>
              <w:spacing w:line="360" w:lineRule="auto"/>
              <w:ind w:left="0"/>
              <w:jc w:val="both"/>
              <w:rPr>
                <w:ins w:id="969" w:author="Chara Katiri" w:date="2015-04-12T15:28:00Z"/>
                <w:rFonts w:ascii="Times" w:hAnsi="Times" w:cs="Times New Roman"/>
                <w:sz w:val="22"/>
                <w:szCs w:val="22"/>
              </w:rPr>
            </w:pPr>
            <w:ins w:id="970" w:author="Chara Katiri" w:date="2015-04-12T17:41:00Z">
              <w:r w:rsidRPr="00802990">
                <w:rPr>
                  <w:rFonts w:ascii="Times" w:hAnsi="Times" w:cs="Times New Roman"/>
                  <w:sz w:val="22"/>
                  <w:szCs w:val="22"/>
                </w:rPr>
                <w:t>6</w:t>
              </w:r>
            </w:ins>
          </w:p>
        </w:tc>
        <w:tc>
          <w:tcPr>
            <w:tcW w:w="3960" w:type="dxa"/>
          </w:tcPr>
          <w:p w14:paraId="3DA269FC" w14:textId="77777777" w:rsidR="007E3300" w:rsidRPr="00802990" w:rsidRDefault="007E3300" w:rsidP="00802990">
            <w:pPr>
              <w:pStyle w:val="ListParagraph"/>
              <w:spacing w:line="360" w:lineRule="auto"/>
              <w:ind w:left="0"/>
              <w:jc w:val="both"/>
              <w:rPr>
                <w:ins w:id="971" w:author="Chara Katiri" w:date="2015-04-12T15:28:00Z"/>
                <w:rFonts w:ascii="Times" w:hAnsi="Times" w:cs="Times New Roman"/>
                <w:sz w:val="22"/>
                <w:szCs w:val="22"/>
              </w:rPr>
            </w:pPr>
            <w:ins w:id="972" w:author="Chara Katiri" w:date="2015-04-12T15:28:00Z">
              <w:r w:rsidRPr="00802990">
                <w:rPr>
                  <w:rFonts w:ascii="Times" w:hAnsi="Times" w:cs="Times New Roman"/>
                  <w:sz w:val="22"/>
                  <w:szCs w:val="22"/>
                </w:rPr>
                <w:t>The system must provide a ‘Forgot my password’ functionality to allow users reset their password.</w:t>
              </w:r>
            </w:ins>
          </w:p>
        </w:tc>
        <w:tc>
          <w:tcPr>
            <w:tcW w:w="1274" w:type="dxa"/>
          </w:tcPr>
          <w:p w14:paraId="1AC8C263" w14:textId="4DB8151F" w:rsidR="007E3300" w:rsidRPr="00802990" w:rsidRDefault="00A31F94" w:rsidP="00802990">
            <w:pPr>
              <w:pStyle w:val="ListParagraph"/>
              <w:spacing w:line="360" w:lineRule="auto"/>
              <w:ind w:left="0"/>
              <w:jc w:val="both"/>
              <w:rPr>
                <w:ins w:id="973" w:author="Chara Katiri" w:date="2015-04-12T15:28:00Z"/>
                <w:rFonts w:ascii="Times" w:hAnsi="Times" w:cs="Times New Roman"/>
                <w:sz w:val="22"/>
                <w:szCs w:val="22"/>
              </w:rPr>
            </w:pPr>
            <w:ins w:id="974" w:author="Chara Katiri" w:date="2015-04-12T17:41:00Z">
              <w:r w:rsidRPr="00802990">
                <w:rPr>
                  <w:rFonts w:ascii="Times" w:hAnsi="Times" w:cs="Times New Roman"/>
                  <w:sz w:val="22"/>
                  <w:szCs w:val="22"/>
                </w:rPr>
                <w:t>Functional</w:t>
              </w:r>
            </w:ins>
          </w:p>
        </w:tc>
        <w:tc>
          <w:tcPr>
            <w:tcW w:w="1609" w:type="dxa"/>
          </w:tcPr>
          <w:p w14:paraId="22D621A4" w14:textId="77777777" w:rsidR="007E3300" w:rsidRPr="00802990" w:rsidRDefault="007E3300" w:rsidP="00802990">
            <w:pPr>
              <w:pStyle w:val="ListParagraph"/>
              <w:spacing w:line="360" w:lineRule="auto"/>
              <w:ind w:left="0"/>
              <w:jc w:val="both"/>
              <w:rPr>
                <w:ins w:id="975" w:author="Chara Katiri" w:date="2015-04-12T15:28:00Z"/>
                <w:rFonts w:ascii="Times" w:hAnsi="Times" w:cs="Times New Roman"/>
                <w:sz w:val="22"/>
                <w:szCs w:val="22"/>
              </w:rPr>
            </w:pPr>
          </w:p>
        </w:tc>
        <w:tc>
          <w:tcPr>
            <w:tcW w:w="1169" w:type="dxa"/>
          </w:tcPr>
          <w:p w14:paraId="0BD5439C" w14:textId="7D95BA3E" w:rsidR="007E3300" w:rsidRPr="00802990" w:rsidRDefault="00A31F94" w:rsidP="00802990">
            <w:pPr>
              <w:pStyle w:val="ListParagraph"/>
              <w:spacing w:line="360" w:lineRule="auto"/>
              <w:ind w:left="0"/>
              <w:jc w:val="both"/>
              <w:rPr>
                <w:ins w:id="976" w:author="Chara Katiri" w:date="2015-04-12T15:28:00Z"/>
                <w:rFonts w:ascii="Times" w:hAnsi="Times" w:cs="Times New Roman"/>
                <w:sz w:val="22"/>
                <w:szCs w:val="22"/>
              </w:rPr>
            </w:pPr>
            <w:ins w:id="977" w:author="Chara Katiri" w:date="2015-04-12T17:41:00Z">
              <w:r w:rsidRPr="00802990">
                <w:rPr>
                  <w:rFonts w:ascii="Times" w:hAnsi="Times" w:cs="Times New Roman"/>
                  <w:sz w:val="22"/>
                  <w:szCs w:val="22"/>
                </w:rPr>
                <w:t>M</w:t>
              </w:r>
            </w:ins>
          </w:p>
        </w:tc>
      </w:tr>
      <w:tr w:rsidR="007E3300" w:rsidRPr="00802990" w14:paraId="25110705" w14:textId="77777777" w:rsidTr="007E3300">
        <w:trPr>
          <w:ins w:id="978" w:author="Chara Katiri" w:date="2015-04-12T15:28:00Z"/>
        </w:trPr>
        <w:tc>
          <w:tcPr>
            <w:tcW w:w="1116" w:type="dxa"/>
          </w:tcPr>
          <w:p w14:paraId="0A50D687" w14:textId="745D6425" w:rsidR="007E3300" w:rsidRPr="00802990" w:rsidRDefault="00A31F94" w:rsidP="00802990">
            <w:pPr>
              <w:pStyle w:val="ListParagraph"/>
              <w:spacing w:line="360" w:lineRule="auto"/>
              <w:ind w:left="0"/>
              <w:jc w:val="both"/>
              <w:rPr>
                <w:ins w:id="979" w:author="Chara Katiri" w:date="2015-04-12T15:28:00Z"/>
                <w:rFonts w:ascii="Times" w:hAnsi="Times" w:cs="Times New Roman"/>
                <w:sz w:val="22"/>
                <w:szCs w:val="22"/>
              </w:rPr>
            </w:pPr>
            <w:ins w:id="980" w:author="Chara Katiri" w:date="2015-04-12T17:41:00Z">
              <w:r w:rsidRPr="00802990">
                <w:rPr>
                  <w:rFonts w:ascii="Times" w:hAnsi="Times" w:cs="Times New Roman"/>
                  <w:sz w:val="22"/>
                  <w:szCs w:val="22"/>
                </w:rPr>
                <w:t>7</w:t>
              </w:r>
            </w:ins>
          </w:p>
        </w:tc>
        <w:tc>
          <w:tcPr>
            <w:tcW w:w="3960" w:type="dxa"/>
          </w:tcPr>
          <w:p w14:paraId="5A429EA8" w14:textId="226452AE" w:rsidR="007E3300" w:rsidRPr="00802990" w:rsidRDefault="007E3300" w:rsidP="00802990">
            <w:pPr>
              <w:pStyle w:val="ListParagraph"/>
              <w:spacing w:line="360" w:lineRule="auto"/>
              <w:ind w:left="0"/>
              <w:jc w:val="both"/>
              <w:rPr>
                <w:ins w:id="981" w:author="Chara Katiri" w:date="2015-04-12T15:28:00Z"/>
                <w:rFonts w:ascii="Times" w:hAnsi="Times" w:cs="Times New Roman"/>
                <w:sz w:val="22"/>
                <w:szCs w:val="22"/>
              </w:rPr>
            </w:pPr>
            <w:ins w:id="982" w:author="Chara Katiri" w:date="2015-04-12T15:28:00Z">
              <w:r w:rsidRPr="00802990">
                <w:rPr>
                  <w:rFonts w:ascii="Times" w:hAnsi="Times" w:cs="Times New Roman"/>
                  <w:sz w:val="22"/>
                  <w:szCs w:val="22"/>
                </w:rPr>
                <w:t xml:space="preserve">The system must provide </w:t>
              </w:r>
            </w:ins>
            <w:ins w:id="983" w:author="Chara Katiri" w:date="2015-04-12T17:41:00Z">
              <w:r w:rsidR="00A31F94" w:rsidRPr="00802990">
                <w:rPr>
                  <w:rFonts w:ascii="Times" w:hAnsi="Times" w:cs="Times New Roman"/>
                  <w:sz w:val="22"/>
                  <w:szCs w:val="22"/>
                </w:rPr>
                <w:t>logout</w:t>
              </w:r>
            </w:ins>
            <w:ins w:id="984" w:author="Chara Katiri" w:date="2015-04-12T15:28:00Z">
              <w:r w:rsidRPr="00802990">
                <w:rPr>
                  <w:rFonts w:ascii="Times" w:hAnsi="Times" w:cs="Times New Roman"/>
                  <w:sz w:val="22"/>
                  <w:szCs w:val="22"/>
                </w:rPr>
                <w:t xml:space="preserve"> functionality. </w:t>
              </w:r>
            </w:ins>
          </w:p>
        </w:tc>
        <w:tc>
          <w:tcPr>
            <w:tcW w:w="1274" w:type="dxa"/>
          </w:tcPr>
          <w:p w14:paraId="48CD73EA" w14:textId="2A0F27AC" w:rsidR="007E3300" w:rsidRPr="00802990" w:rsidRDefault="00A31F94" w:rsidP="00802990">
            <w:pPr>
              <w:pStyle w:val="ListParagraph"/>
              <w:spacing w:line="360" w:lineRule="auto"/>
              <w:ind w:left="0"/>
              <w:jc w:val="both"/>
              <w:rPr>
                <w:ins w:id="985" w:author="Chara Katiri" w:date="2015-04-12T15:28:00Z"/>
                <w:rFonts w:ascii="Times" w:hAnsi="Times" w:cs="Times New Roman"/>
                <w:sz w:val="22"/>
                <w:szCs w:val="22"/>
              </w:rPr>
            </w:pPr>
            <w:ins w:id="986" w:author="Chara Katiri" w:date="2015-04-12T17:41:00Z">
              <w:r w:rsidRPr="00802990">
                <w:rPr>
                  <w:rFonts w:ascii="Times" w:hAnsi="Times" w:cs="Times New Roman"/>
                  <w:sz w:val="22"/>
                  <w:szCs w:val="22"/>
                </w:rPr>
                <w:t>Functional</w:t>
              </w:r>
            </w:ins>
          </w:p>
        </w:tc>
        <w:tc>
          <w:tcPr>
            <w:tcW w:w="1609" w:type="dxa"/>
          </w:tcPr>
          <w:p w14:paraId="0CE4AC88" w14:textId="77777777" w:rsidR="007E3300" w:rsidRPr="00802990" w:rsidRDefault="007E3300" w:rsidP="00802990">
            <w:pPr>
              <w:pStyle w:val="ListParagraph"/>
              <w:spacing w:line="360" w:lineRule="auto"/>
              <w:ind w:left="0"/>
              <w:jc w:val="both"/>
              <w:rPr>
                <w:ins w:id="987" w:author="Chara Katiri" w:date="2015-04-12T15:28:00Z"/>
                <w:rFonts w:ascii="Times" w:hAnsi="Times" w:cs="Times New Roman"/>
                <w:sz w:val="22"/>
                <w:szCs w:val="22"/>
              </w:rPr>
            </w:pPr>
          </w:p>
        </w:tc>
        <w:tc>
          <w:tcPr>
            <w:tcW w:w="1169" w:type="dxa"/>
          </w:tcPr>
          <w:p w14:paraId="3BBB8CB0" w14:textId="7416D096" w:rsidR="007E3300" w:rsidRPr="00802990" w:rsidRDefault="00A31F94" w:rsidP="00802990">
            <w:pPr>
              <w:pStyle w:val="ListParagraph"/>
              <w:spacing w:line="360" w:lineRule="auto"/>
              <w:ind w:left="0"/>
              <w:jc w:val="both"/>
              <w:rPr>
                <w:ins w:id="988" w:author="Chara Katiri" w:date="2015-04-12T15:28:00Z"/>
                <w:rFonts w:ascii="Times" w:hAnsi="Times" w:cs="Times New Roman"/>
                <w:sz w:val="22"/>
                <w:szCs w:val="22"/>
              </w:rPr>
            </w:pPr>
            <w:ins w:id="989" w:author="Chara Katiri" w:date="2015-04-12T17:41:00Z">
              <w:r w:rsidRPr="00802990">
                <w:rPr>
                  <w:rFonts w:ascii="Times" w:hAnsi="Times" w:cs="Times New Roman"/>
                  <w:sz w:val="22"/>
                  <w:szCs w:val="22"/>
                </w:rPr>
                <w:t>M</w:t>
              </w:r>
            </w:ins>
          </w:p>
        </w:tc>
      </w:tr>
      <w:tr w:rsidR="007E3300" w:rsidRPr="00802990" w14:paraId="599AFA53" w14:textId="77777777" w:rsidTr="007E3300">
        <w:trPr>
          <w:ins w:id="990" w:author="Chara Katiri" w:date="2015-04-12T15:28:00Z"/>
        </w:trPr>
        <w:tc>
          <w:tcPr>
            <w:tcW w:w="1116" w:type="dxa"/>
          </w:tcPr>
          <w:p w14:paraId="1946FE72" w14:textId="65F01788" w:rsidR="007E3300" w:rsidRPr="00802990" w:rsidRDefault="00D71A41" w:rsidP="00802990">
            <w:pPr>
              <w:pStyle w:val="ListParagraph"/>
              <w:spacing w:line="360" w:lineRule="auto"/>
              <w:ind w:left="0"/>
              <w:jc w:val="both"/>
              <w:rPr>
                <w:ins w:id="991" w:author="Chara Katiri" w:date="2015-04-12T15:28:00Z"/>
                <w:rFonts w:ascii="Times" w:hAnsi="Times" w:cs="Times New Roman"/>
                <w:sz w:val="22"/>
                <w:szCs w:val="22"/>
              </w:rPr>
            </w:pPr>
            <w:ins w:id="992" w:author="Chara Katiri" w:date="2015-04-12T17:42:00Z">
              <w:r w:rsidRPr="00802990">
                <w:rPr>
                  <w:rFonts w:ascii="Times" w:hAnsi="Times" w:cs="Times New Roman"/>
                  <w:sz w:val="22"/>
                  <w:szCs w:val="22"/>
                </w:rPr>
                <w:t>8</w:t>
              </w:r>
            </w:ins>
          </w:p>
        </w:tc>
        <w:tc>
          <w:tcPr>
            <w:tcW w:w="3960" w:type="dxa"/>
          </w:tcPr>
          <w:p w14:paraId="539C14A9" w14:textId="0A4A3998" w:rsidR="007E3300" w:rsidRPr="00802990" w:rsidRDefault="007E3300" w:rsidP="00802990">
            <w:pPr>
              <w:pStyle w:val="ListParagraph"/>
              <w:spacing w:line="360" w:lineRule="auto"/>
              <w:ind w:left="0"/>
              <w:jc w:val="both"/>
              <w:rPr>
                <w:ins w:id="993" w:author="Chara Katiri" w:date="2015-04-12T15:28:00Z"/>
                <w:rFonts w:ascii="Times" w:hAnsi="Times" w:cs="Times New Roman"/>
                <w:sz w:val="22"/>
                <w:szCs w:val="22"/>
              </w:rPr>
            </w:pPr>
            <w:ins w:id="994" w:author="Chara Katiri" w:date="2015-04-12T15:28:00Z">
              <w:r w:rsidRPr="00802990">
                <w:rPr>
                  <w:rFonts w:ascii="Times" w:hAnsi="Times" w:cs="Times New Roman"/>
                  <w:sz w:val="22"/>
                  <w:szCs w:val="22"/>
                </w:rPr>
                <w:t xml:space="preserve">The system won’t require the users to register. The login process will be based on the existing </w:t>
              </w:r>
              <w:proofErr w:type="spellStart"/>
              <w:r w:rsidRPr="00802990">
                <w:rPr>
                  <w:rFonts w:ascii="Times" w:hAnsi="Times" w:cs="Times New Roman"/>
                  <w:sz w:val="22"/>
                  <w:szCs w:val="22"/>
                </w:rPr>
                <w:t>UoS</w:t>
              </w:r>
              <w:proofErr w:type="spellEnd"/>
              <w:r w:rsidRPr="00802990">
                <w:rPr>
                  <w:rFonts w:ascii="Times" w:hAnsi="Times" w:cs="Times New Roman"/>
                  <w:sz w:val="22"/>
                  <w:szCs w:val="22"/>
                </w:rPr>
                <w:t xml:space="preserve"> Active Directory (AD) groups. New </w:t>
              </w:r>
            </w:ins>
            <w:ins w:id="995" w:author="Chara Katiri" w:date="2015-04-12T15:35:00Z">
              <w:r w:rsidR="00810221" w:rsidRPr="00802990">
                <w:rPr>
                  <w:rFonts w:ascii="Times" w:hAnsi="Times" w:cs="Times New Roman"/>
                  <w:sz w:val="22"/>
                  <w:szCs w:val="22"/>
                </w:rPr>
                <w:t>students</w:t>
              </w:r>
            </w:ins>
            <w:ins w:id="996" w:author="Chara Katiri" w:date="2015-04-12T15:28:00Z">
              <w:r w:rsidRPr="00802990">
                <w:rPr>
                  <w:rFonts w:ascii="Times" w:hAnsi="Times" w:cs="Times New Roman"/>
                  <w:sz w:val="22"/>
                  <w:szCs w:val="22"/>
                </w:rPr>
                <w:t xml:space="preserve"> will be automatically added in the </w:t>
              </w:r>
            </w:ins>
            <w:ins w:id="997" w:author="Chara Katiri" w:date="2015-04-12T15:35:00Z">
              <w:r w:rsidR="00810221" w:rsidRPr="00802990">
                <w:rPr>
                  <w:rFonts w:ascii="Times" w:hAnsi="Times" w:cs="Times New Roman"/>
                  <w:sz w:val="22"/>
                  <w:szCs w:val="22"/>
                </w:rPr>
                <w:t>AD group and they will be able to access the website</w:t>
              </w:r>
            </w:ins>
            <w:ins w:id="998" w:author="Chara Katiri" w:date="2015-04-12T15:28:00Z">
              <w:r w:rsidRPr="00802990">
                <w:rPr>
                  <w:rFonts w:ascii="Times" w:hAnsi="Times" w:cs="Times New Roman"/>
                  <w:sz w:val="22"/>
                  <w:szCs w:val="22"/>
                </w:rPr>
                <w:t xml:space="preserve">. </w:t>
              </w:r>
            </w:ins>
          </w:p>
        </w:tc>
        <w:tc>
          <w:tcPr>
            <w:tcW w:w="1274" w:type="dxa"/>
          </w:tcPr>
          <w:p w14:paraId="25D1688B" w14:textId="77777777" w:rsidR="007E3300" w:rsidRPr="00802990" w:rsidRDefault="007E3300" w:rsidP="00802990">
            <w:pPr>
              <w:pStyle w:val="ListParagraph"/>
              <w:spacing w:line="360" w:lineRule="auto"/>
              <w:ind w:left="0"/>
              <w:jc w:val="both"/>
              <w:rPr>
                <w:ins w:id="999" w:author="Chara Katiri" w:date="2015-04-12T15:28:00Z"/>
                <w:rFonts w:ascii="Times" w:hAnsi="Times" w:cs="Times New Roman"/>
                <w:sz w:val="22"/>
                <w:szCs w:val="22"/>
              </w:rPr>
            </w:pPr>
            <w:ins w:id="1000" w:author="Chara Katiri" w:date="2015-04-12T15:28:00Z">
              <w:r w:rsidRPr="00802990">
                <w:rPr>
                  <w:rFonts w:ascii="Times" w:hAnsi="Times" w:cs="Times New Roman"/>
                  <w:sz w:val="22"/>
                  <w:szCs w:val="22"/>
                </w:rPr>
                <w:t>Functional</w:t>
              </w:r>
            </w:ins>
          </w:p>
        </w:tc>
        <w:tc>
          <w:tcPr>
            <w:tcW w:w="1609" w:type="dxa"/>
          </w:tcPr>
          <w:p w14:paraId="6DA46B78" w14:textId="77777777" w:rsidR="007E3300" w:rsidRPr="00802990" w:rsidRDefault="007E3300" w:rsidP="00802990">
            <w:pPr>
              <w:pStyle w:val="ListParagraph"/>
              <w:spacing w:line="360" w:lineRule="auto"/>
              <w:ind w:left="0"/>
              <w:jc w:val="both"/>
              <w:rPr>
                <w:ins w:id="1001" w:author="Chara Katiri" w:date="2015-04-12T15:28:00Z"/>
                <w:rFonts w:ascii="Times" w:hAnsi="Times" w:cs="Times New Roman"/>
                <w:sz w:val="22"/>
                <w:szCs w:val="22"/>
              </w:rPr>
            </w:pPr>
          </w:p>
        </w:tc>
        <w:tc>
          <w:tcPr>
            <w:tcW w:w="1169" w:type="dxa"/>
          </w:tcPr>
          <w:p w14:paraId="57BBC5AA" w14:textId="77777777" w:rsidR="007E3300" w:rsidRPr="00802990" w:rsidRDefault="007E3300" w:rsidP="00802990">
            <w:pPr>
              <w:pStyle w:val="ListParagraph"/>
              <w:spacing w:line="360" w:lineRule="auto"/>
              <w:ind w:left="0"/>
              <w:jc w:val="both"/>
              <w:rPr>
                <w:ins w:id="1002" w:author="Chara Katiri" w:date="2015-04-12T15:28:00Z"/>
                <w:rFonts w:ascii="Times" w:hAnsi="Times" w:cs="Times New Roman"/>
                <w:sz w:val="22"/>
                <w:szCs w:val="22"/>
              </w:rPr>
            </w:pPr>
            <w:ins w:id="1003" w:author="Chara Katiri" w:date="2015-04-12T15:28:00Z">
              <w:r w:rsidRPr="00802990">
                <w:rPr>
                  <w:rFonts w:ascii="Times" w:hAnsi="Times" w:cs="Times New Roman"/>
                  <w:sz w:val="22"/>
                  <w:szCs w:val="22"/>
                </w:rPr>
                <w:t>W</w:t>
              </w:r>
            </w:ins>
          </w:p>
        </w:tc>
      </w:tr>
      <w:tr w:rsidR="00810221" w:rsidRPr="00802990" w14:paraId="28BD4D39" w14:textId="77777777" w:rsidTr="00810221">
        <w:tblPrEx>
          <w:tblPrExChange w:id="1004" w:author="Chara Katiri" w:date="2015-04-12T15:31:00Z">
            <w:tblPrEx>
              <w:tblW w:w="9128" w:type="dxa"/>
            </w:tblPrEx>
          </w:tblPrExChange>
        </w:tblPrEx>
        <w:trPr>
          <w:ins w:id="1005" w:author="Chara Katiri" w:date="2015-04-12T15:31:00Z"/>
          <w:trPrChange w:id="1006" w:author="Chara Katiri" w:date="2015-04-12T15:31:00Z">
            <w:trPr>
              <w:gridBefore w:val="1"/>
              <w:gridAfter w:val="0"/>
            </w:trPr>
          </w:trPrChange>
        </w:trPr>
        <w:tc>
          <w:tcPr>
            <w:tcW w:w="1116" w:type="dxa"/>
            <w:shd w:val="clear" w:color="auto" w:fill="4F81BD" w:themeFill="accent1"/>
            <w:tcPrChange w:id="1007" w:author="Chara Katiri" w:date="2015-04-12T15:31:00Z">
              <w:tcPr>
                <w:tcW w:w="1116" w:type="dxa"/>
                <w:gridSpan w:val="2"/>
              </w:tcPr>
            </w:tcPrChange>
          </w:tcPr>
          <w:p w14:paraId="1617742F" w14:textId="77777777" w:rsidR="00810221" w:rsidRPr="00802990" w:rsidRDefault="00810221" w:rsidP="00802990">
            <w:pPr>
              <w:pStyle w:val="ListParagraph"/>
              <w:spacing w:line="360" w:lineRule="auto"/>
              <w:ind w:left="0"/>
              <w:jc w:val="both"/>
              <w:rPr>
                <w:ins w:id="1008" w:author="Chara Katiri" w:date="2015-04-12T15:31:00Z"/>
                <w:rFonts w:ascii="Times" w:hAnsi="Times" w:cs="Times New Roman"/>
                <w:sz w:val="22"/>
                <w:szCs w:val="22"/>
              </w:rPr>
            </w:pPr>
          </w:p>
        </w:tc>
        <w:tc>
          <w:tcPr>
            <w:tcW w:w="3960" w:type="dxa"/>
            <w:shd w:val="clear" w:color="auto" w:fill="4F81BD" w:themeFill="accent1"/>
            <w:tcPrChange w:id="1009" w:author="Chara Katiri" w:date="2015-04-12T15:31:00Z">
              <w:tcPr>
                <w:tcW w:w="3960" w:type="dxa"/>
                <w:gridSpan w:val="2"/>
              </w:tcPr>
            </w:tcPrChange>
          </w:tcPr>
          <w:p w14:paraId="1CD0DBE3" w14:textId="0555C125" w:rsidR="00810221" w:rsidRPr="00802990" w:rsidRDefault="00810221" w:rsidP="00802990">
            <w:pPr>
              <w:pStyle w:val="ListParagraph"/>
              <w:spacing w:line="360" w:lineRule="auto"/>
              <w:ind w:left="0"/>
              <w:jc w:val="both"/>
              <w:rPr>
                <w:ins w:id="1010" w:author="Chara Katiri" w:date="2015-04-12T15:31:00Z"/>
                <w:rFonts w:ascii="Times" w:hAnsi="Times" w:cs="Times New Roman"/>
                <w:sz w:val="22"/>
                <w:szCs w:val="22"/>
              </w:rPr>
            </w:pPr>
            <w:ins w:id="1011" w:author="Chara Katiri" w:date="2015-04-12T15:31:00Z">
              <w:r w:rsidRPr="00802990">
                <w:rPr>
                  <w:rFonts w:ascii="Times" w:hAnsi="Times" w:cs="Times New Roman"/>
                  <w:sz w:val="22"/>
                  <w:szCs w:val="22"/>
                </w:rPr>
                <w:t xml:space="preserve">Validation </w:t>
              </w:r>
            </w:ins>
          </w:p>
        </w:tc>
        <w:tc>
          <w:tcPr>
            <w:tcW w:w="1274" w:type="dxa"/>
            <w:shd w:val="clear" w:color="auto" w:fill="4F81BD" w:themeFill="accent1"/>
            <w:tcPrChange w:id="1012" w:author="Chara Katiri" w:date="2015-04-12T15:31:00Z">
              <w:tcPr>
                <w:tcW w:w="1274" w:type="dxa"/>
              </w:tcPr>
            </w:tcPrChange>
          </w:tcPr>
          <w:p w14:paraId="13904F69" w14:textId="77777777" w:rsidR="00810221" w:rsidRPr="00802990" w:rsidRDefault="00810221" w:rsidP="00802990">
            <w:pPr>
              <w:pStyle w:val="ListParagraph"/>
              <w:spacing w:line="360" w:lineRule="auto"/>
              <w:ind w:left="0"/>
              <w:jc w:val="both"/>
              <w:rPr>
                <w:ins w:id="1013" w:author="Chara Katiri" w:date="2015-04-12T15:31:00Z"/>
                <w:rFonts w:ascii="Times" w:hAnsi="Times" w:cs="Times New Roman"/>
                <w:sz w:val="22"/>
                <w:szCs w:val="22"/>
              </w:rPr>
            </w:pPr>
          </w:p>
        </w:tc>
        <w:tc>
          <w:tcPr>
            <w:tcW w:w="1609" w:type="dxa"/>
            <w:shd w:val="clear" w:color="auto" w:fill="4F81BD" w:themeFill="accent1"/>
            <w:tcPrChange w:id="1014" w:author="Chara Katiri" w:date="2015-04-12T15:31:00Z">
              <w:tcPr>
                <w:tcW w:w="1609" w:type="dxa"/>
                <w:gridSpan w:val="3"/>
              </w:tcPr>
            </w:tcPrChange>
          </w:tcPr>
          <w:p w14:paraId="22432E9C" w14:textId="77777777" w:rsidR="00810221" w:rsidRPr="00802990" w:rsidRDefault="00810221" w:rsidP="00802990">
            <w:pPr>
              <w:pStyle w:val="ListParagraph"/>
              <w:spacing w:line="360" w:lineRule="auto"/>
              <w:ind w:left="0"/>
              <w:jc w:val="both"/>
              <w:rPr>
                <w:ins w:id="1015" w:author="Chara Katiri" w:date="2015-04-12T15:31:00Z"/>
                <w:rFonts w:ascii="Times" w:hAnsi="Times" w:cs="Times New Roman"/>
                <w:sz w:val="22"/>
                <w:szCs w:val="22"/>
              </w:rPr>
            </w:pPr>
          </w:p>
        </w:tc>
        <w:tc>
          <w:tcPr>
            <w:tcW w:w="1169" w:type="dxa"/>
            <w:shd w:val="clear" w:color="auto" w:fill="4F81BD" w:themeFill="accent1"/>
            <w:tcPrChange w:id="1016" w:author="Chara Katiri" w:date="2015-04-12T15:31:00Z">
              <w:tcPr>
                <w:tcW w:w="1169" w:type="dxa"/>
                <w:gridSpan w:val="2"/>
              </w:tcPr>
            </w:tcPrChange>
          </w:tcPr>
          <w:p w14:paraId="065FEABF" w14:textId="77777777" w:rsidR="00810221" w:rsidRPr="00802990" w:rsidRDefault="00810221" w:rsidP="00802990">
            <w:pPr>
              <w:pStyle w:val="ListParagraph"/>
              <w:spacing w:line="360" w:lineRule="auto"/>
              <w:ind w:left="0"/>
              <w:jc w:val="both"/>
              <w:rPr>
                <w:ins w:id="1017" w:author="Chara Katiri" w:date="2015-04-12T15:31:00Z"/>
                <w:rFonts w:ascii="Times" w:hAnsi="Times" w:cs="Times New Roman"/>
                <w:sz w:val="22"/>
                <w:szCs w:val="22"/>
              </w:rPr>
            </w:pPr>
          </w:p>
        </w:tc>
      </w:tr>
      <w:tr w:rsidR="00810221" w:rsidRPr="00802990" w14:paraId="0BE59B59" w14:textId="77777777" w:rsidTr="00C44BF6">
        <w:trPr>
          <w:ins w:id="1018" w:author="Chara Katiri" w:date="2015-04-12T15:31:00Z"/>
        </w:trPr>
        <w:tc>
          <w:tcPr>
            <w:tcW w:w="1116" w:type="dxa"/>
          </w:tcPr>
          <w:p w14:paraId="01484127" w14:textId="5BF9D76E" w:rsidR="00810221" w:rsidRPr="00802990" w:rsidRDefault="00D71A41" w:rsidP="00802990">
            <w:pPr>
              <w:pStyle w:val="ListParagraph"/>
              <w:spacing w:line="360" w:lineRule="auto"/>
              <w:ind w:left="0"/>
              <w:jc w:val="both"/>
              <w:rPr>
                <w:ins w:id="1019" w:author="Chara Katiri" w:date="2015-04-12T15:31:00Z"/>
                <w:rFonts w:ascii="Times" w:hAnsi="Times" w:cs="Times New Roman"/>
                <w:sz w:val="22"/>
                <w:szCs w:val="22"/>
              </w:rPr>
            </w:pPr>
            <w:ins w:id="1020" w:author="Chara Katiri" w:date="2015-04-12T15:31:00Z">
              <w:r w:rsidRPr="00802990">
                <w:rPr>
                  <w:rFonts w:ascii="Times" w:hAnsi="Times" w:cs="Times New Roman"/>
                  <w:sz w:val="22"/>
                  <w:szCs w:val="22"/>
                </w:rPr>
                <w:t>9</w:t>
              </w:r>
            </w:ins>
          </w:p>
        </w:tc>
        <w:tc>
          <w:tcPr>
            <w:tcW w:w="3960" w:type="dxa"/>
          </w:tcPr>
          <w:p w14:paraId="4BF8268C" w14:textId="24F5B69F" w:rsidR="00810221" w:rsidRPr="00802990" w:rsidRDefault="00810221" w:rsidP="00802990">
            <w:pPr>
              <w:pStyle w:val="ListParagraph"/>
              <w:spacing w:line="360" w:lineRule="auto"/>
              <w:ind w:left="0"/>
              <w:jc w:val="both"/>
              <w:rPr>
                <w:ins w:id="1021" w:author="Chara Katiri" w:date="2015-04-12T15:31:00Z"/>
                <w:rFonts w:ascii="Times" w:hAnsi="Times" w:cs="Times New Roman"/>
                <w:sz w:val="22"/>
                <w:szCs w:val="22"/>
              </w:rPr>
            </w:pPr>
            <w:ins w:id="1022" w:author="Chara Katiri" w:date="2015-04-12T15:31:00Z">
              <w:r w:rsidRPr="00802990">
                <w:rPr>
                  <w:rFonts w:ascii="Times" w:eastAsia="Times New Roman" w:hAnsi="Times" w:cs="Times New Roman"/>
                  <w:sz w:val="22"/>
                  <w:szCs w:val="22"/>
                  <w:lang w:val="en-GB"/>
                </w:rPr>
                <w:t xml:space="preserve">The </w:t>
              </w:r>
              <w:r w:rsidRPr="00802990">
                <w:rPr>
                  <w:rFonts w:ascii="Times" w:hAnsi="Times" w:cs="Times New Roman"/>
                  <w:sz w:val="22"/>
                  <w:szCs w:val="22"/>
                </w:rPr>
                <w:t xml:space="preserve">system </w:t>
              </w:r>
              <w:r w:rsidRPr="00802990">
                <w:rPr>
                  <w:rFonts w:ascii="Times" w:eastAsia="Times New Roman" w:hAnsi="Times" w:cs="Times New Roman"/>
                  <w:sz w:val="22"/>
                  <w:szCs w:val="22"/>
                  <w:lang w:val="en-GB"/>
                </w:rPr>
                <w:t xml:space="preserve">must validate the user </w:t>
              </w:r>
              <w:r w:rsidRPr="00802990">
                <w:rPr>
                  <w:rFonts w:ascii="Times" w:eastAsia="Times New Roman" w:hAnsi="Times" w:cs="Times New Roman"/>
                  <w:sz w:val="22"/>
                  <w:szCs w:val="22"/>
                  <w:lang w:val="en-GB"/>
                </w:rPr>
                <w:lastRenderedPageBreak/>
                <w:t xml:space="preserve">information upon login. </w:t>
              </w:r>
            </w:ins>
          </w:p>
        </w:tc>
        <w:tc>
          <w:tcPr>
            <w:tcW w:w="1274" w:type="dxa"/>
          </w:tcPr>
          <w:p w14:paraId="09EB973D" w14:textId="016BC430" w:rsidR="00810221" w:rsidRPr="00802990" w:rsidRDefault="00810221" w:rsidP="00802990">
            <w:pPr>
              <w:pStyle w:val="ListParagraph"/>
              <w:spacing w:line="360" w:lineRule="auto"/>
              <w:ind w:left="0"/>
              <w:jc w:val="both"/>
              <w:rPr>
                <w:ins w:id="1023" w:author="Chara Katiri" w:date="2015-04-12T15:31:00Z"/>
                <w:rFonts w:ascii="Times" w:hAnsi="Times" w:cs="Times New Roman"/>
                <w:sz w:val="22"/>
                <w:szCs w:val="22"/>
              </w:rPr>
            </w:pPr>
            <w:ins w:id="1024" w:author="Chara Katiri" w:date="2015-04-12T15:31:00Z">
              <w:r w:rsidRPr="00802990">
                <w:rPr>
                  <w:rFonts w:ascii="Times" w:hAnsi="Times" w:cs="Times New Roman"/>
                  <w:sz w:val="22"/>
                  <w:szCs w:val="22"/>
                </w:rPr>
                <w:lastRenderedPageBreak/>
                <w:t>Functional</w:t>
              </w:r>
            </w:ins>
          </w:p>
        </w:tc>
        <w:tc>
          <w:tcPr>
            <w:tcW w:w="1609" w:type="dxa"/>
          </w:tcPr>
          <w:p w14:paraId="2E15BDF4" w14:textId="1ACA9092" w:rsidR="00810221" w:rsidRPr="00802990" w:rsidRDefault="00810221" w:rsidP="00802990">
            <w:pPr>
              <w:pStyle w:val="ListParagraph"/>
              <w:spacing w:line="360" w:lineRule="auto"/>
              <w:ind w:left="0"/>
              <w:jc w:val="both"/>
              <w:rPr>
                <w:ins w:id="1025" w:author="Chara Katiri" w:date="2015-04-12T15:31:00Z"/>
                <w:rFonts w:ascii="Times" w:hAnsi="Times" w:cs="Times New Roman"/>
                <w:sz w:val="22"/>
                <w:szCs w:val="22"/>
              </w:rPr>
            </w:pPr>
          </w:p>
        </w:tc>
        <w:tc>
          <w:tcPr>
            <w:tcW w:w="1169" w:type="dxa"/>
          </w:tcPr>
          <w:p w14:paraId="1324F55D" w14:textId="4D73279D" w:rsidR="00810221" w:rsidRPr="00802990" w:rsidRDefault="00810221" w:rsidP="00802990">
            <w:pPr>
              <w:pStyle w:val="ListParagraph"/>
              <w:spacing w:line="360" w:lineRule="auto"/>
              <w:ind w:left="0"/>
              <w:jc w:val="both"/>
              <w:rPr>
                <w:ins w:id="1026" w:author="Chara Katiri" w:date="2015-04-12T15:31:00Z"/>
                <w:rFonts w:ascii="Times" w:hAnsi="Times" w:cs="Times New Roman"/>
                <w:sz w:val="22"/>
                <w:szCs w:val="22"/>
              </w:rPr>
            </w:pPr>
            <w:ins w:id="1027" w:author="Chara Katiri" w:date="2015-04-12T15:31:00Z">
              <w:r w:rsidRPr="00802990">
                <w:rPr>
                  <w:rFonts w:ascii="Times" w:hAnsi="Times" w:cs="Times New Roman"/>
                  <w:sz w:val="22"/>
                  <w:szCs w:val="22"/>
                </w:rPr>
                <w:t>M</w:t>
              </w:r>
            </w:ins>
          </w:p>
        </w:tc>
      </w:tr>
      <w:tr w:rsidR="00810221" w:rsidRPr="00802990" w14:paraId="2D540CB7" w14:textId="77777777" w:rsidTr="00C44BF6">
        <w:trPr>
          <w:ins w:id="1028" w:author="Chara Katiri" w:date="2015-04-12T15:31:00Z"/>
        </w:trPr>
        <w:tc>
          <w:tcPr>
            <w:tcW w:w="1116" w:type="dxa"/>
          </w:tcPr>
          <w:p w14:paraId="02855F68" w14:textId="0F9D6D95" w:rsidR="00810221" w:rsidRPr="00802990" w:rsidRDefault="00D71A41" w:rsidP="00802990">
            <w:pPr>
              <w:pStyle w:val="ListParagraph"/>
              <w:spacing w:line="360" w:lineRule="auto"/>
              <w:ind w:left="0"/>
              <w:jc w:val="both"/>
              <w:rPr>
                <w:ins w:id="1029" w:author="Chara Katiri" w:date="2015-04-12T15:31:00Z"/>
                <w:rFonts w:ascii="Times" w:hAnsi="Times" w:cs="Times New Roman"/>
                <w:sz w:val="22"/>
                <w:szCs w:val="22"/>
              </w:rPr>
            </w:pPr>
            <w:ins w:id="1030" w:author="Chara Katiri" w:date="2015-04-12T15:31:00Z">
              <w:r w:rsidRPr="00802990">
                <w:rPr>
                  <w:rFonts w:ascii="Times" w:hAnsi="Times" w:cs="Times New Roman"/>
                  <w:sz w:val="22"/>
                  <w:szCs w:val="22"/>
                </w:rPr>
                <w:lastRenderedPageBreak/>
                <w:t>9</w:t>
              </w:r>
              <w:r w:rsidR="00810221" w:rsidRPr="00802990">
                <w:rPr>
                  <w:rFonts w:ascii="Times" w:hAnsi="Times" w:cs="Times New Roman"/>
                  <w:sz w:val="22"/>
                  <w:szCs w:val="22"/>
                </w:rPr>
                <w:t>.1</w:t>
              </w:r>
            </w:ins>
          </w:p>
        </w:tc>
        <w:tc>
          <w:tcPr>
            <w:tcW w:w="3960" w:type="dxa"/>
          </w:tcPr>
          <w:p w14:paraId="51A9C37D" w14:textId="4A067014" w:rsidR="00810221" w:rsidRPr="00802990" w:rsidRDefault="00810221" w:rsidP="00802990">
            <w:pPr>
              <w:pStyle w:val="ListParagraph"/>
              <w:spacing w:line="360" w:lineRule="auto"/>
              <w:ind w:left="0"/>
              <w:jc w:val="both"/>
              <w:rPr>
                <w:ins w:id="1031" w:author="Chara Katiri" w:date="2015-04-12T15:31:00Z"/>
                <w:rFonts w:ascii="Times" w:hAnsi="Times" w:cs="Times New Roman"/>
                <w:sz w:val="22"/>
                <w:szCs w:val="22"/>
              </w:rPr>
            </w:pPr>
            <w:ins w:id="1032" w:author="Chara Katiri" w:date="2015-04-12T15:31:00Z">
              <w:r w:rsidRPr="00802990">
                <w:rPr>
                  <w:rFonts w:ascii="Times" w:hAnsi="Times" w:cs="Times New Roman"/>
                  <w:sz w:val="22"/>
                  <w:szCs w:val="22"/>
                </w:rPr>
                <w:t xml:space="preserve">A </w:t>
              </w:r>
              <w:proofErr w:type="spellStart"/>
              <w:r w:rsidRPr="00802990">
                <w:rPr>
                  <w:rFonts w:ascii="Times" w:hAnsi="Times" w:cs="Times New Roman"/>
                  <w:sz w:val="22"/>
                  <w:szCs w:val="22"/>
                </w:rPr>
                <w:t>UoS</w:t>
              </w:r>
              <w:proofErr w:type="spellEnd"/>
              <w:r w:rsidRPr="00802990">
                <w:rPr>
                  <w:rFonts w:ascii="Times" w:hAnsi="Times" w:cs="Times New Roman"/>
                  <w:sz w:val="22"/>
                  <w:szCs w:val="22"/>
                </w:rPr>
                <w:t xml:space="preserve"> Username must be provided in order to login. </w:t>
              </w:r>
            </w:ins>
          </w:p>
        </w:tc>
        <w:tc>
          <w:tcPr>
            <w:tcW w:w="1274" w:type="dxa"/>
          </w:tcPr>
          <w:p w14:paraId="78BD80C7" w14:textId="213DEC1F" w:rsidR="00810221" w:rsidRPr="00802990" w:rsidRDefault="00D71A41" w:rsidP="00802990">
            <w:pPr>
              <w:pStyle w:val="ListParagraph"/>
              <w:spacing w:line="360" w:lineRule="auto"/>
              <w:ind w:left="0"/>
              <w:jc w:val="both"/>
              <w:rPr>
                <w:ins w:id="1033" w:author="Chara Katiri" w:date="2015-04-12T15:31:00Z"/>
                <w:rFonts w:ascii="Times" w:hAnsi="Times" w:cs="Times New Roman"/>
                <w:sz w:val="22"/>
                <w:szCs w:val="22"/>
              </w:rPr>
            </w:pPr>
            <w:ins w:id="1034" w:author="Chara Katiri" w:date="2015-04-12T17:44:00Z">
              <w:r w:rsidRPr="00802990">
                <w:rPr>
                  <w:rFonts w:ascii="Times" w:hAnsi="Times" w:cs="Times New Roman"/>
                  <w:sz w:val="22"/>
                  <w:szCs w:val="22"/>
                </w:rPr>
                <w:t>Functional</w:t>
              </w:r>
            </w:ins>
          </w:p>
        </w:tc>
        <w:tc>
          <w:tcPr>
            <w:tcW w:w="1609" w:type="dxa"/>
          </w:tcPr>
          <w:p w14:paraId="1902587E" w14:textId="77777777" w:rsidR="00810221" w:rsidRPr="00802990" w:rsidRDefault="00810221" w:rsidP="00802990">
            <w:pPr>
              <w:pStyle w:val="ListParagraph"/>
              <w:spacing w:line="360" w:lineRule="auto"/>
              <w:ind w:left="0"/>
              <w:jc w:val="both"/>
              <w:rPr>
                <w:ins w:id="1035" w:author="Chara Katiri" w:date="2015-04-12T15:31:00Z"/>
                <w:rFonts w:ascii="Times" w:hAnsi="Times" w:cs="Times New Roman"/>
                <w:sz w:val="22"/>
                <w:szCs w:val="22"/>
              </w:rPr>
            </w:pPr>
          </w:p>
        </w:tc>
        <w:tc>
          <w:tcPr>
            <w:tcW w:w="1169" w:type="dxa"/>
          </w:tcPr>
          <w:p w14:paraId="0A09998B" w14:textId="7F910A1D" w:rsidR="00810221" w:rsidRPr="00802990" w:rsidRDefault="00D71A41" w:rsidP="00802990">
            <w:pPr>
              <w:pStyle w:val="ListParagraph"/>
              <w:spacing w:line="360" w:lineRule="auto"/>
              <w:ind w:left="0"/>
              <w:jc w:val="both"/>
              <w:rPr>
                <w:ins w:id="1036" w:author="Chara Katiri" w:date="2015-04-12T15:31:00Z"/>
                <w:rFonts w:ascii="Times" w:hAnsi="Times" w:cs="Times New Roman"/>
                <w:sz w:val="22"/>
                <w:szCs w:val="22"/>
              </w:rPr>
            </w:pPr>
            <w:ins w:id="1037" w:author="Chara Katiri" w:date="2015-04-12T17:44:00Z">
              <w:r w:rsidRPr="00802990">
                <w:rPr>
                  <w:rFonts w:ascii="Times" w:hAnsi="Times" w:cs="Times New Roman"/>
                  <w:sz w:val="22"/>
                  <w:szCs w:val="22"/>
                </w:rPr>
                <w:t>M</w:t>
              </w:r>
            </w:ins>
          </w:p>
        </w:tc>
      </w:tr>
      <w:tr w:rsidR="00810221" w:rsidRPr="00802990" w14:paraId="155A4B0C" w14:textId="77777777" w:rsidTr="00C44BF6">
        <w:trPr>
          <w:ins w:id="1038" w:author="Chara Katiri" w:date="2015-04-12T15:31:00Z"/>
        </w:trPr>
        <w:tc>
          <w:tcPr>
            <w:tcW w:w="1116" w:type="dxa"/>
          </w:tcPr>
          <w:p w14:paraId="0C788A32" w14:textId="7751BF1E" w:rsidR="00810221" w:rsidRPr="00802990" w:rsidRDefault="00D71A41" w:rsidP="00802990">
            <w:pPr>
              <w:pStyle w:val="ListParagraph"/>
              <w:spacing w:line="360" w:lineRule="auto"/>
              <w:ind w:left="0"/>
              <w:jc w:val="both"/>
              <w:rPr>
                <w:ins w:id="1039" w:author="Chara Katiri" w:date="2015-04-12T15:31:00Z"/>
                <w:rFonts w:ascii="Times" w:hAnsi="Times" w:cs="Times New Roman"/>
                <w:sz w:val="22"/>
                <w:szCs w:val="22"/>
              </w:rPr>
            </w:pPr>
            <w:ins w:id="1040" w:author="Chara Katiri" w:date="2015-04-12T15:31:00Z">
              <w:r w:rsidRPr="00802990">
                <w:rPr>
                  <w:rFonts w:ascii="Times" w:hAnsi="Times" w:cs="Times New Roman"/>
                  <w:sz w:val="22"/>
                  <w:szCs w:val="22"/>
                </w:rPr>
                <w:t>9</w:t>
              </w:r>
              <w:r w:rsidR="00810221" w:rsidRPr="00802990">
                <w:rPr>
                  <w:rFonts w:ascii="Times" w:hAnsi="Times" w:cs="Times New Roman"/>
                  <w:sz w:val="22"/>
                  <w:szCs w:val="22"/>
                </w:rPr>
                <w:t>.2</w:t>
              </w:r>
            </w:ins>
          </w:p>
        </w:tc>
        <w:tc>
          <w:tcPr>
            <w:tcW w:w="3960" w:type="dxa"/>
          </w:tcPr>
          <w:p w14:paraId="075A5F1C" w14:textId="3C280710" w:rsidR="00810221" w:rsidRPr="00802990" w:rsidRDefault="00810221" w:rsidP="00802990">
            <w:pPr>
              <w:pStyle w:val="ListParagraph"/>
              <w:spacing w:line="360" w:lineRule="auto"/>
              <w:ind w:left="0"/>
              <w:jc w:val="both"/>
              <w:rPr>
                <w:ins w:id="1041" w:author="Chara Katiri" w:date="2015-04-12T15:31:00Z"/>
                <w:rFonts w:ascii="Times" w:hAnsi="Times" w:cs="Times New Roman"/>
                <w:sz w:val="22"/>
                <w:szCs w:val="22"/>
              </w:rPr>
            </w:pPr>
            <w:ins w:id="1042" w:author="Chara Katiri" w:date="2015-04-12T15:31:00Z">
              <w:r w:rsidRPr="00802990">
                <w:rPr>
                  <w:rFonts w:ascii="Times" w:hAnsi="Times" w:cs="Times New Roman"/>
                  <w:sz w:val="22"/>
                  <w:szCs w:val="22"/>
                </w:rPr>
                <w:t>Password must be provided in order to login.</w:t>
              </w:r>
            </w:ins>
          </w:p>
        </w:tc>
        <w:tc>
          <w:tcPr>
            <w:tcW w:w="1274" w:type="dxa"/>
          </w:tcPr>
          <w:p w14:paraId="30FF5877" w14:textId="751AD3D8" w:rsidR="00810221" w:rsidRPr="00802990" w:rsidRDefault="00D71A41" w:rsidP="00802990">
            <w:pPr>
              <w:pStyle w:val="ListParagraph"/>
              <w:spacing w:line="360" w:lineRule="auto"/>
              <w:ind w:left="0"/>
              <w:jc w:val="both"/>
              <w:rPr>
                <w:ins w:id="1043" w:author="Chara Katiri" w:date="2015-04-12T15:31:00Z"/>
                <w:rFonts w:ascii="Times" w:hAnsi="Times" w:cs="Times New Roman"/>
                <w:sz w:val="22"/>
                <w:szCs w:val="22"/>
              </w:rPr>
            </w:pPr>
            <w:ins w:id="1044" w:author="Chara Katiri" w:date="2015-04-12T17:44:00Z">
              <w:r w:rsidRPr="00802990">
                <w:rPr>
                  <w:rFonts w:ascii="Times" w:hAnsi="Times" w:cs="Times New Roman"/>
                  <w:sz w:val="22"/>
                  <w:szCs w:val="22"/>
                </w:rPr>
                <w:t>Functional</w:t>
              </w:r>
            </w:ins>
          </w:p>
        </w:tc>
        <w:tc>
          <w:tcPr>
            <w:tcW w:w="1609" w:type="dxa"/>
          </w:tcPr>
          <w:p w14:paraId="4EF195E9" w14:textId="77777777" w:rsidR="00810221" w:rsidRPr="00802990" w:rsidRDefault="00810221" w:rsidP="00802990">
            <w:pPr>
              <w:pStyle w:val="ListParagraph"/>
              <w:spacing w:line="360" w:lineRule="auto"/>
              <w:ind w:left="0"/>
              <w:jc w:val="both"/>
              <w:rPr>
                <w:ins w:id="1045" w:author="Chara Katiri" w:date="2015-04-12T15:31:00Z"/>
                <w:rFonts w:ascii="Times" w:hAnsi="Times" w:cs="Times New Roman"/>
                <w:sz w:val="22"/>
                <w:szCs w:val="22"/>
              </w:rPr>
            </w:pPr>
          </w:p>
        </w:tc>
        <w:tc>
          <w:tcPr>
            <w:tcW w:w="1169" w:type="dxa"/>
          </w:tcPr>
          <w:p w14:paraId="2510ECD4" w14:textId="7A3E00A7" w:rsidR="00810221" w:rsidRPr="00802990" w:rsidRDefault="00D71A41" w:rsidP="00802990">
            <w:pPr>
              <w:pStyle w:val="ListParagraph"/>
              <w:spacing w:line="360" w:lineRule="auto"/>
              <w:ind w:left="0"/>
              <w:jc w:val="both"/>
              <w:rPr>
                <w:ins w:id="1046" w:author="Chara Katiri" w:date="2015-04-12T15:31:00Z"/>
                <w:rFonts w:ascii="Times" w:hAnsi="Times" w:cs="Times New Roman"/>
                <w:sz w:val="22"/>
                <w:szCs w:val="22"/>
              </w:rPr>
            </w:pPr>
            <w:ins w:id="1047" w:author="Chara Katiri" w:date="2015-04-12T17:44:00Z">
              <w:r w:rsidRPr="00802990">
                <w:rPr>
                  <w:rFonts w:ascii="Times" w:hAnsi="Times" w:cs="Times New Roman"/>
                  <w:sz w:val="22"/>
                  <w:szCs w:val="22"/>
                </w:rPr>
                <w:t>M</w:t>
              </w:r>
            </w:ins>
          </w:p>
        </w:tc>
      </w:tr>
      <w:tr w:rsidR="00810221" w:rsidRPr="00802990" w14:paraId="5F6AE0EE" w14:textId="77777777" w:rsidTr="00C44BF6">
        <w:trPr>
          <w:ins w:id="1048" w:author="Chara Katiri" w:date="2015-04-12T15:31:00Z"/>
        </w:trPr>
        <w:tc>
          <w:tcPr>
            <w:tcW w:w="1116" w:type="dxa"/>
          </w:tcPr>
          <w:p w14:paraId="43FDD085" w14:textId="1703621A" w:rsidR="00810221" w:rsidRPr="00802990" w:rsidRDefault="00D71A41" w:rsidP="00802990">
            <w:pPr>
              <w:pStyle w:val="ListParagraph"/>
              <w:spacing w:line="360" w:lineRule="auto"/>
              <w:ind w:left="0"/>
              <w:jc w:val="both"/>
              <w:rPr>
                <w:ins w:id="1049" w:author="Chara Katiri" w:date="2015-04-12T15:31:00Z"/>
                <w:rFonts w:ascii="Times" w:hAnsi="Times" w:cs="Times New Roman"/>
                <w:sz w:val="22"/>
                <w:szCs w:val="22"/>
              </w:rPr>
            </w:pPr>
            <w:ins w:id="1050" w:author="Chara Katiri" w:date="2015-04-12T17:43:00Z">
              <w:r w:rsidRPr="00802990">
                <w:rPr>
                  <w:rFonts w:ascii="Times" w:hAnsi="Times" w:cs="Times New Roman"/>
                  <w:sz w:val="22"/>
                  <w:szCs w:val="22"/>
                </w:rPr>
                <w:t>9.3</w:t>
              </w:r>
            </w:ins>
          </w:p>
        </w:tc>
        <w:tc>
          <w:tcPr>
            <w:tcW w:w="3960" w:type="dxa"/>
          </w:tcPr>
          <w:p w14:paraId="7B354AE4" w14:textId="66A3D30B" w:rsidR="00810221" w:rsidRPr="00802990" w:rsidRDefault="00810221" w:rsidP="00802990">
            <w:pPr>
              <w:pStyle w:val="ListParagraph"/>
              <w:spacing w:line="360" w:lineRule="auto"/>
              <w:ind w:left="0"/>
              <w:jc w:val="both"/>
              <w:rPr>
                <w:ins w:id="1051" w:author="Chara Katiri" w:date="2015-04-12T15:31:00Z"/>
                <w:rFonts w:ascii="Times" w:hAnsi="Times" w:cs="Times New Roman"/>
                <w:sz w:val="22"/>
                <w:szCs w:val="22"/>
              </w:rPr>
            </w:pPr>
            <w:ins w:id="1052" w:author="Chara Katiri" w:date="2015-04-12T15:31:00Z">
              <w:r w:rsidRPr="00802990">
                <w:rPr>
                  <w:rFonts w:ascii="Times" w:hAnsi="Times" w:cs="Times New Roman"/>
                  <w:sz w:val="22"/>
                  <w:szCs w:val="22"/>
                </w:rPr>
                <w:t>Password must be at least 8 characters long.</w:t>
              </w:r>
            </w:ins>
          </w:p>
        </w:tc>
        <w:tc>
          <w:tcPr>
            <w:tcW w:w="1274" w:type="dxa"/>
          </w:tcPr>
          <w:p w14:paraId="4686FF18" w14:textId="43F3A557" w:rsidR="00810221" w:rsidRPr="00802990" w:rsidRDefault="00D71A41" w:rsidP="00802990">
            <w:pPr>
              <w:pStyle w:val="ListParagraph"/>
              <w:spacing w:line="360" w:lineRule="auto"/>
              <w:ind w:left="0"/>
              <w:jc w:val="both"/>
              <w:rPr>
                <w:ins w:id="1053" w:author="Chara Katiri" w:date="2015-04-12T15:31:00Z"/>
                <w:rFonts w:ascii="Times" w:hAnsi="Times" w:cs="Times New Roman"/>
                <w:sz w:val="22"/>
                <w:szCs w:val="22"/>
              </w:rPr>
            </w:pPr>
            <w:ins w:id="1054" w:author="Chara Katiri" w:date="2015-04-12T17:44:00Z">
              <w:r w:rsidRPr="00802990">
                <w:rPr>
                  <w:rFonts w:ascii="Times" w:hAnsi="Times" w:cs="Times New Roman"/>
                  <w:sz w:val="22"/>
                  <w:szCs w:val="22"/>
                </w:rPr>
                <w:t>Functional</w:t>
              </w:r>
            </w:ins>
          </w:p>
        </w:tc>
        <w:tc>
          <w:tcPr>
            <w:tcW w:w="1609" w:type="dxa"/>
          </w:tcPr>
          <w:p w14:paraId="43F515B5" w14:textId="77777777" w:rsidR="00810221" w:rsidRPr="00802990" w:rsidRDefault="00810221" w:rsidP="00802990">
            <w:pPr>
              <w:pStyle w:val="ListParagraph"/>
              <w:spacing w:line="360" w:lineRule="auto"/>
              <w:ind w:left="0"/>
              <w:jc w:val="both"/>
              <w:rPr>
                <w:ins w:id="1055" w:author="Chara Katiri" w:date="2015-04-12T15:31:00Z"/>
                <w:rFonts w:ascii="Times" w:hAnsi="Times" w:cs="Times New Roman"/>
                <w:sz w:val="22"/>
                <w:szCs w:val="22"/>
              </w:rPr>
            </w:pPr>
          </w:p>
        </w:tc>
        <w:tc>
          <w:tcPr>
            <w:tcW w:w="1169" w:type="dxa"/>
          </w:tcPr>
          <w:p w14:paraId="2C4EA05D" w14:textId="37AC0C44" w:rsidR="00810221" w:rsidRPr="00802990" w:rsidRDefault="00D71A41" w:rsidP="00802990">
            <w:pPr>
              <w:pStyle w:val="ListParagraph"/>
              <w:spacing w:line="360" w:lineRule="auto"/>
              <w:ind w:left="0"/>
              <w:jc w:val="both"/>
              <w:rPr>
                <w:ins w:id="1056" w:author="Chara Katiri" w:date="2015-04-12T15:31:00Z"/>
                <w:rFonts w:ascii="Times" w:hAnsi="Times" w:cs="Times New Roman"/>
                <w:sz w:val="22"/>
                <w:szCs w:val="22"/>
              </w:rPr>
            </w:pPr>
            <w:ins w:id="1057" w:author="Chara Katiri" w:date="2015-04-12T17:44:00Z">
              <w:r w:rsidRPr="00802990">
                <w:rPr>
                  <w:rFonts w:ascii="Times" w:hAnsi="Times" w:cs="Times New Roman"/>
                  <w:sz w:val="22"/>
                  <w:szCs w:val="22"/>
                </w:rPr>
                <w:t>M</w:t>
              </w:r>
            </w:ins>
          </w:p>
        </w:tc>
      </w:tr>
      <w:tr w:rsidR="00810221" w:rsidRPr="00802990" w14:paraId="75CEC6F3" w14:textId="77777777" w:rsidTr="00C44BF6">
        <w:trPr>
          <w:ins w:id="1058" w:author="Chara Katiri" w:date="2015-04-12T15:31:00Z"/>
        </w:trPr>
        <w:tc>
          <w:tcPr>
            <w:tcW w:w="1116" w:type="dxa"/>
          </w:tcPr>
          <w:p w14:paraId="2243FFCD" w14:textId="77D72E92" w:rsidR="00810221" w:rsidRPr="00802990" w:rsidRDefault="00D71A41" w:rsidP="00802990">
            <w:pPr>
              <w:pStyle w:val="ListParagraph"/>
              <w:spacing w:line="360" w:lineRule="auto"/>
              <w:ind w:left="0"/>
              <w:jc w:val="both"/>
              <w:rPr>
                <w:ins w:id="1059" w:author="Chara Katiri" w:date="2015-04-12T15:31:00Z"/>
                <w:rFonts w:ascii="Times" w:hAnsi="Times" w:cs="Times New Roman"/>
                <w:sz w:val="22"/>
                <w:szCs w:val="22"/>
              </w:rPr>
            </w:pPr>
            <w:ins w:id="1060" w:author="Chara Katiri" w:date="2015-04-12T17:43:00Z">
              <w:r w:rsidRPr="00802990">
                <w:rPr>
                  <w:rFonts w:ascii="Times" w:hAnsi="Times" w:cs="Times New Roman"/>
                  <w:sz w:val="22"/>
                  <w:szCs w:val="22"/>
                </w:rPr>
                <w:t>9.4</w:t>
              </w:r>
            </w:ins>
          </w:p>
        </w:tc>
        <w:tc>
          <w:tcPr>
            <w:tcW w:w="3960" w:type="dxa"/>
          </w:tcPr>
          <w:p w14:paraId="25B9202F" w14:textId="35E42BDB" w:rsidR="00810221" w:rsidRPr="00802990" w:rsidRDefault="00810221" w:rsidP="00802990">
            <w:pPr>
              <w:pStyle w:val="ListParagraph"/>
              <w:spacing w:line="360" w:lineRule="auto"/>
              <w:ind w:left="0"/>
              <w:jc w:val="both"/>
              <w:rPr>
                <w:ins w:id="1061" w:author="Chara Katiri" w:date="2015-04-12T15:31:00Z"/>
                <w:rFonts w:ascii="Times" w:hAnsi="Times" w:cs="Times New Roman"/>
                <w:sz w:val="22"/>
                <w:szCs w:val="22"/>
              </w:rPr>
            </w:pPr>
            <w:ins w:id="1062" w:author="Chara Katiri" w:date="2015-04-12T15:31:00Z">
              <w:r w:rsidRPr="00802990">
                <w:rPr>
                  <w:rFonts w:ascii="Times" w:hAnsi="Times" w:cs="Times New Roman"/>
                  <w:sz w:val="22"/>
                  <w:szCs w:val="22"/>
                </w:rPr>
                <w:t xml:space="preserve">Password must be hashed in the database. </w:t>
              </w:r>
            </w:ins>
          </w:p>
        </w:tc>
        <w:tc>
          <w:tcPr>
            <w:tcW w:w="1274" w:type="dxa"/>
          </w:tcPr>
          <w:p w14:paraId="4A147434" w14:textId="1D9A4FC9" w:rsidR="00810221" w:rsidRPr="00802990" w:rsidRDefault="00D71A41" w:rsidP="00802990">
            <w:pPr>
              <w:pStyle w:val="ListParagraph"/>
              <w:spacing w:line="360" w:lineRule="auto"/>
              <w:ind w:left="0"/>
              <w:jc w:val="both"/>
              <w:rPr>
                <w:ins w:id="1063" w:author="Chara Katiri" w:date="2015-04-12T15:31:00Z"/>
                <w:rFonts w:ascii="Times" w:hAnsi="Times" w:cs="Times New Roman"/>
                <w:sz w:val="22"/>
                <w:szCs w:val="22"/>
              </w:rPr>
            </w:pPr>
            <w:ins w:id="1064" w:author="Chara Katiri" w:date="2015-04-12T17:44:00Z">
              <w:r w:rsidRPr="00802990">
                <w:rPr>
                  <w:rFonts w:ascii="Times" w:hAnsi="Times" w:cs="Times New Roman"/>
                  <w:sz w:val="22"/>
                  <w:szCs w:val="22"/>
                </w:rPr>
                <w:t>Functional</w:t>
              </w:r>
            </w:ins>
          </w:p>
        </w:tc>
        <w:tc>
          <w:tcPr>
            <w:tcW w:w="1609" w:type="dxa"/>
          </w:tcPr>
          <w:p w14:paraId="0DBAD386" w14:textId="77777777" w:rsidR="00810221" w:rsidRPr="00802990" w:rsidRDefault="00810221" w:rsidP="00802990">
            <w:pPr>
              <w:pStyle w:val="ListParagraph"/>
              <w:spacing w:line="360" w:lineRule="auto"/>
              <w:ind w:left="0"/>
              <w:jc w:val="both"/>
              <w:rPr>
                <w:ins w:id="1065" w:author="Chara Katiri" w:date="2015-04-12T15:31:00Z"/>
                <w:rFonts w:ascii="Times" w:hAnsi="Times" w:cs="Times New Roman"/>
                <w:sz w:val="22"/>
                <w:szCs w:val="22"/>
              </w:rPr>
            </w:pPr>
          </w:p>
        </w:tc>
        <w:tc>
          <w:tcPr>
            <w:tcW w:w="1169" w:type="dxa"/>
          </w:tcPr>
          <w:p w14:paraId="53516CFB" w14:textId="5E5F6172" w:rsidR="00810221" w:rsidRPr="00802990" w:rsidRDefault="00D71A41" w:rsidP="00802990">
            <w:pPr>
              <w:pStyle w:val="ListParagraph"/>
              <w:spacing w:line="360" w:lineRule="auto"/>
              <w:ind w:left="0"/>
              <w:jc w:val="both"/>
              <w:rPr>
                <w:ins w:id="1066" w:author="Chara Katiri" w:date="2015-04-12T15:31:00Z"/>
                <w:rFonts w:ascii="Times" w:hAnsi="Times" w:cs="Times New Roman"/>
                <w:sz w:val="22"/>
                <w:szCs w:val="22"/>
              </w:rPr>
            </w:pPr>
            <w:ins w:id="1067" w:author="Chara Katiri" w:date="2015-04-12T17:44:00Z">
              <w:r w:rsidRPr="00802990">
                <w:rPr>
                  <w:rFonts w:ascii="Times" w:hAnsi="Times" w:cs="Times New Roman"/>
                  <w:sz w:val="22"/>
                  <w:szCs w:val="22"/>
                </w:rPr>
                <w:t>M</w:t>
              </w:r>
            </w:ins>
          </w:p>
        </w:tc>
      </w:tr>
      <w:tr w:rsidR="00810221" w:rsidRPr="00802990" w14:paraId="4C250CEB" w14:textId="77777777" w:rsidTr="00C44BF6">
        <w:trPr>
          <w:ins w:id="1068" w:author="Chara Katiri" w:date="2015-04-12T15:31:00Z"/>
        </w:trPr>
        <w:tc>
          <w:tcPr>
            <w:tcW w:w="1116" w:type="dxa"/>
          </w:tcPr>
          <w:p w14:paraId="18B35C74" w14:textId="1522A0E9" w:rsidR="00810221" w:rsidRPr="00802990" w:rsidRDefault="00D71A41" w:rsidP="00802990">
            <w:pPr>
              <w:pStyle w:val="ListParagraph"/>
              <w:spacing w:line="360" w:lineRule="auto"/>
              <w:ind w:left="0"/>
              <w:jc w:val="both"/>
              <w:rPr>
                <w:ins w:id="1069" w:author="Chara Katiri" w:date="2015-04-12T15:31:00Z"/>
                <w:rFonts w:ascii="Times" w:hAnsi="Times" w:cs="Times New Roman"/>
                <w:sz w:val="22"/>
                <w:szCs w:val="22"/>
              </w:rPr>
            </w:pPr>
            <w:ins w:id="1070" w:author="Chara Katiri" w:date="2015-04-12T17:43:00Z">
              <w:r w:rsidRPr="00802990">
                <w:rPr>
                  <w:rFonts w:ascii="Times" w:hAnsi="Times" w:cs="Times New Roman"/>
                  <w:sz w:val="22"/>
                  <w:szCs w:val="22"/>
                </w:rPr>
                <w:t>9.5</w:t>
              </w:r>
            </w:ins>
          </w:p>
        </w:tc>
        <w:tc>
          <w:tcPr>
            <w:tcW w:w="3960" w:type="dxa"/>
          </w:tcPr>
          <w:p w14:paraId="33EE9181" w14:textId="0D7348C1" w:rsidR="00810221" w:rsidRPr="00802990" w:rsidRDefault="00810221" w:rsidP="00802990">
            <w:pPr>
              <w:pStyle w:val="ListParagraph"/>
              <w:spacing w:line="360" w:lineRule="auto"/>
              <w:ind w:left="0"/>
              <w:jc w:val="both"/>
              <w:rPr>
                <w:ins w:id="1071" w:author="Chara Katiri" w:date="2015-04-12T15:31:00Z"/>
                <w:rFonts w:ascii="Times" w:hAnsi="Times" w:cs="Times New Roman"/>
                <w:sz w:val="22"/>
                <w:szCs w:val="22"/>
              </w:rPr>
            </w:pPr>
            <w:ins w:id="1072" w:author="Chara Katiri" w:date="2015-04-12T15:31:00Z">
              <w:r w:rsidRPr="00802990">
                <w:rPr>
                  <w:rFonts w:ascii="Times" w:hAnsi="Times" w:cs="Times New Roman"/>
                  <w:sz w:val="22"/>
                  <w:szCs w:val="22"/>
                </w:rPr>
                <w:t xml:space="preserve">The system must check if the username is valid by checking the list of usernames in the </w:t>
              </w:r>
              <w:proofErr w:type="spellStart"/>
              <w:r w:rsidRPr="00802990">
                <w:rPr>
                  <w:rFonts w:ascii="Times" w:hAnsi="Times" w:cs="Times New Roman"/>
                  <w:sz w:val="22"/>
                  <w:szCs w:val="22"/>
                </w:rPr>
                <w:t>UoS</w:t>
              </w:r>
              <w:proofErr w:type="spellEnd"/>
              <w:r w:rsidRPr="00802990">
                <w:rPr>
                  <w:rFonts w:ascii="Times" w:hAnsi="Times" w:cs="Times New Roman"/>
                  <w:sz w:val="22"/>
                  <w:szCs w:val="22"/>
                </w:rPr>
                <w:t xml:space="preserve"> AD group.</w:t>
              </w:r>
            </w:ins>
          </w:p>
        </w:tc>
        <w:tc>
          <w:tcPr>
            <w:tcW w:w="1274" w:type="dxa"/>
          </w:tcPr>
          <w:p w14:paraId="6250C0A7" w14:textId="35807F24" w:rsidR="00810221" w:rsidRPr="00802990" w:rsidRDefault="00D71A41" w:rsidP="00802990">
            <w:pPr>
              <w:pStyle w:val="ListParagraph"/>
              <w:spacing w:line="360" w:lineRule="auto"/>
              <w:ind w:left="0"/>
              <w:jc w:val="both"/>
              <w:rPr>
                <w:ins w:id="1073" w:author="Chara Katiri" w:date="2015-04-12T15:31:00Z"/>
                <w:rFonts w:ascii="Times" w:hAnsi="Times" w:cs="Times New Roman"/>
                <w:sz w:val="22"/>
                <w:szCs w:val="22"/>
              </w:rPr>
            </w:pPr>
            <w:ins w:id="1074" w:author="Chara Katiri" w:date="2015-04-12T17:44:00Z">
              <w:r w:rsidRPr="00802990">
                <w:rPr>
                  <w:rFonts w:ascii="Times" w:hAnsi="Times" w:cs="Times New Roman"/>
                  <w:sz w:val="22"/>
                  <w:szCs w:val="22"/>
                </w:rPr>
                <w:t>Functional</w:t>
              </w:r>
            </w:ins>
          </w:p>
        </w:tc>
        <w:tc>
          <w:tcPr>
            <w:tcW w:w="1609" w:type="dxa"/>
          </w:tcPr>
          <w:p w14:paraId="4EFBA8C0" w14:textId="77777777" w:rsidR="00810221" w:rsidRPr="00802990" w:rsidRDefault="00810221" w:rsidP="00802990">
            <w:pPr>
              <w:pStyle w:val="ListParagraph"/>
              <w:spacing w:line="360" w:lineRule="auto"/>
              <w:ind w:left="0"/>
              <w:jc w:val="both"/>
              <w:rPr>
                <w:ins w:id="1075" w:author="Chara Katiri" w:date="2015-04-12T15:31:00Z"/>
                <w:rFonts w:ascii="Times" w:hAnsi="Times" w:cs="Times New Roman"/>
                <w:sz w:val="22"/>
                <w:szCs w:val="22"/>
              </w:rPr>
            </w:pPr>
          </w:p>
        </w:tc>
        <w:tc>
          <w:tcPr>
            <w:tcW w:w="1169" w:type="dxa"/>
          </w:tcPr>
          <w:p w14:paraId="27859EAD" w14:textId="0C2A3CF7" w:rsidR="00810221" w:rsidRPr="00802990" w:rsidRDefault="00D71A41" w:rsidP="00802990">
            <w:pPr>
              <w:pStyle w:val="ListParagraph"/>
              <w:spacing w:line="360" w:lineRule="auto"/>
              <w:ind w:left="0"/>
              <w:jc w:val="both"/>
              <w:rPr>
                <w:ins w:id="1076" w:author="Chara Katiri" w:date="2015-04-12T15:31:00Z"/>
                <w:rFonts w:ascii="Times" w:hAnsi="Times" w:cs="Times New Roman"/>
                <w:sz w:val="22"/>
                <w:szCs w:val="22"/>
              </w:rPr>
            </w:pPr>
            <w:ins w:id="1077" w:author="Chara Katiri" w:date="2015-04-12T17:44:00Z">
              <w:r w:rsidRPr="00802990">
                <w:rPr>
                  <w:rFonts w:ascii="Times" w:hAnsi="Times" w:cs="Times New Roman"/>
                  <w:sz w:val="22"/>
                  <w:szCs w:val="22"/>
                </w:rPr>
                <w:t>M</w:t>
              </w:r>
            </w:ins>
          </w:p>
        </w:tc>
      </w:tr>
      <w:tr w:rsidR="00810221" w:rsidRPr="00802990" w14:paraId="6CD803D0" w14:textId="77777777" w:rsidTr="00C44BF6">
        <w:trPr>
          <w:ins w:id="1078" w:author="Chara Katiri" w:date="2015-04-12T15:31:00Z"/>
        </w:trPr>
        <w:tc>
          <w:tcPr>
            <w:tcW w:w="1116" w:type="dxa"/>
          </w:tcPr>
          <w:p w14:paraId="446D6472" w14:textId="6C83C683" w:rsidR="00810221" w:rsidRPr="00802990" w:rsidRDefault="00D71A41" w:rsidP="00802990">
            <w:pPr>
              <w:pStyle w:val="ListParagraph"/>
              <w:spacing w:line="360" w:lineRule="auto"/>
              <w:ind w:left="0"/>
              <w:jc w:val="both"/>
              <w:rPr>
                <w:ins w:id="1079" w:author="Chara Katiri" w:date="2015-04-12T15:31:00Z"/>
                <w:rFonts w:ascii="Times" w:hAnsi="Times" w:cs="Times New Roman"/>
                <w:sz w:val="22"/>
                <w:szCs w:val="22"/>
              </w:rPr>
            </w:pPr>
            <w:ins w:id="1080" w:author="Chara Katiri" w:date="2015-04-12T17:43:00Z">
              <w:r w:rsidRPr="00802990">
                <w:rPr>
                  <w:rFonts w:ascii="Times" w:hAnsi="Times" w:cs="Times New Roman"/>
                  <w:sz w:val="22"/>
                  <w:szCs w:val="22"/>
                </w:rPr>
                <w:t>9.6</w:t>
              </w:r>
            </w:ins>
          </w:p>
        </w:tc>
        <w:tc>
          <w:tcPr>
            <w:tcW w:w="3960" w:type="dxa"/>
          </w:tcPr>
          <w:p w14:paraId="33B3316C" w14:textId="1ABABF93" w:rsidR="00810221" w:rsidRPr="00802990" w:rsidRDefault="00810221" w:rsidP="00802990">
            <w:pPr>
              <w:pStyle w:val="ListParagraph"/>
              <w:spacing w:line="360" w:lineRule="auto"/>
              <w:ind w:left="0"/>
              <w:jc w:val="both"/>
              <w:rPr>
                <w:ins w:id="1081" w:author="Chara Katiri" w:date="2015-04-12T15:31:00Z"/>
                <w:rFonts w:ascii="Times" w:hAnsi="Times" w:cs="Times New Roman"/>
                <w:sz w:val="22"/>
                <w:szCs w:val="22"/>
              </w:rPr>
            </w:pPr>
            <w:ins w:id="1082" w:author="Chara Katiri" w:date="2015-04-12T15:31:00Z">
              <w:r w:rsidRPr="00802990">
                <w:rPr>
                  <w:rFonts w:ascii="Times" w:hAnsi="Times" w:cs="Times New Roman"/>
                  <w:sz w:val="22"/>
                  <w:szCs w:val="22"/>
                </w:rPr>
                <w:t xml:space="preserve">The system must decline usernames that are not valid. </w:t>
              </w:r>
            </w:ins>
          </w:p>
        </w:tc>
        <w:tc>
          <w:tcPr>
            <w:tcW w:w="1274" w:type="dxa"/>
          </w:tcPr>
          <w:p w14:paraId="7C7BC510" w14:textId="7E198E99" w:rsidR="00810221" w:rsidRPr="00802990" w:rsidRDefault="00D71A41" w:rsidP="00802990">
            <w:pPr>
              <w:pStyle w:val="ListParagraph"/>
              <w:spacing w:line="360" w:lineRule="auto"/>
              <w:ind w:left="0"/>
              <w:jc w:val="both"/>
              <w:rPr>
                <w:ins w:id="1083" w:author="Chara Katiri" w:date="2015-04-12T15:31:00Z"/>
                <w:rFonts w:ascii="Times" w:hAnsi="Times" w:cs="Times New Roman"/>
                <w:sz w:val="22"/>
                <w:szCs w:val="22"/>
              </w:rPr>
            </w:pPr>
            <w:ins w:id="1084" w:author="Chara Katiri" w:date="2015-04-12T17:44:00Z">
              <w:r w:rsidRPr="00802990">
                <w:rPr>
                  <w:rFonts w:ascii="Times" w:hAnsi="Times" w:cs="Times New Roman"/>
                  <w:sz w:val="22"/>
                  <w:szCs w:val="22"/>
                </w:rPr>
                <w:t>Functional</w:t>
              </w:r>
            </w:ins>
          </w:p>
        </w:tc>
        <w:tc>
          <w:tcPr>
            <w:tcW w:w="1609" w:type="dxa"/>
          </w:tcPr>
          <w:p w14:paraId="3343E5EF" w14:textId="77777777" w:rsidR="00810221" w:rsidRPr="00802990" w:rsidRDefault="00810221" w:rsidP="00802990">
            <w:pPr>
              <w:pStyle w:val="ListParagraph"/>
              <w:spacing w:line="360" w:lineRule="auto"/>
              <w:ind w:left="0"/>
              <w:jc w:val="both"/>
              <w:rPr>
                <w:ins w:id="1085" w:author="Chara Katiri" w:date="2015-04-12T15:31:00Z"/>
                <w:rFonts w:ascii="Times" w:hAnsi="Times" w:cs="Times New Roman"/>
                <w:sz w:val="22"/>
                <w:szCs w:val="22"/>
              </w:rPr>
            </w:pPr>
          </w:p>
        </w:tc>
        <w:tc>
          <w:tcPr>
            <w:tcW w:w="1169" w:type="dxa"/>
          </w:tcPr>
          <w:p w14:paraId="4ED8C3B0" w14:textId="4B718E72" w:rsidR="00810221" w:rsidRPr="00802990" w:rsidRDefault="00D71A41" w:rsidP="00802990">
            <w:pPr>
              <w:pStyle w:val="ListParagraph"/>
              <w:spacing w:line="360" w:lineRule="auto"/>
              <w:ind w:left="0"/>
              <w:jc w:val="both"/>
              <w:rPr>
                <w:ins w:id="1086" w:author="Chara Katiri" w:date="2015-04-12T15:31:00Z"/>
                <w:rFonts w:ascii="Times" w:hAnsi="Times" w:cs="Times New Roman"/>
                <w:sz w:val="22"/>
                <w:szCs w:val="22"/>
              </w:rPr>
            </w:pPr>
            <w:ins w:id="1087" w:author="Chara Katiri" w:date="2015-04-12T17:44:00Z">
              <w:r w:rsidRPr="00802990">
                <w:rPr>
                  <w:rFonts w:ascii="Times" w:hAnsi="Times" w:cs="Times New Roman"/>
                  <w:sz w:val="22"/>
                  <w:szCs w:val="22"/>
                </w:rPr>
                <w:t>M</w:t>
              </w:r>
            </w:ins>
          </w:p>
        </w:tc>
      </w:tr>
      <w:tr w:rsidR="00810221" w:rsidRPr="00802990" w14:paraId="7F8C5853" w14:textId="77777777" w:rsidTr="00C44BF6">
        <w:trPr>
          <w:ins w:id="1088" w:author="Chara Katiri" w:date="2015-04-12T15:31:00Z"/>
        </w:trPr>
        <w:tc>
          <w:tcPr>
            <w:tcW w:w="1116" w:type="dxa"/>
          </w:tcPr>
          <w:p w14:paraId="36172A57" w14:textId="16636E74" w:rsidR="00810221" w:rsidRPr="00802990" w:rsidRDefault="00D71A41" w:rsidP="00802990">
            <w:pPr>
              <w:pStyle w:val="ListParagraph"/>
              <w:spacing w:line="360" w:lineRule="auto"/>
              <w:ind w:left="0"/>
              <w:jc w:val="both"/>
              <w:rPr>
                <w:ins w:id="1089" w:author="Chara Katiri" w:date="2015-04-12T15:31:00Z"/>
                <w:rFonts w:ascii="Times" w:hAnsi="Times" w:cs="Times New Roman"/>
                <w:sz w:val="22"/>
                <w:szCs w:val="22"/>
              </w:rPr>
            </w:pPr>
            <w:ins w:id="1090" w:author="Chara Katiri" w:date="2015-04-12T17:43:00Z">
              <w:r w:rsidRPr="00802990">
                <w:rPr>
                  <w:rFonts w:ascii="Times" w:hAnsi="Times" w:cs="Times New Roman"/>
                  <w:sz w:val="22"/>
                  <w:szCs w:val="22"/>
                </w:rPr>
                <w:t>9.7</w:t>
              </w:r>
            </w:ins>
          </w:p>
        </w:tc>
        <w:tc>
          <w:tcPr>
            <w:tcW w:w="3960" w:type="dxa"/>
          </w:tcPr>
          <w:p w14:paraId="09542B5E" w14:textId="77777777" w:rsidR="00810221" w:rsidRPr="00802990" w:rsidRDefault="00810221" w:rsidP="00802990">
            <w:pPr>
              <w:pStyle w:val="ListParagraph"/>
              <w:spacing w:line="360" w:lineRule="auto"/>
              <w:ind w:left="0"/>
              <w:jc w:val="both"/>
              <w:rPr>
                <w:ins w:id="1091" w:author="Chara Katiri" w:date="2015-04-12T15:31:00Z"/>
                <w:rFonts w:ascii="Times" w:hAnsi="Times" w:cs="Times New Roman"/>
                <w:sz w:val="22"/>
                <w:szCs w:val="22"/>
              </w:rPr>
            </w:pPr>
            <w:ins w:id="1092" w:author="Chara Katiri" w:date="2015-04-12T15:31:00Z">
              <w:r w:rsidRPr="00802990">
                <w:rPr>
                  <w:rFonts w:ascii="Times" w:hAnsi="Times" w:cs="Times New Roman"/>
                  <w:sz w:val="22"/>
                  <w:szCs w:val="22"/>
                </w:rPr>
                <w:t>The username must be 7 characters long. The first 2 characters must be letters.</w:t>
              </w:r>
            </w:ins>
          </w:p>
          <w:p w14:paraId="31C0151C" w14:textId="7D107B21" w:rsidR="00810221" w:rsidRPr="00802990" w:rsidRDefault="00810221" w:rsidP="00802990">
            <w:pPr>
              <w:pStyle w:val="ListParagraph"/>
              <w:spacing w:line="360" w:lineRule="auto"/>
              <w:ind w:left="0"/>
              <w:jc w:val="both"/>
              <w:rPr>
                <w:ins w:id="1093" w:author="Chara Katiri" w:date="2015-04-12T15:31:00Z"/>
                <w:rFonts w:ascii="Times" w:hAnsi="Times" w:cs="Times New Roman"/>
                <w:sz w:val="22"/>
                <w:szCs w:val="22"/>
              </w:rPr>
            </w:pPr>
            <w:ins w:id="1094" w:author="Chara Katiri" w:date="2015-04-12T15:31:00Z">
              <w:r w:rsidRPr="00802990">
                <w:rPr>
                  <w:rFonts w:ascii="Times" w:hAnsi="Times" w:cs="Times New Roman"/>
                  <w:sz w:val="22"/>
                  <w:szCs w:val="22"/>
                </w:rPr>
                <w:t xml:space="preserve">Characters 3 to 7 must be numbers.  </w:t>
              </w:r>
            </w:ins>
          </w:p>
        </w:tc>
        <w:tc>
          <w:tcPr>
            <w:tcW w:w="1274" w:type="dxa"/>
          </w:tcPr>
          <w:p w14:paraId="30F6B448" w14:textId="504B917F" w:rsidR="00810221" w:rsidRPr="00802990" w:rsidRDefault="00D71A41" w:rsidP="00802990">
            <w:pPr>
              <w:pStyle w:val="ListParagraph"/>
              <w:spacing w:line="360" w:lineRule="auto"/>
              <w:ind w:left="0"/>
              <w:jc w:val="both"/>
              <w:rPr>
                <w:ins w:id="1095" w:author="Chara Katiri" w:date="2015-04-12T15:31:00Z"/>
                <w:rFonts w:ascii="Times" w:hAnsi="Times" w:cs="Times New Roman"/>
                <w:sz w:val="22"/>
                <w:szCs w:val="22"/>
              </w:rPr>
            </w:pPr>
            <w:ins w:id="1096" w:author="Chara Katiri" w:date="2015-04-12T17:44:00Z">
              <w:r w:rsidRPr="00802990">
                <w:rPr>
                  <w:rFonts w:ascii="Times" w:hAnsi="Times" w:cs="Times New Roman"/>
                  <w:sz w:val="22"/>
                  <w:szCs w:val="22"/>
                </w:rPr>
                <w:t>Functional</w:t>
              </w:r>
            </w:ins>
          </w:p>
        </w:tc>
        <w:tc>
          <w:tcPr>
            <w:tcW w:w="1609" w:type="dxa"/>
          </w:tcPr>
          <w:p w14:paraId="036EF139" w14:textId="77777777" w:rsidR="00810221" w:rsidRPr="00802990" w:rsidRDefault="00810221" w:rsidP="00802990">
            <w:pPr>
              <w:pStyle w:val="ListParagraph"/>
              <w:spacing w:line="360" w:lineRule="auto"/>
              <w:ind w:left="0"/>
              <w:jc w:val="both"/>
              <w:rPr>
                <w:ins w:id="1097" w:author="Chara Katiri" w:date="2015-04-12T15:31:00Z"/>
                <w:rFonts w:ascii="Times" w:hAnsi="Times" w:cs="Times New Roman"/>
                <w:sz w:val="22"/>
                <w:szCs w:val="22"/>
              </w:rPr>
            </w:pPr>
          </w:p>
        </w:tc>
        <w:tc>
          <w:tcPr>
            <w:tcW w:w="1169" w:type="dxa"/>
          </w:tcPr>
          <w:p w14:paraId="5228BA9F" w14:textId="5E728686" w:rsidR="00810221" w:rsidRPr="00802990" w:rsidRDefault="00D71A41" w:rsidP="00802990">
            <w:pPr>
              <w:pStyle w:val="ListParagraph"/>
              <w:spacing w:line="360" w:lineRule="auto"/>
              <w:ind w:left="0"/>
              <w:jc w:val="both"/>
              <w:rPr>
                <w:ins w:id="1098" w:author="Chara Katiri" w:date="2015-04-12T15:31:00Z"/>
                <w:rFonts w:ascii="Times" w:hAnsi="Times" w:cs="Times New Roman"/>
                <w:sz w:val="22"/>
                <w:szCs w:val="22"/>
              </w:rPr>
            </w:pPr>
            <w:ins w:id="1099" w:author="Chara Katiri" w:date="2015-04-12T17:44:00Z">
              <w:r w:rsidRPr="00802990">
                <w:rPr>
                  <w:rFonts w:ascii="Times" w:hAnsi="Times" w:cs="Times New Roman"/>
                  <w:sz w:val="22"/>
                  <w:szCs w:val="22"/>
                </w:rPr>
                <w:t>M</w:t>
              </w:r>
            </w:ins>
          </w:p>
        </w:tc>
      </w:tr>
      <w:tr w:rsidR="00810221" w:rsidRPr="00802990" w14:paraId="784187FB" w14:textId="77777777" w:rsidTr="00810221">
        <w:trPr>
          <w:ins w:id="1100" w:author="Chara Katiri" w:date="2015-04-12T15:36:00Z"/>
        </w:trPr>
        <w:tc>
          <w:tcPr>
            <w:tcW w:w="1116" w:type="dxa"/>
            <w:shd w:val="clear" w:color="auto" w:fill="4F81BD" w:themeFill="accent1"/>
          </w:tcPr>
          <w:p w14:paraId="0FC02219" w14:textId="77777777" w:rsidR="00810221" w:rsidRPr="00802990" w:rsidRDefault="00810221" w:rsidP="00802990">
            <w:pPr>
              <w:pStyle w:val="ListParagraph"/>
              <w:spacing w:line="360" w:lineRule="auto"/>
              <w:ind w:left="0"/>
              <w:jc w:val="both"/>
              <w:rPr>
                <w:ins w:id="1101" w:author="Chara Katiri" w:date="2015-04-12T15:36:00Z"/>
                <w:rFonts w:ascii="Times" w:hAnsi="Times" w:cs="Times New Roman"/>
                <w:sz w:val="22"/>
                <w:szCs w:val="22"/>
              </w:rPr>
            </w:pPr>
          </w:p>
        </w:tc>
        <w:tc>
          <w:tcPr>
            <w:tcW w:w="3960" w:type="dxa"/>
            <w:shd w:val="clear" w:color="auto" w:fill="4F81BD" w:themeFill="accent1"/>
          </w:tcPr>
          <w:p w14:paraId="58E8CD88" w14:textId="2DF1DD43" w:rsidR="00810221" w:rsidRPr="00802990" w:rsidRDefault="00810221" w:rsidP="00802990">
            <w:pPr>
              <w:pStyle w:val="ListParagraph"/>
              <w:spacing w:line="360" w:lineRule="auto"/>
              <w:ind w:left="0"/>
              <w:jc w:val="both"/>
              <w:rPr>
                <w:ins w:id="1102" w:author="Chara Katiri" w:date="2015-04-12T15:36:00Z"/>
                <w:rFonts w:ascii="Times" w:hAnsi="Times" w:cs="Times New Roman"/>
                <w:sz w:val="22"/>
                <w:szCs w:val="22"/>
              </w:rPr>
            </w:pPr>
            <w:ins w:id="1103" w:author="Chara Katiri" w:date="2015-04-12T15:36:00Z">
              <w:r w:rsidRPr="00802990">
                <w:rPr>
                  <w:rFonts w:ascii="Times" w:hAnsi="Times" w:cs="Times New Roman"/>
                  <w:sz w:val="22"/>
                  <w:szCs w:val="22"/>
                </w:rPr>
                <w:t>Users</w:t>
              </w:r>
            </w:ins>
          </w:p>
        </w:tc>
        <w:tc>
          <w:tcPr>
            <w:tcW w:w="1274" w:type="dxa"/>
            <w:shd w:val="clear" w:color="auto" w:fill="4F81BD" w:themeFill="accent1"/>
          </w:tcPr>
          <w:p w14:paraId="7621B9F0" w14:textId="77777777" w:rsidR="00810221" w:rsidRPr="00802990" w:rsidRDefault="00810221" w:rsidP="00802990">
            <w:pPr>
              <w:pStyle w:val="ListParagraph"/>
              <w:spacing w:line="360" w:lineRule="auto"/>
              <w:ind w:left="0"/>
              <w:jc w:val="both"/>
              <w:rPr>
                <w:ins w:id="1104" w:author="Chara Katiri" w:date="2015-04-12T15:36:00Z"/>
                <w:rFonts w:ascii="Times" w:hAnsi="Times" w:cs="Times New Roman"/>
                <w:sz w:val="22"/>
                <w:szCs w:val="22"/>
              </w:rPr>
            </w:pPr>
          </w:p>
        </w:tc>
        <w:tc>
          <w:tcPr>
            <w:tcW w:w="1609" w:type="dxa"/>
            <w:shd w:val="clear" w:color="auto" w:fill="4F81BD" w:themeFill="accent1"/>
          </w:tcPr>
          <w:p w14:paraId="06E71CBC" w14:textId="77777777" w:rsidR="00810221" w:rsidRPr="00802990" w:rsidRDefault="00810221" w:rsidP="00802990">
            <w:pPr>
              <w:pStyle w:val="ListParagraph"/>
              <w:spacing w:line="360" w:lineRule="auto"/>
              <w:ind w:left="0"/>
              <w:jc w:val="both"/>
              <w:rPr>
                <w:ins w:id="1105" w:author="Chara Katiri" w:date="2015-04-12T15:36:00Z"/>
                <w:rFonts w:ascii="Times" w:hAnsi="Times" w:cs="Times New Roman"/>
                <w:sz w:val="22"/>
                <w:szCs w:val="22"/>
              </w:rPr>
            </w:pPr>
          </w:p>
        </w:tc>
        <w:tc>
          <w:tcPr>
            <w:tcW w:w="1169" w:type="dxa"/>
            <w:shd w:val="clear" w:color="auto" w:fill="4F81BD" w:themeFill="accent1"/>
          </w:tcPr>
          <w:p w14:paraId="6B46052D" w14:textId="77777777" w:rsidR="00810221" w:rsidRPr="00802990" w:rsidRDefault="00810221" w:rsidP="00802990">
            <w:pPr>
              <w:pStyle w:val="ListParagraph"/>
              <w:spacing w:line="360" w:lineRule="auto"/>
              <w:ind w:left="0"/>
              <w:jc w:val="both"/>
              <w:rPr>
                <w:ins w:id="1106" w:author="Chara Katiri" w:date="2015-04-12T15:36:00Z"/>
                <w:rFonts w:ascii="Times" w:hAnsi="Times" w:cs="Times New Roman"/>
                <w:sz w:val="22"/>
                <w:szCs w:val="22"/>
              </w:rPr>
            </w:pPr>
          </w:p>
        </w:tc>
      </w:tr>
      <w:tr w:rsidR="00810221" w:rsidRPr="00802990" w14:paraId="2D59E413" w14:textId="77777777" w:rsidTr="00810221">
        <w:trPr>
          <w:ins w:id="1107" w:author="Chara Katiri" w:date="2015-04-12T15:37:00Z"/>
        </w:trPr>
        <w:tc>
          <w:tcPr>
            <w:tcW w:w="1116" w:type="dxa"/>
          </w:tcPr>
          <w:p w14:paraId="5ED58C15" w14:textId="1618E3C7" w:rsidR="00810221" w:rsidRPr="00802990" w:rsidRDefault="00D71A41" w:rsidP="00802990">
            <w:pPr>
              <w:pStyle w:val="ListParagraph"/>
              <w:spacing w:line="360" w:lineRule="auto"/>
              <w:ind w:left="0"/>
              <w:jc w:val="both"/>
              <w:rPr>
                <w:ins w:id="1108" w:author="Chara Katiri" w:date="2015-04-12T15:37:00Z"/>
                <w:rFonts w:ascii="Times" w:hAnsi="Times" w:cs="Times New Roman"/>
                <w:sz w:val="22"/>
                <w:szCs w:val="22"/>
              </w:rPr>
            </w:pPr>
            <w:ins w:id="1109" w:author="Chara Katiri" w:date="2015-04-12T15:37:00Z">
              <w:r w:rsidRPr="00802990">
                <w:rPr>
                  <w:rFonts w:ascii="Times" w:hAnsi="Times" w:cs="Times New Roman"/>
                  <w:sz w:val="22"/>
                  <w:szCs w:val="22"/>
                </w:rPr>
                <w:t>10</w:t>
              </w:r>
            </w:ins>
          </w:p>
        </w:tc>
        <w:tc>
          <w:tcPr>
            <w:tcW w:w="3960" w:type="dxa"/>
          </w:tcPr>
          <w:p w14:paraId="416BD985" w14:textId="30B4BCA7" w:rsidR="00810221" w:rsidRPr="00802990" w:rsidRDefault="00810221" w:rsidP="00802990">
            <w:pPr>
              <w:pStyle w:val="ListParagraph"/>
              <w:spacing w:line="360" w:lineRule="auto"/>
              <w:ind w:left="0"/>
              <w:jc w:val="both"/>
              <w:rPr>
                <w:ins w:id="1110" w:author="Chara Katiri" w:date="2015-04-12T15:37:00Z"/>
                <w:rFonts w:ascii="Times" w:hAnsi="Times" w:cs="Times New Roman"/>
                <w:sz w:val="22"/>
                <w:szCs w:val="22"/>
              </w:rPr>
            </w:pPr>
            <w:ins w:id="1111" w:author="Chara Katiri" w:date="2015-04-12T15:37:00Z">
              <w:r w:rsidRPr="00802990">
                <w:rPr>
                  <w:rFonts w:ascii="Times" w:hAnsi="Times" w:cs="Times New Roman"/>
                  <w:sz w:val="22"/>
                  <w:szCs w:val="22"/>
                </w:rPr>
                <w:t xml:space="preserve">The system </w:t>
              </w:r>
            </w:ins>
            <w:r w:rsidR="004A6681" w:rsidRPr="00802990">
              <w:rPr>
                <w:rFonts w:ascii="Times" w:hAnsi="Times" w:cs="Times New Roman"/>
                <w:sz w:val="22"/>
                <w:szCs w:val="22"/>
              </w:rPr>
              <w:t>could</w:t>
            </w:r>
            <w:ins w:id="1112" w:author="Chara Katiri" w:date="2015-04-12T15:37:00Z">
              <w:r w:rsidRPr="00802990">
                <w:rPr>
                  <w:rFonts w:ascii="Times" w:hAnsi="Times" w:cs="Times New Roman"/>
                  <w:sz w:val="22"/>
                  <w:szCs w:val="22"/>
                </w:rPr>
                <w:t xml:space="preserve"> provide a ‘</w:t>
              </w:r>
              <w:commentRangeStart w:id="1113"/>
              <w:r w:rsidRPr="00802990">
                <w:rPr>
                  <w:rFonts w:ascii="Times" w:hAnsi="Times" w:cs="Times New Roman"/>
                  <w:sz w:val="22"/>
                  <w:szCs w:val="22"/>
                </w:rPr>
                <w:t>My profile</w:t>
              </w:r>
              <w:commentRangeEnd w:id="1113"/>
              <w:r w:rsidRPr="00802990">
                <w:rPr>
                  <w:rStyle w:val="CommentReference"/>
                  <w:rFonts w:ascii="Times" w:hAnsi="Times" w:cs="Times New Roman"/>
                  <w:sz w:val="22"/>
                  <w:szCs w:val="22"/>
                </w:rPr>
                <w:commentReference w:id="1113"/>
              </w:r>
              <w:r w:rsidRPr="00802990">
                <w:rPr>
                  <w:rFonts w:ascii="Times" w:hAnsi="Times" w:cs="Times New Roman"/>
                  <w:sz w:val="22"/>
                  <w:szCs w:val="22"/>
                </w:rPr>
                <w:t xml:space="preserve">’ area for each user. The personal information of the user will be shown on that page (Name, Contact details, email address, telephone number). </w:t>
              </w:r>
            </w:ins>
          </w:p>
        </w:tc>
        <w:tc>
          <w:tcPr>
            <w:tcW w:w="1274" w:type="dxa"/>
          </w:tcPr>
          <w:p w14:paraId="61849FA0" w14:textId="77777777" w:rsidR="00810221" w:rsidRPr="00802990" w:rsidRDefault="00810221" w:rsidP="00802990">
            <w:pPr>
              <w:pStyle w:val="ListParagraph"/>
              <w:spacing w:line="360" w:lineRule="auto"/>
              <w:ind w:left="0"/>
              <w:jc w:val="both"/>
              <w:rPr>
                <w:ins w:id="1114" w:author="Chara Katiri" w:date="2015-04-12T15:37:00Z"/>
                <w:rFonts w:ascii="Times" w:hAnsi="Times" w:cs="Times New Roman"/>
                <w:sz w:val="22"/>
                <w:szCs w:val="22"/>
              </w:rPr>
            </w:pPr>
            <w:ins w:id="1115" w:author="Chara Katiri" w:date="2015-04-12T15:37:00Z">
              <w:r w:rsidRPr="00802990">
                <w:rPr>
                  <w:rFonts w:ascii="Times" w:hAnsi="Times" w:cs="Times New Roman"/>
                  <w:sz w:val="22"/>
                  <w:szCs w:val="22"/>
                </w:rPr>
                <w:t>Functional</w:t>
              </w:r>
            </w:ins>
          </w:p>
        </w:tc>
        <w:tc>
          <w:tcPr>
            <w:tcW w:w="1609" w:type="dxa"/>
          </w:tcPr>
          <w:p w14:paraId="37ECB4F0" w14:textId="77777777" w:rsidR="00810221" w:rsidRPr="00802990" w:rsidRDefault="00810221" w:rsidP="00802990">
            <w:pPr>
              <w:pStyle w:val="ListParagraph"/>
              <w:spacing w:line="360" w:lineRule="auto"/>
              <w:ind w:left="0"/>
              <w:jc w:val="both"/>
              <w:rPr>
                <w:ins w:id="1116" w:author="Chara Katiri" w:date="2015-04-12T15:37:00Z"/>
                <w:rFonts w:ascii="Times" w:hAnsi="Times" w:cs="Times New Roman"/>
                <w:sz w:val="22"/>
                <w:szCs w:val="22"/>
              </w:rPr>
            </w:pPr>
          </w:p>
        </w:tc>
        <w:tc>
          <w:tcPr>
            <w:tcW w:w="1169" w:type="dxa"/>
          </w:tcPr>
          <w:p w14:paraId="0EE61FAD" w14:textId="246C9E39" w:rsidR="00810221" w:rsidRPr="00802990" w:rsidRDefault="00D71A41" w:rsidP="00802990">
            <w:pPr>
              <w:pStyle w:val="ListParagraph"/>
              <w:spacing w:line="360" w:lineRule="auto"/>
              <w:ind w:left="0"/>
              <w:jc w:val="both"/>
              <w:rPr>
                <w:ins w:id="1117" w:author="Chara Katiri" w:date="2015-04-12T15:37:00Z"/>
                <w:rFonts w:ascii="Times" w:hAnsi="Times" w:cs="Times New Roman"/>
                <w:sz w:val="22"/>
                <w:szCs w:val="22"/>
              </w:rPr>
            </w:pPr>
            <w:ins w:id="1118" w:author="Chara Katiri" w:date="2015-04-12T15:37:00Z">
              <w:r w:rsidRPr="00802990">
                <w:rPr>
                  <w:rFonts w:ascii="Times" w:hAnsi="Times" w:cs="Times New Roman"/>
                  <w:sz w:val="22"/>
                  <w:szCs w:val="22"/>
                </w:rPr>
                <w:t>C</w:t>
              </w:r>
            </w:ins>
          </w:p>
        </w:tc>
      </w:tr>
      <w:tr w:rsidR="00810221" w:rsidRPr="00802990" w14:paraId="7FF41140" w14:textId="77777777" w:rsidTr="00810221">
        <w:tblPrEx>
          <w:tblPrExChange w:id="1119" w:author="Chara Katiri" w:date="2015-04-12T15:33:00Z">
            <w:tblPrEx>
              <w:tblW w:w="9128" w:type="dxa"/>
            </w:tblPrEx>
          </w:tblPrExChange>
        </w:tblPrEx>
        <w:trPr>
          <w:ins w:id="1120" w:author="Chara Katiri" w:date="2015-04-12T15:31:00Z"/>
          <w:trPrChange w:id="1121" w:author="Chara Katiri" w:date="2015-04-12T15:33:00Z">
            <w:trPr>
              <w:gridBefore w:val="1"/>
              <w:gridAfter w:val="0"/>
            </w:trPr>
          </w:trPrChange>
        </w:trPr>
        <w:tc>
          <w:tcPr>
            <w:tcW w:w="1116" w:type="dxa"/>
            <w:shd w:val="clear" w:color="auto" w:fill="4F81BD" w:themeFill="accent1"/>
            <w:tcPrChange w:id="1122" w:author="Chara Katiri" w:date="2015-04-12T15:33:00Z">
              <w:tcPr>
                <w:tcW w:w="1116" w:type="dxa"/>
                <w:gridSpan w:val="2"/>
              </w:tcPr>
            </w:tcPrChange>
          </w:tcPr>
          <w:p w14:paraId="46255DF1" w14:textId="77777777" w:rsidR="00810221" w:rsidRPr="00802990" w:rsidRDefault="00810221" w:rsidP="00802990">
            <w:pPr>
              <w:pStyle w:val="ListParagraph"/>
              <w:spacing w:line="360" w:lineRule="auto"/>
              <w:ind w:left="0"/>
              <w:jc w:val="both"/>
              <w:rPr>
                <w:ins w:id="1123" w:author="Chara Katiri" w:date="2015-04-12T15:31:00Z"/>
                <w:rFonts w:ascii="Times" w:hAnsi="Times" w:cs="Times New Roman"/>
                <w:sz w:val="22"/>
                <w:szCs w:val="22"/>
              </w:rPr>
            </w:pPr>
          </w:p>
        </w:tc>
        <w:tc>
          <w:tcPr>
            <w:tcW w:w="3960" w:type="dxa"/>
            <w:shd w:val="clear" w:color="auto" w:fill="4F81BD" w:themeFill="accent1"/>
            <w:tcPrChange w:id="1124" w:author="Chara Katiri" w:date="2015-04-12T15:33:00Z">
              <w:tcPr>
                <w:tcW w:w="3960" w:type="dxa"/>
                <w:gridSpan w:val="2"/>
              </w:tcPr>
            </w:tcPrChange>
          </w:tcPr>
          <w:p w14:paraId="2291AEB5" w14:textId="62EA3A6D" w:rsidR="00810221" w:rsidRPr="00802990" w:rsidRDefault="00810221" w:rsidP="00802990">
            <w:pPr>
              <w:pStyle w:val="ListParagraph"/>
              <w:spacing w:line="360" w:lineRule="auto"/>
              <w:ind w:left="0"/>
              <w:jc w:val="both"/>
              <w:rPr>
                <w:ins w:id="1125" w:author="Chara Katiri" w:date="2015-04-12T15:31:00Z"/>
                <w:rFonts w:ascii="Times" w:hAnsi="Times" w:cs="Times New Roman"/>
                <w:sz w:val="22"/>
                <w:szCs w:val="22"/>
              </w:rPr>
            </w:pPr>
            <w:ins w:id="1126" w:author="Chara Katiri" w:date="2015-04-12T15:36:00Z">
              <w:r w:rsidRPr="00802990">
                <w:rPr>
                  <w:rFonts w:ascii="Times" w:hAnsi="Times" w:cs="Times New Roman"/>
                  <w:sz w:val="22"/>
                  <w:szCs w:val="22"/>
                </w:rPr>
                <w:t>Items</w:t>
              </w:r>
            </w:ins>
          </w:p>
        </w:tc>
        <w:tc>
          <w:tcPr>
            <w:tcW w:w="1274" w:type="dxa"/>
            <w:shd w:val="clear" w:color="auto" w:fill="4F81BD" w:themeFill="accent1"/>
            <w:tcPrChange w:id="1127" w:author="Chara Katiri" w:date="2015-04-12T15:33:00Z">
              <w:tcPr>
                <w:tcW w:w="1274" w:type="dxa"/>
              </w:tcPr>
            </w:tcPrChange>
          </w:tcPr>
          <w:p w14:paraId="49E82C85" w14:textId="77777777" w:rsidR="00810221" w:rsidRPr="00802990" w:rsidRDefault="00810221" w:rsidP="00802990">
            <w:pPr>
              <w:pStyle w:val="ListParagraph"/>
              <w:spacing w:line="360" w:lineRule="auto"/>
              <w:ind w:left="0"/>
              <w:jc w:val="both"/>
              <w:rPr>
                <w:ins w:id="1128" w:author="Chara Katiri" w:date="2015-04-12T15:31:00Z"/>
                <w:rFonts w:ascii="Times" w:hAnsi="Times" w:cs="Times New Roman"/>
                <w:sz w:val="22"/>
                <w:szCs w:val="22"/>
              </w:rPr>
            </w:pPr>
          </w:p>
        </w:tc>
        <w:tc>
          <w:tcPr>
            <w:tcW w:w="1609" w:type="dxa"/>
            <w:shd w:val="clear" w:color="auto" w:fill="4F81BD" w:themeFill="accent1"/>
            <w:tcPrChange w:id="1129" w:author="Chara Katiri" w:date="2015-04-12T15:33:00Z">
              <w:tcPr>
                <w:tcW w:w="1609" w:type="dxa"/>
                <w:gridSpan w:val="3"/>
              </w:tcPr>
            </w:tcPrChange>
          </w:tcPr>
          <w:p w14:paraId="6B00D131" w14:textId="77777777" w:rsidR="00810221" w:rsidRPr="00802990" w:rsidRDefault="00810221" w:rsidP="00802990">
            <w:pPr>
              <w:pStyle w:val="ListParagraph"/>
              <w:spacing w:line="360" w:lineRule="auto"/>
              <w:ind w:left="0"/>
              <w:jc w:val="both"/>
              <w:rPr>
                <w:ins w:id="1130" w:author="Chara Katiri" w:date="2015-04-12T15:31:00Z"/>
                <w:rFonts w:ascii="Times" w:hAnsi="Times" w:cs="Times New Roman"/>
                <w:sz w:val="22"/>
                <w:szCs w:val="22"/>
              </w:rPr>
            </w:pPr>
          </w:p>
        </w:tc>
        <w:tc>
          <w:tcPr>
            <w:tcW w:w="1169" w:type="dxa"/>
            <w:shd w:val="clear" w:color="auto" w:fill="4F81BD" w:themeFill="accent1"/>
            <w:tcPrChange w:id="1131" w:author="Chara Katiri" w:date="2015-04-12T15:33:00Z">
              <w:tcPr>
                <w:tcW w:w="1169" w:type="dxa"/>
                <w:gridSpan w:val="2"/>
              </w:tcPr>
            </w:tcPrChange>
          </w:tcPr>
          <w:p w14:paraId="19662DB4" w14:textId="77777777" w:rsidR="00810221" w:rsidRPr="00802990" w:rsidRDefault="00810221" w:rsidP="00802990">
            <w:pPr>
              <w:pStyle w:val="ListParagraph"/>
              <w:spacing w:line="360" w:lineRule="auto"/>
              <w:ind w:left="0"/>
              <w:jc w:val="both"/>
              <w:rPr>
                <w:ins w:id="1132" w:author="Chara Katiri" w:date="2015-04-12T15:31:00Z"/>
                <w:rFonts w:ascii="Times" w:hAnsi="Times" w:cs="Times New Roman"/>
                <w:sz w:val="22"/>
                <w:szCs w:val="22"/>
              </w:rPr>
            </w:pPr>
          </w:p>
        </w:tc>
      </w:tr>
      <w:tr w:rsidR="00810221" w:rsidRPr="00802990" w14:paraId="1E8C5D0D" w14:textId="77777777" w:rsidTr="00810221">
        <w:trPr>
          <w:ins w:id="1133" w:author="Chara Katiri" w:date="2015-04-12T15:36:00Z"/>
        </w:trPr>
        <w:tc>
          <w:tcPr>
            <w:tcW w:w="1116" w:type="dxa"/>
          </w:tcPr>
          <w:p w14:paraId="26D8CC9F" w14:textId="5E485113" w:rsidR="00810221" w:rsidRPr="00802990" w:rsidRDefault="00D71A41" w:rsidP="00802990">
            <w:pPr>
              <w:pStyle w:val="ListParagraph"/>
              <w:spacing w:line="360" w:lineRule="auto"/>
              <w:ind w:left="0"/>
              <w:jc w:val="both"/>
              <w:rPr>
                <w:ins w:id="1134" w:author="Chara Katiri" w:date="2015-04-12T15:36:00Z"/>
                <w:rFonts w:ascii="Times" w:hAnsi="Times" w:cs="Times New Roman"/>
                <w:sz w:val="22"/>
                <w:szCs w:val="22"/>
              </w:rPr>
            </w:pPr>
            <w:ins w:id="1135" w:author="Chara Katiri" w:date="2015-04-12T15:36:00Z">
              <w:r w:rsidRPr="00802990">
                <w:rPr>
                  <w:rFonts w:ascii="Times" w:hAnsi="Times" w:cs="Times New Roman"/>
                  <w:sz w:val="22"/>
                  <w:szCs w:val="22"/>
                </w:rPr>
                <w:t>11</w:t>
              </w:r>
            </w:ins>
          </w:p>
        </w:tc>
        <w:tc>
          <w:tcPr>
            <w:tcW w:w="3960" w:type="dxa"/>
          </w:tcPr>
          <w:p w14:paraId="662EC1CE" w14:textId="77777777" w:rsidR="00810221" w:rsidRPr="00802990" w:rsidRDefault="00810221" w:rsidP="00802990">
            <w:pPr>
              <w:pStyle w:val="ListParagraph"/>
              <w:spacing w:line="360" w:lineRule="auto"/>
              <w:ind w:left="0"/>
              <w:jc w:val="both"/>
              <w:rPr>
                <w:ins w:id="1136" w:author="Chara Katiri" w:date="2015-04-12T15:36:00Z"/>
                <w:rFonts w:ascii="Times" w:hAnsi="Times" w:cs="Times New Roman"/>
                <w:sz w:val="22"/>
                <w:szCs w:val="22"/>
              </w:rPr>
            </w:pPr>
            <w:ins w:id="1137" w:author="Chara Katiri" w:date="2015-04-12T15:36:00Z">
              <w:r w:rsidRPr="00802990">
                <w:rPr>
                  <w:rFonts w:ascii="Times" w:hAnsi="Times" w:cs="Times New Roman"/>
                  <w:sz w:val="22"/>
                  <w:szCs w:val="22"/>
                </w:rPr>
                <w:t>The system must provide information about the product: Title, Description, Price, Category and Seller contact information.</w:t>
              </w:r>
            </w:ins>
          </w:p>
        </w:tc>
        <w:tc>
          <w:tcPr>
            <w:tcW w:w="1274" w:type="dxa"/>
          </w:tcPr>
          <w:p w14:paraId="2ACDF812" w14:textId="77777777" w:rsidR="00810221" w:rsidRPr="00802990" w:rsidRDefault="00810221" w:rsidP="00802990">
            <w:pPr>
              <w:pStyle w:val="ListParagraph"/>
              <w:spacing w:line="360" w:lineRule="auto"/>
              <w:ind w:left="0"/>
              <w:jc w:val="both"/>
              <w:rPr>
                <w:ins w:id="1138" w:author="Chara Katiri" w:date="2015-04-12T15:36:00Z"/>
                <w:rFonts w:ascii="Times" w:hAnsi="Times" w:cs="Times New Roman"/>
                <w:sz w:val="22"/>
                <w:szCs w:val="22"/>
              </w:rPr>
            </w:pPr>
            <w:ins w:id="1139" w:author="Chara Katiri" w:date="2015-04-12T15:36:00Z">
              <w:r w:rsidRPr="00802990">
                <w:rPr>
                  <w:rFonts w:ascii="Times" w:hAnsi="Times" w:cs="Times New Roman"/>
                  <w:sz w:val="22"/>
                  <w:szCs w:val="22"/>
                </w:rPr>
                <w:t>Functional</w:t>
              </w:r>
            </w:ins>
          </w:p>
        </w:tc>
        <w:tc>
          <w:tcPr>
            <w:tcW w:w="1609" w:type="dxa"/>
          </w:tcPr>
          <w:p w14:paraId="3AB28429" w14:textId="252BEF62" w:rsidR="00810221" w:rsidRPr="00802990" w:rsidRDefault="00810221" w:rsidP="00802990">
            <w:pPr>
              <w:pStyle w:val="ListParagraph"/>
              <w:spacing w:line="360" w:lineRule="auto"/>
              <w:ind w:left="0"/>
              <w:jc w:val="both"/>
              <w:rPr>
                <w:ins w:id="1140" w:author="Chara Katiri" w:date="2015-04-12T15:36:00Z"/>
                <w:rFonts w:ascii="Times" w:hAnsi="Times" w:cs="Times New Roman"/>
                <w:sz w:val="22"/>
                <w:szCs w:val="22"/>
              </w:rPr>
            </w:pPr>
          </w:p>
        </w:tc>
        <w:tc>
          <w:tcPr>
            <w:tcW w:w="1169" w:type="dxa"/>
          </w:tcPr>
          <w:p w14:paraId="6D84E685" w14:textId="77777777" w:rsidR="00810221" w:rsidRPr="00802990" w:rsidRDefault="00810221" w:rsidP="00802990">
            <w:pPr>
              <w:pStyle w:val="ListParagraph"/>
              <w:spacing w:line="360" w:lineRule="auto"/>
              <w:ind w:left="0"/>
              <w:jc w:val="both"/>
              <w:rPr>
                <w:ins w:id="1141" w:author="Chara Katiri" w:date="2015-04-12T15:36:00Z"/>
                <w:rFonts w:ascii="Times" w:hAnsi="Times" w:cs="Times New Roman"/>
                <w:sz w:val="22"/>
                <w:szCs w:val="22"/>
              </w:rPr>
            </w:pPr>
            <w:ins w:id="1142" w:author="Chara Katiri" w:date="2015-04-12T15:36:00Z">
              <w:r w:rsidRPr="00802990">
                <w:rPr>
                  <w:rFonts w:ascii="Times" w:hAnsi="Times" w:cs="Times New Roman"/>
                  <w:sz w:val="22"/>
                  <w:szCs w:val="22"/>
                </w:rPr>
                <w:t>M</w:t>
              </w:r>
            </w:ins>
          </w:p>
        </w:tc>
      </w:tr>
      <w:tr w:rsidR="00810221" w:rsidRPr="00802990" w14:paraId="542B4344" w14:textId="77777777" w:rsidTr="00810221">
        <w:trPr>
          <w:ins w:id="1143" w:author="Chara Katiri" w:date="2015-04-12T15:36:00Z"/>
        </w:trPr>
        <w:tc>
          <w:tcPr>
            <w:tcW w:w="1116" w:type="dxa"/>
          </w:tcPr>
          <w:p w14:paraId="09DA8262" w14:textId="20A38DC1" w:rsidR="00810221" w:rsidRPr="00802990" w:rsidRDefault="00D71A41" w:rsidP="00802990">
            <w:pPr>
              <w:pStyle w:val="ListParagraph"/>
              <w:spacing w:line="360" w:lineRule="auto"/>
              <w:ind w:left="0"/>
              <w:jc w:val="both"/>
              <w:rPr>
                <w:ins w:id="1144" w:author="Chara Katiri" w:date="2015-04-12T15:36:00Z"/>
                <w:rFonts w:ascii="Times" w:hAnsi="Times" w:cs="Times New Roman"/>
                <w:sz w:val="22"/>
                <w:szCs w:val="22"/>
              </w:rPr>
            </w:pPr>
            <w:ins w:id="1145" w:author="Chara Katiri" w:date="2015-04-12T15:36:00Z">
              <w:r w:rsidRPr="00802990">
                <w:rPr>
                  <w:rFonts w:ascii="Times" w:hAnsi="Times" w:cs="Times New Roman"/>
                  <w:sz w:val="22"/>
                  <w:szCs w:val="22"/>
                </w:rPr>
                <w:t>12</w:t>
              </w:r>
            </w:ins>
          </w:p>
        </w:tc>
        <w:tc>
          <w:tcPr>
            <w:tcW w:w="3960" w:type="dxa"/>
          </w:tcPr>
          <w:p w14:paraId="1EC8A818" w14:textId="77777777" w:rsidR="00810221" w:rsidRPr="00802990" w:rsidRDefault="00810221" w:rsidP="00802990">
            <w:pPr>
              <w:pStyle w:val="ListParagraph"/>
              <w:spacing w:line="360" w:lineRule="auto"/>
              <w:ind w:left="0"/>
              <w:jc w:val="both"/>
              <w:rPr>
                <w:ins w:id="1146" w:author="Chara Katiri" w:date="2015-04-12T15:36:00Z"/>
                <w:rFonts w:ascii="Times" w:hAnsi="Times" w:cs="Times New Roman"/>
                <w:sz w:val="22"/>
                <w:szCs w:val="22"/>
              </w:rPr>
            </w:pPr>
            <w:ins w:id="1147" w:author="Chara Katiri" w:date="2015-04-12T15:36:00Z">
              <w:r w:rsidRPr="00802990">
                <w:rPr>
                  <w:rFonts w:ascii="Times" w:hAnsi="Times" w:cs="Times New Roman"/>
                  <w:sz w:val="22"/>
                  <w:szCs w:val="22"/>
                </w:rPr>
                <w:t>The system must ask the seller to fill specific fields regarding the product: Title, Description, Price, Category and Seller contact information such as email address and/or mobile phone number.</w:t>
              </w:r>
            </w:ins>
          </w:p>
        </w:tc>
        <w:tc>
          <w:tcPr>
            <w:tcW w:w="1274" w:type="dxa"/>
          </w:tcPr>
          <w:p w14:paraId="12E566EE" w14:textId="77777777" w:rsidR="00810221" w:rsidRPr="00802990" w:rsidRDefault="00810221" w:rsidP="00802990">
            <w:pPr>
              <w:pStyle w:val="ListParagraph"/>
              <w:spacing w:line="360" w:lineRule="auto"/>
              <w:ind w:left="0"/>
              <w:jc w:val="both"/>
              <w:rPr>
                <w:ins w:id="1148" w:author="Chara Katiri" w:date="2015-04-12T15:36:00Z"/>
                <w:rFonts w:ascii="Times" w:hAnsi="Times" w:cs="Times New Roman"/>
                <w:sz w:val="22"/>
                <w:szCs w:val="22"/>
              </w:rPr>
            </w:pPr>
            <w:ins w:id="1149" w:author="Chara Katiri" w:date="2015-04-12T15:36:00Z">
              <w:r w:rsidRPr="00802990">
                <w:rPr>
                  <w:rFonts w:ascii="Times" w:hAnsi="Times" w:cs="Times New Roman"/>
                  <w:sz w:val="22"/>
                  <w:szCs w:val="22"/>
                </w:rPr>
                <w:t>Functional</w:t>
              </w:r>
            </w:ins>
          </w:p>
        </w:tc>
        <w:tc>
          <w:tcPr>
            <w:tcW w:w="1609" w:type="dxa"/>
          </w:tcPr>
          <w:p w14:paraId="05AA7382" w14:textId="218B3B8D" w:rsidR="00810221" w:rsidRPr="00802990" w:rsidRDefault="00810221" w:rsidP="00802990">
            <w:pPr>
              <w:pStyle w:val="ListParagraph"/>
              <w:spacing w:line="360" w:lineRule="auto"/>
              <w:ind w:left="0"/>
              <w:jc w:val="both"/>
              <w:rPr>
                <w:ins w:id="1150" w:author="Chara Katiri" w:date="2015-04-12T15:36:00Z"/>
                <w:rFonts w:ascii="Times" w:hAnsi="Times" w:cs="Times New Roman"/>
                <w:sz w:val="22"/>
                <w:szCs w:val="22"/>
              </w:rPr>
            </w:pPr>
          </w:p>
        </w:tc>
        <w:tc>
          <w:tcPr>
            <w:tcW w:w="1169" w:type="dxa"/>
          </w:tcPr>
          <w:p w14:paraId="771DFACB" w14:textId="77777777" w:rsidR="00810221" w:rsidRPr="00802990" w:rsidRDefault="00810221" w:rsidP="00802990">
            <w:pPr>
              <w:pStyle w:val="ListParagraph"/>
              <w:spacing w:line="360" w:lineRule="auto"/>
              <w:ind w:left="0"/>
              <w:jc w:val="both"/>
              <w:rPr>
                <w:ins w:id="1151" w:author="Chara Katiri" w:date="2015-04-12T15:36:00Z"/>
                <w:rFonts w:ascii="Times" w:hAnsi="Times" w:cs="Times New Roman"/>
                <w:sz w:val="22"/>
                <w:szCs w:val="22"/>
              </w:rPr>
            </w:pPr>
            <w:ins w:id="1152" w:author="Chara Katiri" w:date="2015-04-12T15:36:00Z">
              <w:r w:rsidRPr="00802990">
                <w:rPr>
                  <w:rFonts w:ascii="Times" w:hAnsi="Times" w:cs="Times New Roman"/>
                  <w:sz w:val="22"/>
                  <w:szCs w:val="22"/>
                </w:rPr>
                <w:t>M</w:t>
              </w:r>
            </w:ins>
          </w:p>
        </w:tc>
      </w:tr>
      <w:tr w:rsidR="00810221" w:rsidRPr="00802990" w14:paraId="2CE15D4A" w14:textId="77777777" w:rsidTr="00810221">
        <w:tblPrEx>
          <w:tblPrExChange w:id="1153" w:author="Chara Katiri" w:date="2015-04-12T15:37:00Z">
            <w:tblPrEx>
              <w:tblW w:w="9128" w:type="dxa"/>
            </w:tblPrEx>
          </w:tblPrExChange>
        </w:tblPrEx>
        <w:trPr>
          <w:ins w:id="1154" w:author="Chara Katiri" w:date="2015-04-12T15:31:00Z"/>
          <w:trPrChange w:id="1155" w:author="Chara Katiri" w:date="2015-04-12T15:37:00Z">
            <w:trPr>
              <w:gridBefore w:val="1"/>
              <w:gridAfter w:val="0"/>
            </w:trPr>
          </w:trPrChange>
        </w:trPr>
        <w:tc>
          <w:tcPr>
            <w:tcW w:w="1116" w:type="dxa"/>
            <w:shd w:val="clear" w:color="auto" w:fill="4F81BD" w:themeFill="accent1"/>
            <w:tcPrChange w:id="1156" w:author="Chara Katiri" w:date="2015-04-12T15:37:00Z">
              <w:tcPr>
                <w:tcW w:w="1116" w:type="dxa"/>
                <w:gridSpan w:val="2"/>
              </w:tcPr>
            </w:tcPrChange>
          </w:tcPr>
          <w:p w14:paraId="6B99FDBE" w14:textId="77777777" w:rsidR="00810221" w:rsidRPr="00802990" w:rsidRDefault="00810221" w:rsidP="00802990">
            <w:pPr>
              <w:pStyle w:val="ListParagraph"/>
              <w:spacing w:line="360" w:lineRule="auto"/>
              <w:ind w:left="0"/>
              <w:jc w:val="both"/>
              <w:rPr>
                <w:ins w:id="1157" w:author="Chara Katiri" w:date="2015-04-12T15:31:00Z"/>
                <w:rFonts w:ascii="Times" w:hAnsi="Times" w:cs="Times New Roman"/>
                <w:sz w:val="22"/>
                <w:szCs w:val="22"/>
              </w:rPr>
            </w:pPr>
          </w:p>
        </w:tc>
        <w:tc>
          <w:tcPr>
            <w:tcW w:w="3960" w:type="dxa"/>
            <w:shd w:val="clear" w:color="auto" w:fill="4F81BD" w:themeFill="accent1"/>
            <w:tcPrChange w:id="1158" w:author="Chara Katiri" w:date="2015-04-12T15:37:00Z">
              <w:tcPr>
                <w:tcW w:w="3960" w:type="dxa"/>
                <w:gridSpan w:val="2"/>
              </w:tcPr>
            </w:tcPrChange>
          </w:tcPr>
          <w:p w14:paraId="0DA8532B" w14:textId="6F589405" w:rsidR="00810221" w:rsidRPr="00802990" w:rsidRDefault="00810221" w:rsidP="00802990">
            <w:pPr>
              <w:pStyle w:val="ListParagraph"/>
              <w:spacing w:line="360" w:lineRule="auto"/>
              <w:ind w:left="0"/>
              <w:jc w:val="both"/>
              <w:rPr>
                <w:ins w:id="1159" w:author="Chara Katiri" w:date="2015-04-12T15:31:00Z"/>
                <w:rFonts w:ascii="Times" w:hAnsi="Times" w:cs="Times New Roman"/>
                <w:sz w:val="22"/>
                <w:szCs w:val="22"/>
              </w:rPr>
            </w:pPr>
            <w:ins w:id="1160" w:author="Chara Katiri" w:date="2015-04-12T15:37:00Z">
              <w:r w:rsidRPr="00802990">
                <w:rPr>
                  <w:rFonts w:ascii="Times" w:hAnsi="Times" w:cs="Times New Roman"/>
                  <w:sz w:val="22"/>
                  <w:szCs w:val="22"/>
                </w:rPr>
                <w:t>Sort &amp; Search items</w:t>
              </w:r>
            </w:ins>
          </w:p>
        </w:tc>
        <w:tc>
          <w:tcPr>
            <w:tcW w:w="1274" w:type="dxa"/>
            <w:shd w:val="clear" w:color="auto" w:fill="4F81BD" w:themeFill="accent1"/>
            <w:tcPrChange w:id="1161" w:author="Chara Katiri" w:date="2015-04-12T15:37:00Z">
              <w:tcPr>
                <w:tcW w:w="1274" w:type="dxa"/>
              </w:tcPr>
            </w:tcPrChange>
          </w:tcPr>
          <w:p w14:paraId="0D8B56E4" w14:textId="77777777" w:rsidR="00810221" w:rsidRPr="00802990" w:rsidRDefault="00810221" w:rsidP="00802990">
            <w:pPr>
              <w:pStyle w:val="ListParagraph"/>
              <w:spacing w:line="360" w:lineRule="auto"/>
              <w:ind w:left="0"/>
              <w:jc w:val="both"/>
              <w:rPr>
                <w:ins w:id="1162" w:author="Chara Katiri" w:date="2015-04-12T15:31:00Z"/>
                <w:rFonts w:ascii="Times" w:hAnsi="Times" w:cs="Times New Roman"/>
                <w:sz w:val="22"/>
                <w:szCs w:val="22"/>
              </w:rPr>
            </w:pPr>
          </w:p>
        </w:tc>
        <w:tc>
          <w:tcPr>
            <w:tcW w:w="1609" w:type="dxa"/>
            <w:shd w:val="clear" w:color="auto" w:fill="4F81BD" w:themeFill="accent1"/>
            <w:tcPrChange w:id="1163" w:author="Chara Katiri" w:date="2015-04-12T15:37:00Z">
              <w:tcPr>
                <w:tcW w:w="1609" w:type="dxa"/>
                <w:gridSpan w:val="3"/>
              </w:tcPr>
            </w:tcPrChange>
          </w:tcPr>
          <w:p w14:paraId="35911A22" w14:textId="77777777" w:rsidR="00810221" w:rsidRPr="00802990" w:rsidRDefault="00810221" w:rsidP="00802990">
            <w:pPr>
              <w:pStyle w:val="ListParagraph"/>
              <w:spacing w:line="360" w:lineRule="auto"/>
              <w:ind w:left="0"/>
              <w:jc w:val="both"/>
              <w:rPr>
                <w:ins w:id="1164" w:author="Chara Katiri" w:date="2015-04-12T15:31:00Z"/>
                <w:rFonts w:ascii="Times" w:hAnsi="Times" w:cs="Times New Roman"/>
                <w:sz w:val="22"/>
                <w:szCs w:val="22"/>
              </w:rPr>
            </w:pPr>
          </w:p>
        </w:tc>
        <w:tc>
          <w:tcPr>
            <w:tcW w:w="1169" w:type="dxa"/>
            <w:shd w:val="clear" w:color="auto" w:fill="4F81BD" w:themeFill="accent1"/>
            <w:tcPrChange w:id="1165" w:author="Chara Katiri" w:date="2015-04-12T15:37:00Z">
              <w:tcPr>
                <w:tcW w:w="1169" w:type="dxa"/>
                <w:gridSpan w:val="2"/>
              </w:tcPr>
            </w:tcPrChange>
          </w:tcPr>
          <w:p w14:paraId="1AA451C3" w14:textId="77777777" w:rsidR="00810221" w:rsidRPr="00802990" w:rsidRDefault="00810221" w:rsidP="00802990">
            <w:pPr>
              <w:pStyle w:val="ListParagraph"/>
              <w:spacing w:line="360" w:lineRule="auto"/>
              <w:ind w:left="0"/>
              <w:jc w:val="both"/>
              <w:rPr>
                <w:ins w:id="1166" w:author="Chara Katiri" w:date="2015-04-12T15:31:00Z"/>
                <w:rFonts w:ascii="Times" w:hAnsi="Times" w:cs="Times New Roman"/>
                <w:sz w:val="22"/>
                <w:szCs w:val="22"/>
              </w:rPr>
            </w:pPr>
          </w:p>
        </w:tc>
      </w:tr>
      <w:tr w:rsidR="00810221" w:rsidRPr="00802990" w14:paraId="57FF7654" w14:textId="77777777" w:rsidTr="00810221">
        <w:trPr>
          <w:ins w:id="1167" w:author="Chara Katiri" w:date="2015-04-12T15:37:00Z"/>
        </w:trPr>
        <w:tc>
          <w:tcPr>
            <w:tcW w:w="1116" w:type="dxa"/>
          </w:tcPr>
          <w:p w14:paraId="5C565065" w14:textId="3BFCAC65" w:rsidR="00810221" w:rsidRPr="00802990" w:rsidRDefault="00D71A41" w:rsidP="00802990">
            <w:pPr>
              <w:pStyle w:val="ListParagraph"/>
              <w:spacing w:line="360" w:lineRule="auto"/>
              <w:ind w:left="0"/>
              <w:jc w:val="both"/>
              <w:rPr>
                <w:ins w:id="1168" w:author="Chara Katiri" w:date="2015-04-12T15:37:00Z"/>
                <w:rFonts w:ascii="Times" w:hAnsi="Times" w:cs="Times New Roman"/>
                <w:sz w:val="22"/>
                <w:szCs w:val="22"/>
              </w:rPr>
            </w:pPr>
            <w:ins w:id="1169" w:author="Chara Katiri" w:date="2015-04-12T15:37:00Z">
              <w:r w:rsidRPr="00802990">
                <w:rPr>
                  <w:rFonts w:ascii="Times" w:hAnsi="Times" w:cs="Times New Roman"/>
                  <w:sz w:val="22"/>
                  <w:szCs w:val="22"/>
                </w:rPr>
                <w:t>13</w:t>
              </w:r>
            </w:ins>
          </w:p>
        </w:tc>
        <w:tc>
          <w:tcPr>
            <w:tcW w:w="3960" w:type="dxa"/>
          </w:tcPr>
          <w:p w14:paraId="7657082E" w14:textId="77777777" w:rsidR="00810221" w:rsidRPr="00802990" w:rsidRDefault="00810221" w:rsidP="00802990">
            <w:pPr>
              <w:pStyle w:val="ListParagraph"/>
              <w:spacing w:line="360" w:lineRule="auto"/>
              <w:ind w:left="0"/>
              <w:jc w:val="both"/>
              <w:rPr>
                <w:ins w:id="1170" w:author="Chara Katiri" w:date="2015-04-12T15:37:00Z"/>
                <w:rFonts w:ascii="Times" w:hAnsi="Times" w:cs="Times New Roman"/>
                <w:sz w:val="22"/>
                <w:szCs w:val="22"/>
              </w:rPr>
            </w:pPr>
            <w:ins w:id="1171" w:author="Chara Katiri" w:date="2015-04-12T15:37:00Z">
              <w:r w:rsidRPr="00802990">
                <w:rPr>
                  <w:rFonts w:ascii="Times" w:hAnsi="Times" w:cs="Times New Roman"/>
                  <w:sz w:val="22"/>
                  <w:szCs w:val="22"/>
                </w:rPr>
                <w:t xml:space="preserve">The system must allow the users to search products based on categories e.g. books or room swaps. </w:t>
              </w:r>
            </w:ins>
          </w:p>
        </w:tc>
        <w:tc>
          <w:tcPr>
            <w:tcW w:w="1274" w:type="dxa"/>
          </w:tcPr>
          <w:p w14:paraId="03E1D695" w14:textId="77777777" w:rsidR="00810221" w:rsidRPr="00802990" w:rsidRDefault="00810221" w:rsidP="00802990">
            <w:pPr>
              <w:pStyle w:val="ListParagraph"/>
              <w:spacing w:line="360" w:lineRule="auto"/>
              <w:ind w:left="0"/>
              <w:jc w:val="both"/>
              <w:rPr>
                <w:ins w:id="1172" w:author="Chara Katiri" w:date="2015-04-12T15:37:00Z"/>
                <w:rFonts w:ascii="Times" w:hAnsi="Times" w:cs="Times New Roman"/>
                <w:sz w:val="22"/>
                <w:szCs w:val="22"/>
              </w:rPr>
            </w:pPr>
            <w:ins w:id="1173" w:author="Chara Katiri" w:date="2015-04-12T15:37:00Z">
              <w:r w:rsidRPr="00802990">
                <w:rPr>
                  <w:rFonts w:ascii="Times" w:hAnsi="Times" w:cs="Times New Roman"/>
                  <w:sz w:val="22"/>
                  <w:szCs w:val="22"/>
                </w:rPr>
                <w:t>Functional</w:t>
              </w:r>
            </w:ins>
          </w:p>
        </w:tc>
        <w:tc>
          <w:tcPr>
            <w:tcW w:w="1609" w:type="dxa"/>
          </w:tcPr>
          <w:p w14:paraId="09F1CE00" w14:textId="7578457E" w:rsidR="00810221" w:rsidRPr="00802990" w:rsidRDefault="00810221" w:rsidP="00802990">
            <w:pPr>
              <w:pStyle w:val="ListParagraph"/>
              <w:spacing w:line="360" w:lineRule="auto"/>
              <w:ind w:left="0"/>
              <w:jc w:val="both"/>
              <w:rPr>
                <w:ins w:id="1174" w:author="Chara Katiri" w:date="2015-04-12T15:37:00Z"/>
                <w:rFonts w:ascii="Times" w:hAnsi="Times" w:cs="Times New Roman"/>
                <w:sz w:val="22"/>
                <w:szCs w:val="22"/>
              </w:rPr>
            </w:pPr>
          </w:p>
        </w:tc>
        <w:tc>
          <w:tcPr>
            <w:tcW w:w="1169" w:type="dxa"/>
          </w:tcPr>
          <w:p w14:paraId="1C788E80" w14:textId="77777777" w:rsidR="00810221" w:rsidRPr="00802990" w:rsidRDefault="00810221" w:rsidP="00802990">
            <w:pPr>
              <w:pStyle w:val="ListParagraph"/>
              <w:spacing w:line="360" w:lineRule="auto"/>
              <w:ind w:left="0"/>
              <w:jc w:val="both"/>
              <w:rPr>
                <w:ins w:id="1175" w:author="Chara Katiri" w:date="2015-04-12T15:37:00Z"/>
                <w:rFonts w:ascii="Times" w:hAnsi="Times" w:cs="Times New Roman"/>
                <w:sz w:val="22"/>
                <w:szCs w:val="22"/>
              </w:rPr>
            </w:pPr>
            <w:ins w:id="1176" w:author="Chara Katiri" w:date="2015-04-12T15:37:00Z">
              <w:r w:rsidRPr="00802990">
                <w:rPr>
                  <w:rFonts w:ascii="Times" w:hAnsi="Times" w:cs="Times New Roman"/>
                  <w:sz w:val="22"/>
                  <w:szCs w:val="22"/>
                </w:rPr>
                <w:t>M</w:t>
              </w:r>
            </w:ins>
          </w:p>
        </w:tc>
      </w:tr>
      <w:tr w:rsidR="00810221" w:rsidRPr="00802990" w14:paraId="3FEFF63A" w14:textId="77777777" w:rsidTr="00810221">
        <w:trPr>
          <w:ins w:id="1177" w:author="Chara Katiri" w:date="2015-04-12T15:37:00Z"/>
        </w:trPr>
        <w:tc>
          <w:tcPr>
            <w:tcW w:w="1116" w:type="dxa"/>
          </w:tcPr>
          <w:p w14:paraId="7E6B4655" w14:textId="4331EDE0" w:rsidR="00810221" w:rsidRPr="00802990" w:rsidRDefault="00D71A41" w:rsidP="00802990">
            <w:pPr>
              <w:pStyle w:val="ListParagraph"/>
              <w:spacing w:line="360" w:lineRule="auto"/>
              <w:ind w:left="0"/>
              <w:jc w:val="both"/>
              <w:rPr>
                <w:ins w:id="1178" w:author="Chara Katiri" w:date="2015-04-12T15:37:00Z"/>
                <w:rFonts w:ascii="Times" w:hAnsi="Times" w:cs="Times New Roman"/>
                <w:sz w:val="22"/>
                <w:szCs w:val="22"/>
              </w:rPr>
            </w:pPr>
            <w:ins w:id="1179" w:author="Chara Katiri" w:date="2015-04-12T15:37:00Z">
              <w:r w:rsidRPr="00802990">
                <w:rPr>
                  <w:rFonts w:ascii="Times" w:hAnsi="Times" w:cs="Times New Roman"/>
                  <w:sz w:val="22"/>
                  <w:szCs w:val="22"/>
                </w:rPr>
                <w:lastRenderedPageBreak/>
                <w:t>14</w:t>
              </w:r>
            </w:ins>
          </w:p>
        </w:tc>
        <w:tc>
          <w:tcPr>
            <w:tcW w:w="3960" w:type="dxa"/>
          </w:tcPr>
          <w:p w14:paraId="74763891" w14:textId="77777777" w:rsidR="00810221" w:rsidRPr="00802990" w:rsidRDefault="00810221" w:rsidP="00802990">
            <w:pPr>
              <w:pStyle w:val="ListParagraph"/>
              <w:spacing w:line="360" w:lineRule="auto"/>
              <w:ind w:left="0"/>
              <w:jc w:val="both"/>
              <w:rPr>
                <w:ins w:id="1180" w:author="Chara Katiri" w:date="2015-04-12T15:37:00Z"/>
                <w:rFonts w:ascii="Times" w:hAnsi="Times" w:cs="Times New Roman"/>
                <w:sz w:val="22"/>
                <w:szCs w:val="22"/>
              </w:rPr>
            </w:pPr>
            <w:ins w:id="1181" w:author="Chara Katiri" w:date="2015-04-12T15:37:00Z">
              <w:r w:rsidRPr="00802990">
                <w:rPr>
                  <w:rFonts w:ascii="Times" w:hAnsi="Times" w:cs="Times New Roman"/>
                  <w:sz w:val="22"/>
                  <w:szCs w:val="22"/>
                </w:rPr>
                <w:t xml:space="preserve">The system must provide a search functionality (text-box search) to allow the users enter keywords. </w:t>
              </w:r>
            </w:ins>
          </w:p>
        </w:tc>
        <w:tc>
          <w:tcPr>
            <w:tcW w:w="1274" w:type="dxa"/>
          </w:tcPr>
          <w:p w14:paraId="7664FF18" w14:textId="77777777" w:rsidR="00810221" w:rsidRPr="00802990" w:rsidRDefault="00810221" w:rsidP="00802990">
            <w:pPr>
              <w:pStyle w:val="ListParagraph"/>
              <w:spacing w:line="360" w:lineRule="auto"/>
              <w:ind w:left="0"/>
              <w:jc w:val="both"/>
              <w:rPr>
                <w:ins w:id="1182" w:author="Chara Katiri" w:date="2015-04-12T15:37:00Z"/>
                <w:rFonts w:ascii="Times" w:hAnsi="Times" w:cs="Times New Roman"/>
                <w:sz w:val="22"/>
                <w:szCs w:val="22"/>
              </w:rPr>
            </w:pPr>
            <w:ins w:id="1183" w:author="Chara Katiri" w:date="2015-04-12T15:37:00Z">
              <w:r w:rsidRPr="00802990">
                <w:rPr>
                  <w:rFonts w:ascii="Times" w:hAnsi="Times" w:cs="Times New Roman"/>
                  <w:sz w:val="22"/>
                  <w:szCs w:val="22"/>
                </w:rPr>
                <w:t>Functional</w:t>
              </w:r>
            </w:ins>
          </w:p>
        </w:tc>
        <w:tc>
          <w:tcPr>
            <w:tcW w:w="1609" w:type="dxa"/>
          </w:tcPr>
          <w:p w14:paraId="1B9B35A1" w14:textId="220EF899" w:rsidR="00810221" w:rsidRPr="00802990" w:rsidRDefault="00810221" w:rsidP="00802990">
            <w:pPr>
              <w:pStyle w:val="ListParagraph"/>
              <w:spacing w:line="360" w:lineRule="auto"/>
              <w:ind w:left="0"/>
              <w:jc w:val="both"/>
              <w:rPr>
                <w:ins w:id="1184" w:author="Chara Katiri" w:date="2015-04-12T15:37:00Z"/>
                <w:rFonts w:ascii="Times" w:hAnsi="Times" w:cs="Times New Roman"/>
                <w:sz w:val="22"/>
                <w:szCs w:val="22"/>
              </w:rPr>
            </w:pPr>
          </w:p>
        </w:tc>
        <w:tc>
          <w:tcPr>
            <w:tcW w:w="1169" w:type="dxa"/>
          </w:tcPr>
          <w:p w14:paraId="2C652959" w14:textId="77777777" w:rsidR="00810221" w:rsidRPr="00802990" w:rsidRDefault="00810221" w:rsidP="00802990">
            <w:pPr>
              <w:pStyle w:val="ListParagraph"/>
              <w:spacing w:line="360" w:lineRule="auto"/>
              <w:ind w:left="0"/>
              <w:jc w:val="both"/>
              <w:rPr>
                <w:ins w:id="1185" w:author="Chara Katiri" w:date="2015-04-12T15:37:00Z"/>
                <w:rFonts w:ascii="Times" w:hAnsi="Times" w:cs="Times New Roman"/>
                <w:sz w:val="22"/>
                <w:szCs w:val="22"/>
              </w:rPr>
            </w:pPr>
            <w:ins w:id="1186" w:author="Chara Katiri" w:date="2015-04-12T15:37:00Z">
              <w:r w:rsidRPr="00802990">
                <w:rPr>
                  <w:rFonts w:ascii="Times" w:hAnsi="Times" w:cs="Times New Roman"/>
                  <w:sz w:val="22"/>
                  <w:szCs w:val="22"/>
                </w:rPr>
                <w:t>M</w:t>
              </w:r>
            </w:ins>
          </w:p>
        </w:tc>
      </w:tr>
      <w:tr w:rsidR="00810221" w:rsidRPr="00802990" w14:paraId="7ADAD9C0" w14:textId="77777777" w:rsidTr="00810221">
        <w:trPr>
          <w:ins w:id="1187" w:author="Chara Katiri" w:date="2015-04-12T15:37:00Z"/>
        </w:trPr>
        <w:tc>
          <w:tcPr>
            <w:tcW w:w="1116" w:type="dxa"/>
          </w:tcPr>
          <w:p w14:paraId="73C5E011" w14:textId="50E8D92D" w:rsidR="00810221" w:rsidRPr="00802990" w:rsidRDefault="00D71A41" w:rsidP="00802990">
            <w:pPr>
              <w:pStyle w:val="ListParagraph"/>
              <w:spacing w:line="360" w:lineRule="auto"/>
              <w:ind w:left="0"/>
              <w:jc w:val="both"/>
              <w:rPr>
                <w:ins w:id="1188" w:author="Chara Katiri" w:date="2015-04-12T15:37:00Z"/>
                <w:rFonts w:ascii="Times" w:hAnsi="Times" w:cs="Times New Roman"/>
                <w:sz w:val="22"/>
                <w:szCs w:val="22"/>
              </w:rPr>
            </w:pPr>
            <w:ins w:id="1189" w:author="Chara Katiri" w:date="2015-04-12T15:37:00Z">
              <w:r w:rsidRPr="00802990">
                <w:rPr>
                  <w:rFonts w:ascii="Times" w:hAnsi="Times" w:cs="Times New Roman"/>
                  <w:sz w:val="22"/>
                  <w:szCs w:val="22"/>
                </w:rPr>
                <w:t>15</w:t>
              </w:r>
            </w:ins>
          </w:p>
        </w:tc>
        <w:tc>
          <w:tcPr>
            <w:tcW w:w="3960" w:type="dxa"/>
          </w:tcPr>
          <w:p w14:paraId="0931D395" w14:textId="1C554200" w:rsidR="00810221" w:rsidRPr="00802990" w:rsidRDefault="00810221" w:rsidP="00802990">
            <w:pPr>
              <w:pStyle w:val="ListParagraph"/>
              <w:spacing w:line="360" w:lineRule="auto"/>
              <w:ind w:left="0"/>
              <w:jc w:val="both"/>
              <w:rPr>
                <w:ins w:id="1190" w:author="Chara Katiri" w:date="2015-04-12T15:37:00Z"/>
                <w:rFonts w:ascii="Times" w:hAnsi="Times" w:cs="Times New Roman"/>
                <w:sz w:val="22"/>
                <w:szCs w:val="22"/>
              </w:rPr>
            </w:pPr>
            <w:ins w:id="1191" w:author="Chara Katiri" w:date="2015-04-12T15:37:00Z">
              <w:r w:rsidRPr="00802990">
                <w:rPr>
                  <w:rFonts w:ascii="Times" w:hAnsi="Times" w:cs="Times New Roman"/>
                  <w:sz w:val="22"/>
                  <w:szCs w:val="22"/>
                </w:rPr>
                <w:t xml:space="preserve">The system </w:t>
              </w:r>
            </w:ins>
            <w:ins w:id="1192" w:author="Chara Katiri" w:date="2015-04-12T17:47:00Z">
              <w:r w:rsidR="00D71A41" w:rsidRPr="00802990">
                <w:rPr>
                  <w:rFonts w:ascii="Times" w:hAnsi="Times" w:cs="Times New Roman"/>
                  <w:sz w:val="22"/>
                  <w:szCs w:val="22"/>
                </w:rPr>
                <w:t>could</w:t>
              </w:r>
            </w:ins>
            <w:ins w:id="1193" w:author="Chara Katiri" w:date="2015-04-12T15:37:00Z">
              <w:r w:rsidRPr="00802990">
                <w:rPr>
                  <w:rFonts w:ascii="Times" w:hAnsi="Times" w:cs="Times New Roman"/>
                  <w:sz w:val="22"/>
                  <w:szCs w:val="22"/>
                </w:rPr>
                <w:t xml:space="preserve"> enable the users to sort the products based on price (Low to High, or High to Low).</w:t>
              </w:r>
            </w:ins>
          </w:p>
        </w:tc>
        <w:tc>
          <w:tcPr>
            <w:tcW w:w="1274" w:type="dxa"/>
          </w:tcPr>
          <w:p w14:paraId="578EA1B7" w14:textId="77777777" w:rsidR="00810221" w:rsidRPr="00802990" w:rsidRDefault="00810221" w:rsidP="00802990">
            <w:pPr>
              <w:pStyle w:val="ListParagraph"/>
              <w:spacing w:line="360" w:lineRule="auto"/>
              <w:ind w:left="0"/>
              <w:jc w:val="both"/>
              <w:rPr>
                <w:ins w:id="1194" w:author="Chara Katiri" w:date="2015-04-12T15:37:00Z"/>
                <w:rFonts w:ascii="Times" w:hAnsi="Times" w:cs="Times New Roman"/>
                <w:sz w:val="22"/>
                <w:szCs w:val="22"/>
              </w:rPr>
            </w:pPr>
            <w:ins w:id="1195" w:author="Chara Katiri" w:date="2015-04-12T15:37:00Z">
              <w:r w:rsidRPr="00802990">
                <w:rPr>
                  <w:rFonts w:ascii="Times" w:hAnsi="Times" w:cs="Times New Roman"/>
                  <w:sz w:val="22"/>
                  <w:szCs w:val="22"/>
                </w:rPr>
                <w:t>Functional</w:t>
              </w:r>
            </w:ins>
          </w:p>
        </w:tc>
        <w:tc>
          <w:tcPr>
            <w:tcW w:w="1609" w:type="dxa"/>
          </w:tcPr>
          <w:p w14:paraId="15DED83A" w14:textId="77777777" w:rsidR="00810221" w:rsidRPr="00802990" w:rsidRDefault="00810221" w:rsidP="00802990">
            <w:pPr>
              <w:pStyle w:val="ListParagraph"/>
              <w:spacing w:line="360" w:lineRule="auto"/>
              <w:ind w:left="0"/>
              <w:jc w:val="both"/>
              <w:rPr>
                <w:ins w:id="1196" w:author="Chara Katiri" w:date="2015-04-12T15:37:00Z"/>
                <w:rFonts w:ascii="Times" w:hAnsi="Times" w:cs="Times New Roman"/>
                <w:sz w:val="22"/>
                <w:szCs w:val="22"/>
              </w:rPr>
            </w:pPr>
          </w:p>
        </w:tc>
        <w:tc>
          <w:tcPr>
            <w:tcW w:w="1169" w:type="dxa"/>
          </w:tcPr>
          <w:p w14:paraId="2119EE62" w14:textId="13D66DCC" w:rsidR="00810221" w:rsidRPr="00802990" w:rsidRDefault="00D71A41" w:rsidP="00802990">
            <w:pPr>
              <w:pStyle w:val="ListParagraph"/>
              <w:spacing w:line="360" w:lineRule="auto"/>
              <w:ind w:left="0"/>
              <w:jc w:val="both"/>
              <w:rPr>
                <w:ins w:id="1197" w:author="Chara Katiri" w:date="2015-04-12T15:37:00Z"/>
                <w:rFonts w:ascii="Times" w:hAnsi="Times" w:cs="Times New Roman"/>
                <w:sz w:val="22"/>
                <w:szCs w:val="22"/>
              </w:rPr>
            </w:pPr>
            <w:ins w:id="1198" w:author="Chara Katiri" w:date="2015-04-12T15:37:00Z">
              <w:r w:rsidRPr="00802990">
                <w:rPr>
                  <w:rFonts w:ascii="Times" w:hAnsi="Times" w:cs="Times New Roman"/>
                  <w:sz w:val="22"/>
                  <w:szCs w:val="22"/>
                </w:rPr>
                <w:t>C</w:t>
              </w:r>
            </w:ins>
          </w:p>
        </w:tc>
      </w:tr>
      <w:tr w:rsidR="00810221" w:rsidRPr="00802990" w:rsidDel="00810221" w14:paraId="78E30DC4" w14:textId="4B968470" w:rsidTr="00C44BF6">
        <w:trPr>
          <w:del w:id="1199" w:author="Chara Katiri" w:date="2015-04-12T15:36:00Z"/>
        </w:trPr>
        <w:tc>
          <w:tcPr>
            <w:tcW w:w="1116" w:type="dxa"/>
            <w:tcPrChange w:id="1200" w:author="Chara Katiri" w:date="2015-04-12T02:56:00Z">
              <w:tcPr>
                <w:tcW w:w="1353" w:type="dxa"/>
                <w:gridSpan w:val="4"/>
              </w:tcPr>
            </w:tcPrChange>
          </w:tcPr>
          <w:p w14:paraId="4C27AC25" w14:textId="23518807" w:rsidR="00810221" w:rsidRPr="00802990" w:rsidDel="00810221" w:rsidRDefault="00810221" w:rsidP="00802990">
            <w:pPr>
              <w:pStyle w:val="ListParagraph"/>
              <w:spacing w:line="360" w:lineRule="auto"/>
              <w:ind w:left="0"/>
              <w:jc w:val="both"/>
              <w:rPr>
                <w:del w:id="1201" w:author="Chara Katiri" w:date="2015-04-12T15:36:00Z"/>
                <w:rFonts w:ascii="Times" w:hAnsi="Times" w:cs="Times New Roman"/>
                <w:sz w:val="22"/>
                <w:szCs w:val="22"/>
              </w:rPr>
              <w:pPrChange w:id="1202" w:author="Chara Katiri" w:date="2015-04-12T20:48:00Z">
                <w:pPr>
                  <w:pStyle w:val="ListParagraph"/>
                  <w:spacing w:line="360" w:lineRule="auto"/>
                  <w:ind w:left="0"/>
                  <w:jc w:val="both"/>
                </w:pPr>
              </w:pPrChange>
            </w:pPr>
          </w:p>
        </w:tc>
        <w:tc>
          <w:tcPr>
            <w:tcW w:w="3960" w:type="dxa"/>
            <w:tcPrChange w:id="1203" w:author="Chara Katiri" w:date="2015-04-12T02:56:00Z">
              <w:tcPr>
                <w:tcW w:w="5203" w:type="dxa"/>
                <w:gridSpan w:val="3"/>
              </w:tcPr>
            </w:tcPrChange>
          </w:tcPr>
          <w:p w14:paraId="2903E5A1" w14:textId="67E4A78B" w:rsidR="00810221" w:rsidRPr="00802990" w:rsidDel="00810221" w:rsidRDefault="00810221" w:rsidP="00802990">
            <w:pPr>
              <w:pStyle w:val="ListParagraph"/>
              <w:spacing w:line="360" w:lineRule="auto"/>
              <w:ind w:left="0"/>
              <w:jc w:val="both"/>
              <w:rPr>
                <w:del w:id="1204" w:author="Chara Katiri" w:date="2015-04-12T15:36:00Z"/>
                <w:rFonts w:ascii="Times" w:hAnsi="Times" w:cs="Times New Roman"/>
                <w:sz w:val="22"/>
                <w:szCs w:val="22"/>
              </w:rPr>
              <w:pPrChange w:id="1205" w:author="Chara Katiri" w:date="2015-04-12T20:48:00Z">
                <w:pPr>
                  <w:pStyle w:val="ListParagraph"/>
                  <w:spacing w:line="360" w:lineRule="auto"/>
                  <w:ind w:left="0"/>
                  <w:jc w:val="both"/>
                </w:pPr>
              </w:pPrChange>
            </w:pPr>
            <w:del w:id="1206" w:author="Chara Katiri" w:date="2015-04-12T15:36:00Z">
              <w:r w:rsidRPr="00802990" w:rsidDel="00810221">
                <w:rPr>
                  <w:rFonts w:ascii="Times" w:hAnsi="Times" w:cs="Times New Roman"/>
                  <w:sz w:val="22"/>
                  <w:szCs w:val="22"/>
                </w:rPr>
                <w:delText xml:space="preserve">The won’t require the users to register. The login process will be based on the existing UoS Active Directory (AD) groups. New users will be automatically added in the database. </w:delText>
              </w:r>
            </w:del>
          </w:p>
        </w:tc>
        <w:tc>
          <w:tcPr>
            <w:tcW w:w="1274" w:type="dxa"/>
            <w:tcPrChange w:id="1207" w:author="Chara Katiri" w:date="2015-04-12T02:56:00Z">
              <w:tcPr>
                <w:tcW w:w="1334" w:type="dxa"/>
              </w:tcPr>
            </w:tcPrChange>
          </w:tcPr>
          <w:p w14:paraId="158D1155" w14:textId="49FC74AF" w:rsidR="00810221" w:rsidRPr="00802990" w:rsidDel="00810221" w:rsidRDefault="00810221" w:rsidP="00802990">
            <w:pPr>
              <w:pStyle w:val="ListParagraph"/>
              <w:spacing w:line="360" w:lineRule="auto"/>
              <w:ind w:left="0"/>
              <w:jc w:val="both"/>
              <w:rPr>
                <w:del w:id="1208" w:author="Chara Katiri" w:date="2015-04-12T15:36:00Z"/>
                <w:rFonts w:ascii="Times" w:hAnsi="Times" w:cs="Times New Roman"/>
                <w:sz w:val="22"/>
                <w:szCs w:val="22"/>
              </w:rPr>
              <w:pPrChange w:id="1209" w:author="Chara Katiri" w:date="2015-04-12T20:48:00Z">
                <w:pPr>
                  <w:pStyle w:val="ListParagraph"/>
                  <w:spacing w:line="360" w:lineRule="auto"/>
                  <w:ind w:left="0"/>
                  <w:jc w:val="both"/>
                </w:pPr>
              </w:pPrChange>
            </w:pPr>
            <w:del w:id="1210" w:author="Chara Katiri" w:date="2015-04-12T15:36:00Z">
              <w:r w:rsidRPr="00802990" w:rsidDel="00810221">
                <w:rPr>
                  <w:rFonts w:ascii="Times" w:hAnsi="Times" w:cs="Times New Roman"/>
                  <w:sz w:val="22"/>
                  <w:szCs w:val="22"/>
                </w:rPr>
                <w:delText>Functional</w:delText>
              </w:r>
            </w:del>
          </w:p>
        </w:tc>
        <w:tc>
          <w:tcPr>
            <w:tcW w:w="1609" w:type="dxa"/>
            <w:tcPrChange w:id="1211" w:author="Chara Katiri" w:date="2015-04-12T02:56:00Z">
              <w:tcPr>
                <w:tcW w:w="1182" w:type="dxa"/>
                <w:gridSpan w:val="2"/>
              </w:tcPr>
            </w:tcPrChange>
          </w:tcPr>
          <w:p w14:paraId="742F0600" w14:textId="75153AB5" w:rsidR="00810221" w:rsidRPr="00802990" w:rsidDel="00810221" w:rsidRDefault="00810221" w:rsidP="00802990">
            <w:pPr>
              <w:pStyle w:val="ListParagraph"/>
              <w:spacing w:line="360" w:lineRule="auto"/>
              <w:ind w:left="0"/>
              <w:jc w:val="both"/>
              <w:rPr>
                <w:del w:id="1212" w:author="Chara Katiri" w:date="2015-04-12T15:36:00Z"/>
                <w:rFonts w:ascii="Times" w:hAnsi="Times" w:cs="Times New Roman"/>
                <w:sz w:val="22"/>
                <w:szCs w:val="22"/>
              </w:rPr>
              <w:pPrChange w:id="1213" w:author="Chara Katiri" w:date="2015-04-12T20:48:00Z">
                <w:pPr>
                  <w:pStyle w:val="ListParagraph"/>
                  <w:spacing w:line="360" w:lineRule="auto"/>
                  <w:ind w:left="0"/>
                  <w:jc w:val="both"/>
                </w:pPr>
              </w:pPrChange>
            </w:pPr>
          </w:p>
        </w:tc>
        <w:tc>
          <w:tcPr>
            <w:tcW w:w="1169" w:type="dxa"/>
            <w:tcPrChange w:id="1214" w:author="Chara Katiri" w:date="2015-04-12T02:56:00Z">
              <w:tcPr>
                <w:tcW w:w="1182" w:type="dxa"/>
                <w:gridSpan w:val="2"/>
              </w:tcPr>
            </w:tcPrChange>
          </w:tcPr>
          <w:p w14:paraId="5FDE9410" w14:textId="4A7A297D" w:rsidR="00810221" w:rsidRPr="00802990" w:rsidDel="00810221" w:rsidRDefault="00810221" w:rsidP="00802990">
            <w:pPr>
              <w:pStyle w:val="ListParagraph"/>
              <w:spacing w:line="360" w:lineRule="auto"/>
              <w:ind w:left="0"/>
              <w:jc w:val="both"/>
              <w:rPr>
                <w:del w:id="1215" w:author="Chara Katiri" w:date="2015-04-12T15:36:00Z"/>
                <w:rFonts w:ascii="Times" w:hAnsi="Times" w:cs="Times New Roman"/>
                <w:sz w:val="22"/>
                <w:szCs w:val="22"/>
              </w:rPr>
              <w:pPrChange w:id="1216" w:author="Chara Katiri" w:date="2015-04-12T20:48:00Z">
                <w:pPr>
                  <w:pStyle w:val="ListParagraph"/>
                  <w:spacing w:line="360" w:lineRule="auto"/>
                  <w:ind w:left="0"/>
                  <w:jc w:val="both"/>
                </w:pPr>
              </w:pPrChange>
            </w:pPr>
            <w:del w:id="1217" w:author="Chara Katiri" w:date="2015-04-12T15:36:00Z">
              <w:r w:rsidRPr="00802990" w:rsidDel="00810221">
                <w:rPr>
                  <w:rFonts w:ascii="Times" w:hAnsi="Times" w:cs="Times New Roman"/>
                  <w:sz w:val="22"/>
                  <w:szCs w:val="22"/>
                </w:rPr>
                <w:delText>W</w:delText>
              </w:r>
            </w:del>
          </w:p>
        </w:tc>
      </w:tr>
      <w:tr w:rsidR="00810221" w:rsidRPr="00802990" w:rsidDel="00A9540C" w14:paraId="11F0932F" w14:textId="0598A9B9" w:rsidTr="00C44BF6">
        <w:trPr>
          <w:del w:id="1218" w:author="Chara Katiri" w:date="2015-04-12T14:47:00Z"/>
        </w:trPr>
        <w:tc>
          <w:tcPr>
            <w:tcW w:w="1116" w:type="dxa"/>
            <w:tcPrChange w:id="1219" w:author="Chara Katiri" w:date="2015-04-12T02:56:00Z">
              <w:tcPr>
                <w:tcW w:w="1353" w:type="dxa"/>
                <w:gridSpan w:val="4"/>
              </w:tcPr>
            </w:tcPrChange>
          </w:tcPr>
          <w:p w14:paraId="3993FDE2" w14:textId="24DF08A3" w:rsidR="00810221" w:rsidRPr="00802990" w:rsidDel="00A9540C" w:rsidRDefault="00810221" w:rsidP="00802990">
            <w:pPr>
              <w:pStyle w:val="ListParagraph"/>
              <w:spacing w:line="360" w:lineRule="auto"/>
              <w:ind w:left="0"/>
              <w:jc w:val="both"/>
              <w:rPr>
                <w:del w:id="1220" w:author="Chara Katiri" w:date="2015-04-12T14:47:00Z"/>
                <w:rFonts w:ascii="Times" w:hAnsi="Times" w:cs="Times New Roman"/>
                <w:sz w:val="22"/>
                <w:szCs w:val="22"/>
              </w:rPr>
              <w:pPrChange w:id="1221" w:author="Chara Katiri" w:date="2015-04-12T20:48:00Z">
                <w:pPr>
                  <w:pStyle w:val="ListParagraph"/>
                  <w:spacing w:line="360" w:lineRule="auto"/>
                  <w:ind w:left="0"/>
                  <w:jc w:val="both"/>
                </w:pPr>
              </w:pPrChange>
            </w:pPr>
          </w:p>
        </w:tc>
        <w:tc>
          <w:tcPr>
            <w:tcW w:w="3960" w:type="dxa"/>
            <w:tcPrChange w:id="1222" w:author="Chara Katiri" w:date="2015-04-12T02:56:00Z">
              <w:tcPr>
                <w:tcW w:w="5203" w:type="dxa"/>
                <w:gridSpan w:val="3"/>
              </w:tcPr>
            </w:tcPrChange>
          </w:tcPr>
          <w:p w14:paraId="7D7F8D4E" w14:textId="6EDB1879" w:rsidR="00810221" w:rsidRPr="00802990" w:rsidDel="00A9540C" w:rsidRDefault="00810221" w:rsidP="00802990">
            <w:pPr>
              <w:spacing w:line="360" w:lineRule="auto"/>
              <w:contextualSpacing/>
              <w:jc w:val="both"/>
              <w:rPr>
                <w:del w:id="1223" w:author="Chara Katiri" w:date="2015-04-12T14:47:00Z"/>
                <w:rFonts w:ascii="Times" w:eastAsia="Times New Roman" w:hAnsi="Times" w:cs="Times New Roman"/>
                <w:sz w:val="22"/>
                <w:szCs w:val="22"/>
                <w:lang w:val="en-GB"/>
              </w:rPr>
              <w:pPrChange w:id="1224" w:author="Chara Katiri" w:date="2015-04-12T20:48:00Z">
                <w:pPr>
                  <w:spacing w:line="360" w:lineRule="auto"/>
                  <w:contextualSpacing/>
                  <w:jc w:val="both"/>
                </w:pPr>
              </w:pPrChange>
            </w:pPr>
            <w:del w:id="1225" w:author="Chara Katiri" w:date="2015-04-12T14:47:00Z">
              <w:r w:rsidRPr="00802990" w:rsidDel="00A9540C">
                <w:rPr>
                  <w:rFonts w:ascii="Times" w:eastAsia="Times New Roman" w:hAnsi="Times" w:cs="Times New Roman"/>
                  <w:sz w:val="22"/>
                  <w:szCs w:val="22"/>
                  <w:lang w:val="en-GB"/>
                </w:rPr>
                <w:delText xml:space="preserve">The must validate the user information upon registration e.g. text fields that require information and valid email that contains ‘@’, ‘.’. </w:delText>
              </w:r>
            </w:del>
          </w:p>
        </w:tc>
        <w:tc>
          <w:tcPr>
            <w:tcW w:w="1274" w:type="dxa"/>
            <w:tcPrChange w:id="1226" w:author="Chara Katiri" w:date="2015-04-12T02:56:00Z">
              <w:tcPr>
                <w:tcW w:w="1334" w:type="dxa"/>
              </w:tcPr>
            </w:tcPrChange>
          </w:tcPr>
          <w:p w14:paraId="215CF11C" w14:textId="6646BE52" w:rsidR="00810221" w:rsidRPr="00802990" w:rsidDel="00A9540C" w:rsidRDefault="00810221" w:rsidP="00802990">
            <w:pPr>
              <w:pStyle w:val="ListParagraph"/>
              <w:spacing w:line="360" w:lineRule="auto"/>
              <w:ind w:left="0"/>
              <w:jc w:val="both"/>
              <w:rPr>
                <w:del w:id="1227" w:author="Chara Katiri" w:date="2015-04-12T14:47:00Z"/>
                <w:rFonts w:ascii="Times" w:hAnsi="Times" w:cs="Times New Roman"/>
                <w:sz w:val="22"/>
                <w:szCs w:val="22"/>
              </w:rPr>
              <w:pPrChange w:id="1228" w:author="Chara Katiri" w:date="2015-04-12T20:48:00Z">
                <w:pPr>
                  <w:pStyle w:val="ListParagraph"/>
                  <w:spacing w:line="360" w:lineRule="auto"/>
                  <w:ind w:left="0"/>
                  <w:jc w:val="both"/>
                </w:pPr>
              </w:pPrChange>
            </w:pPr>
            <w:del w:id="1229" w:author="Chara Katiri" w:date="2015-04-12T14:47:00Z">
              <w:r w:rsidRPr="00802990" w:rsidDel="00A9540C">
                <w:rPr>
                  <w:rFonts w:ascii="Times" w:hAnsi="Times" w:cs="Times New Roman"/>
                  <w:sz w:val="22"/>
                  <w:szCs w:val="22"/>
                </w:rPr>
                <w:delText>Functional</w:delText>
              </w:r>
            </w:del>
          </w:p>
        </w:tc>
        <w:tc>
          <w:tcPr>
            <w:tcW w:w="1609" w:type="dxa"/>
            <w:tcPrChange w:id="1230" w:author="Chara Katiri" w:date="2015-04-12T02:56:00Z">
              <w:tcPr>
                <w:tcW w:w="1182" w:type="dxa"/>
                <w:gridSpan w:val="2"/>
              </w:tcPr>
            </w:tcPrChange>
          </w:tcPr>
          <w:p w14:paraId="46B457CF" w14:textId="79804931" w:rsidR="00810221" w:rsidRPr="00802990" w:rsidDel="00A9540C" w:rsidRDefault="00810221" w:rsidP="00802990">
            <w:pPr>
              <w:pStyle w:val="ListParagraph"/>
              <w:spacing w:line="360" w:lineRule="auto"/>
              <w:ind w:left="0"/>
              <w:jc w:val="both"/>
              <w:rPr>
                <w:del w:id="1231" w:author="Chara Katiri" w:date="2015-04-12T14:47:00Z"/>
                <w:rFonts w:ascii="Times" w:hAnsi="Times" w:cs="Times New Roman"/>
                <w:sz w:val="22"/>
                <w:szCs w:val="22"/>
              </w:rPr>
              <w:pPrChange w:id="1232" w:author="Chara Katiri" w:date="2015-04-12T20:48:00Z">
                <w:pPr>
                  <w:pStyle w:val="ListParagraph"/>
                  <w:spacing w:line="360" w:lineRule="auto"/>
                  <w:ind w:left="0"/>
                  <w:jc w:val="both"/>
                </w:pPr>
              </w:pPrChange>
            </w:pPr>
          </w:p>
        </w:tc>
        <w:tc>
          <w:tcPr>
            <w:tcW w:w="1169" w:type="dxa"/>
            <w:tcPrChange w:id="1233" w:author="Chara Katiri" w:date="2015-04-12T02:56:00Z">
              <w:tcPr>
                <w:tcW w:w="1182" w:type="dxa"/>
                <w:gridSpan w:val="2"/>
              </w:tcPr>
            </w:tcPrChange>
          </w:tcPr>
          <w:p w14:paraId="059A77BF" w14:textId="4984C57A" w:rsidR="00810221" w:rsidRPr="00802990" w:rsidDel="00A9540C" w:rsidRDefault="00810221" w:rsidP="00802990">
            <w:pPr>
              <w:pStyle w:val="ListParagraph"/>
              <w:spacing w:line="360" w:lineRule="auto"/>
              <w:ind w:left="0"/>
              <w:jc w:val="both"/>
              <w:rPr>
                <w:del w:id="1234" w:author="Chara Katiri" w:date="2015-04-12T14:47:00Z"/>
                <w:rFonts w:ascii="Times" w:hAnsi="Times" w:cs="Times New Roman"/>
                <w:sz w:val="22"/>
                <w:szCs w:val="22"/>
              </w:rPr>
              <w:pPrChange w:id="1235" w:author="Chara Katiri" w:date="2015-04-12T20:48:00Z">
                <w:pPr>
                  <w:pStyle w:val="ListParagraph"/>
                  <w:spacing w:line="360" w:lineRule="auto"/>
                  <w:ind w:left="0"/>
                  <w:jc w:val="both"/>
                </w:pPr>
              </w:pPrChange>
            </w:pPr>
            <w:del w:id="1236" w:author="Chara Katiri" w:date="2015-04-12T14:47:00Z">
              <w:r w:rsidRPr="00802990" w:rsidDel="00A9540C">
                <w:rPr>
                  <w:rFonts w:ascii="Times" w:hAnsi="Times" w:cs="Times New Roman"/>
                  <w:sz w:val="22"/>
                  <w:szCs w:val="22"/>
                </w:rPr>
                <w:delText>M</w:delText>
              </w:r>
            </w:del>
          </w:p>
        </w:tc>
      </w:tr>
      <w:tr w:rsidR="00810221" w:rsidRPr="00802990" w:rsidDel="00810221" w14:paraId="246BF0EB" w14:textId="6E308F87" w:rsidTr="00C44BF6">
        <w:trPr>
          <w:del w:id="1237" w:author="Chara Katiri" w:date="2015-04-12T15:37:00Z"/>
        </w:trPr>
        <w:tc>
          <w:tcPr>
            <w:tcW w:w="1116" w:type="dxa"/>
            <w:tcPrChange w:id="1238" w:author="Chara Katiri" w:date="2015-04-12T02:56:00Z">
              <w:tcPr>
                <w:tcW w:w="1353" w:type="dxa"/>
                <w:gridSpan w:val="4"/>
              </w:tcPr>
            </w:tcPrChange>
          </w:tcPr>
          <w:p w14:paraId="5226BDCB" w14:textId="6C3CAD89" w:rsidR="00810221" w:rsidRPr="00802990" w:rsidDel="00810221" w:rsidRDefault="00810221" w:rsidP="00802990">
            <w:pPr>
              <w:pStyle w:val="ListParagraph"/>
              <w:spacing w:line="360" w:lineRule="auto"/>
              <w:ind w:left="0"/>
              <w:jc w:val="both"/>
              <w:rPr>
                <w:del w:id="1239" w:author="Chara Katiri" w:date="2015-04-12T15:37:00Z"/>
                <w:rFonts w:ascii="Times" w:hAnsi="Times" w:cs="Times New Roman"/>
                <w:sz w:val="22"/>
                <w:szCs w:val="22"/>
              </w:rPr>
              <w:pPrChange w:id="1240" w:author="Chara Katiri" w:date="2015-04-12T20:48:00Z">
                <w:pPr>
                  <w:pStyle w:val="ListParagraph"/>
                  <w:spacing w:line="360" w:lineRule="auto"/>
                  <w:ind w:left="0"/>
                  <w:jc w:val="both"/>
                </w:pPr>
              </w:pPrChange>
            </w:pPr>
          </w:p>
        </w:tc>
        <w:tc>
          <w:tcPr>
            <w:tcW w:w="3960" w:type="dxa"/>
            <w:tcPrChange w:id="1241" w:author="Chara Katiri" w:date="2015-04-12T02:56:00Z">
              <w:tcPr>
                <w:tcW w:w="5203" w:type="dxa"/>
                <w:gridSpan w:val="3"/>
              </w:tcPr>
            </w:tcPrChange>
          </w:tcPr>
          <w:p w14:paraId="334BF914" w14:textId="7B1B58FC" w:rsidR="00810221" w:rsidRPr="00802990" w:rsidDel="00810221" w:rsidRDefault="00810221" w:rsidP="00802990">
            <w:pPr>
              <w:pStyle w:val="ListParagraph"/>
              <w:spacing w:line="360" w:lineRule="auto"/>
              <w:ind w:left="0"/>
              <w:jc w:val="both"/>
              <w:rPr>
                <w:del w:id="1242" w:author="Chara Katiri" w:date="2015-04-12T15:37:00Z"/>
                <w:rFonts w:ascii="Times" w:hAnsi="Times" w:cs="Times New Roman"/>
                <w:sz w:val="22"/>
                <w:szCs w:val="22"/>
              </w:rPr>
              <w:pPrChange w:id="1243" w:author="Chara Katiri" w:date="2015-04-12T20:48:00Z">
                <w:pPr>
                  <w:pStyle w:val="ListParagraph"/>
                  <w:spacing w:line="360" w:lineRule="auto"/>
                  <w:ind w:left="0"/>
                  <w:jc w:val="both"/>
                </w:pPr>
              </w:pPrChange>
            </w:pPr>
            <w:del w:id="1244" w:author="Chara Katiri" w:date="2015-04-12T15:37:00Z">
              <w:r w:rsidRPr="00802990" w:rsidDel="00810221">
                <w:rPr>
                  <w:rFonts w:ascii="Times" w:hAnsi="Times" w:cs="Times New Roman"/>
                  <w:sz w:val="22"/>
                  <w:szCs w:val="22"/>
                </w:rPr>
                <w:delText xml:space="preserve">The must allow the users to search products based on categories e.g. books or room swaps. </w:delText>
              </w:r>
            </w:del>
          </w:p>
        </w:tc>
        <w:tc>
          <w:tcPr>
            <w:tcW w:w="1274" w:type="dxa"/>
            <w:tcPrChange w:id="1245" w:author="Chara Katiri" w:date="2015-04-12T02:56:00Z">
              <w:tcPr>
                <w:tcW w:w="1334" w:type="dxa"/>
              </w:tcPr>
            </w:tcPrChange>
          </w:tcPr>
          <w:p w14:paraId="049F3010" w14:textId="6331C15E" w:rsidR="00810221" w:rsidRPr="00802990" w:rsidDel="00810221" w:rsidRDefault="00810221" w:rsidP="00802990">
            <w:pPr>
              <w:pStyle w:val="ListParagraph"/>
              <w:spacing w:line="360" w:lineRule="auto"/>
              <w:ind w:left="0"/>
              <w:jc w:val="both"/>
              <w:rPr>
                <w:del w:id="1246" w:author="Chara Katiri" w:date="2015-04-12T15:37:00Z"/>
                <w:rFonts w:ascii="Times" w:hAnsi="Times" w:cs="Times New Roman"/>
                <w:sz w:val="22"/>
                <w:szCs w:val="22"/>
              </w:rPr>
              <w:pPrChange w:id="1247" w:author="Chara Katiri" w:date="2015-04-12T20:48:00Z">
                <w:pPr>
                  <w:pStyle w:val="ListParagraph"/>
                  <w:spacing w:line="360" w:lineRule="auto"/>
                  <w:ind w:left="0"/>
                  <w:jc w:val="both"/>
                </w:pPr>
              </w:pPrChange>
            </w:pPr>
            <w:del w:id="1248" w:author="Chara Katiri" w:date="2015-04-12T15:37:00Z">
              <w:r w:rsidRPr="00802990" w:rsidDel="00810221">
                <w:rPr>
                  <w:rFonts w:ascii="Times" w:hAnsi="Times" w:cs="Times New Roman"/>
                  <w:sz w:val="22"/>
                  <w:szCs w:val="22"/>
                </w:rPr>
                <w:delText>Functional</w:delText>
              </w:r>
            </w:del>
          </w:p>
        </w:tc>
        <w:tc>
          <w:tcPr>
            <w:tcW w:w="1609" w:type="dxa"/>
            <w:tcPrChange w:id="1249" w:author="Chara Katiri" w:date="2015-04-12T02:56:00Z">
              <w:tcPr>
                <w:tcW w:w="1182" w:type="dxa"/>
                <w:gridSpan w:val="2"/>
              </w:tcPr>
            </w:tcPrChange>
          </w:tcPr>
          <w:p w14:paraId="109AA466" w14:textId="12647C2B" w:rsidR="00810221" w:rsidRPr="00802990" w:rsidDel="00810221" w:rsidRDefault="00810221" w:rsidP="00802990">
            <w:pPr>
              <w:pStyle w:val="ListParagraph"/>
              <w:spacing w:line="360" w:lineRule="auto"/>
              <w:ind w:left="0"/>
              <w:jc w:val="both"/>
              <w:rPr>
                <w:del w:id="1250" w:author="Chara Katiri" w:date="2015-04-12T15:37:00Z"/>
                <w:rFonts w:ascii="Times" w:hAnsi="Times" w:cs="Times New Roman"/>
                <w:sz w:val="22"/>
                <w:szCs w:val="22"/>
              </w:rPr>
              <w:pPrChange w:id="1251" w:author="Chara Katiri" w:date="2015-04-12T20:48:00Z">
                <w:pPr>
                  <w:pStyle w:val="ListParagraph"/>
                  <w:spacing w:line="360" w:lineRule="auto"/>
                  <w:ind w:left="0"/>
                  <w:jc w:val="both"/>
                </w:pPr>
              </w:pPrChange>
            </w:pPr>
          </w:p>
        </w:tc>
        <w:tc>
          <w:tcPr>
            <w:tcW w:w="1169" w:type="dxa"/>
            <w:tcPrChange w:id="1252" w:author="Chara Katiri" w:date="2015-04-12T02:56:00Z">
              <w:tcPr>
                <w:tcW w:w="1182" w:type="dxa"/>
                <w:gridSpan w:val="2"/>
              </w:tcPr>
            </w:tcPrChange>
          </w:tcPr>
          <w:p w14:paraId="6A038756" w14:textId="33FC3957" w:rsidR="00810221" w:rsidRPr="00802990" w:rsidDel="00810221" w:rsidRDefault="00810221" w:rsidP="00802990">
            <w:pPr>
              <w:pStyle w:val="ListParagraph"/>
              <w:spacing w:line="360" w:lineRule="auto"/>
              <w:ind w:left="0"/>
              <w:jc w:val="both"/>
              <w:rPr>
                <w:del w:id="1253" w:author="Chara Katiri" w:date="2015-04-12T15:37:00Z"/>
                <w:rFonts w:ascii="Times" w:hAnsi="Times" w:cs="Times New Roman"/>
                <w:sz w:val="22"/>
                <w:szCs w:val="22"/>
              </w:rPr>
              <w:pPrChange w:id="1254" w:author="Chara Katiri" w:date="2015-04-12T20:48:00Z">
                <w:pPr>
                  <w:pStyle w:val="ListParagraph"/>
                  <w:spacing w:line="360" w:lineRule="auto"/>
                  <w:ind w:left="0"/>
                  <w:jc w:val="both"/>
                </w:pPr>
              </w:pPrChange>
            </w:pPr>
            <w:del w:id="1255" w:author="Chara Katiri" w:date="2015-04-12T15:37:00Z">
              <w:r w:rsidRPr="00802990" w:rsidDel="00810221">
                <w:rPr>
                  <w:rFonts w:ascii="Times" w:hAnsi="Times" w:cs="Times New Roman"/>
                  <w:sz w:val="22"/>
                  <w:szCs w:val="22"/>
                </w:rPr>
                <w:delText>M</w:delText>
              </w:r>
            </w:del>
          </w:p>
        </w:tc>
      </w:tr>
      <w:tr w:rsidR="00810221" w:rsidRPr="00802990" w:rsidDel="00810221" w14:paraId="3110EC54" w14:textId="3E3978C1" w:rsidTr="00C44BF6">
        <w:trPr>
          <w:del w:id="1256" w:author="Chara Katiri" w:date="2015-04-12T15:37:00Z"/>
        </w:trPr>
        <w:tc>
          <w:tcPr>
            <w:tcW w:w="1116" w:type="dxa"/>
            <w:tcPrChange w:id="1257" w:author="Chara Katiri" w:date="2015-04-12T02:56:00Z">
              <w:tcPr>
                <w:tcW w:w="1353" w:type="dxa"/>
                <w:gridSpan w:val="4"/>
              </w:tcPr>
            </w:tcPrChange>
          </w:tcPr>
          <w:p w14:paraId="5C0638D1" w14:textId="6EDB2F77" w:rsidR="00810221" w:rsidRPr="00802990" w:rsidDel="00810221" w:rsidRDefault="00810221" w:rsidP="00802990">
            <w:pPr>
              <w:pStyle w:val="ListParagraph"/>
              <w:spacing w:line="360" w:lineRule="auto"/>
              <w:ind w:left="0"/>
              <w:jc w:val="both"/>
              <w:rPr>
                <w:del w:id="1258" w:author="Chara Katiri" w:date="2015-04-12T15:37:00Z"/>
                <w:rFonts w:ascii="Times" w:hAnsi="Times" w:cs="Times New Roman"/>
                <w:sz w:val="22"/>
                <w:szCs w:val="22"/>
              </w:rPr>
              <w:pPrChange w:id="1259" w:author="Chara Katiri" w:date="2015-04-12T20:48:00Z">
                <w:pPr>
                  <w:pStyle w:val="ListParagraph"/>
                  <w:spacing w:line="360" w:lineRule="auto"/>
                  <w:ind w:left="0"/>
                  <w:jc w:val="both"/>
                </w:pPr>
              </w:pPrChange>
            </w:pPr>
          </w:p>
        </w:tc>
        <w:tc>
          <w:tcPr>
            <w:tcW w:w="3960" w:type="dxa"/>
            <w:tcPrChange w:id="1260" w:author="Chara Katiri" w:date="2015-04-12T02:56:00Z">
              <w:tcPr>
                <w:tcW w:w="5203" w:type="dxa"/>
                <w:gridSpan w:val="3"/>
              </w:tcPr>
            </w:tcPrChange>
          </w:tcPr>
          <w:p w14:paraId="75BE94C5" w14:textId="48B31E09" w:rsidR="00810221" w:rsidRPr="00802990" w:rsidDel="00810221" w:rsidRDefault="00810221" w:rsidP="00802990">
            <w:pPr>
              <w:pStyle w:val="ListParagraph"/>
              <w:spacing w:line="360" w:lineRule="auto"/>
              <w:ind w:left="0"/>
              <w:jc w:val="both"/>
              <w:rPr>
                <w:del w:id="1261" w:author="Chara Katiri" w:date="2015-04-12T15:37:00Z"/>
                <w:rFonts w:ascii="Times" w:hAnsi="Times" w:cs="Times New Roman"/>
                <w:sz w:val="22"/>
                <w:szCs w:val="22"/>
              </w:rPr>
              <w:pPrChange w:id="1262" w:author="Chara Katiri" w:date="2015-04-12T20:48:00Z">
                <w:pPr>
                  <w:pStyle w:val="ListParagraph"/>
                  <w:spacing w:line="360" w:lineRule="auto"/>
                  <w:ind w:left="0"/>
                  <w:jc w:val="both"/>
                </w:pPr>
              </w:pPrChange>
            </w:pPr>
            <w:del w:id="1263" w:author="Chara Katiri" w:date="2015-04-12T15:37:00Z">
              <w:r w:rsidRPr="00802990" w:rsidDel="00810221">
                <w:rPr>
                  <w:rFonts w:ascii="Times" w:hAnsi="Times" w:cs="Times New Roman"/>
                  <w:sz w:val="22"/>
                  <w:szCs w:val="22"/>
                </w:rPr>
                <w:delText>The</w:delText>
              </w:r>
            </w:del>
            <w:del w:id="1264" w:author="Chara Katiri" w:date="2015-04-12T15:21:00Z">
              <w:r w:rsidRPr="00802990" w:rsidDel="007E3300">
                <w:rPr>
                  <w:rFonts w:ascii="Times" w:hAnsi="Times" w:cs="Times New Roman"/>
                  <w:sz w:val="22"/>
                  <w:szCs w:val="22"/>
                </w:rPr>
                <w:delText xml:space="preserve"> </w:delText>
              </w:r>
            </w:del>
            <w:del w:id="1265" w:author="Chara Katiri" w:date="2015-04-12T15:37:00Z">
              <w:r w:rsidRPr="00802990" w:rsidDel="00810221">
                <w:rPr>
                  <w:rFonts w:ascii="Times" w:hAnsi="Times" w:cs="Times New Roman"/>
                  <w:sz w:val="22"/>
                  <w:szCs w:val="22"/>
                </w:rPr>
                <w:delText xml:space="preserve">must provide a search functionality (text-box search) to allow the users enter keywords. </w:delText>
              </w:r>
            </w:del>
          </w:p>
        </w:tc>
        <w:tc>
          <w:tcPr>
            <w:tcW w:w="1274" w:type="dxa"/>
            <w:tcPrChange w:id="1266" w:author="Chara Katiri" w:date="2015-04-12T02:56:00Z">
              <w:tcPr>
                <w:tcW w:w="1334" w:type="dxa"/>
              </w:tcPr>
            </w:tcPrChange>
          </w:tcPr>
          <w:p w14:paraId="2B5E4A85" w14:textId="1A9424BA" w:rsidR="00810221" w:rsidRPr="00802990" w:rsidDel="00810221" w:rsidRDefault="00810221" w:rsidP="00802990">
            <w:pPr>
              <w:pStyle w:val="ListParagraph"/>
              <w:spacing w:line="360" w:lineRule="auto"/>
              <w:ind w:left="0"/>
              <w:jc w:val="both"/>
              <w:rPr>
                <w:del w:id="1267" w:author="Chara Katiri" w:date="2015-04-12T15:37:00Z"/>
                <w:rFonts w:ascii="Times" w:hAnsi="Times" w:cs="Times New Roman"/>
                <w:sz w:val="22"/>
                <w:szCs w:val="22"/>
              </w:rPr>
              <w:pPrChange w:id="1268" w:author="Chara Katiri" w:date="2015-04-12T20:48:00Z">
                <w:pPr>
                  <w:pStyle w:val="ListParagraph"/>
                  <w:spacing w:line="360" w:lineRule="auto"/>
                  <w:ind w:left="0"/>
                  <w:jc w:val="both"/>
                </w:pPr>
              </w:pPrChange>
            </w:pPr>
            <w:del w:id="1269" w:author="Chara Katiri" w:date="2015-04-12T15:37:00Z">
              <w:r w:rsidRPr="00802990" w:rsidDel="00810221">
                <w:rPr>
                  <w:rFonts w:ascii="Times" w:hAnsi="Times" w:cs="Times New Roman"/>
                  <w:sz w:val="22"/>
                  <w:szCs w:val="22"/>
                </w:rPr>
                <w:delText>Functional</w:delText>
              </w:r>
            </w:del>
          </w:p>
        </w:tc>
        <w:tc>
          <w:tcPr>
            <w:tcW w:w="1609" w:type="dxa"/>
            <w:tcPrChange w:id="1270" w:author="Chara Katiri" w:date="2015-04-12T02:56:00Z">
              <w:tcPr>
                <w:tcW w:w="1182" w:type="dxa"/>
                <w:gridSpan w:val="2"/>
              </w:tcPr>
            </w:tcPrChange>
          </w:tcPr>
          <w:p w14:paraId="2E014E42" w14:textId="172C0CEA" w:rsidR="00810221" w:rsidRPr="00802990" w:rsidDel="00810221" w:rsidRDefault="00810221" w:rsidP="00802990">
            <w:pPr>
              <w:pStyle w:val="ListParagraph"/>
              <w:spacing w:line="360" w:lineRule="auto"/>
              <w:ind w:left="0"/>
              <w:jc w:val="both"/>
              <w:rPr>
                <w:del w:id="1271" w:author="Chara Katiri" w:date="2015-04-12T15:37:00Z"/>
                <w:rFonts w:ascii="Times" w:hAnsi="Times" w:cs="Times New Roman"/>
                <w:sz w:val="22"/>
                <w:szCs w:val="22"/>
              </w:rPr>
              <w:pPrChange w:id="1272" w:author="Chara Katiri" w:date="2015-04-12T20:48:00Z">
                <w:pPr>
                  <w:pStyle w:val="ListParagraph"/>
                  <w:spacing w:line="360" w:lineRule="auto"/>
                  <w:ind w:left="0"/>
                  <w:jc w:val="both"/>
                </w:pPr>
              </w:pPrChange>
            </w:pPr>
          </w:p>
        </w:tc>
        <w:tc>
          <w:tcPr>
            <w:tcW w:w="1169" w:type="dxa"/>
            <w:tcPrChange w:id="1273" w:author="Chara Katiri" w:date="2015-04-12T02:56:00Z">
              <w:tcPr>
                <w:tcW w:w="1182" w:type="dxa"/>
                <w:gridSpan w:val="2"/>
              </w:tcPr>
            </w:tcPrChange>
          </w:tcPr>
          <w:p w14:paraId="5B5D9B05" w14:textId="0FF82894" w:rsidR="00810221" w:rsidRPr="00802990" w:rsidDel="00810221" w:rsidRDefault="00810221" w:rsidP="00802990">
            <w:pPr>
              <w:pStyle w:val="ListParagraph"/>
              <w:spacing w:line="360" w:lineRule="auto"/>
              <w:ind w:left="0"/>
              <w:jc w:val="both"/>
              <w:rPr>
                <w:del w:id="1274" w:author="Chara Katiri" w:date="2015-04-12T15:37:00Z"/>
                <w:rFonts w:ascii="Times" w:hAnsi="Times" w:cs="Times New Roman"/>
                <w:sz w:val="22"/>
                <w:szCs w:val="22"/>
              </w:rPr>
              <w:pPrChange w:id="1275" w:author="Chara Katiri" w:date="2015-04-12T20:48:00Z">
                <w:pPr>
                  <w:pStyle w:val="ListParagraph"/>
                  <w:spacing w:line="360" w:lineRule="auto"/>
                  <w:ind w:left="0"/>
                  <w:jc w:val="both"/>
                </w:pPr>
              </w:pPrChange>
            </w:pPr>
            <w:del w:id="1276" w:author="Chara Katiri" w:date="2015-04-12T15:37:00Z">
              <w:r w:rsidRPr="00802990" w:rsidDel="00810221">
                <w:rPr>
                  <w:rFonts w:ascii="Times" w:hAnsi="Times" w:cs="Times New Roman"/>
                  <w:sz w:val="22"/>
                  <w:szCs w:val="22"/>
                </w:rPr>
                <w:delText>M</w:delText>
              </w:r>
            </w:del>
          </w:p>
        </w:tc>
      </w:tr>
      <w:tr w:rsidR="00810221" w:rsidRPr="00802990" w:rsidDel="00810221" w14:paraId="372E5ABC" w14:textId="24D00B82" w:rsidTr="00C44BF6">
        <w:trPr>
          <w:del w:id="1277" w:author="Chara Katiri" w:date="2015-04-12T15:37:00Z"/>
        </w:trPr>
        <w:tc>
          <w:tcPr>
            <w:tcW w:w="1116" w:type="dxa"/>
            <w:tcPrChange w:id="1278" w:author="Chara Katiri" w:date="2015-04-12T02:56:00Z">
              <w:tcPr>
                <w:tcW w:w="1353" w:type="dxa"/>
                <w:gridSpan w:val="4"/>
              </w:tcPr>
            </w:tcPrChange>
          </w:tcPr>
          <w:p w14:paraId="7147205D" w14:textId="79CC93EB" w:rsidR="00810221" w:rsidRPr="00802990" w:rsidDel="00810221" w:rsidRDefault="00810221" w:rsidP="00802990">
            <w:pPr>
              <w:pStyle w:val="ListParagraph"/>
              <w:spacing w:line="360" w:lineRule="auto"/>
              <w:ind w:left="0"/>
              <w:jc w:val="both"/>
              <w:rPr>
                <w:del w:id="1279" w:author="Chara Katiri" w:date="2015-04-12T15:37:00Z"/>
                <w:rFonts w:ascii="Times" w:hAnsi="Times" w:cs="Times New Roman"/>
                <w:sz w:val="22"/>
                <w:szCs w:val="22"/>
              </w:rPr>
              <w:pPrChange w:id="1280" w:author="Chara Katiri" w:date="2015-04-12T20:48:00Z">
                <w:pPr>
                  <w:pStyle w:val="ListParagraph"/>
                  <w:spacing w:line="360" w:lineRule="auto"/>
                  <w:ind w:left="0"/>
                  <w:jc w:val="both"/>
                </w:pPr>
              </w:pPrChange>
            </w:pPr>
          </w:p>
        </w:tc>
        <w:tc>
          <w:tcPr>
            <w:tcW w:w="3960" w:type="dxa"/>
            <w:tcPrChange w:id="1281" w:author="Chara Katiri" w:date="2015-04-12T02:56:00Z">
              <w:tcPr>
                <w:tcW w:w="5203" w:type="dxa"/>
                <w:gridSpan w:val="3"/>
              </w:tcPr>
            </w:tcPrChange>
          </w:tcPr>
          <w:p w14:paraId="50B1856C" w14:textId="72A2E4E7" w:rsidR="00810221" w:rsidRPr="00802990" w:rsidDel="00810221" w:rsidRDefault="00810221" w:rsidP="00802990">
            <w:pPr>
              <w:pStyle w:val="ListParagraph"/>
              <w:spacing w:line="360" w:lineRule="auto"/>
              <w:ind w:left="0"/>
              <w:jc w:val="both"/>
              <w:rPr>
                <w:del w:id="1282" w:author="Chara Katiri" w:date="2015-04-12T15:37:00Z"/>
                <w:rFonts w:ascii="Times" w:hAnsi="Times" w:cs="Times New Roman"/>
                <w:sz w:val="22"/>
                <w:szCs w:val="22"/>
              </w:rPr>
              <w:pPrChange w:id="1283" w:author="Chara Katiri" w:date="2015-04-12T20:48:00Z">
                <w:pPr>
                  <w:pStyle w:val="ListParagraph"/>
                  <w:spacing w:line="360" w:lineRule="auto"/>
                  <w:ind w:left="0"/>
                  <w:jc w:val="both"/>
                </w:pPr>
              </w:pPrChange>
            </w:pPr>
            <w:del w:id="1284" w:author="Chara Katiri" w:date="2015-04-12T15:37:00Z">
              <w:r w:rsidRPr="00802990" w:rsidDel="00810221">
                <w:rPr>
                  <w:rFonts w:ascii="Times" w:hAnsi="Times" w:cs="Times New Roman"/>
                  <w:sz w:val="22"/>
                  <w:szCs w:val="22"/>
                </w:rPr>
                <w:delText>The should enable the users to sort the products based on price (Low to High, or High to Low).</w:delText>
              </w:r>
            </w:del>
          </w:p>
        </w:tc>
        <w:tc>
          <w:tcPr>
            <w:tcW w:w="1274" w:type="dxa"/>
            <w:tcPrChange w:id="1285" w:author="Chara Katiri" w:date="2015-04-12T02:56:00Z">
              <w:tcPr>
                <w:tcW w:w="1334" w:type="dxa"/>
              </w:tcPr>
            </w:tcPrChange>
          </w:tcPr>
          <w:p w14:paraId="455860F8" w14:textId="6E347950" w:rsidR="00810221" w:rsidRPr="00802990" w:rsidDel="00810221" w:rsidRDefault="00810221" w:rsidP="00802990">
            <w:pPr>
              <w:pStyle w:val="ListParagraph"/>
              <w:spacing w:line="360" w:lineRule="auto"/>
              <w:ind w:left="0"/>
              <w:jc w:val="both"/>
              <w:rPr>
                <w:del w:id="1286" w:author="Chara Katiri" w:date="2015-04-12T15:37:00Z"/>
                <w:rFonts w:ascii="Times" w:hAnsi="Times" w:cs="Times New Roman"/>
                <w:sz w:val="22"/>
                <w:szCs w:val="22"/>
              </w:rPr>
              <w:pPrChange w:id="1287" w:author="Chara Katiri" w:date="2015-04-12T20:48:00Z">
                <w:pPr>
                  <w:pStyle w:val="ListParagraph"/>
                  <w:spacing w:line="360" w:lineRule="auto"/>
                  <w:ind w:left="0"/>
                  <w:jc w:val="both"/>
                </w:pPr>
              </w:pPrChange>
            </w:pPr>
            <w:del w:id="1288" w:author="Chara Katiri" w:date="2015-04-12T15:37:00Z">
              <w:r w:rsidRPr="00802990" w:rsidDel="00810221">
                <w:rPr>
                  <w:rFonts w:ascii="Times" w:hAnsi="Times" w:cs="Times New Roman"/>
                  <w:sz w:val="22"/>
                  <w:szCs w:val="22"/>
                </w:rPr>
                <w:delText>Functional</w:delText>
              </w:r>
            </w:del>
          </w:p>
        </w:tc>
        <w:tc>
          <w:tcPr>
            <w:tcW w:w="1609" w:type="dxa"/>
            <w:tcPrChange w:id="1289" w:author="Chara Katiri" w:date="2015-04-12T02:56:00Z">
              <w:tcPr>
                <w:tcW w:w="1182" w:type="dxa"/>
                <w:gridSpan w:val="2"/>
              </w:tcPr>
            </w:tcPrChange>
          </w:tcPr>
          <w:p w14:paraId="1855BEE8" w14:textId="6E1ED497" w:rsidR="00810221" w:rsidRPr="00802990" w:rsidDel="00810221" w:rsidRDefault="00810221" w:rsidP="00802990">
            <w:pPr>
              <w:pStyle w:val="ListParagraph"/>
              <w:spacing w:line="360" w:lineRule="auto"/>
              <w:ind w:left="0"/>
              <w:jc w:val="both"/>
              <w:rPr>
                <w:del w:id="1290" w:author="Chara Katiri" w:date="2015-04-12T15:37:00Z"/>
                <w:rFonts w:ascii="Times" w:hAnsi="Times" w:cs="Times New Roman"/>
                <w:sz w:val="22"/>
                <w:szCs w:val="22"/>
              </w:rPr>
              <w:pPrChange w:id="1291" w:author="Chara Katiri" w:date="2015-04-12T20:48:00Z">
                <w:pPr>
                  <w:pStyle w:val="ListParagraph"/>
                  <w:spacing w:line="360" w:lineRule="auto"/>
                  <w:ind w:left="0"/>
                  <w:jc w:val="both"/>
                </w:pPr>
              </w:pPrChange>
            </w:pPr>
          </w:p>
        </w:tc>
        <w:tc>
          <w:tcPr>
            <w:tcW w:w="1169" w:type="dxa"/>
            <w:tcPrChange w:id="1292" w:author="Chara Katiri" w:date="2015-04-12T02:56:00Z">
              <w:tcPr>
                <w:tcW w:w="1182" w:type="dxa"/>
                <w:gridSpan w:val="2"/>
              </w:tcPr>
            </w:tcPrChange>
          </w:tcPr>
          <w:p w14:paraId="6A8CD0AD" w14:textId="2FCE9FAA" w:rsidR="00810221" w:rsidRPr="00802990" w:rsidDel="00810221" w:rsidRDefault="00810221" w:rsidP="00802990">
            <w:pPr>
              <w:pStyle w:val="ListParagraph"/>
              <w:spacing w:line="360" w:lineRule="auto"/>
              <w:ind w:left="0"/>
              <w:jc w:val="both"/>
              <w:rPr>
                <w:del w:id="1293" w:author="Chara Katiri" w:date="2015-04-12T15:37:00Z"/>
                <w:rFonts w:ascii="Times" w:hAnsi="Times" w:cs="Times New Roman"/>
                <w:sz w:val="22"/>
                <w:szCs w:val="22"/>
              </w:rPr>
              <w:pPrChange w:id="1294" w:author="Chara Katiri" w:date="2015-04-12T20:48:00Z">
                <w:pPr>
                  <w:pStyle w:val="ListParagraph"/>
                  <w:spacing w:line="360" w:lineRule="auto"/>
                  <w:ind w:left="0"/>
                  <w:jc w:val="both"/>
                </w:pPr>
              </w:pPrChange>
            </w:pPr>
            <w:del w:id="1295" w:author="Chara Katiri" w:date="2015-04-12T15:37:00Z">
              <w:r w:rsidRPr="00802990" w:rsidDel="00810221">
                <w:rPr>
                  <w:rFonts w:ascii="Times" w:hAnsi="Times" w:cs="Times New Roman"/>
                  <w:sz w:val="22"/>
                  <w:szCs w:val="22"/>
                </w:rPr>
                <w:delText>S</w:delText>
              </w:r>
            </w:del>
          </w:p>
        </w:tc>
      </w:tr>
      <w:tr w:rsidR="00810221" w:rsidRPr="00802990" w:rsidDel="00810221" w14:paraId="5C1D92E4" w14:textId="05C60BE2" w:rsidTr="00C44BF6">
        <w:trPr>
          <w:del w:id="1296" w:author="Chara Katiri" w:date="2015-04-12T15:36:00Z"/>
        </w:trPr>
        <w:tc>
          <w:tcPr>
            <w:tcW w:w="1116" w:type="dxa"/>
            <w:tcPrChange w:id="1297" w:author="Chara Katiri" w:date="2015-04-12T02:56:00Z">
              <w:tcPr>
                <w:tcW w:w="1353" w:type="dxa"/>
                <w:gridSpan w:val="4"/>
              </w:tcPr>
            </w:tcPrChange>
          </w:tcPr>
          <w:p w14:paraId="085BA8A1" w14:textId="39943BE9" w:rsidR="00810221" w:rsidRPr="00802990" w:rsidDel="00810221" w:rsidRDefault="00810221" w:rsidP="00802990">
            <w:pPr>
              <w:pStyle w:val="ListParagraph"/>
              <w:spacing w:line="360" w:lineRule="auto"/>
              <w:ind w:left="0"/>
              <w:jc w:val="both"/>
              <w:rPr>
                <w:del w:id="1298" w:author="Chara Katiri" w:date="2015-04-12T15:36:00Z"/>
                <w:rFonts w:ascii="Times" w:hAnsi="Times" w:cs="Times New Roman"/>
                <w:sz w:val="22"/>
                <w:szCs w:val="22"/>
              </w:rPr>
              <w:pPrChange w:id="1299" w:author="Chara Katiri" w:date="2015-04-12T20:48:00Z">
                <w:pPr>
                  <w:pStyle w:val="ListParagraph"/>
                  <w:spacing w:line="360" w:lineRule="auto"/>
                  <w:ind w:left="0"/>
                  <w:jc w:val="both"/>
                </w:pPr>
              </w:pPrChange>
            </w:pPr>
          </w:p>
        </w:tc>
        <w:tc>
          <w:tcPr>
            <w:tcW w:w="3960" w:type="dxa"/>
            <w:tcPrChange w:id="1300" w:author="Chara Katiri" w:date="2015-04-12T02:56:00Z">
              <w:tcPr>
                <w:tcW w:w="5203" w:type="dxa"/>
                <w:gridSpan w:val="3"/>
              </w:tcPr>
            </w:tcPrChange>
          </w:tcPr>
          <w:p w14:paraId="3F60E328" w14:textId="0E081689" w:rsidR="00810221" w:rsidRPr="00802990" w:rsidDel="00810221" w:rsidRDefault="00810221" w:rsidP="00802990">
            <w:pPr>
              <w:pStyle w:val="ListParagraph"/>
              <w:spacing w:line="360" w:lineRule="auto"/>
              <w:ind w:left="0"/>
              <w:jc w:val="both"/>
              <w:rPr>
                <w:del w:id="1301" w:author="Chara Katiri" w:date="2015-04-12T15:36:00Z"/>
                <w:rFonts w:ascii="Times" w:hAnsi="Times" w:cs="Times New Roman"/>
                <w:sz w:val="22"/>
                <w:szCs w:val="22"/>
              </w:rPr>
              <w:pPrChange w:id="1302" w:author="Chara Katiri" w:date="2015-04-12T20:48:00Z">
                <w:pPr>
                  <w:pStyle w:val="ListParagraph"/>
                  <w:spacing w:line="360" w:lineRule="auto"/>
                  <w:ind w:left="0"/>
                  <w:jc w:val="both"/>
                </w:pPr>
              </w:pPrChange>
            </w:pPr>
            <w:del w:id="1303" w:author="Chara Katiri" w:date="2015-04-12T15:36:00Z">
              <w:r w:rsidRPr="00802990" w:rsidDel="00810221">
                <w:rPr>
                  <w:rFonts w:ascii="Times" w:hAnsi="Times" w:cs="Times New Roman"/>
                  <w:sz w:val="22"/>
                  <w:szCs w:val="22"/>
                </w:rPr>
                <w:delText>The must provide information about the product: Title, Description, Price, Category and Seller contact information.</w:delText>
              </w:r>
            </w:del>
          </w:p>
        </w:tc>
        <w:tc>
          <w:tcPr>
            <w:tcW w:w="1274" w:type="dxa"/>
            <w:tcPrChange w:id="1304" w:author="Chara Katiri" w:date="2015-04-12T02:56:00Z">
              <w:tcPr>
                <w:tcW w:w="1334" w:type="dxa"/>
              </w:tcPr>
            </w:tcPrChange>
          </w:tcPr>
          <w:p w14:paraId="02F757FE" w14:textId="67554F1F" w:rsidR="00810221" w:rsidRPr="00802990" w:rsidDel="00810221" w:rsidRDefault="00810221" w:rsidP="00802990">
            <w:pPr>
              <w:pStyle w:val="ListParagraph"/>
              <w:spacing w:line="360" w:lineRule="auto"/>
              <w:ind w:left="0"/>
              <w:jc w:val="both"/>
              <w:rPr>
                <w:del w:id="1305" w:author="Chara Katiri" w:date="2015-04-12T15:36:00Z"/>
                <w:rFonts w:ascii="Times" w:hAnsi="Times" w:cs="Times New Roman"/>
                <w:sz w:val="22"/>
                <w:szCs w:val="22"/>
              </w:rPr>
              <w:pPrChange w:id="1306" w:author="Chara Katiri" w:date="2015-04-12T20:48:00Z">
                <w:pPr>
                  <w:pStyle w:val="ListParagraph"/>
                  <w:spacing w:line="360" w:lineRule="auto"/>
                  <w:ind w:left="0"/>
                  <w:jc w:val="both"/>
                </w:pPr>
              </w:pPrChange>
            </w:pPr>
            <w:del w:id="1307" w:author="Chara Katiri" w:date="2015-04-12T15:36:00Z">
              <w:r w:rsidRPr="00802990" w:rsidDel="00810221">
                <w:rPr>
                  <w:rFonts w:ascii="Times" w:hAnsi="Times" w:cs="Times New Roman"/>
                  <w:sz w:val="22"/>
                  <w:szCs w:val="22"/>
                </w:rPr>
                <w:delText>Functional</w:delText>
              </w:r>
            </w:del>
          </w:p>
        </w:tc>
        <w:tc>
          <w:tcPr>
            <w:tcW w:w="1609" w:type="dxa"/>
            <w:tcPrChange w:id="1308" w:author="Chara Katiri" w:date="2015-04-12T02:56:00Z">
              <w:tcPr>
                <w:tcW w:w="1182" w:type="dxa"/>
                <w:gridSpan w:val="2"/>
              </w:tcPr>
            </w:tcPrChange>
          </w:tcPr>
          <w:p w14:paraId="30D2CDDA" w14:textId="1C53CA6A" w:rsidR="00810221" w:rsidRPr="00802990" w:rsidDel="00810221" w:rsidRDefault="00810221" w:rsidP="00802990">
            <w:pPr>
              <w:pStyle w:val="ListParagraph"/>
              <w:spacing w:line="360" w:lineRule="auto"/>
              <w:ind w:left="0"/>
              <w:jc w:val="both"/>
              <w:rPr>
                <w:del w:id="1309" w:author="Chara Katiri" w:date="2015-04-12T15:36:00Z"/>
                <w:rFonts w:ascii="Times" w:hAnsi="Times" w:cs="Times New Roman"/>
                <w:sz w:val="22"/>
                <w:szCs w:val="22"/>
              </w:rPr>
              <w:pPrChange w:id="1310" w:author="Chara Katiri" w:date="2015-04-12T20:48:00Z">
                <w:pPr>
                  <w:pStyle w:val="ListParagraph"/>
                  <w:spacing w:line="360" w:lineRule="auto"/>
                  <w:ind w:left="0"/>
                  <w:jc w:val="both"/>
                </w:pPr>
              </w:pPrChange>
            </w:pPr>
          </w:p>
        </w:tc>
        <w:tc>
          <w:tcPr>
            <w:tcW w:w="1169" w:type="dxa"/>
            <w:tcPrChange w:id="1311" w:author="Chara Katiri" w:date="2015-04-12T02:56:00Z">
              <w:tcPr>
                <w:tcW w:w="1182" w:type="dxa"/>
                <w:gridSpan w:val="2"/>
              </w:tcPr>
            </w:tcPrChange>
          </w:tcPr>
          <w:p w14:paraId="65F7524F" w14:textId="55890D0A" w:rsidR="00810221" w:rsidRPr="00802990" w:rsidDel="00810221" w:rsidRDefault="00810221" w:rsidP="00802990">
            <w:pPr>
              <w:pStyle w:val="ListParagraph"/>
              <w:spacing w:line="360" w:lineRule="auto"/>
              <w:ind w:left="0"/>
              <w:jc w:val="both"/>
              <w:rPr>
                <w:del w:id="1312" w:author="Chara Katiri" w:date="2015-04-12T15:36:00Z"/>
                <w:rFonts w:ascii="Times" w:hAnsi="Times" w:cs="Times New Roman"/>
                <w:sz w:val="22"/>
                <w:szCs w:val="22"/>
              </w:rPr>
              <w:pPrChange w:id="1313" w:author="Chara Katiri" w:date="2015-04-12T20:48:00Z">
                <w:pPr>
                  <w:pStyle w:val="ListParagraph"/>
                  <w:spacing w:line="360" w:lineRule="auto"/>
                  <w:ind w:left="0"/>
                  <w:jc w:val="both"/>
                </w:pPr>
              </w:pPrChange>
            </w:pPr>
            <w:del w:id="1314" w:author="Chara Katiri" w:date="2015-04-12T15:36:00Z">
              <w:r w:rsidRPr="00802990" w:rsidDel="00810221">
                <w:rPr>
                  <w:rFonts w:ascii="Times" w:hAnsi="Times" w:cs="Times New Roman"/>
                  <w:sz w:val="22"/>
                  <w:szCs w:val="22"/>
                </w:rPr>
                <w:delText>M</w:delText>
              </w:r>
            </w:del>
          </w:p>
        </w:tc>
      </w:tr>
      <w:tr w:rsidR="00810221" w:rsidRPr="00802990" w:rsidDel="00810221" w14:paraId="696B5F87" w14:textId="445FB613" w:rsidTr="00C44BF6">
        <w:trPr>
          <w:del w:id="1315" w:author="Chara Katiri" w:date="2015-04-12T15:36:00Z"/>
        </w:trPr>
        <w:tc>
          <w:tcPr>
            <w:tcW w:w="1116" w:type="dxa"/>
            <w:tcPrChange w:id="1316" w:author="Chara Katiri" w:date="2015-04-12T02:56:00Z">
              <w:tcPr>
                <w:tcW w:w="1353" w:type="dxa"/>
                <w:gridSpan w:val="4"/>
              </w:tcPr>
            </w:tcPrChange>
          </w:tcPr>
          <w:p w14:paraId="75991EC6" w14:textId="74F98E1E" w:rsidR="00810221" w:rsidRPr="00802990" w:rsidDel="00810221" w:rsidRDefault="00810221" w:rsidP="00802990">
            <w:pPr>
              <w:pStyle w:val="ListParagraph"/>
              <w:spacing w:line="360" w:lineRule="auto"/>
              <w:ind w:left="0"/>
              <w:jc w:val="both"/>
              <w:rPr>
                <w:del w:id="1317" w:author="Chara Katiri" w:date="2015-04-12T15:36:00Z"/>
                <w:rFonts w:ascii="Times" w:hAnsi="Times" w:cs="Times New Roman"/>
                <w:sz w:val="22"/>
                <w:szCs w:val="22"/>
              </w:rPr>
              <w:pPrChange w:id="1318" w:author="Chara Katiri" w:date="2015-04-12T20:48:00Z">
                <w:pPr>
                  <w:pStyle w:val="ListParagraph"/>
                  <w:spacing w:line="360" w:lineRule="auto"/>
                  <w:ind w:left="0"/>
                  <w:jc w:val="both"/>
                </w:pPr>
              </w:pPrChange>
            </w:pPr>
            <w:del w:id="1319" w:author="Chara Katiri" w:date="2015-04-12T15:36:00Z">
              <w:r w:rsidRPr="00802990" w:rsidDel="00810221">
                <w:rPr>
                  <w:rFonts w:ascii="Times" w:hAnsi="Times" w:cs="Times New Roman"/>
                  <w:sz w:val="22"/>
                  <w:szCs w:val="22"/>
                </w:rPr>
                <w:delText>1</w:delText>
              </w:r>
            </w:del>
          </w:p>
        </w:tc>
        <w:tc>
          <w:tcPr>
            <w:tcW w:w="3960" w:type="dxa"/>
            <w:tcPrChange w:id="1320" w:author="Chara Katiri" w:date="2015-04-12T02:56:00Z">
              <w:tcPr>
                <w:tcW w:w="5203" w:type="dxa"/>
                <w:gridSpan w:val="3"/>
              </w:tcPr>
            </w:tcPrChange>
          </w:tcPr>
          <w:p w14:paraId="0E3E8BFE" w14:textId="60EAF857" w:rsidR="00810221" w:rsidRPr="00802990" w:rsidDel="00810221" w:rsidRDefault="00810221" w:rsidP="00802990">
            <w:pPr>
              <w:pStyle w:val="ListParagraph"/>
              <w:spacing w:line="360" w:lineRule="auto"/>
              <w:ind w:left="0"/>
              <w:jc w:val="both"/>
              <w:rPr>
                <w:del w:id="1321" w:author="Chara Katiri" w:date="2015-04-12T15:36:00Z"/>
                <w:rFonts w:ascii="Times" w:hAnsi="Times" w:cs="Times New Roman"/>
                <w:sz w:val="22"/>
                <w:szCs w:val="22"/>
              </w:rPr>
              <w:pPrChange w:id="1322" w:author="Chara Katiri" w:date="2015-04-12T20:48:00Z">
                <w:pPr>
                  <w:pStyle w:val="ListParagraph"/>
                  <w:spacing w:line="360" w:lineRule="auto"/>
                  <w:ind w:left="0"/>
                  <w:jc w:val="both"/>
                </w:pPr>
              </w:pPrChange>
            </w:pPr>
            <w:del w:id="1323" w:author="Chara Katiri" w:date="2015-04-12T15:36:00Z">
              <w:r w:rsidRPr="00802990" w:rsidDel="00810221">
                <w:rPr>
                  <w:rFonts w:ascii="Times" w:hAnsi="Times" w:cs="Times New Roman"/>
                  <w:sz w:val="22"/>
                  <w:szCs w:val="22"/>
                </w:rPr>
                <w:delText>The must ask the seller to fill specific fields regarding the product: Title, Description, Price, Category and Seller contact information such as email address and/or mobile phone number.</w:delText>
              </w:r>
            </w:del>
          </w:p>
        </w:tc>
        <w:tc>
          <w:tcPr>
            <w:tcW w:w="1274" w:type="dxa"/>
            <w:tcPrChange w:id="1324" w:author="Chara Katiri" w:date="2015-04-12T02:56:00Z">
              <w:tcPr>
                <w:tcW w:w="1334" w:type="dxa"/>
              </w:tcPr>
            </w:tcPrChange>
          </w:tcPr>
          <w:p w14:paraId="108D3EB5" w14:textId="314600FE" w:rsidR="00810221" w:rsidRPr="00802990" w:rsidDel="00810221" w:rsidRDefault="00810221" w:rsidP="00802990">
            <w:pPr>
              <w:pStyle w:val="ListParagraph"/>
              <w:spacing w:line="360" w:lineRule="auto"/>
              <w:ind w:left="0"/>
              <w:jc w:val="both"/>
              <w:rPr>
                <w:del w:id="1325" w:author="Chara Katiri" w:date="2015-04-12T15:36:00Z"/>
                <w:rFonts w:ascii="Times" w:hAnsi="Times" w:cs="Times New Roman"/>
                <w:sz w:val="22"/>
                <w:szCs w:val="22"/>
              </w:rPr>
              <w:pPrChange w:id="1326" w:author="Chara Katiri" w:date="2015-04-12T20:48:00Z">
                <w:pPr>
                  <w:pStyle w:val="ListParagraph"/>
                  <w:spacing w:line="360" w:lineRule="auto"/>
                  <w:ind w:left="0"/>
                  <w:jc w:val="both"/>
                </w:pPr>
              </w:pPrChange>
            </w:pPr>
            <w:del w:id="1327" w:author="Chara Katiri" w:date="2015-04-12T15:36:00Z">
              <w:r w:rsidRPr="00802990" w:rsidDel="00810221">
                <w:rPr>
                  <w:rFonts w:ascii="Times" w:hAnsi="Times" w:cs="Times New Roman"/>
                  <w:sz w:val="22"/>
                  <w:szCs w:val="22"/>
                </w:rPr>
                <w:delText>Functional</w:delText>
              </w:r>
            </w:del>
          </w:p>
        </w:tc>
        <w:tc>
          <w:tcPr>
            <w:tcW w:w="1609" w:type="dxa"/>
            <w:tcPrChange w:id="1328" w:author="Chara Katiri" w:date="2015-04-12T02:56:00Z">
              <w:tcPr>
                <w:tcW w:w="1182" w:type="dxa"/>
                <w:gridSpan w:val="2"/>
              </w:tcPr>
            </w:tcPrChange>
          </w:tcPr>
          <w:p w14:paraId="2517BD9E" w14:textId="64D2BF4A" w:rsidR="00810221" w:rsidRPr="00802990" w:rsidDel="00810221" w:rsidRDefault="00810221" w:rsidP="00802990">
            <w:pPr>
              <w:pStyle w:val="ListParagraph"/>
              <w:spacing w:line="360" w:lineRule="auto"/>
              <w:ind w:left="0"/>
              <w:jc w:val="both"/>
              <w:rPr>
                <w:del w:id="1329" w:author="Chara Katiri" w:date="2015-04-12T15:36:00Z"/>
                <w:rFonts w:ascii="Times" w:hAnsi="Times" w:cs="Times New Roman"/>
                <w:sz w:val="22"/>
                <w:szCs w:val="22"/>
              </w:rPr>
              <w:pPrChange w:id="1330" w:author="Chara Katiri" w:date="2015-04-12T20:48:00Z">
                <w:pPr>
                  <w:pStyle w:val="ListParagraph"/>
                  <w:spacing w:line="360" w:lineRule="auto"/>
                  <w:ind w:left="0"/>
                  <w:jc w:val="both"/>
                </w:pPr>
              </w:pPrChange>
            </w:pPr>
          </w:p>
        </w:tc>
        <w:tc>
          <w:tcPr>
            <w:tcW w:w="1169" w:type="dxa"/>
            <w:tcPrChange w:id="1331" w:author="Chara Katiri" w:date="2015-04-12T02:56:00Z">
              <w:tcPr>
                <w:tcW w:w="1182" w:type="dxa"/>
                <w:gridSpan w:val="2"/>
              </w:tcPr>
            </w:tcPrChange>
          </w:tcPr>
          <w:p w14:paraId="15AB5869" w14:textId="040163D6" w:rsidR="00810221" w:rsidRPr="00802990" w:rsidDel="00810221" w:rsidRDefault="00810221" w:rsidP="00802990">
            <w:pPr>
              <w:pStyle w:val="ListParagraph"/>
              <w:spacing w:line="360" w:lineRule="auto"/>
              <w:ind w:left="0"/>
              <w:jc w:val="both"/>
              <w:rPr>
                <w:del w:id="1332" w:author="Chara Katiri" w:date="2015-04-12T15:36:00Z"/>
                <w:rFonts w:ascii="Times" w:hAnsi="Times" w:cs="Times New Roman"/>
                <w:sz w:val="22"/>
                <w:szCs w:val="22"/>
              </w:rPr>
              <w:pPrChange w:id="1333" w:author="Chara Katiri" w:date="2015-04-12T20:48:00Z">
                <w:pPr>
                  <w:pStyle w:val="ListParagraph"/>
                  <w:spacing w:line="360" w:lineRule="auto"/>
                  <w:ind w:left="0"/>
                  <w:jc w:val="both"/>
                </w:pPr>
              </w:pPrChange>
            </w:pPr>
            <w:del w:id="1334" w:author="Chara Katiri" w:date="2015-04-12T15:36:00Z">
              <w:r w:rsidRPr="00802990" w:rsidDel="00810221">
                <w:rPr>
                  <w:rFonts w:ascii="Times" w:hAnsi="Times" w:cs="Times New Roman"/>
                  <w:sz w:val="22"/>
                  <w:szCs w:val="22"/>
                </w:rPr>
                <w:delText>M</w:delText>
              </w:r>
            </w:del>
          </w:p>
        </w:tc>
      </w:tr>
      <w:tr w:rsidR="00810221" w:rsidRPr="00802990" w:rsidDel="00810221" w14:paraId="17D16D50" w14:textId="4A0938D1" w:rsidTr="00C44BF6">
        <w:trPr>
          <w:del w:id="1335" w:author="Chara Katiri" w:date="2015-04-12T15:37:00Z"/>
        </w:trPr>
        <w:tc>
          <w:tcPr>
            <w:tcW w:w="1116" w:type="dxa"/>
            <w:tcPrChange w:id="1336" w:author="Chara Katiri" w:date="2015-04-12T02:56:00Z">
              <w:tcPr>
                <w:tcW w:w="1353" w:type="dxa"/>
                <w:gridSpan w:val="4"/>
              </w:tcPr>
            </w:tcPrChange>
          </w:tcPr>
          <w:p w14:paraId="573C9E66" w14:textId="2E37944E" w:rsidR="00810221" w:rsidRPr="00802990" w:rsidDel="00810221" w:rsidRDefault="00810221" w:rsidP="00802990">
            <w:pPr>
              <w:pStyle w:val="ListParagraph"/>
              <w:spacing w:line="360" w:lineRule="auto"/>
              <w:ind w:left="0"/>
              <w:jc w:val="both"/>
              <w:rPr>
                <w:del w:id="1337" w:author="Chara Katiri" w:date="2015-04-12T15:37:00Z"/>
                <w:rFonts w:ascii="Times" w:hAnsi="Times" w:cs="Times New Roman"/>
                <w:sz w:val="22"/>
                <w:szCs w:val="22"/>
              </w:rPr>
              <w:pPrChange w:id="1338" w:author="Chara Katiri" w:date="2015-04-12T20:48:00Z">
                <w:pPr>
                  <w:pStyle w:val="ListParagraph"/>
                  <w:spacing w:line="360" w:lineRule="auto"/>
                  <w:ind w:left="0"/>
                  <w:jc w:val="both"/>
                </w:pPr>
              </w:pPrChange>
            </w:pPr>
            <w:del w:id="1339" w:author="Chara Katiri" w:date="2015-04-12T15:37:00Z">
              <w:r w:rsidRPr="00802990" w:rsidDel="00810221">
                <w:rPr>
                  <w:rFonts w:ascii="Times" w:hAnsi="Times" w:cs="Times New Roman"/>
                  <w:sz w:val="22"/>
                  <w:szCs w:val="22"/>
                </w:rPr>
                <w:delText>1</w:delText>
              </w:r>
            </w:del>
          </w:p>
        </w:tc>
        <w:tc>
          <w:tcPr>
            <w:tcW w:w="3960" w:type="dxa"/>
            <w:tcPrChange w:id="1340" w:author="Chara Katiri" w:date="2015-04-12T02:56:00Z">
              <w:tcPr>
                <w:tcW w:w="5203" w:type="dxa"/>
                <w:gridSpan w:val="3"/>
              </w:tcPr>
            </w:tcPrChange>
          </w:tcPr>
          <w:p w14:paraId="4B959F86" w14:textId="0CB617CD" w:rsidR="00810221" w:rsidRPr="00802990" w:rsidDel="00810221" w:rsidRDefault="00810221" w:rsidP="00802990">
            <w:pPr>
              <w:pStyle w:val="ListParagraph"/>
              <w:spacing w:line="360" w:lineRule="auto"/>
              <w:ind w:left="0"/>
              <w:jc w:val="both"/>
              <w:rPr>
                <w:del w:id="1341" w:author="Chara Katiri" w:date="2015-04-12T15:37:00Z"/>
                <w:rFonts w:ascii="Times" w:hAnsi="Times" w:cs="Times New Roman"/>
                <w:sz w:val="22"/>
                <w:szCs w:val="22"/>
              </w:rPr>
              <w:pPrChange w:id="1342" w:author="Chara Katiri" w:date="2015-04-12T20:48:00Z">
                <w:pPr>
                  <w:pStyle w:val="ListParagraph"/>
                  <w:spacing w:line="360" w:lineRule="auto"/>
                  <w:ind w:left="0"/>
                  <w:jc w:val="both"/>
                </w:pPr>
              </w:pPrChange>
            </w:pPr>
            <w:del w:id="1343" w:author="Chara Katiri" w:date="2015-04-12T15:37:00Z">
              <w:r w:rsidRPr="00802990" w:rsidDel="00810221">
                <w:rPr>
                  <w:rFonts w:ascii="Times" w:hAnsi="Times" w:cs="Times New Roman"/>
                  <w:sz w:val="22"/>
                  <w:szCs w:val="22"/>
                </w:rPr>
                <w:delText xml:space="preserve">The should provide a ‘My profile’ area for each user. </w:delText>
              </w:r>
            </w:del>
          </w:p>
        </w:tc>
        <w:tc>
          <w:tcPr>
            <w:tcW w:w="1274" w:type="dxa"/>
            <w:tcPrChange w:id="1344" w:author="Chara Katiri" w:date="2015-04-12T02:56:00Z">
              <w:tcPr>
                <w:tcW w:w="1334" w:type="dxa"/>
              </w:tcPr>
            </w:tcPrChange>
          </w:tcPr>
          <w:p w14:paraId="4615A3CF" w14:textId="40BBBC02" w:rsidR="00810221" w:rsidRPr="00802990" w:rsidDel="00810221" w:rsidRDefault="00810221" w:rsidP="00802990">
            <w:pPr>
              <w:pStyle w:val="ListParagraph"/>
              <w:spacing w:line="360" w:lineRule="auto"/>
              <w:ind w:left="0"/>
              <w:jc w:val="both"/>
              <w:rPr>
                <w:del w:id="1345" w:author="Chara Katiri" w:date="2015-04-12T15:37:00Z"/>
                <w:rFonts w:ascii="Times" w:hAnsi="Times" w:cs="Times New Roman"/>
                <w:sz w:val="22"/>
                <w:szCs w:val="22"/>
              </w:rPr>
              <w:pPrChange w:id="1346" w:author="Chara Katiri" w:date="2015-04-12T20:48:00Z">
                <w:pPr>
                  <w:pStyle w:val="ListParagraph"/>
                  <w:spacing w:line="360" w:lineRule="auto"/>
                  <w:ind w:left="0"/>
                  <w:jc w:val="both"/>
                </w:pPr>
              </w:pPrChange>
            </w:pPr>
            <w:del w:id="1347" w:author="Chara Katiri" w:date="2015-04-12T15:37:00Z">
              <w:r w:rsidRPr="00802990" w:rsidDel="00810221">
                <w:rPr>
                  <w:rFonts w:ascii="Times" w:hAnsi="Times" w:cs="Times New Roman"/>
                  <w:sz w:val="22"/>
                  <w:szCs w:val="22"/>
                </w:rPr>
                <w:delText>Functional</w:delText>
              </w:r>
            </w:del>
          </w:p>
        </w:tc>
        <w:tc>
          <w:tcPr>
            <w:tcW w:w="1609" w:type="dxa"/>
            <w:tcPrChange w:id="1348" w:author="Chara Katiri" w:date="2015-04-12T02:56:00Z">
              <w:tcPr>
                <w:tcW w:w="1182" w:type="dxa"/>
                <w:gridSpan w:val="2"/>
              </w:tcPr>
            </w:tcPrChange>
          </w:tcPr>
          <w:p w14:paraId="09C885E9" w14:textId="7D287CD4" w:rsidR="00810221" w:rsidRPr="00802990" w:rsidDel="00810221" w:rsidRDefault="00810221" w:rsidP="00802990">
            <w:pPr>
              <w:pStyle w:val="ListParagraph"/>
              <w:spacing w:line="360" w:lineRule="auto"/>
              <w:ind w:left="0"/>
              <w:jc w:val="both"/>
              <w:rPr>
                <w:del w:id="1349" w:author="Chara Katiri" w:date="2015-04-12T15:37:00Z"/>
                <w:rFonts w:ascii="Times" w:hAnsi="Times" w:cs="Times New Roman"/>
                <w:sz w:val="22"/>
                <w:szCs w:val="22"/>
              </w:rPr>
              <w:pPrChange w:id="1350" w:author="Chara Katiri" w:date="2015-04-12T20:48:00Z">
                <w:pPr>
                  <w:pStyle w:val="ListParagraph"/>
                  <w:spacing w:line="360" w:lineRule="auto"/>
                  <w:ind w:left="0"/>
                  <w:jc w:val="both"/>
                </w:pPr>
              </w:pPrChange>
            </w:pPr>
          </w:p>
        </w:tc>
        <w:tc>
          <w:tcPr>
            <w:tcW w:w="1169" w:type="dxa"/>
            <w:tcPrChange w:id="1351" w:author="Chara Katiri" w:date="2015-04-12T02:56:00Z">
              <w:tcPr>
                <w:tcW w:w="1182" w:type="dxa"/>
                <w:gridSpan w:val="2"/>
              </w:tcPr>
            </w:tcPrChange>
          </w:tcPr>
          <w:p w14:paraId="473A04A8" w14:textId="1549C4A2" w:rsidR="00810221" w:rsidRPr="00802990" w:rsidDel="00810221" w:rsidRDefault="00810221" w:rsidP="00802990">
            <w:pPr>
              <w:pStyle w:val="ListParagraph"/>
              <w:spacing w:line="360" w:lineRule="auto"/>
              <w:ind w:left="0"/>
              <w:jc w:val="both"/>
              <w:rPr>
                <w:del w:id="1352" w:author="Chara Katiri" w:date="2015-04-12T15:37:00Z"/>
                <w:rFonts w:ascii="Times" w:hAnsi="Times" w:cs="Times New Roman"/>
                <w:sz w:val="22"/>
                <w:szCs w:val="22"/>
              </w:rPr>
              <w:pPrChange w:id="1353" w:author="Chara Katiri" w:date="2015-04-12T20:48:00Z">
                <w:pPr>
                  <w:pStyle w:val="ListParagraph"/>
                  <w:spacing w:line="360" w:lineRule="auto"/>
                  <w:ind w:left="0"/>
                  <w:jc w:val="both"/>
                </w:pPr>
              </w:pPrChange>
            </w:pPr>
            <w:del w:id="1354" w:author="Chara Katiri" w:date="2015-04-12T15:37:00Z">
              <w:r w:rsidRPr="00802990" w:rsidDel="00810221">
                <w:rPr>
                  <w:rFonts w:ascii="Times" w:hAnsi="Times" w:cs="Times New Roman"/>
                  <w:sz w:val="22"/>
                  <w:szCs w:val="22"/>
                </w:rPr>
                <w:delText>S</w:delText>
              </w:r>
            </w:del>
          </w:p>
        </w:tc>
      </w:tr>
      <w:tr w:rsidR="00810221" w:rsidRPr="00802990" w:rsidDel="00810221" w14:paraId="32CB2B64" w14:textId="714C4C40" w:rsidTr="00C44BF6">
        <w:trPr>
          <w:del w:id="1355" w:author="Chara Katiri" w:date="2015-04-12T15:34:00Z"/>
        </w:trPr>
        <w:tc>
          <w:tcPr>
            <w:tcW w:w="1116" w:type="dxa"/>
            <w:tcPrChange w:id="1356" w:author="Chara Katiri" w:date="2015-04-12T02:56:00Z">
              <w:tcPr>
                <w:tcW w:w="1353" w:type="dxa"/>
                <w:gridSpan w:val="4"/>
              </w:tcPr>
            </w:tcPrChange>
          </w:tcPr>
          <w:p w14:paraId="585B4617" w14:textId="37489420" w:rsidR="00810221" w:rsidRPr="00802990" w:rsidDel="00810221" w:rsidRDefault="00810221" w:rsidP="00802990">
            <w:pPr>
              <w:pStyle w:val="ListParagraph"/>
              <w:spacing w:line="360" w:lineRule="auto"/>
              <w:ind w:left="0"/>
              <w:jc w:val="both"/>
              <w:rPr>
                <w:del w:id="1357" w:author="Chara Katiri" w:date="2015-04-12T15:34:00Z"/>
                <w:rFonts w:ascii="Times" w:hAnsi="Times" w:cs="Times New Roman"/>
                <w:sz w:val="22"/>
                <w:szCs w:val="22"/>
              </w:rPr>
              <w:pPrChange w:id="1358" w:author="Chara Katiri" w:date="2015-04-12T20:48:00Z">
                <w:pPr>
                  <w:pStyle w:val="ListParagraph"/>
                  <w:spacing w:line="360" w:lineRule="auto"/>
                  <w:ind w:left="0"/>
                  <w:jc w:val="both"/>
                </w:pPr>
              </w:pPrChange>
            </w:pPr>
            <w:del w:id="1359" w:author="Chara Katiri" w:date="2015-04-12T15:34:00Z">
              <w:r w:rsidRPr="00802990" w:rsidDel="00810221">
                <w:rPr>
                  <w:rFonts w:ascii="Times" w:hAnsi="Times" w:cs="Times New Roman"/>
                  <w:sz w:val="22"/>
                  <w:szCs w:val="22"/>
                </w:rPr>
                <w:delText>1</w:delText>
              </w:r>
            </w:del>
          </w:p>
        </w:tc>
        <w:tc>
          <w:tcPr>
            <w:tcW w:w="3960" w:type="dxa"/>
            <w:tcPrChange w:id="1360" w:author="Chara Katiri" w:date="2015-04-12T02:56:00Z">
              <w:tcPr>
                <w:tcW w:w="5203" w:type="dxa"/>
                <w:gridSpan w:val="3"/>
              </w:tcPr>
            </w:tcPrChange>
          </w:tcPr>
          <w:p w14:paraId="409CCAC1" w14:textId="60DDC07B" w:rsidR="00810221" w:rsidRPr="00802990" w:rsidDel="00810221" w:rsidRDefault="00810221" w:rsidP="00802990">
            <w:pPr>
              <w:pStyle w:val="ListParagraph"/>
              <w:spacing w:line="360" w:lineRule="auto"/>
              <w:ind w:left="0"/>
              <w:jc w:val="both"/>
              <w:rPr>
                <w:del w:id="1361" w:author="Chara Katiri" w:date="2015-04-12T15:34:00Z"/>
                <w:rFonts w:ascii="Times" w:hAnsi="Times" w:cs="Times New Roman"/>
                <w:sz w:val="22"/>
                <w:szCs w:val="22"/>
              </w:rPr>
              <w:pPrChange w:id="1362" w:author="Chara Katiri" w:date="2015-04-12T20:48:00Z">
                <w:pPr>
                  <w:pStyle w:val="ListParagraph"/>
                  <w:spacing w:line="360" w:lineRule="auto"/>
                  <w:ind w:left="0"/>
                  <w:jc w:val="both"/>
                </w:pPr>
              </w:pPrChange>
            </w:pPr>
            <w:del w:id="1363" w:author="Chara Katiri" w:date="2015-04-12T15:34:00Z">
              <w:r w:rsidRPr="00802990" w:rsidDel="00810221">
                <w:rPr>
                  <w:rFonts w:ascii="Times" w:hAnsi="Times" w:cs="Times New Roman"/>
                  <w:sz w:val="22"/>
                  <w:szCs w:val="22"/>
                </w:rPr>
                <w:delText xml:space="preserve">The should allow users to bookmark items.   </w:delText>
              </w:r>
            </w:del>
          </w:p>
        </w:tc>
        <w:tc>
          <w:tcPr>
            <w:tcW w:w="1274" w:type="dxa"/>
            <w:tcPrChange w:id="1364" w:author="Chara Katiri" w:date="2015-04-12T02:56:00Z">
              <w:tcPr>
                <w:tcW w:w="1334" w:type="dxa"/>
              </w:tcPr>
            </w:tcPrChange>
          </w:tcPr>
          <w:p w14:paraId="5A1B2541" w14:textId="362E0DC5" w:rsidR="00810221" w:rsidRPr="00802990" w:rsidDel="00810221" w:rsidRDefault="00810221" w:rsidP="00802990">
            <w:pPr>
              <w:pStyle w:val="ListParagraph"/>
              <w:spacing w:line="360" w:lineRule="auto"/>
              <w:ind w:left="0"/>
              <w:jc w:val="both"/>
              <w:rPr>
                <w:del w:id="1365" w:author="Chara Katiri" w:date="2015-04-12T15:34:00Z"/>
                <w:rFonts w:ascii="Times" w:hAnsi="Times" w:cs="Times New Roman"/>
                <w:sz w:val="22"/>
                <w:szCs w:val="22"/>
              </w:rPr>
              <w:pPrChange w:id="1366" w:author="Chara Katiri" w:date="2015-04-12T20:48:00Z">
                <w:pPr>
                  <w:pStyle w:val="ListParagraph"/>
                  <w:spacing w:line="360" w:lineRule="auto"/>
                  <w:ind w:left="0"/>
                  <w:jc w:val="both"/>
                </w:pPr>
              </w:pPrChange>
            </w:pPr>
            <w:del w:id="1367" w:author="Chara Katiri" w:date="2015-04-12T15:34:00Z">
              <w:r w:rsidRPr="00802990" w:rsidDel="00810221">
                <w:rPr>
                  <w:rFonts w:ascii="Times" w:hAnsi="Times" w:cs="Times New Roman"/>
                  <w:sz w:val="22"/>
                  <w:szCs w:val="22"/>
                </w:rPr>
                <w:delText>Functional</w:delText>
              </w:r>
            </w:del>
          </w:p>
        </w:tc>
        <w:tc>
          <w:tcPr>
            <w:tcW w:w="1609" w:type="dxa"/>
            <w:tcPrChange w:id="1368" w:author="Chara Katiri" w:date="2015-04-12T02:56:00Z">
              <w:tcPr>
                <w:tcW w:w="1182" w:type="dxa"/>
                <w:gridSpan w:val="2"/>
              </w:tcPr>
            </w:tcPrChange>
          </w:tcPr>
          <w:p w14:paraId="7E512281" w14:textId="7D7F206E" w:rsidR="00810221" w:rsidRPr="00802990" w:rsidDel="00810221" w:rsidRDefault="00810221" w:rsidP="00802990">
            <w:pPr>
              <w:pStyle w:val="ListParagraph"/>
              <w:spacing w:line="360" w:lineRule="auto"/>
              <w:ind w:left="0"/>
              <w:jc w:val="both"/>
              <w:rPr>
                <w:del w:id="1369" w:author="Chara Katiri" w:date="2015-04-12T15:34:00Z"/>
                <w:rFonts w:ascii="Times" w:hAnsi="Times" w:cs="Times New Roman"/>
                <w:sz w:val="22"/>
                <w:szCs w:val="22"/>
              </w:rPr>
              <w:pPrChange w:id="1370" w:author="Chara Katiri" w:date="2015-04-12T20:48:00Z">
                <w:pPr>
                  <w:pStyle w:val="ListParagraph"/>
                  <w:spacing w:line="360" w:lineRule="auto"/>
                  <w:ind w:left="0"/>
                  <w:jc w:val="both"/>
                </w:pPr>
              </w:pPrChange>
            </w:pPr>
          </w:p>
        </w:tc>
        <w:tc>
          <w:tcPr>
            <w:tcW w:w="1169" w:type="dxa"/>
            <w:tcPrChange w:id="1371" w:author="Chara Katiri" w:date="2015-04-12T02:56:00Z">
              <w:tcPr>
                <w:tcW w:w="1182" w:type="dxa"/>
                <w:gridSpan w:val="2"/>
              </w:tcPr>
            </w:tcPrChange>
          </w:tcPr>
          <w:p w14:paraId="5E7111F7" w14:textId="15121214" w:rsidR="00810221" w:rsidRPr="00802990" w:rsidDel="00810221" w:rsidRDefault="00810221" w:rsidP="00802990">
            <w:pPr>
              <w:pStyle w:val="ListParagraph"/>
              <w:spacing w:line="360" w:lineRule="auto"/>
              <w:ind w:left="0"/>
              <w:jc w:val="both"/>
              <w:rPr>
                <w:del w:id="1372" w:author="Chara Katiri" w:date="2015-04-12T15:34:00Z"/>
                <w:rFonts w:ascii="Times" w:hAnsi="Times" w:cs="Times New Roman"/>
                <w:sz w:val="22"/>
                <w:szCs w:val="22"/>
              </w:rPr>
              <w:pPrChange w:id="1373" w:author="Chara Katiri" w:date="2015-04-12T20:48:00Z">
                <w:pPr>
                  <w:pStyle w:val="ListParagraph"/>
                  <w:spacing w:line="360" w:lineRule="auto"/>
                  <w:ind w:left="0"/>
                  <w:jc w:val="both"/>
                </w:pPr>
              </w:pPrChange>
            </w:pPr>
          </w:p>
        </w:tc>
      </w:tr>
      <w:tr w:rsidR="00810221" w:rsidRPr="00802990" w:rsidDel="00810221" w14:paraId="1F4A6F31" w14:textId="48096F13" w:rsidTr="00C44BF6">
        <w:trPr>
          <w:del w:id="1374" w:author="Chara Katiri" w:date="2015-04-12T15:34:00Z"/>
        </w:trPr>
        <w:tc>
          <w:tcPr>
            <w:tcW w:w="1116" w:type="dxa"/>
            <w:tcPrChange w:id="1375" w:author="Chara Katiri" w:date="2015-04-12T02:56:00Z">
              <w:tcPr>
                <w:tcW w:w="1353" w:type="dxa"/>
                <w:gridSpan w:val="4"/>
              </w:tcPr>
            </w:tcPrChange>
          </w:tcPr>
          <w:p w14:paraId="374C5C11" w14:textId="3F709528" w:rsidR="00810221" w:rsidRPr="00802990" w:rsidDel="00810221" w:rsidRDefault="00810221" w:rsidP="00802990">
            <w:pPr>
              <w:pStyle w:val="ListParagraph"/>
              <w:spacing w:line="360" w:lineRule="auto"/>
              <w:ind w:left="0"/>
              <w:jc w:val="both"/>
              <w:rPr>
                <w:del w:id="1376" w:author="Chara Katiri" w:date="2015-04-12T15:34:00Z"/>
                <w:rFonts w:ascii="Times" w:hAnsi="Times" w:cs="Times New Roman"/>
                <w:sz w:val="22"/>
                <w:szCs w:val="22"/>
              </w:rPr>
              <w:pPrChange w:id="1377" w:author="Chara Katiri" w:date="2015-04-12T20:48:00Z">
                <w:pPr>
                  <w:pStyle w:val="ListParagraph"/>
                  <w:spacing w:line="360" w:lineRule="auto"/>
                  <w:ind w:left="0"/>
                  <w:jc w:val="both"/>
                </w:pPr>
              </w:pPrChange>
            </w:pPr>
            <w:del w:id="1378" w:author="Chara Katiri" w:date="2015-04-12T15:34:00Z">
              <w:r w:rsidRPr="00802990" w:rsidDel="00810221">
                <w:rPr>
                  <w:rFonts w:ascii="Times" w:hAnsi="Times" w:cs="Times New Roman"/>
                  <w:sz w:val="22"/>
                  <w:szCs w:val="22"/>
                </w:rPr>
                <w:delText>1</w:delText>
              </w:r>
            </w:del>
          </w:p>
        </w:tc>
        <w:tc>
          <w:tcPr>
            <w:tcW w:w="3960" w:type="dxa"/>
            <w:tcPrChange w:id="1379" w:author="Chara Katiri" w:date="2015-04-12T02:56:00Z">
              <w:tcPr>
                <w:tcW w:w="5203" w:type="dxa"/>
                <w:gridSpan w:val="3"/>
              </w:tcPr>
            </w:tcPrChange>
          </w:tcPr>
          <w:p w14:paraId="0774CF9F" w14:textId="61179002" w:rsidR="00810221" w:rsidRPr="00802990" w:rsidDel="00810221" w:rsidRDefault="00810221" w:rsidP="00802990">
            <w:pPr>
              <w:pStyle w:val="ListParagraph"/>
              <w:spacing w:line="360" w:lineRule="auto"/>
              <w:ind w:left="0"/>
              <w:jc w:val="both"/>
              <w:rPr>
                <w:del w:id="1380" w:author="Chara Katiri" w:date="2015-04-12T15:34:00Z"/>
                <w:rFonts w:ascii="Times" w:hAnsi="Times" w:cs="Times New Roman"/>
                <w:sz w:val="22"/>
                <w:szCs w:val="22"/>
              </w:rPr>
              <w:pPrChange w:id="1381" w:author="Chara Katiri" w:date="2015-04-12T20:48:00Z">
                <w:pPr>
                  <w:pStyle w:val="ListParagraph"/>
                  <w:spacing w:line="360" w:lineRule="auto"/>
                  <w:ind w:left="0"/>
                  <w:jc w:val="both"/>
                </w:pPr>
              </w:pPrChange>
            </w:pPr>
            <w:del w:id="1382" w:author="Chara Katiri" w:date="2015-04-12T15:34:00Z">
              <w:r w:rsidRPr="00802990" w:rsidDel="00810221">
                <w:rPr>
                  <w:rFonts w:ascii="Times" w:hAnsi="Times" w:cs="Times New Roman"/>
                  <w:sz w:val="22"/>
                  <w:szCs w:val="22"/>
                </w:rPr>
                <w:delText xml:space="preserve">must protect </w:delText>
              </w:r>
            </w:del>
          </w:p>
        </w:tc>
        <w:tc>
          <w:tcPr>
            <w:tcW w:w="1274" w:type="dxa"/>
            <w:tcPrChange w:id="1383" w:author="Chara Katiri" w:date="2015-04-12T02:56:00Z">
              <w:tcPr>
                <w:tcW w:w="1334" w:type="dxa"/>
              </w:tcPr>
            </w:tcPrChange>
          </w:tcPr>
          <w:p w14:paraId="274DB944" w14:textId="5FFC8ADF" w:rsidR="00810221" w:rsidRPr="00802990" w:rsidDel="00810221" w:rsidRDefault="00810221" w:rsidP="00802990">
            <w:pPr>
              <w:pStyle w:val="ListParagraph"/>
              <w:spacing w:line="360" w:lineRule="auto"/>
              <w:ind w:left="0"/>
              <w:jc w:val="both"/>
              <w:rPr>
                <w:del w:id="1384" w:author="Chara Katiri" w:date="2015-04-12T15:34:00Z"/>
                <w:rFonts w:ascii="Times" w:hAnsi="Times" w:cs="Times New Roman"/>
                <w:sz w:val="22"/>
                <w:szCs w:val="22"/>
              </w:rPr>
              <w:pPrChange w:id="1385" w:author="Chara Katiri" w:date="2015-04-12T20:48:00Z">
                <w:pPr>
                  <w:pStyle w:val="ListParagraph"/>
                  <w:spacing w:line="360" w:lineRule="auto"/>
                  <w:ind w:left="0"/>
                  <w:jc w:val="both"/>
                </w:pPr>
              </w:pPrChange>
            </w:pPr>
            <w:del w:id="1386" w:author="Chara Katiri" w:date="2015-04-12T15:34:00Z">
              <w:r w:rsidRPr="00802990" w:rsidDel="00810221">
                <w:rPr>
                  <w:rFonts w:ascii="Times" w:hAnsi="Times" w:cs="Times New Roman"/>
                  <w:sz w:val="22"/>
                  <w:szCs w:val="22"/>
                </w:rPr>
                <w:delText>Non-functional</w:delText>
              </w:r>
            </w:del>
          </w:p>
        </w:tc>
        <w:tc>
          <w:tcPr>
            <w:tcW w:w="1609" w:type="dxa"/>
            <w:tcPrChange w:id="1387" w:author="Chara Katiri" w:date="2015-04-12T02:56:00Z">
              <w:tcPr>
                <w:tcW w:w="1182" w:type="dxa"/>
                <w:gridSpan w:val="2"/>
              </w:tcPr>
            </w:tcPrChange>
          </w:tcPr>
          <w:p w14:paraId="30C498C2" w14:textId="7668674C" w:rsidR="00810221" w:rsidRPr="00802990" w:rsidDel="00810221" w:rsidRDefault="00810221" w:rsidP="00802990">
            <w:pPr>
              <w:pStyle w:val="ListParagraph"/>
              <w:spacing w:line="360" w:lineRule="auto"/>
              <w:ind w:left="0"/>
              <w:jc w:val="both"/>
              <w:rPr>
                <w:del w:id="1388" w:author="Chara Katiri" w:date="2015-04-12T15:34:00Z"/>
                <w:rFonts w:ascii="Times" w:hAnsi="Times" w:cs="Times New Roman"/>
                <w:sz w:val="22"/>
                <w:szCs w:val="22"/>
              </w:rPr>
              <w:pPrChange w:id="1389" w:author="Chara Katiri" w:date="2015-04-12T20:48:00Z">
                <w:pPr>
                  <w:pStyle w:val="ListParagraph"/>
                  <w:spacing w:line="360" w:lineRule="auto"/>
                  <w:ind w:left="0"/>
                  <w:jc w:val="both"/>
                </w:pPr>
              </w:pPrChange>
            </w:pPr>
          </w:p>
        </w:tc>
        <w:tc>
          <w:tcPr>
            <w:tcW w:w="1169" w:type="dxa"/>
            <w:tcPrChange w:id="1390" w:author="Chara Katiri" w:date="2015-04-12T02:56:00Z">
              <w:tcPr>
                <w:tcW w:w="1182" w:type="dxa"/>
                <w:gridSpan w:val="2"/>
              </w:tcPr>
            </w:tcPrChange>
          </w:tcPr>
          <w:p w14:paraId="6BC92983" w14:textId="7608BB61" w:rsidR="00810221" w:rsidRPr="00802990" w:rsidDel="00810221" w:rsidRDefault="00810221" w:rsidP="00802990">
            <w:pPr>
              <w:pStyle w:val="ListParagraph"/>
              <w:spacing w:line="360" w:lineRule="auto"/>
              <w:ind w:left="0"/>
              <w:jc w:val="both"/>
              <w:rPr>
                <w:del w:id="1391" w:author="Chara Katiri" w:date="2015-04-12T15:34:00Z"/>
                <w:rFonts w:ascii="Times" w:hAnsi="Times" w:cs="Times New Roman"/>
                <w:sz w:val="22"/>
                <w:szCs w:val="22"/>
              </w:rPr>
              <w:pPrChange w:id="1392" w:author="Chara Katiri" w:date="2015-04-12T20:48:00Z">
                <w:pPr>
                  <w:pStyle w:val="ListParagraph"/>
                  <w:spacing w:line="360" w:lineRule="auto"/>
                  <w:ind w:left="0"/>
                  <w:jc w:val="both"/>
                </w:pPr>
              </w:pPrChange>
            </w:pPr>
          </w:p>
        </w:tc>
      </w:tr>
      <w:tr w:rsidR="00810221" w:rsidRPr="00802990" w:rsidDel="00810221" w14:paraId="237D7F69" w14:textId="6CE74C29" w:rsidTr="00C44BF6">
        <w:trPr>
          <w:del w:id="1393" w:author="Chara Katiri" w:date="2015-04-12T15:34:00Z"/>
        </w:trPr>
        <w:tc>
          <w:tcPr>
            <w:tcW w:w="1116" w:type="dxa"/>
            <w:tcPrChange w:id="1394" w:author="Chara Katiri" w:date="2015-04-12T02:56:00Z">
              <w:tcPr>
                <w:tcW w:w="1353" w:type="dxa"/>
                <w:gridSpan w:val="4"/>
              </w:tcPr>
            </w:tcPrChange>
          </w:tcPr>
          <w:p w14:paraId="05987429" w14:textId="14DBDEA6" w:rsidR="00810221" w:rsidRPr="00802990" w:rsidDel="00810221" w:rsidRDefault="00810221" w:rsidP="00802990">
            <w:pPr>
              <w:pStyle w:val="ListParagraph"/>
              <w:spacing w:line="360" w:lineRule="auto"/>
              <w:ind w:left="0"/>
              <w:jc w:val="both"/>
              <w:rPr>
                <w:del w:id="1395" w:author="Chara Katiri" w:date="2015-04-12T15:34:00Z"/>
                <w:rFonts w:ascii="Times" w:hAnsi="Times" w:cs="Times New Roman"/>
                <w:sz w:val="22"/>
                <w:szCs w:val="22"/>
              </w:rPr>
              <w:pPrChange w:id="1396" w:author="Chara Katiri" w:date="2015-04-12T20:48:00Z">
                <w:pPr>
                  <w:pStyle w:val="ListParagraph"/>
                  <w:spacing w:line="360" w:lineRule="auto"/>
                  <w:ind w:left="0"/>
                  <w:jc w:val="both"/>
                </w:pPr>
              </w:pPrChange>
            </w:pPr>
            <w:del w:id="1397" w:author="Chara Katiri" w:date="2015-04-12T15:34:00Z">
              <w:r w:rsidRPr="00802990" w:rsidDel="00810221">
                <w:rPr>
                  <w:rFonts w:ascii="Times" w:hAnsi="Times" w:cs="Times New Roman"/>
                  <w:sz w:val="22"/>
                  <w:szCs w:val="22"/>
                </w:rPr>
                <w:delText>page1</w:delText>
              </w:r>
            </w:del>
          </w:p>
        </w:tc>
        <w:tc>
          <w:tcPr>
            <w:tcW w:w="3960" w:type="dxa"/>
            <w:tcPrChange w:id="1398" w:author="Chara Katiri" w:date="2015-04-12T02:56:00Z">
              <w:tcPr>
                <w:tcW w:w="5203" w:type="dxa"/>
                <w:gridSpan w:val="3"/>
              </w:tcPr>
            </w:tcPrChange>
          </w:tcPr>
          <w:p w14:paraId="44ACF5B4" w14:textId="7525DD8A" w:rsidR="00810221" w:rsidRPr="00802990" w:rsidDel="00810221" w:rsidRDefault="00810221" w:rsidP="00802990">
            <w:pPr>
              <w:pStyle w:val="ListParagraph"/>
              <w:spacing w:line="360" w:lineRule="auto"/>
              <w:ind w:left="0"/>
              <w:jc w:val="both"/>
              <w:rPr>
                <w:del w:id="1399" w:author="Chara Katiri" w:date="2015-04-12T15:34:00Z"/>
                <w:rFonts w:ascii="Times" w:hAnsi="Times" w:cs="Times New Roman"/>
                <w:sz w:val="22"/>
                <w:szCs w:val="22"/>
              </w:rPr>
              <w:pPrChange w:id="1400" w:author="Chara Katiri" w:date="2015-04-12T20:48:00Z">
                <w:pPr>
                  <w:pStyle w:val="ListParagraph"/>
                  <w:spacing w:line="360" w:lineRule="auto"/>
                  <w:ind w:left="0"/>
                  <w:jc w:val="both"/>
                </w:pPr>
              </w:pPrChange>
            </w:pPr>
            <w:del w:id="1401" w:author="Chara Katiri" w:date="2015-04-12T15:34:00Z">
              <w:r w:rsidRPr="00802990" w:rsidDel="00810221">
                <w:rPr>
                  <w:rFonts w:ascii="Times" w:hAnsi="Times" w:cs="Times New Roman"/>
                  <w:sz w:val="22"/>
                  <w:szCs w:val="22"/>
                </w:rPr>
                <w:delText xml:space="preserve">The won’t PayPal servicesstudents live on campus and they’ll meet for the delivery and payment of </w:delText>
              </w:r>
            </w:del>
          </w:p>
        </w:tc>
        <w:tc>
          <w:tcPr>
            <w:tcW w:w="1274" w:type="dxa"/>
            <w:tcPrChange w:id="1402" w:author="Chara Katiri" w:date="2015-04-12T02:56:00Z">
              <w:tcPr>
                <w:tcW w:w="1334" w:type="dxa"/>
              </w:tcPr>
            </w:tcPrChange>
          </w:tcPr>
          <w:p w14:paraId="3A5AC5B2" w14:textId="48B0EC3F" w:rsidR="00810221" w:rsidRPr="00802990" w:rsidDel="00810221" w:rsidRDefault="00810221" w:rsidP="00802990">
            <w:pPr>
              <w:pStyle w:val="ListParagraph"/>
              <w:spacing w:line="360" w:lineRule="auto"/>
              <w:ind w:left="0"/>
              <w:jc w:val="both"/>
              <w:rPr>
                <w:del w:id="1403" w:author="Chara Katiri" w:date="2015-04-12T15:34:00Z"/>
                <w:rFonts w:ascii="Times" w:hAnsi="Times" w:cs="Times New Roman"/>
                <w:sz w:val="22"/>
                <w:szCs w:val="22"/>
              </w:rPr>
              <w:pPrChange w:id="1404" w:author="Chara Katiri" w:date="2015-04-12T20:48:00Z">
                <w:pPr>
                  <w:pStyle w:val="ListParagraph"/>
                  <w:spacing w:line="360" w:lineRule="auto"/>
                  <w:ind w:left="0"/>
                  <w:jc w:val="both"/>
                </w:pPr>
              </w:pPrChange>
            </w:pPr>
            <w:del w:id="1405" w:author="Chara Katiri" w:date="2015-04-12T15:34:00Z">
              <w:r w:rsidRPr="00802990" w:rsidDel="00810221">
                <w:rPr>
                  <w:rFonts w:ascii="Times" w:hAnsi="Times" w:cs="Times New Roman"/>
                  <w:sz w:val="22"/>
                  <w:szCs w:val="22"/>
                </w:rPr>
                <w:delText>Functional</w:delText>
              </w:r>
            </w:del>
          </w:p>
        </w:tc>
        <w:tc>
          <w:tcPr>
            <w:tcW w:w="1609" w:type="dxa"/>
            <w:tcPrChange w:id="1406" w:author="Chara Katiri" w:date="2015-04-12T02:56:00Z">
              <w:tcPr>
                <w:tcW w:w="1182" w:type="dxa"/>
                <w:gridSpan w:val="2"/>
              </w:tcPr>
            </w:tcPrChange>
          </w:tcPr>
          <w:p w14:paraId="3275E76D" w14:textId="46640321" w:rsidR="00810221" w:rsidRPr="00802990" w:rsidDel="00810221" w:rsidRDefault="00810221" w:rsidP="00802990">
            <w:pPr>
              <w:pStyle w:val="ListParagraph"/>
              <w:spacing w:line="360" w:lineRule="auto"/>
              <w:ind w:left="0"/>
              <w:jc w:val="both"/>
              <w:rPr>
                <w:del w:id="1407" w:author="Chara Katiri" w:date="2015-04-12T15:34:00Z"/>
                <w:rFonts w:ascii="Times" w:hAnsi="Times" w:cs="Times New Roman"/>
                <w:sz w:val="22"/>
                <w:szCs w:val="22"/>
              </w:rPr>
              <w:pPrChange w:id="1408" w:author="Chara Katiri" w:date="2015-04-12T20:48:00Z">
                <w:pPr>
                  <w:pStyle w:val="ListParagraph"/>
                  <w:spacing w:line="360" w:lineRule="auto"/>
                  <w:ind w:left="0"/>
                  <w:jc w:val="both"/>
                </w:pPr>
              </w:pPrChange>
            </w:pPr>
          </w:p>
        </w:tc>
        <w:tc>
          <w:tcPr>
            <w:tcW w:w="1169" w:type="dxa"/>
            <w:tcPrChange w:id="1409" w:author="Chara Katiri" w:date="2015-04-12T02:56:00Z">
              <w:tcPr>
                <w:tcW w:w="1182" w:type="dxa"/>
                <w:gridSpan w:val="2"/>
              </w:tcPr>
            </w:tcPrChange>
          </w:tcPr>
          <w:p w14:paraId="475F0632" w14:textId="05D8E574" w:rsidR="00810221" w:rsidRPr="00802990" w:rsidDel="00810221" w:rsidRDefault="00810221" w:rsidP="00802990">
            <w:pPr>
              <w:pStyle w:val="ListParagraph"/>
              <w:spacing w:line="360" w:lineRule="auto"/>
              <w:ind w:left="0"/>
              <w:jc w:val="both"/>
              <w:rPr>
                <w:del w:id="1410" w:author="Chara Katiri" w:date="2015-04-12T15:34:00Z"/>
                <w:rFonts w:ascii="Times" w:hAnsi="Times" w:cs="Times New Roman"/>
                <w:sz w:val="22"/>
                <w:szCs w:val="22"/>
              </w:rPr>
              <w:pPrChange w:id="1411" w:author="Chara Katiri" w:date="2015-04-12T20:48:00Z">
                <w:pPr>
                  <w:pStyle w:val="ListParagraph"/>
                  <w:spacing w:line="360" w:lineRule="auto"/>
                  <w:ind w:left="0"/>
                  <w:jc w:val="both"/>
                </w:pPr>
              </w:pPrChange>
            </w:pPr>
            <w:del w:id="1412" w:author="Chara Katiri" w:date="2015-04-12T15:34:00Z">
              <w:r w:rsidRPr="00802990" w:rsidDel="00810221">
                <w:rPr>
                  <w:rFonts w:ascii="Times" w:hAnsi="Times" w:cs="Times New Roman"/>
                  <w:sz w:val="22"/>
                  <w:szCs w:val="22"/>
                </w:rPr>
                <w:delText>W</w:delText>
              </w:r>
            </w:del>
          </w:p>
        </w:tc>
      </w:tr>
      <w:tr w:rsidR="00810221" w:rsidRPr="00802990" w:rsidDel="00F03D2D" w14:paraId="5980C03D" w14:textId="2305B4F0" w:rsidTr="00C44BF6">
        <w:trPr>
          <w:del w:id="1413" w:author="Chara Katiri" w:date="2015-04-12T15:02:00Z"/>
        </w:trPr>
        <w:tc>
          <w:tcPr>
            <w:tcW w:w="1116" w:type="dxa"/>
            <w:tcPrChange w:id="1414" w:author="Chara Katiri" w:date="2015-04-12T02:56:00Z">
              <w:tcPr>
                <w:tcW w:w="1353" w:type="dxa"/>
                <w:gridSpan w:val="4"/>
              </w:tcPr>
            </w:tcPrChange>
          </w:tcPr>
          <w:p w14:paraId="208DB16B" w14:textId="11CED97B" w:rsidR="00810221" w:rsidRPr="00802990" w:rsidDel="00F03D2D" w:rsidRDefault="00810221" w:rsidP="00802990">
            <w:pPr>
              <w:pStyle w:val="ListParagraph"/>
              <w:spacing w:line="360" w:lineRule="auto"/>
              <w:ind w:left="0"/>
              <w:jc w:val="both"/>
              <w:rPr>
                <w:del w:id="1415" w:author="Chara Katiri" w:date="2015-04-12T15:02:00Z"/>
                <w:rFonts w:ascii="Times" w:hAnsi="Times" w:cs="Times New Roman"/>
                <w:sz w:val="22"/>
                <w:szCs w:val="22"/>
              </w:rPr>
              <w:pPrChange w:id="1416" w:author="Chara Katiri" w:date="2015-04-12T20:48:00Z">
                <w:pPr>
                  <w:pStyle w:val="ListParagraph"/>
                  <w:spacing w:line="360" w:lineRule="auto"/>
                  <w:ind w:left="0"/>
                  <w:jc w:val="both"/>
                </w:pPr>
              </w:pPrChange>
            </w:pPr>
            <w:del w:id="1417" w:author="Chara Katiri" w:date="2015-04-12T15:02:00Z">
              <w:r w:rsidRPr="00802990" w:rsidDel="00F03D2D">
                <w:rPr>
                  <w:rFonts w:ascii="Times" w:hAnsi="Times" w:cs="Times New Roman"/>
                  <w:sz w:val="22"/>
                  <w:szCs w:val="22"/>
                </w:rPr>
                <w:delText>1</w:delText>
              </w:r>
            </w:del>
          </w:p>
        </w:tc>
        <w:tc>
          <w:tcPr>
            <w:tcW w:w="3960" w:type="dxa"/>
            <w:tcPrChange w:id="1418" w:author="Chara Katiri" w:date="2015-04-12T02:56:00Z">
              <w:tcPr>
                <w:tcW w:w="5203" w:type="dxa"/>
                <w:gridSpan w:val="3"/>
              </w:tcPr>
            </w:tcPrChange>
          </w:tcPr>
          <w:p w14:paraId="76DC1A47" w14:textId="049C1D03" w:rsidR="00810221" w:rsidRPr="00802990" w:rsidDel="00F03D2D" w:rsidRDefault="00810221" w:rsidP="00802990">
            <w:pPr>
              <w:pStyle w:val="ListParagraph"/>
              <w:spacing w:line="360" w:lineRule="auto"/>
              <w:ind w:left="0"/>
              <w:jc w:val="both"/>
              <w:rPr>
                <w:del w:id="1419" w:author="Chara Katiri" w:date="2015-04-12T15:02:00Z"/>
                <w:rFonts w:ascii="Times" w:hAnsi="Times" w:cs="Times New Roman"/>
                <w:sz w:val="22"/>
                <w:szCs w:val="22"/>
              </w:rPr>
              <w:pPrChange w:id="1420" w:author="Chara Katiri" w:date="2015-04-12T20:48:00Z">
                <w:pPr>
                  <w:pStyle w:val="ListParagraph"/>
                  <w:spacing w:line="360" w:lineRule="auto"/>
                  <w:ind w:left="0"/>
                  <w:jc w:val="both"/>
                </w:pPr>
              </w:pPrChange>
            </w:pPr>
            <w:del w:id="1421" w:author="Chara Katiri" w:date="2015-04-12T15:02:00Z">
              <w:r w:rsidRPr="00802990" w:rsidDel="00F03D2D">
                <w:rPr>
                  <w:rFonts w:ascii="Times" w:hAnsi="Times" w:cs="Times New Roman"/>
                  <w:sz w:val="22"/>
                  <w:szCs w:val="22"/>
                </w:rPr>
                <w:delText xml:space="preserve">The won’t provide delivery, </w:delText>
              </w:r>
            </w:del>
          </w:p>
        </w:tc>
        <w:tc>
          <w:tcPr>
            <w:tcW w:w="1274" w:type="dxa"/>
            <w:tcPrChange w:id="1422" w:author="Chara Katiri" w:date="2015-04-12T02:56:00Z">
              <w:tcPr>
                <w:tcW w:w="1334" w:type="dxa"/>
              </w:tcPr>
            </w:tcPrChange>
          </w:tcPr>
          <w:p w14:paraId="74E90FC6" w14:textId="7411AAFE" w:rsidR="00810221" w:rsidRPr="00802990" w:rsidDel="00F03D2D" w:rsidRDefault="00810221" w:rsidP="00802990">
            <w:pPr>
              <w:pStyle w:val="ListParagraph"/>
              <w:spacing w:line="360" w:lineRule="auto"/>
              <w:ind w:left="0"/>
              <w:jc w:val="both"/>
              <w:rPr>
                <w:del w:id="1423" w:author="Chara Katiri" w:date="2015-04-12T15:02:00Z"/>
                <w:rFonts w:ascii="Times" w:hAnsi="Times" w:cs="Times New Roman"/>
                <w:sz w:val="22"/>
                <w:szCs w:val="22"/>
              </w:rPr>
              <w:pPrChange w:id="1424" w:author="Chara Katiri" w:date="2015-04-12T20:48:00Z">
                <w:pPr>
                  <w:pStyle w:val="ListParagraph"/>
                  <w:spacing w:line="360" w:lineRule="auto"/>
                  <w:ind w:left="0"/>
                  <w:jc w:val="both"/>
                </w:pPr>
              </w:pPrChange>
            </w:pPr>
            <w:del w:id="1425" w:author="Chara Katiri" w:date="2015-04-12T15:02:00Z">
              <w:r w:rsidRPr="00802990" w:rsidDel="00F03D2D">
                <w:rPr>
                  <w:rFonts w:ascii="Times" w:hAnsi="Times" w:cs="Times New Roman"/>
                  <w:sz w:val="22"/>
                  <w:szCs w:val="22"/>
                </w:rPr>
                <w:delText>Functional</w:delText>
              </w:r>
            </w:del>
          </w:p>
        </w:tc>
        <w:tc>
          <w:tcPr>
            <w:tcW w:w="1609" w:type="dxa"/>
            <w:tcPrChange w:id="1426" w:author="Chara Katiri" w:date="2015-04-12T02:56:00Z">
              <w:tcPr>
                <w:tcW w:w="1182" w:type="dxa"/>
                <w:gridSpan w:val="2"/>
              </w:tcPr>
            </w:tcPrChange>
          </w:tcPr>
          <w:p w14:paraId="4B9B7A32" w14:textId="64D9C73C" w:rsidR="00810221" w:rsidRPr="00802990" w:rsidDel="00F03D2D" w:rsidRDefault="00810221" w:rsidP="00802990">
            <w:pPr>
              <w:pStyle w:val="ListParagraph"/>
              <w:spacing w:line="360" w:lineRule="auto"/>
              <w:ind w:left="0"/>
              <w:jc w:val="both"/>
              <w:rPr>
                <w:del w:id="1427" w:author="Chara Katiri" w:date="2015-04-12T15:02:00Z"/>
                <w:rFonts w:ascii="Times" w:hAnsi="Times" w:cs="Times New Roman"/>
                <w:sz w:val="22"/>
                <w:szCs w:val="22"/>
              </w:rPr>
              <w:pPrChange w:id="1428" w:author="Chara Katiri" w:date="2015-04-12T20:48:00Z">
                <w:pPr>
                  <w:pStyle w:val="ListParagraph"/>
                  <w:spacing w:line="360" w:lineRule="auto"/>
                  <w:ind w:left="0"/>
                  <w:jc w:val="both"/>
                </w:pPr>
              </w:pPrChange>
            </w:pPr>
          </w:p>
        </w:tc>
        <w:tc>
          <w:tcPr>
            <w:tcW w:w="1169" w:type="dxa"/>
            <w:tcPrChange w:id="1429" w:author="Chara Katiri" w:date="2015-04-12T02:56:00Z">
              <w:tcPr>
                <w:tcW w:w="1182" w:type="dxa"/>
                <w:gridSpan w:val="2"/>
              </w:tcPr>
            </w:tcPrChange>
          </w:tcPr>
          <w:p w14:paraId="2C0F140B" w14:textId="11BD3778" w:rsidR="00810221" w:rsidRPr="00802990" w:rsidDel="00F03D2D" w:rsidRDefault="00810221" w:rsidP="00802990">
            <w:pPr>
              <w:pStyle w:val="ListParagraph"/>
              <w:spacing w:line="360" w:lineRule="auto"/>
              <w:ind w:left="0"/>
              <w:jc w:val="both"/>
              <w:rPr>
                <w:del w:id="1430" w:author="Chara Katiri" w:date="2015-04-12T15:02:00Z"/>
                <w:rFonts w:ascii="Times" w:hAnsi="Times" w:cs="Times New Roman"/>
                <w:sz w:val="22"/>
                <w:szCs w:val="22"/>
              </w:rPr>
              <w:pPrChange w:id="1431" w:author="Chara Katiri" w:date="2015-04-12T20:48:00Z">
                <w:pPr>
                  <w:pStyle w:val="ListParagraph"/>
                  <w:spacing w:line="360" w:lineRule="auto"/>
                  <w:ind w:left="0"/>
                  <w:jc w:val="both"/>
                </w:pPr>
              </w:pPrChange>
            </w:pPr>
            <w:del w:id="1432" w:author="Chara Katiri" w:date="2015-04-12T15:02:00Z">
              <w:r w:rsidRPr="00802990" w:rsidDel="00F03D2D">
                <w:rPr>
                  <w:rFonts w:ascii="Times" w:hAnsi="Times" w:cs="Times New Roman"/>
                  <w:sz w:val="22"/>
                  <w:szCs w:val="22"/>
                </w:rPr>
                <w:delText>W</w:delText>
              </w:r>
            </w:del>
          </w:p>
        </w:tc>
      </w:tr>
      <w:tr w:rsidR="00810221" w:rsidRPr="00802990" w:rsidDel="00A853C7" w14:paraId="13002500" w14:textId="6D668197" w:rsidTr="00C44BF6">
        <w:trPr>
          <w:del w:id="1433" w:author="Chara Katiri" w:date="2015-04-12T14:29:00Z"/>
        </w:trPr>
        <w:tc>
          <w:tcPr>
            <w:tcW w:w="1116" w:type="dxa"/>
          </w:tcPr>
          <w:p w14:paraId="7096F52F" w14:textId="06F48AD7" w:rsidR="00810221" w:rsidRPr="00802990" w:rsidDel="00A853C7" w:rsidRDefault="00810221" w:rsidP="00802990">
            <w:pPr>
              <w:pStyle w:val="ListParagraph"/>
              <w:spacing w:line="360" w:lineRule="auto"/>
              <w:ind w:left="0"/>
              <w:jc w:val="both"/>
              <w:rPr>
                <w:del w:id="1434" w:author="Chara Katiri" w:date="2015-04-12T14:29:00Z"/>
                <w:rFonts w:ascii="Times" w:hAnsi="Times" w:cs="Times New Roman"/>
                <w:sz w:val="22"/>
                <w:szCs w:val="22"/>
              </w:rPr>
              <w:pPrChange w:id="1435" w:author="Chara Katiri" w:date="2015-04-12T20:48:00Z">
                <w:pPr>
                  <w:pStyle w:val="ListParagraph"/>
                  <w:spacing w:line="360" w:lineRule="auto"/>
                  <w:ind w:left="0"/>
                  <w:jc w:val="both"/>
                </w:pPr>
              </w:pPrChange>
            </w:pPr>
          </w:p>
        </w:tc>
        <w:tc>
          <w:tcPr>
            <w:tcW w:w="3960" w:type="dxa"/>
          </w:tcPr>
          <w:p w14:paraId="6A48FF16" w14:textId="19BA9001" w:rsidR="00810221" w:rsidRPr="00802990" w:rsidDel="00A853C7" w:rsidRDefault="00810221" w:rsidP="00802990">
            <w:pPr>
              <w:pStyle w:val="ListParagraph"/>
              <w:spacing w:line="360" w:lineRule="auto"/>
              <w:ind w:left="0"/>
              <w:jc w:val="both"/>
              <w:rPr>
                <w:del w:id="1436" w:author="Chara Katiri" w:date="2015-04-12T14:29:00Z"/>
                <w:rFonts w:ascii="Times" w:hAnsi="Times" w:cs="Times New Roman"/>
                <w:sz w:val="22"/>
                <w:szCs w:val="22"/>
              </w:rPr>
              <w:pPrChange w:id="1437" w:author="Chara Katiri" w:date="2015-04-12T20:48:00Z">
                <w:pPr>
                  <w:pStyle w:val="ListParagraph"/>
                  <w:spacing w:line="360" w:lineRule="auto"/>
                  <w:ind w:left="0"/>
                  <w:jc w:val="both"/>
                </w:pPr>
              </w:pPrChange>
            </w:pPr>
            <w:del w:id="1438" w:author="Chara Katiri" w:date="2015-04-12T14:29:00Z">
              <w:r w:rsidRPr="00802990" w:rsidDel="00A853C7">
                <w:rPr>
                  <w:rFonts w:ascii="Times" w:hAnsi="Times" w:cs="Times New Roman"/>
                  <w:sz w:val="22"/>
                  <w:szCs w:val="22"/>
                </w:rPr>
                <w:delText xml:space="preserve">Uses must login by providing their UoS  </w:delText>
              </w:r>
            </w:del>
          </w:p>
        </w:tc>
        <w:tc>
          <w:tcPr>
            <w:tcW w:w="1274" w:type="dxa"/>
          </w:tcPr>
          <w:p w14:paraId="0D6EE84E" w14:textId="2533347B" w:rsidR="00810221" w:rsidRPr="00802990" w:rsidDel="00A853C7" w:rsidRDefault="00810221" w:rsidP="00802990">
            <w:pPr>
              <w:pStyle w:val="ListParagraph"/>
              <w:spacing w:line="360" w:lineRule="auto"/>
              <w:ind w:left="0"/>
              <w:jc w:val="both"/>
              <w:rPr>
                <w:del w:id="1439" w:author="Chara Katiri" w:date="2015-04-12T14:29:00Z"/>
                <w:rFonts w:ascii="Times" w:hAnsi="Times" w:cs="Times New Roman"/>
                <w:sz w:val="22"/>
                <w:szCs w:val="22"/>
              </w:rPr>
              <w:pPrChange w:id="1440" w:author="Chara Katiri" w:date="2015-04-12T20:48:00Z">
                <w:pPr>
                  <w:pStyle w:val="ListParagraph"/>
                  <w:spacing w:line="360" w:lineRule="auto"/>
                  <w:ind w:left="0"/>
                  <w:jc w:val="both"/>
                </w:pPr>
              </w:pPrChange>
            </w:pPr>
          </w:p>
        </w:tc>
        <w:tc>
          <w:tcPr>
            <w:tcW w:w="1609" w:type="dxa"/>
          </w:tcPr>
          <w:p w14:paraId="72D2AEBB" w14:textId="38711C6A" w:rsidR="00810221" w:rsidRPr="00802990" w:rsidDel="00A853C7" w:rsidRDefault="00810221" w:rsidP="00802990">
            <w:pPr>
              <w:pStyle w:val="ListParagraph"/>
              <w:spacing w:line="360" w:lineRule="auto"/>
              <w:ind w:left="0"/>
              <w:jc w:val="both"/>
              <w:rPr>
                <w:del w:id="1441" w:author="Chara Katiri" w:date="2015-04-12T14:29:00Z"/>
                <w:rFonts w:ascii="Times" w:hAnsi="Times" w:cs="Times New Roman"/>
                <w:sz w:val="22"/>
                <w:szCs w:val="22"/>
              </w:rPr>
              <w:pPrChange w:id="1442" w:author="Chara Katiri" w:date="2015-04-12T20:48:00Z">
                <w:pPr>
                  <w:pStyle w:val="ListParagraph"/>
                  <w:spacing w:line="360" w:lineRule="auto"/>
                  <w:ind w:left="0"/>
                  <w:jc w:val="both"/>
                </w:pPr>
              </w:pPrChange>
            </w:pPr>
          </w:p>
        </w:tc>
        <w:tc>
          <w:tcPr>
            <w:tcW w:w="1169" w:type="dxa"/>
          </w:tcPr>
          <w:p w14:paraId="17863732" w14:textId="665BDE28" w:rsidR="00810221" w:rsidRPr="00802990" w:rsidDel="00A853C7" w:rsidRDefault="00810221" w:rsidP="00802990">
            <w:pPr>
              <w:pStyle w:val="ListParagraph"/>
              <w:spacing w:line="360" w:lineRule="auto"/>
              <w:ind w:left="0"/>
              <w:jc w:val="both"/>
              <w:rPr>
                <w:del w:id="1443" w:author="Chara Katiri" w:date="2015-04-12T14:29:00Z"/>
                <w:rFonts w:ascii="Times" w:hAnsi="Times" w:cs="Times New Roman"/>
                <w:sz w:val="22"/>
                <w:szCs w:val="22"/>
              </w:rPr>
              <w:pPrChange w:id="1444" w:author="Chara Katiri" w:date="2015-04-12T20:48:00Z">
                <w:pPr>
                  <w:pStyle w:val="ListParagraph"/>
                  <w:spacing w:line="360" w:lineRule="auto"/>
                  <w:ind w:left="0"/>
                  <w:jc w:val="both"/>
                </w:pPr>
              </w:pPrChange>
            </w:pPr>
          </w:p>
        </w:tc>
      </w:tr>
      <w:tr w:rsidR="00810221" w:rsidRPr="00802990" w14:paraId="4B6C534B" w14:textId="77777777" w:rsidTr="00A9540C">
        <w:tblPrEx>
          <w:tblPrExChange w:id="1445" w:author="Chara Katiri" w:date="2015-04-12T14:47:00Z">
            <w:tblPrEx>
              <w:tblW w:w="9128" w:type="dxa"/>
            </w:tblPrEx>
          </w:tblPrExChange>
        </w:tblPrEx>
        <w:trPr>
          <w:ins w:id="1446" w:author="Chara Katiri" w:date="2015-04-12T14:47:00Z"/>
          <w:trPrChange w:id="1447" w:author="Chara Katiri" w:date="2015-04-12T14:47:00Z">
            <w:trPr>
              <w:gridBefore w:val="1"/>
              <w:gridAfter w:val="0"/>
            </w:trPr>
          </w:trPrChange>
        </w:trPr>
        <w:tc>
          <w:tcPr>
            <w:tcW w:w="1116" w:type="dxa"/>
            <w:shd w:val="clear" w:color="auto" w:fill="4F81BD" w:themeFill="accent1"/>
            <w:tcPrChange w:id="1448" w:author="Chara Katiri" w:date="2015-04-12T14:47:00Z">
              <w:tcPr>
                <w:tcW w:w="1116" w:type="dxa"/>
                <w:gridSpan w:val="2"/>
              </w:tcPr>
            </w:tcPrChange>
          </w:tcPr>
          <w:p w14:paraId="49A09F58" w14:textId="77777777" w:rsidR="00810221" w:rsidRPr="00802990" w:rsidRDefault="00810221" w:rsidP="00802990">
            <w:pPr>
              <w:pStyle w:val="ListParagraph"/>
              <w:spacing w:line="360" w:lineRule="auto"/>
              <w:ind w:left="0"/>
              <w:jc w:val="both"/>
              <w:rPr>
                <w:ins w:id="1449" w:author="Chara Katiri" w:date="2015-04-12T14:47:00Z"/>
                <w:rFonts w:ascii="Times" w:hAnsi="Times" w:cs="Times New Roman"/>
                <w:sz w:val="22"/>
                <w:szCs w:val="22"/>
              </w:rPr>
            </w:pPr>
          </w:p>
        </w:tc>
        <w:tc>
          <w:tcPr>
            <w:tcW w:w="3960" w:type="dxa"/>
            <w:shd w:val="clear" w:color="auto" w:fill="4F81BD" w:themeFill="accent1"/>
            <w:tcPrChange w:id="1450" w:author="Chara Katiri" w:date="2015-04-12T14:47:00Z">
              <w:tcPr>
                <w:tcW w:w="3960" w:type="dxa"/>
                <w:gridSpan w:val="2"/>
              </w:tcPr>
            </w:tcPrChange>
          </w:tcPr>
          <w:p w14:paraId="320DD67A" w14:textId="5B6B326D" w:rsidR="00810221" w:rsidRPr="00802990" w:rsidRDefault="00810221" w:rsidP="00802990">
            <w:pPr>
              <w:pStyle w:val="ListParagraph"/>
              <w:spacing w:line="360" w:lineRule="auto"/>
              <w:ind w:left="0"/>
              <w:jc w:val="both"/>
              <w:rPr>
                <w:ins w:id="1451" w:author="Chara Katiri" w:date="2015-04-12T14:47:00Z"/>
                <w:rFonts w:ascii="Times" w:hAnsi="Times" w:cs="Times New Roman"/>
                <w:sz w:val="22"/>
                <w:szCs w:val="22"/>
              </w:rPr>
            </w:pPr>
            <w:ins w:id="1452" w:author="Chara Katiri" w:date="2015-04-12T15:34:00Z">
              <w:r w:rsidRPr="00802990">
                <w:rPr>
                  <w:rFonts w:ascii="Times" w:hAnsi="Times" w:cs="Times New Roman"/>
                  <w:sz w:val="22"/>
                  <w:szCs w:val="22"/>
                </w:rPr>
                <w:t xml:space="preserve">Favourites </w:t>
              </w:r>
            </w:ins>
          </w:p>
        </w:tc>
        <w:tc>
          <w:tcPr>
            <w:tcW w:w="1274" w:type="dxa"/>
            <w:shd w:val="clear" w:color="auto" w:fill="4F81BD" w:themeFill="accent1"/>
            <w:tcPrChange w:id="1453" w:author="Chara Katiri" w:date="2015-04-12T14:47:00Z">
              <w:tcPr>
                <w:tcW w:w="1274" w:type="dxa"/>
              </w:tcPr>
            </w:tcPrChange>
          </w:tcPr>
          <w:p w14:paraId="57E9C230" w14:textId="77777777" w:rsidR="00810221" w:rsidRPr="00802990" w:rsidRDefault="00810221" w:rsidP="00802990">
            <w:pPr>
              <w:pStyle w:val="ListParagraph"/>
              <w:spacing w:line="360" w:lineRule="auto"/>
              <w:ind w:left="0"/>
              <w:jc w:val="both"/>
              <w:rPr>
                <w:ins w:id="1454" w:author="Chara Katiri" w:date="2015-04-12T14:47:00Z"/>
                <w:rFonts w:ascii="Times" w:hAnsi="Times" w:cs="Times New Roman"/>
                <w:sz w:val="22"/>
                <w:szCs w:val="22"/>
              </w:rPr>
            </w:pPr>
          </w:p>
        </w:tc>
        <w:tc>
          <w:tcPr>
            <w:tcW w:w="1609" w:type="dxa"/>
            <w:shd w:val="clear" w:color="auto" w:fill="4F81BD" w:themeFill="accent1"/>
            <w:tcPrChange w:id="1455" w:author="Chara Katiri" w:date="2015-04-12T14:47:00Z">
              <w:tcPr>
                <w:tcW w:w="1609" w:type="dxa"/>
                <w:gridSpan w:val="3"/>
              </w:tcPr>
            </w:tcPrChange>
          </w:tcPr>
          <w:p w14:paraId="3DCB8A4C" w14:textId="77777777" w:rsidR="00810221" w:rsidRPr="00802990" w:rsidRDefault="00810221" w:rsidP="00802990">
            <w:pPr>
              <w:pStyle w:val="ListParagraph"/>
              <w:spacing w:line="360" w:lineRule="auto"/>
              <w:ind w:left="0"/>
              <w:jc w:val="both"/>
              <w:rPr>
                <w:ins w:id="1456" w:author="Chara Katiri" w:date="2015-04-12T14:47:00Z"/>
                <w:rFonts w:ascii="Times" w:hAnsi="Times" w:cs="Times New Roman"/>
                <w:sz w:val="22"/>
                <w:szCs w:val="22"/>
              </w:rPr>
            </w:pPr>
          </w:p>
        </w:tc>
        <w:tc>
          <w:tcPr>
            <w:tcW w:w="1169" w:type="dxa"/>
            <w:shd w:val="clear" w:color="auto" w:fill="4F81BD" w:themeFill="accent1"/>
            <w:tcPrChange w:id="1457" w:author="Chara Katiri" w:date="2015-04-12T14:47:00Z">
              <w:tcPr>
                <w:tcW w:w="1169" w:type="dxa"/>
                <w:gridSpan w:val="2"/>
              </w:tcPr>
            </w:tcPrChange>
          </w:tcPr>
          <w:p w14:paraId="44855DCD" w14:textId="77777777" w:rsidR="00810221" w:rsidRPr="00802990" w:rsidRDefault="00810221" w:rsidP="00802990">
            <w:pPr>
              <w:pStyle w:val="ListParagraph"/>
              <w:spacing w:line="360" w:lineRule="auto"/>
              <w:ind w:left="0"/>
              <w:jc w:val="both"/>
              <w:rPr>
                <w:ins w:id="1458" w:author="Chara Katiri" w:date="2015-04-12T14:47:00Z"/>
                <w:rFonts w:ascii="Times" w:hAnsi="Times" w:cs="Times New Roman"/>
                <w:sz w:val="22"/>
                <w:szCs w:val="22"/>
              </w:rPr>
            </w:pPr>
          </w:p>
        </w:tc>
      </w:tr>
      <w:tr w:rsidR="00810221" w:rsidRPr="00802990" w14:paraId="7CFB4DC8" w14:textId="77777777" w:rsidTr="00810221">
        <w:trPr>
          <w:ins w:id="1459" w:author="Chara Katiri" w:date="2015-04-12T15:34:00Z"/>
        </w:trPr>
        <w:tc>
          <w:tcPr>
            <w:tcW w:w="1116" w:type="dxa"/>
          </w:tcPr>
          <w:p w14:paraId="2CF7090A" w14:textId="77777777" w:rsidR="00810221" w:rsidRPr="00802990" w:rsidRDefault="00810221" w:rsidP="00802990">
            <w:pPr>
              <w:pStyle w:val="ListParagraph"/>
              <w:spacing w:line="360" w:lineRule="auto"/>
              <w:ind w:left="0"/>
              <w:jc w:val="both"/>
              <w:rPr>
                <w:ins w:id="1460" w:author="Chara Katiri" w:date="2015-04-12T15:34:00Z"/>
                <w:rFonts w:ascii="Times" w:hAnsi="Times" w:cs="Times New Roman"/>
                <w:sz w:val="22"/>
                <w:szCs w:val="22"/>
              </w:rPr>
            </w:pPr>
            <w:ins w:id="1461" w:author="Chara Katiri" w:date="2015-04-12T15:34:00Z">
              <w:r w:rsidRPr="00802990">
                <w:rPr>
                  <w:rFonts w:ascii="Times" w:hAnsi="Times" w:cs="Times New Roman"/>
                  <w:sz w:val="22"/>
                  <w:szCs w:val="22"/>
                </w:rPr>
                <w:t>12</w:t>
              </w:r>
            </w:ins>
          </w:p>
        </w:tc>
        <w:tc>
          <w:tcPr>
            <w:tcW w:w="3960" w:type="dxa"/>
          </w:tcPr>
          <w:p w14:paraId="1C229602" w14:textId="77777777" w:rsidR="00810221" w:rsidRPr="00802990" w:rsidRDefault="00810221" w:rsidP="00802990">
            <w:pPr>
              <w:pStyle w:val="ListParagraph"/>
              <w:spacing w:line="360" w:lineRule="auto"/>
              <w:ind w:left="0"/>
              <w:jc w:val="both"/>
              <w:rPr>
                <w:ins w:id="1462" w:author="Chara Katiri" w:date="2015-04-12T15:34:00Z"/>
                <w:rFonts w:ascii="Times" w:hAnsi="Times" w:cs="Times New Roman"/>
                <w:sz w:val="22"/>
                <w:szCs w:val="22"/>
              </w:rPr>
            </w:pPr>
            <w:ins w:id="1463" w:author="Chara Katiri" w:date="2015-04-12T15:34:00Z">
              <w:r w:rsidRPr="00802990">
                <w:rPr>
                  <w:rFonts w:ascii="Times" w:hAnsi="Times" w:cs="Times New Roman"/>
                  <w:sz w:val="22"/>
                  <w:szCs w:val="22"/>
                </w:rPr>
                <w:t xml:space="preserve">The system should allow users to bookmark items as ‘Favourites’.   </w:t>
              </w:r>
            </w:ins>
          </w:p>
        </w:tc>
        <w:tc>
          <w:tcPr>
            <w:tcW w:w="1274" w:type="dxa"/>
          </w:tcPr>
          <w:p w14:paraId="75E1883D" w14:textId="77777777" w:rsidR="00810221" w:rsidRPr="00802990" w:rsidRDefault="00810221" w:rsidP="00802990">
            <w:pPr>
              <w:pStyle w:val="ListParagraph"/>
              <w:spacing w:line="360" w:lineRule="auto"/>
              <w:ind w:left="0"/>
              <w:jc w:val="both"/>
              <w:rPr>
                <w:ins w:id="1464" w:author="Chara Katiri" w:date="2015-04-12T15:34:00Z"/>
                <w:rFonts w:ascii="Times" w:hAnsi="Times" w:cs="Times New Roman"/>
                <w:sz w:val="22"/>
                <w:szCs w:val="22"/>
              </w:rPr>
            </w:pPr>
            <w:ins w:id="1465" w:author="Chara Katiri" w:date="2015-04-12T15:34:00Z">
              <w:r w:rsidRPr="00802990">
                <w:rPr>
                  <w:rFonts w:ascii="Times" w:hAnsi="Times" w:cs="Times New Roman"/>
                  <w:sz w:val="22"/>
                  <w:szCs w:val="22"/>
                </w:rPr>
                <w:t>Functional</w:t>
              </w:r>
            </w:ins>
          </w:p>
        </w:tc>
        <w:tc>
          <w:tcPr>
            <w:tcW w:w="1609" w:type="dxa"/>
          </w:tcPr>
          <w:p w14:paraId="6834913B" w14:textId="3363C8F2" w:rsidR="00810221" w:rsidRPr="00802990" w:rsidRDefault="00810221" w:rsidP="00802990">
            <w:pPr>
              <w:pStyle w:val="ListParagraph"/>
              <w:spacing w:line="360" w:lineRule="auto"/>
              <w:ind w:left="0"/>
              <w:jc w:val="both"/>
              <w:rPr>
                <w:ins w:id="1466" w:author="Chara Katiri" w:date="2015-04-12T15:34:00Z"/>
                <w:rFonts w:ascii="Times" w:hAnsi="Times" w:cs="Times New Roman"/>
                <w:sz w:val="22"/>
                <w:szCs w:val="22"/>
              </w:rPr>
            </w:pPr>
          </w:p>
        </w:tc>
        <w:tc>
          <w:tcPr>
            <w:tcW w:w="1169" w:type="dxa"/>
          </w:tcPr>
          <w:p w14:paraId="43B4750D" w14:textId="77777777" w:rsidR="00810221" w:rsidRPr="00802990" w:rsidRDefault="00810221" w:rsidP="00802990">
            <w:pPr>
              <w:pStyle w:val="ListParagraph"/>
              <w:spacing w:line="360" w:lineRule="auto"/>
              <w:ind w:left="0"/>
              <w:jc w:val="both"/>
              <w:rPr>
                <w:ins w:id="1467" w:author="Chara Katiri" w:date="2015-04-12T15:34:00Z"/>
                <w:rFonts w:ascii="Times" w:hAnsi="Times" w:cs="Times New Roman"/>
                <w:sz w:val="22"/>
                <w:szCs w:val="22"/>
              </w:rPr>
            </w:pPr>
            <w:ins w:id="1468" w:author="Chara Katiri" w:date="2015-04-12T15:34:00Z">
              <w:r w:rsidRPr="00802990">
                <w:rPr>
                  <w:rFonts w:ascii="Times" w:hAnsi="Times" w:cs="Times New Roman"/>
                  <w:sz w:val="22"/>
                  <w:szCs w:val="22"/>
                </w:rPr>
                <w:t>M</w:t>
              </w:r>
            </w:ins>
          </w:p>
        </w:tc>
      </w:tr>
      <w:tr w:rsidR="00810221" w:rsidRPr="00802990" w14:paraId="1311B325" w14:textId="77777777" w:rsidTr="00810221">
        <w:trPr>
          <w:ins w:id="1469" w:author="Chara Katiri" w:date="2015-04-12T15:34:00Z"/>
        </w:trPr>
        <w:tc>
          <w:tcPr>
            <w:tcW w:w="1116" w:type="dxa"/>
          </w:tcPr>
          <w:p w14:paraId="4FE3FE99" w14:textId="77777777" w:rsidR="00810221" w:rsidRPr="00802990" w:rsidRDefault="00810221" w:rsidP="00802990">
            <w:pPr>
              <w:pStyle w:val="ListParagraph"/>
              <w:spacing w:line="360" w:lineRule="auto"/>
              <w:ind w:left="0"/>
              <w:jc w:val="both"/>
              <w:rPr>
                <w:ins w:id="1470" w:author="Chara Katiri" w:date="2015-04-12T15:34:00Z"/>
                <w:rFonts w:ascii="Times" w:hAnsi="Times" w:cs="Times New Roman"/>
                <w:sz w:val="22"/>
                <w:szCs w:val="22"/>
              </w:rPr>
            </w:pPr>
            <w:ins w:id="1471" w:author="Chara Katiri" w:date="2015-04-12T15:34:00Z">
              <w:r w:rsidRPr="00802990">
                <w:rPr>
                  <w:rFonts w:ascii="Times" w:hAnsi="Times" w:cs="Times New Roman"/>
                  <w:sz w:val="22"/>
                  <w:szCs w:val="22"/>
                </w:rPr>
                <w:t>13</w:t>
              </w:r>
            </w:ins>
          </w:p>
        </w:tc>
        <w:tc>
          <w:tcPr>
            <w:tcW w:w="3960" w:type="dxa"/>
          </w:tcPr>
          <w:p w14:paraId="78AB00AE" w14:textId="77777777" w:rsidR="00810221" w:rsidRPr="00802990" w:rsidRDefault="00810221" w:rsidP="00802990">
            <w:pPr>
              <w:pStyle w:val="ListParagraph"/>
              <w:spacing w:line="360" w:lineRule="auto"/>
              <w:ind w:left="0"/>
              <w:jc w:val="both"/>
              <w:rPr>
                <w:ins w:id="1472" w:author="Chara Katiri" w:date="2015-04-12T15:34:00Z"/>
                <w:rFonts w:ascii="Times" w:hAnsi="Times" w:cs="Times New Roman"/>
                <w:sz w:val="22"/>
                <w:szCs w:val="22"/>
              </w:rPr>
            </w:pPr>
            <w:proofErr w:type="gramStart"/>
            <w:ins w:id="1473" w:author="Chara Katiri" w:date="2015-04-12T15:34:00Z">
              <w:r w:rsidRPr="00802990">
                <w:rPr>
                  <w:rFonts w:ascii="Times" w:hAnsi="Times" w:cs="Times New Roman"/>
                  <w:sz w:val="22"/>
                  <w:szCs w:val="22"/>
                </w:rPr>
                <w:t>Items marked as Favorites must be protected from external unauthorized access by other users</w:t>
              </w:r>
              <w:proofErr w:type="gramEnd"/>
              <w:r w:rsidRPr="00802990">
                <w:rPr>
                  <w:rFonts w:ascii="Times" w:hAnsi="Times" w:cs="Times New Roman"/>
                  <w:sz w:val="22"/>
                  <w:szCs w:val="22"/>
                </w:rPr>
                <w:t xml:space="preserve">. </w:t>
              </w:r>
            </w:ins>
          </w:p>
        </w:tc>
        <w:tc>
          <w:tcPr>
            <w:tcW w:w="1274" w:type="dxa"/>
          </w:tcPr>
          <w:p w14:paraId="53460FE4" w14:textId="77777777" w:rsidR="00810221" w:rsidRPr="00802990" w:rsidRDefault="00810221" w:rsidP="00802990">
            <w:pPr>
              <w:pStyle w:val="ListParagraph"/>
              <w:spacing w:line="360" w:lineRule="auto"/>
              <w:ind w:left="0"/>
              <w:jc w:val="both"/>
              <w:rPr>
                <w:ins w:id="1474" w:author="Chara Katiri" w:date="2015-04-12T15:34:00Z"/>
                <w:rFonts w:ascii="Times" w:hAnsi="Times" w:cs="Times New Roman"/>
                <w:sz w:val="22"/>
                <w:szCs w:val="22"/>
              </w:rPr>
            </w:pPr>
            <w:ins w:id="1475" w:author="Chara Katiri" w:date="2015-04-12T15:34:00Z">
              <w:r w:rsidRPr="00802990">
                <w:rPr>
                  <w:rFonts w:ascii="Times" w:hAnsi="Times" w:cs="Times New Roman"/>
                  <w:sz w:val="22"/>
                  <w:szCs w:val="22"/>
                </w:rPr>
                <w:t>Non-functional</w:t>
              </w:r>
            </w:ins>
          </w:p>
        </w:tc>
        <w:tc>
          <w:tcPr>
            <w:tcW w:w="1609" w:type="dxa"/>
          </w:tcPr>
          <w:p w14:paraId="41DC8142" w14:textId="77777777" w:rsidR="00810221" w:rsidRPr="00802990" w:rsidRDefault="00810221" w:rsidP="00802990">
            <w:pPr>
              <w:pStyle w:val="ListParagraph"/>
              <w:spacing w:line="360" w:lineRule="auto"/>
              <w:ind w:left="0"/>
              <w:jc w:val="both"/>
              <w:rPr>
                <w:ins w:id="1476" w:author="Chara Katiri" w:date="2015-04-12T15:34:00Z"/>
                <w:rFonts w:ascii="Times" w:hAnsi="Times" w:cs="Times New Roman"/>
                <w:sz w:val="22"/>
                <w:szCs w:val="22"/>
              </w:rPr>
            </w:pPr>
          </w:p>
        </w:tc>
        <w:tc>
          <w:tcPr>
            <w:tcW w:w="1169" w:type="dxa"/>
          </w:tcPr>
          <w:p w14:paraId="43579C3D" w14:textId="317308F8" w:rsidR="00810221" w:rsidRPr="00802990" w:rsidRDefault="00D71A41" w:rsidP="00802990">
            <w:pPr>
              <w:pStyle w:val="ListParagraph"/>
              <w:spacing w:line="360" w:lineRule="auto"/>
              <w:ind w:left="0"/>
              <w:jc w:val="both"/>
              <w:rPr>
                <w:ins w:id="1477" w:author="Chara Katiri" w:date="2015-04-12T15:34:00Z"/>
                <w:rFonts w:ascii="Times" w:hAnsi="Times" w:cs="Times New Roman"/>
                <w:sz w:val="22"/>
                <w:szCs w:val="22"/>
              </w:rPr>
            </w:pPr>
            <w:ins w:id="1478" w:author="Chara Katiri" w:date="2015-04-12T15:34:00Z">
              <w:r w:rsidRPr="00802990">
                <w:rPr>
                  <w:rFonts w:ascii="Times" w:hAnsi="Times" w:cs="Times New Roman"/>
                  <w:sz w:val="22"/>
                  <w:szCs w:val="22"/>
                </w:rPr>
                <w:t>M</w:t>
              </w:r>
            </w:ins>
          </w:p>
        </w:tc>
      </w:tr>
      <w:tr w:rsidR="00810221" w:rsidRPr="00802990" w14:paraId="0AF7D079" w14:textId="77777777" w:rsidTr="007E3300">
        <w:trPr>
          <w:ins w:id="1479" w:author="Chara Katiri" w:date="2015-04-12T15:25:00Z"/>
        </w:trPr>
        <w:tc>
          <w:tcPr>
            <w:tcW w:w="1116" w:type="dxa"/>
            <w:shd w:val="clear" w:color="auto" w:fill="548DD4" w:themeFill="text2" w:themeFillTint="99"/>
          </w:tcPr>
          <w:p w14:paraId="7D07EAB6" w14:textId="77777777" w:rsidR="00810221" w:rsidRPr="00802990" w:rsidRDefault="00810221" w:rsidP="00802990">
            <w:pPr>
              <w:pStyle w:val="ListParagraph"/>
              <w:spacing w:line="360" w:lineRule="auto"/>
              <w:ind w:left="0"/>
              <w:jc w:val="both"/>
              <w:rPr>
                <w:ins w:id="1480" w:author="Chara Katiri" w:date="2015-04-12T15:25:00Z"/>
                <w:rFonts w:ascii="Times" w:hAnsi="Times" w:cs="Times New Roman"/>
                <w:b/>
                <w:color w:val="FFFFFF" w:themeColor="background1"/>
                <w:sz w:val="22"/>
                <w:szCs w:val="22"/>
              </w:rPr>
            </w:pPr>
          </w:p>
        </w:tc>
        <w:tc>
          <w:tcPr>
            <w:tcW w:w="8012" w:type="dxa"/>
            <w:gridSpan w:val="4"/>
            <w:shd w:val="clear" w:color="auto" w:fill="548DD4" w:themeFill="text2" w:themeFillTint="99"/>
          </w:tcPr>
          <w:p w14:paraId="33C440D4" w14:textId="77777777" w:rsidR="00810221" w:rsidRPr="00802990" w:rsidRDefault="00810221" w:rsidP="00802990">
            <w:pPr>
              <w:pStyle w:val="ListParagraph"/>
              <w:spacing w:line="360" w:lineRule="auto"/>
              <w:ind w:left="0"/>
              <w:jc w:val="both"/>
              <w:rPr>
                <w:ins w:id="1481" w:author="Chara Katiri" w:date="2015-04-12T15:25:00Z"/>
                <w:rFonts w:ascii="Times" w:hAnsi="Times" w:cs="Times New Roman"/>
                <w:b/>
                <w:color w:val="FFFFFF" w:themeColor="background1"/>
                <w:sz w:val="22"/>
                <w:szCs w:val="22"/>
              </w:rPr>
            </w:pPr>
            <w:ins w:id="1482" w:author="Chara Katiri" w:date="2015-04-12T15:25:00Z">
              <w:r w:rsidRPr="00802990">
                <w:rPr>
                  <w:rFonts w:ascii="Times" w:hAnsi="Times" w:cs="Times New Roman"/>
                  <w:b/>
                  <w:color w:val="FFFFFF" w:themeColor="background1"/>
                  <w:sz w:val="22"/>
                  <w:szCs w:val="22"/>
                </w:rPr>
                <w:t>Terms &amp; Conditions</w:t>
              </w:r>
            </w:ins>
          </w:p>
        </w:tc>
      </w:tr>
      <w:tr w:rsidR="00810221" w:rsidRPr="00802990" w14:paraId="1F509DFB" w14:textId="77777777" w:rsidTr="007E3300">
        <w:trPr>
          <w:ins w:id="1483" w:author="Chara Katiri" w:date="2015-04-12T15:25:00Z"/>
        </w:trPr>
        <w:tc>
          <w:tcPr>
            <w:tcW w:w="1116" w:type="dxa"/>
          </w:tcPr>
          <w:p w14:paraId="6005620F" w14:textId="77777777" w:rsidR="00810221" w:rsidRPr="00802990" w:rsidRDefault="00810221" w:rsidP="00802990">
            <w:pPr>
              <w:pStyle w:val="ListParagraph"/>
              <w:spacing w:line="360" w:lineRule="auto"/>
              <w:ind w:left="0"/>
              <w:jc w:val="both"/>
              <w:rPr>
                <w:ins w:id="1484" w:author="Chara Katiri" w:date="2015-04-12T15:25:00Z"/>
                <w:rFonts w:ascii="Times" w:hAnsi="Times" w:cs="Times New Roman"/>
                <w:sz w:val="22"/>
                <w:szCs w:val="22"/>
              </w:rPr>
            </w:pPr>
            <w:ins w:id="1485" w:author="Chara Katiri" w:date="2015-04-12T15:25:00Z">
              <w:r w:rsidRPr="00802990">
                <w:rPr>
                  <w:rFonts w:ascii="Times" w:hAnsi="Times" w:cs="Times New Roman"/>
                  <w:sz w:val="22"/>
                  <w:szCs w:val="22"/>
                </w:rPr>
                <w:t>3</w:t>
              </w:r>
            </w:ins>
          </w:p>
        </w:tc>
        <w:tc>
          <w:tcPr>
            <w:tcW w:w="3960" w:type="dxa"/>
          </w:tcPr>
          <w:p w14:paraId="498FCAD1" w14:textId="77777777" w:rsidR="00810221" w:rsidRPr="00802990" w:rsidRDefault="00810221" w:rsidP="00802990">
            <w:pPr>
              <w:spacing w:line="360" w:lineRule="auto"/>
              <w:contextualSpacing/>
              <w:jc w:val="both"/>
              <w:rPr>
                <w:ins w:id="1486" w:author="Chara Katiri" w:date="2015-04-12T15:25:00Z"/>
                <w:rFonts w:ascii="Times" w:eastAsia="Times New Roman" w:hAnsi="Times" w:cs="Times New Roman"/>
                <w:iCs/>
                <w:sz w:val="22"/>
                <w:szCs w:val="22"/>
                <w:lang w:val="en-GB"/>
              </w:rPr>
            </w:pPr>
            <w:ins w:id="1487" w:author="Chara Katiri" w:date="2015-04-12T15:25:00Z">
              <w:r w:rsidRPr="00802990">
                <w:rPr>
                  <w:rFonts w:ascii="Times" w:hAnsi="Times" w:cs="Times New Roman"/>
                  <w:sz w:val="22"/>
                  <w:szCs w:val="22"/>
                </w:rPr>
                <w:t>The system must ask the users (byers &amp; sellers) to agree with ‘The Sales of Goods Act 1979’ and adhere to it:  “</w:t>
              </w:r>
              <w:r w:rsidRPr="00802990">
                <w:rPr>
                  <w:rFonts w:ascii="Times" w:eastAsia="Times New Roman" w:hAnsi="Times" w:cs="Times New Roman"/>
                  <w:i/>
                  <w:iCs/>
                  <w:sz w:val="22"/>
                  <w:szCs w:val="22"/>
                  <w:lang w:val="en-GB"/>
                </w:rPr>
                <w:t xml:space="preserve">"traders must sell goods that are as described and of satisfactory quality” </w:t>
              </w:r>
              <w:r w:rsidRPr="00802990">
                <w:rPr>
                  <w:rFonts w:ascii="Times" w:eastAsia="Times New Roman" w:hAnsi="Times" w:cs="Times New Roman"/>
                  <w:iCs/>
                  <w:sz w:val="22"/>
                  <w:szCs w:val="22"/>
                  <w:lang w:val="en-GB"/>
                </w:rPr>
                <w:t xml:space="preserve">[4], [5]. The Terms &amp; conditions must be accessible, meaningful and fair. </w:t>
              </w:r>
            </w:ins>
          </w:p>
        </w:tc>
        <w:tc>
          <w:tcPr>
            <w:tcW w:w="1274" w:type="dxa"/>
          </w:tcPr>
          <w:p w14:paraId="2C6486F3" w14:textId="77777777" w:rsidR="00810221" w:rsidRPr="00802990" w:rsidRDefault="00810221" w:rsidP="00802990">
            <w:pPr>
              <w:pStyle w:val="ListParagraph"/>
              <w:spacing w:line="360" w:lineRule="auto"/>
              <w:ind w:left="0"/>
              <w:jc w:val="both"/>
              <w:rPr>
                <w:ins w:id="1488" w:author="Chara Katiri" w:date="2015-04-12T15:25:00Z"/>
                <w:rFonts w:ascii="Times" w:hAnsi="Times" w:cs="Times New Roman"/>
                <w:sz w:val="22"/>
                <w:szCs w:val="22"/>
              </w:rPr>
            </w:pPr>
            <w:ins w:id="1489" w:author="Chara Katiri" w:date="2015-04-12T15:25:00Z">
              <w:r w:rsidRPr="00802990">
                <w:rPr>
                  <w:rFonts w:ascii="Times" w:hAnsi="Times" w:cs="Times New Roman"/>
                  <w:sz w:val="22"/>
                  <w:szCs w:val="22"/>
                </w:rPr>
                <w:t>Non-functional</w:t>
              </w:r>
            </w:ins>
          </w:p>
        </w:tc>
        <w:tc>
          <w:tcPr>
            <w:tcW w:w="1609" w:type="dxa"/>
          </w:tcPr>
          <w:p w14:paraId="2799D5A5" w14:textId="1620AAB5" w:rsidR="00810221" w:rsidRPr="00802990" w:rsidRDefault="00810221" w:rsidP="00802990">
            <w:pPr>
              <w:pStyle w:val="ListParagraph"/>
              <w:spacing w:line="360" w:lineRule="auto"/>
              <w:ind w:left="0"/>
              <w:jc w:val="both"/>
              <w:rPr>
                <w:ins w:id="1490" w:author="Chara Katiri" w:date="2015-04-12T15:25:00Z"/>
                <w:rFonts w:ascii="Times" w:hAnsi="Times" w:cs="Times New Roman"/>
                <w:sz w:val="22"/>
                <w:szCs w:val="22"/>
              </w:rPr>
            </w:pPr>
          </w:p>
        </w:tc>
        <w:tc>
          <w:tcPr>
            <w:tcW w:w="1169" w:type="dxa"/>
          </w:tcPr>
          <w:p w14:paraId="53A5EBB7" w14:textId="77777777" w:rsidR="00810221" w:rsidRPr="00802990" w:rsidRDefault="00810221" w:rsidP="00802990">
            <w:pPr>
              <w:pStyle w:val="ListParagraph"/>
              <w:spacing w:line="360" w:lineRule="auto"/>
              <w:ind w:left="0"/>
              <w:jc w:val="both"/>
              <w:rPr>
                <w:ins w:id="1491" w:author="Chara Katiri" w:date="2015-04-12T15:25:00Z"/>
                <w:rFonts w:ascii="Times" w:hAnsi="Times" w:cs="Times New Roman"/>
                <w:sz w:val="22"/>
                <w:szCs w:val="22"/>
              </w:rPr>
            </w:pPr>
            <w:ins w:id="1492" w:author="Chara Katiri" w:date="2015-04-12T15:25:00Z">
              <w:r w:rsidRPr="00802990">
                <w:rPr>
                  <w:rFonts w:ascii="Times" w:hAnsi="Times" w:cs="Times New Roman"/>
                  <w:sz w:val="22"/>
                  <w:szCs w:val="22"/>
                </w:rPr>
                <w:t>M</w:t>
              </w:r>
            </w:ins>
          </w:p>
        </w:tc>
      </w:tr>
      <w:tr w:rsidR="00810221" w:rsidRPr="00802990" w:rsidDel="00A9540C" w14:paraId="27A9DE9E" w14:textId="0FF89C7B" w:rsidTr="00C44BF6">
        <w:trPr>
          <w:del w:id="1493" w:author="Chara Katiri" w:date="2015-04-12T14:46:00Z"/>
        </w:trPr>
        <w:tc>
          <w:tcPr>
            <w:tcW w:w="1116" w:type="dxa"/>
            <w:tcPrChange w:id="1494" w:author="Chara Katiri" w:date="2015-04-12T02:56:00Z">
              <w:tcPr>
                <w:tcW w:w="1353" w:type="dxa"/>
                <w:gridSpan w:val="4"/>
              </w:tcPr>
            </w:tcPrChange>
          </w:tcPr>
          <w:p w14:paraId="3B5BC09F" w14:textId="4F82D87F" w:rsidR="00810221" w:rsidRPr="00802990" w:rsidDel="00A9540C" w:rsidRDefault="00810221" w:rsidP="00802990">
            <w:pPr>
              <w:pStyle w:val="ListParagraph"/>
              <w:spacing w:line="360" w:lineRule="auto"/>
              <w:ind w:left="0"/>
              <w:jc w:val="both"/>
              <w:rPr>
                <w:del w:id="1495" w:author="Chara Katiri" w:date="2015-04-12T14:46:00Z"/>
                <w:rFonts w:ascii="Times" w:hAnsi="Times" w:cs="Times New Roman"/>
                <w:sz w:val="22"/>
                <w:szCs w:val="22"/>
              </w:rPr>
              <w:pPrChange w:id="1496" w:author="Chara Katiri" w:date="2015-04-12T20:48:00Z">
                <w:pPr>
                  <w:pStyle w:val="ListParagraph"/>
                  <w:spacing w:line="360" w:lineRule="auto"/>
                  <w:ind w:left="0"/>
                  <w:jc w:val="both"/>
                </w:pPr>
              </w:pPrChange>
            </w:pPr>
            <w:del w:id="1497" w:author="Chara Katiri" w:date="2015-04-12T14:46:00Z">
              <w:r w:rsidRPr="00802990" w:rsidDel="00A9540C">
                <w:rPr>
                  <w:rFonts w:ascii="Times" w:hAnsi="Times" w:cs="Times New Roman"/>
                  <w:sz w:val="22"/>
                  <w:szCs w:val="22"/>
                </w:rPr>
                <w:delText>1</w:delText>
              </w:r>
            </w:del>
          </w:p>
        </w:tc>
        <w:tc>
          <w:tcPr>
            <w:tcW w:w="3960" w:type="dxa"/>
            <w:tcPrChange w:id="1498" w:author="Chara Katiri" w:date="2015-04-12T02:56:00Z">
              <w:tcPr>
                <w:tcW w:w="5203" w:type="dxa"/>
                <w:gridSpan w:val="3"/>
              </w:tcPr>
            </w:tcPrChange>
          </w:tcPr>
          <w:p w14:paraId="49F97325" w14:textId="592F57BE" w:rsidR="00810221" w:rsidRPr="00802990" w:rsidDel="00A9540C" w:rsidRDefault="00810221" w:rsidP="00802990">
            <w:pPr>
              <w:pStyle w:val="ListParagraph"/>
              <w:spacing w:line="360" w:lineRule="auto"/>
              <w:ind w:left="0"/>
              <w:jc w:val="both"/>
              <w:rPr>
                <w:del w:id="1499" w:author="Chara Katiri" w:date="2015-04-12T14:46:00Z"/>
                <w:rFonts w:ascii="Times" w:hAnsi="Times" w:cs="Times New Roman"/>
                <w:sz w:val="22"/>
                <w:szCs w:val="22"/>
              </w:rPr>
              <w:pPrChange w:id="1500" w:author="Chara Katiri" w:date="2015-04-12T20:48:00Z">
                <w:pPr>
                  <w:pStyle w:val="ListParagraph"/>
                  <w:spacing w:line="360" w:lineRule="auto"/>
                  <w:ind w:left="0"/>
                  <w:jc w:val="both"/>
                </w:pPr>
              </w:pPrChange>
            </w:pPr>
            <w:del w:id="1501" w:author="Chara Katiri" w:date="2015-04-12T14:46:00Z">
              <w:r w:rsidRPr="00802990" w:rsidDel="00A9540C">
                <w:rPr>
                  <w:rFonts w:ascii="Times" w:hAnsi="Times" w:cs="Times New Roman"/>
                  <w:sz w:val="22"/>
                  <w:szCs w:val="22"/>
                </w:rPr>
                <w:delText xml:space="preserve">The won’t provide refund functionalities. </w:delText>
              </w:r>
            </w:del>
          </w:p>
        </w:tc>
        <w:tc>
          <w:tcPr>
            <w:tcW w:w="1274" w:type="dxa"/>
            <w:tcPrChange w:id="1502" w:author="Chara Katiri" w:date="2015-04-12T02:56:00Z">
              <w:tcPr>
                <w:tcW w:w="1334" w:type="dxa"/>
              </w:tcPr>
            </w:tcPrChange>
          </w:tcPr>
          <w:p w14:paraId="01C3350D" w14:textId="0845F07D" w:rsidR="00810221" w:rsidRPr="00802990" w:rsidDel="00A9540C" w:rsidRDefault="00810221" w:rsidP="00802990">
            <w:pPr>
              <w:pStyle w:val="ListParagraph"/>
              <w:spacing w:line="360" w:lineRule="auto"/>
              <w:ind w:left="0"/>
              <w:jc w:val="both"/>
              <w:rPr>
                <w:del w:id="1503" w:author="Chara Katiri" w:date="2015-04-12T14:46:00Z"/>
                <w:rFonts w:ascii="Times" w:hAnsi="Times" w:cs="Times New Roman"/>
                <w:sz w:val="22"/>
                <w:szCs w:val="22"/>
              </w:rPr>
              <w:pPrChange w:id="1504" w:author="Chara Katiri" w:date="2015-04-12T20:48:00Z">
                <w:pPr>
                  <w:pStyle w:val="ListParagraph"/>
                  <w:spacing w:line="360" w:lineRule="auto"/>
                  <w:ind w:left="0"/>
                  <w:jc w:val="both"/>
                </w:pPr>
              </w:pPrChange>
            </w:pPr>
            <w:del w:id="1505" w:author="Chara Katiri" w:date="2015-04-12T14:46:00Z">
              <w:r w:rsidRPr="00802990" w:rsidDel="00A9540C">
                <w:rPr>
                  <w:rFonts w:ascii="Times" w:hAnsi="Times" w:cs="Times New Roman"/>
                  <w:sz w:val="22"/>
                  <w:szCs w:val="22"/>
                </w:rPr>
                <w:delText>Functional</w:delText>
              </w:r>
            </w:del>
          </w:p>
        </w:tc>
        <w:tc>
          <w:tcPr>
            <w:tcW w:w="1609" w:type="dxa"/>
            <w:tcPrChange w:id="1506" w:author="Chara Katiri" w:date="2015-04-12T02:56:00Z">
              <w:tcPr>
                <w:tcW w:w="1182" w:type="dxa"/>
                <w:gridSpan w:val="2"/>
              </w:tcPr>
            </w:tcPrChange>
          </w:tcPr>
          <w:p w14:paraId="256E99F7" w14:textId="7E27A46D" w:rsidR="00810221" w:rsidRPr="00802990" w:rsidDel="00A9540C" w:rsidRDefault="00810221" w:rsidP="00802990">
            <w:pPr>
              <w:pStyle w:val="ListParagraph"/>
              <w:spacing w:line="360" w:lineRule="auto"/>
              <w:ind w:left="0"/>
              <w:jc w:val="both"/>
              <w:rPr>
                <w:del w:id="1507" w:author="Chara Katiri" w:date="2015-04-12T14:46:00Z"/>
                <w:rFonts w:ascii="Times" w:hAnsi="Times" w:cs="Times New Roman"/>
                <w:sz w:val="22"/>
                <w:szCs w:val="22"/>
              </w:rPr>
              <w:pPrChange w:id="1508" w:author="Chara Katiri" w:date="2015-04-12T20:48:00Z">
                <w:pPr>
                  <w:pStyle w:val="ListParagraph"/>
                  <w:spacing w:line="360" w:lineRule="auto"/>
                  <w:ind w:left="0"/>
                  <w:jc w:val="both"/>
                </w:pPr>
              </w:pPrChange>
            </w:pPr>
          </w:p>
        </w:tc>
        <w:tc>
          <w:tcPr>
            <w:tcW w:w="1169" w:type="dxa"/>
            <w:tcPrChange w:id="1509" w:author="Chara Katiri" w:date="2015-04-12T02:56:00Z">
              <w:tcPr>
                <w:tcW w:w="1182" w:type="dxa"/>
                <w:gridSpan w:val="2"/>
              </w:tcPr>
            </w:tcPrChange>
          </w:tcPr>
          <w:p w14:paraId="38D6E8B3" w14:textId="4E3CDD0A" w:rsidR="00810221" w:rsidRPr="00802990" w:rsidDel="00A9540C" w:rsidRDefault="00810221" w:rsidP="00802990">
            <w:pPr>
              <w:pStyle w:val="ListParagraph"/>
              <w:spacing w:line="360" w:lineRule="auto"/>
              <w:ind w:left="0"/>
              <w:jc w:val="both"/>
              <w:rPr>
                <w:del w:id="1510" w:author="Chara Katiri" w:date="2015-04-12T14:46:00Z"/>
                <w:rFonts w:ascii="Times" w:hAnsi="Times" w:cs="Times New Roman"/>
                <w:sz w:val="22"/>
                <w:szCs w:val="22"/>
              </w:rPr>
              <w:pPrChange w:id="1511" w:author="Chara Katiri" w:date="2015-04-12T20:48:00Z">
                <w:pPr>
                  <w:pStyle w:val="ListParagraph"/>
                  <w:spacing w:line="360" w:lineRule="auto"/>
                  <w:ind w:left="0"/>
                  <w:jc w:val="both"/>
                </w:pPr>
              </w:pPrChange>
            </w:pPr>
            <w:del w:id="1512" w:author="Chara Katiri" w:date="2015-04-12T14:46:00Z">
              <w:r w:rsidRPr="00802990" w:rsidDel="00A9540C">
                <w:rPr>
                  <w:rFonts w:ascii="Times" w:hAnsi="Times" w:cs="Times New Roman"/>
                  <w:sz w:val="22"/>
                  <w:szCs w:val="22"/>
                </w:rPr>
                <w:delText>W</w:delText>
              </w:r>
            </w:del>
          </w:p>
        </w:tc>
      </w:tr>
    </w:tbl>
    <w:p w14:paraId="3ACE17BC" w14:textId="77777777" w:rsidR="00FB7C9A" w:rsidRPr="00802990" w:rsidRDefault="00FB7C9A" w:rsidP="00802990">
      <w:pPr>
        <w:spacing w:after="240" w:line="360" w:lineRule="auto"/>
        <w:contextualSpacing/>
        <w:jc w:val="both"/>
        <w:rPr>
          <w:rFonts w:ascii="Times" w:eastAsia="Times New Roman" w:hAnsi="Times" w:cs="Times New Roman"/>
          <w:b/>
          <w:sz w:val="22"/>
          <w:szCs w:val="22"/>
          <w:lang w:val="en-GB"/>
        </w:rPr>
      </w:pPr>
    </w:p>
    <w:p w14:paraId="343B40F1" w14:textId="77777777" w:rsidR="008D4B13" w:rsidRPr="00802990" w:rsidRDefault="008D4B13" w:rsidP="00802990">
      <w:pPr>
        <w:pStyle w:val="Heading2"/>
        <w:numPr>
          <w:ilvl w:val="2"/>
          <w:numId w:val="13"/>
        </w:numPr>
        <w:spacing w:line="360" w:lineRule="auto"/>
        <w:contextualSpacing/>
        <w:jc w:val="both"/>
        <w:rPr>
          <w:rFonts w:ascii="Times" w:hAnsi="Times" w:cs="Times New Roman"/>
          <w:color w:val="auto"/>
          <w:sz w:val="22"/>
          <w:szCs w:val="22"/>
          <w:lang w:val="en-GB"/>
        </w:rPr>
      </w:pPr>
      <w:bookmarkStart w:id="1513" w:name="_Toc290491154"/>
      <w:r w:rsidRPr="00802990">
        <w:rPr>
          <w:rFonts w:ascii="Times" w:hAnsi="Times" w:cs="Times New Roman"/>
          <w:color w:val="auto"/>
          <w:sz w:val="22"/>
          <w:szCs w:val="22"/>
          <w:lang w:val="en-GB"/>
        </w:rPr>
        <w:t>Feasibility analysis</w:t>
      </w:r>
      <w:bookmarkEnd w:id="1513"/>
    </w:p>
    <w:p w14:paraId="09AE6427" w14:textId="779D9544" w:rsidR="008736CF" w:rsidRPr="00802990" w:rsidRDefault="0038407F" w:rsidP="00802990">
      <w:pPr>
        <w:spacing w:line="360" w:lineRule="auto"/>
        <w:ind w:left="360" w:firstLine="720"/>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Feasibility study</w:t>
      </w:r>
      <w:r w:rsidR="00603FEC" w:rsidRPr="00802990">
        <w:rPr>
          <w:rFonts w:ascii="Times" w:eastAsia="Times New Roman" w:hAnsi="Times" w:cs="Times New Roman"/>
          <w:sz w:val="22"/>
          <w:szCs w:val="22"/>
          <w:lang w:val="en-GB"/>
        </w:rPr>
        <w:t xml:space="preserve"> [9]</w:t>
      </w:r>
      <w:r w:rsidRPr="00802990">
        <w:rPr>
          <w:rFonts w:ascii="Times" w:eastAsia="Times New Roman" w:hAnsi="Times" w:cs="Times New Roman"/>
          <w:sz w:val="22"/>
          <w:szCs w:val="22"/>
          <w:lang w:val="en-GB"/>
        </w:rPr>
        <w:t xml:space="preserve"> is conducted as part of the assessment process. The </w:t>
      </w:r>
      <w:r w:rsidR="005E7B05" w:rsidRPr="00802990">
        <w:rPr>
          <w:rFonts w:ascii="Times" w:eastAsia="Times New Roman" w:hAnsi="Times" w:cs="Times New Roman"/>
          <w:sz w:val="22"/>
          <w:szCs w:val="22"/>
          <w:lang w:val="en-GB"/>
        </w:rPr>
        <w:t xml:space="preserve">aim of the project analysis was to </w:t>
      </w:r>
      <w:r w:rsidRPr="00802990">
        <w:rPr>
          <w:rFonts w:ascii="Times" w:eastAsia="Times New Roman" w:hAnsi="Times" w:cs="Times New Roman"/>
          <w:sz w:val="22"/>
          <w:szCs w:val="22"/>
          <w:lang w:val="en-GB"/>
        </w:rPr>
        <w:t xml:space="preserve">identify </w:t>
      </w:r>
      <w:r w:rsidR="005E7B05" w:rsidRPr="00802990">
        <w:rPr>
          <w:rFonts w:ascii="Times" w:eastAsia="Times New Roman" w:hAnsi="Times" w:cs="Times New Roman"/>
          <w:sz w:val="22"/>
          <w:szCs w:val="22"/>
          <w:lang w:val="en-GB"/>
        </w:rPr>
        <w:t>trade-offs</w:t>
      </w:r>
      <w:r w:rsidRPr="00802990">
        <w:rPr>
          <w:rFonts w:ascii="Times" w:eastAsia="Times New Roman" w:hAnsi="Times" w:cs="Times New Roman"/>
          <w:sz w:val="22"/>
          <w:szCs w:val="22"/>
          <w:lang w:val="en-GB"/>
        </w:rPr>
        <w:t xml:space="preserve"> </w:t>
      </w:r>
      <w:r w:rsidR="005E7B05" w:rsidRPr="00802990">
        <w:rPr>
          <w:rFonts w:ascii="Times" w:eastAsia="Times New Roman" w:hAnsi="Times" w:cs="Times New Roman"/>
          <w:sz w:val="22"/>
          <w:szCs w:val="22"/>
          <w:lang w:val="en-GB"/>
        </w:rPr>
        <w:t>and</w:t>
      </w:r>
      <w:r w:rsidRPr="00802990">
        <w:rPr>
          <w:rFonts w:ascii="Times" w:eastAsia="Times New Roman" w:hAnsi="Times" w:cs="Times New Roman"/>
          <w:sz w:val="22"/>
          <w:szCs w:val="22"/>
          <w:lang w:val="en-GB"/>
        </w:rPr>
        <w:t xml:space="preserve"> </w:t>
      </w:r>
      <w:r w:rsidR="00603FEC" w:rsidRPr="00802990">
        <w:rPr>
          <w:rFonts w:ascii="Times" w:eastAsia="Times New Roman" w:hAnsi="Times" w:cs="Times New Roman"/>
          <w:sz w:val="22"/>
          <w:szCs w:val="22"/>
          <w:lang w:val="en-GB"/>
        </w:rPr>
        <w:t>outline alternative options</w:t>
      </w:r>
      <w:r w:rsidR="005E7B05" w:rsidRPr="00802990">
        <w:rPr>
          <w:rFonts w:ascii="Times" w:eastAsia="Times New Roman" w:hAnsi="Times" w:cs="Times New Roman"/>
          <w:sz w:val="22"/>
          <w:szCs w:val="22"/>
          <w:lang w:val="en-GB"/>
        </w:rPr>
        <w:t>. The feasibility analysis</w:t>
      </w:r>
      <w:r w:rsidRPr="00802990">
        <w:rPr>
          <w:rFonts w:ascii="Times" w:eastAsia="Times New Roman" w:hAnsi="Times" w:cs="Times New Roman"/>
          <w:sz w:val="22"/>
          <w:szCs w:val="22"/>
          <w:lang w:val="en-GB"/>
        </w:rPr>
        <w:t xml:space="preserve"> helped </w:t>
      </w:r>
      <w:r w:rsidR="005E7B05" w:rsidRPr="00802990">
        <w:rPr>
          <w:rFonts w:ascii="Times" w:eastAsia="Times New Roman" w:hAnsi="Times" w:cs="Times New Roman"/>
          <w:sz w:val="22"/>
          <w:szCs w:val="22"/>
          <w:lang w:val="en-GB"/>
        </w:rPr>
        <w:t>recognise</w:t>
      </w:r>
      <w:r w:rsidRPr="00802990">
        <w:rPr>
          <w:rFonts w:ascii="Times" w:eastAsia="Times New Roman" w:hAnsi="Times" w:cs="Times New Roman"/>
          <w:sz w:val="22"/>
          <w:szCs w:val="22"/>
          <w:lang w:val="en-GB"/>
        </w:rPr>
        <w:t xml:space="preserve"> issues and potential risks in the early stages of the software development system. </w:t>
      </w:r>
      <w:r w:rsidR="005E7B05" w:rsidRPr="00802990">
        <w:rPr>
          <w:rFonts w:ascii="Times" w:eastAsia="Times New Roman" w:hAnsi="Times" w:cs="Times New Roman"/>
          <w:sz w:val="22"/>
          <w:szCs w:val="22"/>
          <w:lang w:val="en-GB"/>
        </w:rPr>
        <w:t xml:space="preserve">One of the first risks identified was </w:t>
      </w:r>
      <w:r w:rsidR="00FF37FB" w:rsidRPr="00802990">
        <w:rPr>
          <w:rFonts w:ascii="Times" w:eastAsia="Times New Roman" w:hAnsi="Times" w:cs="Times New Roman"/>
          <w:sz w:val="22"/>
          <w:szCs w:val="22"/>
          <w:lang w:val="en-GB"/>
        </w:rPr>
        <w:t>that</w:t>
      </w:r>
      <w:r w:rsidRPr="00802990">
        <w:rPr>
          <w:rFonts w:ascii="Times" w:eastAsia="Times New Roman" w:hAnsi="Times" w:cs="Times New Roman"/>
          <w:sz w:val="22"/>
          <w:szCs w:val="22"/>
          <w:lang w:val="en-GB"/>
        </w:rPr>
        <w:t xml:space="preserve"> the Service Team might not accept the deployment of the website to the </w:t>
      </w:r>
      <w:r w:rsidR="00EC0BC2" w:rsidRPr="00802990">
        <w:rPr>
          <w:rFonts w:ascii="Times" w:eastAsia="Times New Roman" w:hAnsi="Times" w:cs="Times New Roman"/>
          <w:sz w:val="22"/>
          <w:szCs w:val="22"/>
          <w:lang w:val="en-GB"/>
        </w:rPr>
        <w:t>University</w:t>
      </w:r>
      <w:r w:rsidRPr="00802990">
        <w:rPr>
          <w:rFonts w:ascii="Times" w:eastAsia="Times New Roman" w:hAnsi="Times" w:cs="Times New Roman"/>
          <w:sz w:val="22"/>
          <w:szCs w:val="22"/>
          <w:lang w:val="en-GB"/>
        </w:rPr>
        <w:t xml:space="preserve"> of Surrey in</w:t>
      </w:r>
      <w:r w:rsidR="00603FEC" w:rsidRPr="00802990">
        <w:rPr>
          <w:rFonts w:ascii="Times" w:eastAsia="Times New Roman" w:hAnsi="Times" w:cs="Times New Roman"/>
          <w:sz w:val="22"/>
          <w:szCs w:val="22"/>
          <w:lang w:val="en-GB"/>
        </w:rPr>
        <w:t>tranet. After the discussion of the project with the Service Team, the feasibility of the project was also discussed with the project supervisor and the decision</w:t>
      </w:r>
      <w:r w:rsidR="00597D2D" w:rsidRPr="00802990">
        <w:rPr>
          <w:rFonts w:ascii="Times" w:eastAsia="Times New Roman" w:hAnsi="Times" w:cs="Times New Roman"/>
          <w:sz w:val="22"/>
          <w:szCs w:val="22"/>
          <w:lang w:val="en-GB"/>
        </w:rPr>
        <w:t xml:space="preserve"> made</w:t>
      </w:r>
      <w:r w:rsidR="00603FEC" w:rsidRPr="00802990">
        <w:rPr>
          <w:rFonts w:ascii="Times" w:eastAsia="Times New Roman" w:hAnsi="Times" w:cs="Times New Roman"/>
          <w:sz w:val="22"/>
          <w:szCs w:val="22"/>
          <w:lang w:val="en-GB"/>
        </w:rPr>
        <w:t xml:space="preserve"> was to go ahead</w:t>
      </w:r>
      <w:r w:rsidR="00FF37FB" w:rsidRPr="00802990">
        <w:rPr>
          <w:rFonts w:ascii="Times" w:eastAsia="Times New Roman" w:hAnsi="Times" w:cs="Times New Roman"/>
          <w:sz w:val="22"/>
          <w:szCs w:val="22"/>
          <w:lang w:val="en-GB"/>
        </w:rPr>
        <w:t xml:space="preserve"> with the development of the digital Pinboard</w:t>
      </w:r>
      <w:r w:rsidR="00603FEC" w:rsidRPr="00802990">
        <w:rPr>
          <w:rFonts w:ascii="Times" w:eastAsia="Times New Roman" w:hAnsi="Times" w:cs="Times New Roman"/>
          <w:sz w:val="22"/>
          <w:szCs w:val="22"/>
          <w:lang w:val="en-GB"/>
        </w:rPr>
        <w:t xml:space="preserve">. </w:t>
      </w:r>
    </w:p>
    <w:p w14:paraId="600EA6E9" w14:textId="47646672" w:rsidR="00FF37FB" w:rsidRPr="00802990" w:rsidRDefault="00603FEC" w:rsidP="00802990">
      <w:pPr>
        <w:spacing w:line="360" w:lineRule="auto"/>
        <w:ind w:left="360" w:firstLine="720"/>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Even though the</w:t>
      </w:r>
      <w:r w:rsidR="00FF37FB" w:rsidRPr="00802990">
        <w:rPr>
          <w:rFonts w:ascii="Times" w:eastAsia="Times New Roman" w:hAnsi="Times" w:cs="Times New Roman"/>
          <w:sz w:val="22"/>
          <w:szCs w:val="22"/>
          <w:lang w:val="en-GB"/>
        </w:rPr>
        <w:t xml:space="preserve"> Pinboard</w:t>
      </w:r>
      <w:r w:rsidRPr="00802990">
        <w:rPr>
          <w:rFonts w:ascii="Times" w:eastAsia="Times New Roman" w:hAnsi="Times" w:cs="Times New Roman"/>
          <w:sz w:val="22"/>
          <w:szCs w:val="22"/>
          <w:lang w:val="en-GB"/>
        </w:rPr>
        <w:t xml:space="preserve"> website </w:t>
      </w:r>
      <w:ins w:id="1514" w:author="Chara Katiri" w:date="2015-04-11T06:24:00Z">
        <w:r w:rsidR="0030794C" w:rsidRPr="00802990">
          <w:rPr>
            <w:rFonts w:ascii="Times" w:eastAsia="Times New Roman" w:hAnsi="Times" w:cs="Times New Roman"/>
            <w:sz w:val="22"/>
            <w:szCs w:val="22"/>
            <w:lang w:val="en-GB"/>
          </w:rPr>
          <w:t xml:space="preserve">might </w:t>
        </w:r>
      </w:ins>
      <w:r w:rsidR="00FF37FB" w:rsidRPr="00802990">
        <w:rPr>
          <w:rFonts w:ascii="Times" w:eastAsia="Times New Roman" w:hAnsi="Times" w:cs="Times New Roman"/>
          <w:sz w:val="22"/>
          <w:szCs w:val="22"/>
          <w:lang w:val="en-GB"/>
        </w:rPr>
        <w:t>not</w:t>
      </w:r>
      <w:r w:rsidRPr="00802990">
        <w:rPr>
          <w:rFonts w:ascii="Times" w:eastAsia="Times New Roman" w:hAnsi="Times" w:cs="Times New Roman"/>
          <w:sz w:val="22"/>
          <w:szCs w:val="22"/>
          <w:lang w:val="en-GB"/>
        </w:rPr>
        <w:t xml:space="preserve"> be deployed on the </w:t>
      </w:r>
      <w:r w:rsidR="00EC0BC2" w:rsidRPr="00802990">
        <w:rPr>
          <w:rFonts w:ascii="Times" w:eastAsia="Times New Roman" w:hAnsi="Times" w:cs="Times New Roman"/>
          <w:sz w:val="22"/>
          <w:szCs w:val="22"/>
          <w:lang w:val="en-GB"/>
        </w:rPr>
        <w:t>University</w:t>
      </w:r>
      <w:r w:rsidR="00FF37FB" w:rsidRPr="00802990">
        <w:rPr>
          <w:rFonts w:ascii="Times" w:eastAsia="Times New Roman" w:hAnsi="Times" w:cs="Times New Roman"/>
          <w:sz w:val="22"/>
          <w:szCs w:val="22"/>
          <w:lang w:val="en-GB"/>
        </w:rPr>
        <w:t xml:space="preserve">’s intranet, it </w:t>
      </w:r>
      <w:ins w:id="1515" w:author="Chara Katiri" w:date="2015-04-11T06:24:00Z">
        <w:r w:rsidR="0030794C" w:rsidRPr="00802990">
          <w:rPr>
            <w:rFonts w:ascii="Times" w:eastAsia="Times New Roman" w:hAnsi="Times" w:cs="Times New Roman"/>
            <w:sz w:val="22"/>
            <w:szCs w:val="22"/>
            <w:lang w:val="en-GB"/>
          </w:rPr>
          <w:t xml:space="preserve">is </w:t>
        </w:r>
      </w:ins>
      <w:r w:rsidRPr="00802990">
        <w:rPr>
          <w:rFonts w:ascii="Times" w:eastAsia="Times New Roman" w:hAnsi="Times" w:cs="Times New Roman"/>
          <w:sz w:val="22"/>
          <w:szCs w:val="22"/>
          <w:lang w:val="en-GB"/>
        </w:rPr>
        <w:t xml:space="preserve">an opportunity for </w:t>
      </w:r>
      <w:r w:rsidR="00FF37FB" w:rsidRPr="00802990">
        <w:rPr>
          <w:rFonts w:ascii="Times" w:eastAsia="Times New Roman" w:hAnsi="Times" w:cs="Times New Roman"/>
          <w:sz w:val="22"/>
          <w:szCs w:val="22"/>
          <w:lang w:val="en-GB"/>
        </w:rPr>
        <w:t>the</w:t>
      </w:r>
      <w:r w:rsidRPr="00802990">
        <w:rPr>
          <w:rFonts w:ascii="Times" w:eastAsia="Times New Roman" w:hAnsi="Times" w:cs="Times New Roman"/>
          <w:sz w:val="22"/>
          <w:szCs w:val="22"/>
          <w:lang w:val="en-GB"/>
        </w:rPr>
        <w:t xml:space="preserve"> final year </w:t>
      </w:r>
      <w:r w:rsidR="00FF37FB" w:rsidRPr="00802990">
        <w:rPr>
          <w:rFonts w:ascii="Times" w:eastAsia="Times New Roman" w:hAnsi="Times" w:cs="Times New Roman"/>
          <w:sz w:val="22"/>
          <w:szCs w:val="22"/>
          <w:lang w:val="en-GB"/>
        </w:rPr>
        <w:t xml:space="preserve">computing </w:t>
      </w:r>
      <w:r w:rsidRPr="00802990">
        <w:rPr>
          <w:rFonts w:ascii="Times" w:eastAsia="Times New Roman" w:hAnsi="Times" w:cs="Times New Roman"/>
          <w:sz w:val="22"/>
          <w:szCs w:val="22"/>
          <w:lang w:val="en-GB"/>
        </w:rPr>
        <w:t xml:space="preserve">student to </w:t>
      </w:r>
      <w:r w:rsidR="00263B12" w:rsidRPr="00802990">
        <w:rPr>
          <w:rFonts w:ascii="Times" w:eastAsia="Times New Roman" w:hAnsi="Times" w:cs="Times New Roman"/>
          <w:sz w:val="22"/>
          <w:szCs w:val="22"/>
          <w:lang w:val="en-GB"/>
        </w:rPr>
        <w:t xml:space="preserve">plan and </w:t>
      </w:r>
      <w:r w:rsidR="007D5257" w:rsidRPr="00802990">
        <w:rPr>
          <w:rFonts w:ascii="Times" w:eastAsia="Times New Roman" w:hAnsi="Times" w:cs="Times New Roman"/>
          <w:sz w:val="22"/>
          <w:szCs w:val="22"/>
          <w:lang w:val="en-GB"/>
        </w:rPr>
        <w:t>deliver the project through the different phases of systems’</w:t>
      </w:r>
      <w:r w:rsidRPr="00802990">
        <w:rPr>
          <w:rFonts w:ascii="Times" w:eastAsia="Times New Roman" w:hAnsi="Times" w:cs="Times New Roman"/>
          <w:sz w:val="22"/>
          <w:szCs w:val="22"/>
          <w:lang w:val="en-GB"/>
        </w:rPr>
        <w:t xml:space="preserve"> development lifecycle. It was also a</w:t>
      </w:r>
      <w:r w:rsidR="00597D2D" w:rsidRPr="00802990">
        <w:rPr>
          <w:rFonts w:ascii="Times" w:eastAsia="Times New Roman" w:hAnsi="Times" w:cs="Times New Roman"/>
          <w:sz w:val="22"/>
          <w:szCs w:val="22"/>
          <w:lang w:val="en-GB"/>
        </w:rPr>
        <w:t>n</w:t>
      </w:r>
      <w:r w:rsidRPr="00802990">
        <w:rPr>
          <w:rFonts w:ascii="Times" w:eastAsia="Times New Roman" w:hAnsi="Times" w:cs="Times New Roman"/>
          <w:sz w:val="22"/>
          <w:szCs w:val="22"/>
          <w:lang w:val="en-GB"/>
        </w:rPr>
        <w:t xml:space="preserve"> opportunity to achieve a challenge and develop a project </w:t>
      </w:r>
      <w:r w:rsidR="00597D2D" w:rsidRPr="00802990">
        <w:rPr>
          <w:rFonts w:ascii="Times" w:eastAsia="Times New Roman" w:hAnsi="Times" w:cs="Times New Roman"/>
          <w:sz w:val="22"/>
          <w:szCs w:val="22"/>
          <w:lang w:val="en-GB"/>
        </w:rPr>
        <w:t xml:space="preserve">based on a new Framework without previous </w:t>
      </w:r>
      <w:r w:rsidR="00FF37FB" w:rsidRPr="00802990">
        <w:rPr>
          <w:rFonts w:ascii="Times" w:eastAsia="Times New Roman" w:hAnsi="Times" w:cs="Times New Roman"/>
          <w:sz w:val="22"/>
          <w:szCs w:val="22"/>
          <w:lang w:val="en-GB"/>
        </w:rPr>
        <w:t xml:space="preserve">Spring MVC </w:t>
      </w:r>
      <w:r w:rsidR="00597D2D" w:rsidRPr="00802990">
        <w:rPr>
          <w:rFonts w:ascii="Times" w:eastAsia="Times New Roman" w:hAnsi="Times" w:cs="Times New Roman"/>
          <w:sz w:val="22"/>
          <w:szCs w:val="22"/>
          <w:lang w:val="en-GB"/>
        </w:rPr>
        <w:t>experience</w:t>
      </w:r>
      <w:r w:rsidR="00FF37FB" w:rsidRPr="00802990">
        <w:rPr>
          <w:rFonts w:ascii="Times" w:eastAsia="Times New Roman" w:hAnsi="Times" w:cs="Times New Roman"/>
          <w:sz w:val="22"/>
          <w:szCs w:val="22"/>
          <w:lang w:val="en-GB"/>
        </w:rPr>
        <w:t xml:space="preserve">.  </w:t>
      </w:r>
    </w:p>
    <w:p w14:paraId="26A95599" w14:textId="77777777" w:rsidR="00305226" w:rsidRPr="00802990" w:rsidRDefault="00305226" w:rsidP="00802990">
      <w:pPr>
        <w:spacing w:line="360" w:lineRule="auto"/>
        <w:ind w:firstLine="360"/>
        <w:contextualSpacing/>
        <w:jc w:val="both"/>
        <w:rPr>
          <w:rFonts w:ascii="Times" w:eastAsia="Times New Roman" w:hAnsi="Times" w:cs="Times New Roman"/>
          <w:sz w:val="22"/>
          <w:szCs w:val="22"/>
          <w:lang w:val="en-GB"/>
        </w:rPr>
      </w:pPr>
    </w:p>
    <w:p w14:paraId="500DAF48" w14:textId="77777777" w:rsidR="00F5699F" w:rsidRPr="00802990" w:rsidRDefault="00F5699F" w:rsidP="00802990">
      <w:pPr>
        <w:spacing w:line="360" w:lineRule="auto"/>
        <w:contextualSpacing/>
        <w:jc w:val="both"/>
        <w:rPr>
          <w:ins w:id="1516" w:author="Chara Katiri" w:date="2015-04-12T03:46:00Z"/>
          <w:rFonts w:ascii="Times" w:hAnsi="Times"/>
          <w:sz w:val="22"/>
          <w:szCs w:val="22"/>
          <w:rPrChange w:id="1517" w:author="Chara Katiri" w:date="2015-04-12T20:48:00Z">
            <w:rPr>
              <w:ins w:id="1518" w:author="Chara Katiri" w:date="2015-04-12T03:46:00Z"/>
              <w:rFonts w:ascii="Times" w:hAnsi="Times" w:cs="Times New Roman"/>
              <w:color w:val="auto"/>
              <w:sz w:val="22"/>
              <w:szCs w:val="22"/>
              <w:lang w:val="en-GB"/>
            </w:rPr>
          </w:rPrChange>
        </w:rPr>
        <w:pPrChange w:id="1519" w:author="Chara Katiri" w:date="2015-04-12T20:48:00Z">
          <w:pPr>
            <w:pStyle w:val="Heading2"/>
            <w:numPr>
              <w:numId w:val="13"/>
            </w:numPr>
            <w:spacing w:line="360" w:lineRule="auto"/>
            <w:ind w:left="792" w:hanging="432"/>
            <w:contextualSpacing/>
            <w:jc w:val="both"/>
          </w:pPr>
        </w:pPrChange>
      </w:pPr>
    </w:p>
    <w:p w14:paraId="50B385D9" w14:textId="7FDE46E1" w:rsidR="00E31113" w:rsidRPr="00802990" w:rsidRDefault="00F5699F" w:rsidP="00802990">
      <w:pPr>
        <w:pStyle w:val="Heading2"/>
        <w:numPr>
          <w:ilvl w:val="1"/>
          <w:numId w:val="13"/>
        </w:numPr>
        <w:spacing w:line="360" w:lineRule="auto"/>
        <w:contextualSpacing/>
        <w:jc w:val="both"/>
        <w:rPr>
          <w:rFonts w:ascii="Times" w:hAnsi="Times" w:cs="Times New Roman"/>
          <w:sz w:val="22"/>
          <w:szCs w:val="22"/>
          <w:rPrChange w:id="1520" w:author="Chara Katiri" w:date="2015-04-12T20:48:00Z">
            <w:rPr/>
          </w:rPrChange>
        </w:rPr>
        <w:pPrChange w:id="1521" w:author="Chara Katiri" w:date="2015-04-12T20:48:00Z">
          <w:pPr>
            <w:spacing w:line="360" w:lineRule="auto"/>
            <w:contextualSpacing/>
            <w:jc w:val="both"/>
          </w:pPr>
        </w:pPrChange>
      </w:pPr>
      <w:bookmarkStart w:id="1522" w:name="_Toc290491155"/>
      <w:r w:rsidRPr="00802990">
        <w:rPr>
          <w:rFonts w:ascii="Times" w:hAnsi="Times" w:cs="Times New Roman"/>
          <w:color w:val="auto"/>
          <w:sz w:val="22"/>
          <w:szCs w:val="22"/>
          <w:lang w:val="en-GB"/>
          <w:rPrChange w:id="1523" w:author="Chara Katiri" w:date="2015-04-12T20:48:00Z">
            <w:rPr>
              <w:rFonts w:ascii="Times" w:hAnsi="Times" w:cs="Times New Roman"/>
              <w:b/>
              <w:bCs/>
              <w:sz w:val="22"/>
              <w:szCs w:val="22"/>
              <w:lang w:val="en-GB"/>
            </w:rPr>
          </w:rPrChange>
        </w:rPr>
        <w:lastRenderedPageBreak/>
        <w:t>Summary of deliverables</w:t>
      </w:r>
      <w:bookmarkEnd w:id="1522"/>
      <w:r w:rsidRPr="00802990">
        <w:rPr>
          <w:rFonts w:ascii="Times" w:hAnsi="Times" w:cs="Times New Roman"/>
          <w:color w:val="auto"/>
          <w:sz w:val="22"/>
          <w:szCs w:val="22"/>
          <w:lang w:val="en-GB"/>
          <w:rPrChange w:id="1524" w:author="Chara Katiri" w:date="2015-04-12T20:48:00Z">
            <w:rPr>
              <w:rFonts w:ascii="Times" w:hAnsi="Times" w:cs="Times New Roman"/>
              <w:b/>
              <w:bCs/>
              <w:sz w:val="22"/>
              <w:szCs w:val="22"/>
              <w:lang w:val="en-GB"/>
            </w:rPr>
          </w:rPrChange>
        </w:rPr>
        <w:t xml:space="preserve"> </w:t>
      </w:r>
    </w:p>
    <w:tbl>
      <w:tblPr>
        <w:tblStyle w:val="TableGrid"/>
        <w:tblW w:w="9180" w:type="dxa"/>
        <w:tblLook w:val="04A0" w:firstRow="1" w:lastRow="0" w:firstColumn="1" w:lastColumn="0" w:noHBand="0" w:noVBand="1"/>
      </w:tblPr>
      <w:tblGrid>
        <w:gridCol w:w="3652"/>
        <w:gridCol w:w="5528"/>
      </w:tblGrid>
      <w:tr w:rsidR="00FF4608" w:rsidRPr="00802990" w14:paraId="6B610C3E" w14:textId="77777777" w:rsidTr="009C3DD6">
        <w:tc>
          <w:tcPr>
            <w:tcW w:w="3652" w:type="dxa"/>
            <w:shd w:val="clear" w:color="auto" w:fill="548DD4" w:themeFill="text2" w:themeFillTint="99"/>
          </w:tcPr>
          <w:p w14:paraId="0F24ADE1" w14:textId="77777777" w:rsidR="00FF4608" w:rsidRPr="00802990" w:rsidRDefault="00FF4608" w:rsidP="00802990">
            <w:pPr>
              <w:spacing w:line="360" w:lineRule="auto"/>
              <w:contextualSpacing/>
              <w:jc w:val="both"/>
              <w:rPr>
                <w:rFonts w:ascii="Times" w:hAnsi="Times" w:cs="Times New Roman"/>
                <w:b/>
                <w:color w:val="FFFFFF" w:themeColor="background1"/>
                <w:sz w:val="22"/>
                <w:szCs w:val="22"/>
              </w:rPr>
            </w:pPr>
            <w:r w:rsidRPr="00802990">
              <w:rPr>
                <w:rFonts w:ascii="Times" w:hAnsi="Times" w:cs="Times New Roman"/>
                <w:b/>
                <w:bCs/>
                <w:color w:val="FFFFFF" w:themeColor="background1"/>
                <w:sz w:val="22"/>
                <w:szCs w:val="22"/>
                <w:lang w:val="en-GB"/>
              </w:rPr>
              <w:t>Deliverable name</w:t>
            </w:r>
          </w:p>
        </w:tc>
        <w:tc>
          <w:tcPr>
            <w:tcW w:w="5528" w:type="dxa"/>
            <w:shd w:val="clear" w:color="auto" w:fill="548DD4" w:themeFill="text2" w:themeFillTint="99"/>
          </w:tcPr>
          <w:p w14:paraId="0D2F51C8" w14:textId="77777777" w:rsidR="00FF4608" w:rsidRPr="00802990" w:rsidRDefault="00FF4608" w:rsidP="00802990">
            <w:pPr>
              <w:spacing w:line="360" w:lineRule="auto"/>
              <w:contextualSpacing/>
              <w:jc w:val="both"/>
              <w:rPr>
                <w:rFonts w:ascii="Times" w:hAnsi="Times" w:cs="Times New Roman"/>
                <w:b/>
                <w:color w:val="FFFFFF" w:themeColor="background1"/>
                <w:sz w:val="22"/>
                <w:szCs w:val="22"/>
              </w:rPr>
            </w:pPr>
            <w:r w:rsidRPr="00802990">
              <w:rPr>
                <w:rFonts w:ascii="Times" w:hAnsi="Times" w:cs="Times New Roman"/>
                <w:b/>
                <w:bCs/>
                <w:color w:val="FFFFFF" w:themeColor="background1"/>
                <w:sz w:val="22"/>
                <w:szCs w:val="22"/>
                <w:lang w:val="en-GB"/>
              </w:rPr>
              <w:t>Description</w:t>
            </w:r>
          </w:p>
        </w:tc>
      </w:tr>
      <w:tr w:rsidR="00C94669" w:rsidRPr="00802990" w14:paraId="77539768" w14:textId="77777777" w:rsidTr="009C3DD6">
        <w:trPr>
          <w:ins w:id="1525" w:author="Chara Katiri" w:date="2015-04-11T06:38:00Z"/>
        </w:trPr>
        <w:tc>
          <w:tcPr>
            <w:tcW w:w="3652" w:type="dxa"/>
          </w:tcPr>
          <w:p w14:paraId="58F36885" w14:textId="30549987" w:rsidR="00C94669" w:rsidRPr="00802990" w:rsidRDefault="00C94669" w:rsidP="00802990">
            <w:pPr>
              <w:spacing w:line="360" w:lineRule="auto"/>
              <w:contextualSpacing/>
              <w:jc w:val="both"/>
              <w:rPr>
                <w:ins w:id="1526" w:author="Chara Katiri" w:date="2015-04-11T06:38:00Z"/>
                <w:rFonts w:ascii="Times" w:hAnsi="Times" w:cs="Times New Roman"/>
                <w:sz w:val="22"/>
                <w:szCs w:val="22"/>
              </w:rPr>
            </w:pPr>
            <w:ins w:id="1527" w:author="Chara Katiri" w:date="2015-04-11T06:39:00Z">
              <w:r w:rsidRPr="00802990">
                <w:rPr>
                  <w:rFonts w:ascii="Times" w:hAnsi="Times" w:cs="Times New Roman"/>
                  <w:sz w:val="22"/>
                  <w:szCs w:val="22"/>
                </w:rPr>
                <w:t>Project Report</w:t>
              </w:r>
            </w:ins>
          </w:p>
        </w:tc>
        <w:tc>
          <w:tcPr>
            <w:tcW w:w="5528" w:type="dxa"/>
          </w:tcPr>
          <w:p w14:paraId="0CFD9541" w14:textId="18CC108F" w:rsidR="00C94669" w:rsidRPr="00802990" w:rsidRDefault="00C94669" w:rsidP="00802990">
            <w:pPr>
              <w:spacing w:line="360" w:lineRule="auto"/>
              <w:contextualSpacing/>
              <w:jc w:val="both"/>
              <w:rPr>
                <w:ins w:id="1528" w:author="Chara Katiri" w:date="2015-04-11T06:38:00Z"/>
                <w:rFonts w:ascii="Times" w:hAnsi="Times" w:cs="Times New Roman"/>
                <w:sz w:val="22"/>
                <w:szCs w:val="22"/>
              </w:rPr>
            </w:pPr>
            <w:ins w:id="1529" w:author="Chara Katiri" w:date="2015-04-11T06:39:00Z">
              <w:r w:rsidRPr="00802990">
                <w:rPr>
                  <w:rFonts w:ascii="Times" w:hAnsi="Times" w:cs="Times New Roman"/>
                  <w:sz w:val="22"/>
                  <w:szCs w:val="22"/>
                </w:rPr>
                <w:t xml:space="preserve">The project report provides detailed description of the project including literature review; </w:t>
              </w:r>
            </w:ins>
            <w:ins w:id="1530" w:author="Chara Katiri" w:date="2015-04-11T06:44:00Z">
              <w:r w:rsidR="007F68FD" w:rsidRPr="00802990">
                <w:rPr>
                  <w:rFonts w:ascii="Times" w:hAnsi="Times" w:cs="Times New Roman"/>
                  <w:sz w:val="22"/>
                  <w:szCs w:val="22"/>
                </w:rPr>
                <w:t xml:space="preserve">objectives; </w:t>
              </w:r>
            </w:ins>
            <w:ins w:id="1531" w:author="Chara Katiri" w:date="2015-04-11T06:39:00Z">
              <w:r w:rsidR="007F68FD" w:rsidRPr="00802990">
                <w:rPr>
                  <w:rFonts w:ascii="Times" w:hAnsi="Times" w:cs="Times New Roman"/>
                  <w:sz w:val="22"/>
                  <w:szCs w:val="22"/>
                </w:rPr>
                <w:t>system analysis, design and</w:t>
              </w:r>
            </w:ins>
            <w:ins w:id="1532" w:author="Chara Katiri" w:date="2015-04-11T06:40:00Z">
              <w:r w:rsidR="007F68FD" w:rsidRPr="00802990">
                <w:rPr>
                  <w:rFonts w:ascii="Times" w:hAnsi="Times" w:cs="Times New Roman"/>
                  <w:sz w:val="22"/>
                  <w:szCs w:val="22"/>
                </w:rPr>
                <w:t xml:space="preserve"> implementation; test and evaluation</w:t>
              </w:r>
            </w:ins>
            <w:ins w:id="1533" w:author="Chara Katiri" w:date="2015-04-11T06:44:00Z">
              <w:r w:rsidR="007F68FD" w:rsidRPr="00802990">
                <w:rPr>
                  <w:rFonts w:ascii="Times" w:hAnsi="Times" w:cs="Times New Roman"/>
                  <w:sz w:val="22"/>
                  <w:szCs w:val="22"/>
                </w:rPr>
                <w:t>;</w:t>
              </w:r>
            </w:ins>
            <w:ins w:id="1534" w:author="Chara Katiri" w:date="2015-04-11T06:40:00Z">
              <w:r w:rsidR="007F68FD" w:rsidRPr="00802990">
                <w:rPr>
                  <w:rFonts w:ascii="Times" w:hAnsi="Times" w:cs="Times New Roman"/>
                  <w:sz w:val="22"/>
                  <w:szCs w:val="22"/>
                </w:rPr>
                <w:t xml:space="preserve"> reflections</w:t>
              </w:r>
            </w:ins>
            <w:ins w:id="1535" w:author="Chara Katiri" w:date="2015-04-11T06:44:00Z">
              <w:r w:rsidR="007F68FD" w:rsidRPr="00802990">
                <w:rPr>
                  <w:rFonts w:ascii="Times" w:hAnsi="Times" w:cs="Times New Roman"/>
                  <w:sz w:val="22"/>
                  <w:szCs w:val="22"/>
                </w:rPr>
                <w:t xml:space="preserve"> and achievements</w:t>
              </w:r>
            </w:ins>
            <w:ins w:id="1536" w:author="Chara Katiri" w:date="2015-04-11T06:40:00Z">
              <w:r w:rsidR="007F68FD" w:rsidRPr="00802990">
                <w:rPr>
                  <w:rFonts w:ascii="Times" w:hAnsi="Times" w:cs="Times New Roman"/>
                  <w:sz w:val="22"/>
                  <w:szCs w:val="22"/>
                </w:rPr>
                <w:t xml:space="preserve">. </w:t>
              </w:r>
            </w:ins>
          </w:p>
        </w:tc>
      </w:tr>
      <w:tr w:rsidR="00FF4608" w:rsidRPr="00802990" w14:paraId="627B2621" w14:textId="77777777" w:rsidTr="009C3DD6">
        <w:tc>
          <w:tcPr>
            <w:tcW w:w="3652" w:type="dxa"/>
          </w:tcPr>
          <w:p w14:paraId="051F9545" w14:textId="77777777" w:rsidR="00FF4608" w:rsidRPr="00802990" w:rsidRDefault="00FF4608"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 xml:space="preserve">Project Design </w:t>
            </w:r>
          </w:p>
        </w:tc>
        <w:tc>
          <w:tcPr>
            <w:tcW w:w="5528" w:type="dxa"/>
          </w:tcPr>
          <w:p w14:paraId="27AE3D87" w14:textId="3B6E598E" w:rsidR="00FF4608" w:rsidRPr="00802990" w:rsidRDefault="00FF4608"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 xml:space="preserve">The </w:t>
            </w:r>
            <w:r w:rsidR="0043543D" w:rsidRPr="00802990">
              <w:rPr>
                <w:rFonts w:ascii="Times" w:hAnsi="Times" w:cs="Times New Roman"/>
                <w:sz w:val="22"/>
                <w:szCs w:val="22"/>
              </w:rPr>
              <w:t xml:space="preserve">structure </w:t>
            </w:r>
            <w:r w:rsidR="007D5257" w:rsidRPr="00802990">
              <w:rPr>
                <w:rFonts w:ascii="Times" w:hAnsi="Times" w:cs="Times New Roman"/>
                <w:sz w:val="22"/>
                <w:szCs w:val="22"/>
              </w:rPr>
              <w:t xml:space="preserve">of the solution </w:t>
            </w:r>
            <w:r w:rsidR="0043543D" w:rsidRPr="00802990">
              <w:rPr>
                <w:rFonts w:ascii="Times" w:hAnsi="Times" w:cs="Times New Roman"/>
                <w:sz w:val="22"/>
                <w:szCs w:val="22"/>
              </w:rPr>
              <w:t xml:space="preserve">and the plan to implement </w:t>
            </w:r>
            <w:r w:rsidR="007D5257" w:rsidRPr="00802990">
              <w:rPr>
                <w:rFonts w:ascii="Times" w:hAnsi="Times" w:cs="Times New Roman"/>
                <w:sz w:val="22"/>
                <w:szCs w:val="22"/>
              </w:rPr>
              <w:t xml:space="preserve">the </w:t>
            </w:r>
            <w:r w:rsidR="0043543D" w:rsidRPr="00802990">
              <w:rPr>
                <w:rFonts w:ascii="Times" w:hAnsi="Times" w:cs="Times New Roman"/>
                <w:sz w:val="22"/>
                <w:szCs w:val="22"/>
              </w:rPr>
              <w:t>functional and non-functional requirements in order to meet the project objectives</w:t>
            </w:r>
            <w:r w:rsidR="007D5257" w:rsidRPr="00802990">
              <w:rPr>
                <w:rFonts w:ascii="Times" w:hAnsi="Times" w:cs="Times New Roman"/>
                <w:sz w:val="22"/>
                <w:szCs w:val="22"/>
              </w:rPr>
              <w:t>.</w:t>
            </w:r>
          </w:p>
        </w:tc>
      </w:tr>
      <w:tr w:rsidR="003933E4" w:rsidRPr="00802990" w14:paraId="452A281C" w14:textId="77777777" w:rsidTr="009C3DD6">
        <w:trPr>
          <w:ins w:id="1537" w:author="Chara Katiri" w:date="2015-04-11T06:31:00Z"/>
        </w:trPr>
        <w:tc>
          <w:tcPr>
            <w:tcW w:w="3652" w:type="dxa"/>
          </w:tcPr>
          <w:p w14:paraId="361B5074" w14:textId="7D518C24" w:rsidR="003933E4" w:rsidRPr="00802990" w:rsidRDefault="003933E4" w:rsidP="00802990">
            <w:pPr>
              <w:spacing w:line="360" w:lineRule="auto"/>
              <w:contextualSpacing/>
              <w:jc w:val="both"/>
              <w:rPr>
                <w:ins w:id="1538" w:author="Chara Katiri" w:date="2015-04-11T06:31:00Z"/>
                <w:rFonts w:ascii="Times" w:hAnsi="Times" w:cs="Times New Roman"/>
                <w:sz w:val="22"/>
                <w:szCs w:val="22"/>
              </w:rPr>
            </w:pPr>
            <w:commentRangeStart w:id="1539"/>
            <w:ins w:id="1540" w:author="Chara Katiri" w:date="2015-04-11T06:31:00Z">
              <w:r w:rsidRPr="00802990">
                <w:rPr>
                  <w:rFonts w:ascii="Times" w:hAnsi="Times" w:cs="Times New Roman"/>
                  <w:sz w:val="22"/>
                  <w:szCs w:val="22"/>
                </w:rPr>
                <w:t>Project Video</w:t>
              </w:r>
            </w:ins>
            <w:commentRangeEnd w:id="1539"/>
            <w:ins w:id="1541" w:author="Chara Katiri" w:date="2015-04-11T06:48:00Z">
              <w:r w:rsidR="00D862A6" w:rsidRPr="00802990">
                <w:rPr>
                  <w:rStyle w:val="CommentReference"/>
                  <w:rFonts w:ascii="Times" w:hAnsi="Times" w:cs="Times New Roman"/>
                  <w:sz w:val="22"/>
                  <w:szCs w:val="22"/>
                </w:rPr>
                <w:commentReference w:id="1539"/>
              </w:r>
            </w:ins>
          </w:p>
        </w:tc>
        <w:tc>
          <w:tcPr>
            <w:tcW w:w="5528" w:type="dxa"/>
          </w:tcPr>
          <w:p w14:paraId="50EA3CC5" w14:textId="1F81C537" w:rsidR="003933E4" w:rsidRPr="00802990" w:rsidRDefault="007F68FD" w:rsidP="00802990">
            <w:pPr>
              <w:spacing w:line="360" w:lineRule="auto"/>
              <w:contextualSpacing/>
              <w:jc w:val="both"/>
              <w:rPr>
                <w:ins w:id="1542" w:author="Chara Katiri" w:date="2015-04-11T06:31:00Z"/>
                <w:rFonts w:ascii="Times" w:hAnsi="Times" w:cs="Times New Roman"/>
                <w:sz w:val="22"/>
                <w:szCs w:val="22"/>
              </w:rPr>
            </w:pPr>
            <w:ins w:id="1543" w:author="Chara Katiri" w:date="2015-04-11T06:41:00Z">
              <w:r w:rsidRPr="00802990">
                <w:rPr>
                  <w:rFonts w:ascii="Times" w:hAnsi="Times" w:cs="Times New Roman"/>
                  <w:sz w:val="22"/>
                  <w:szCs w:val="22"/>
                </w:rPr>
                <w:t xml:space="preserve">The project video </w:t>
              </w:r>
            </w:ins>
            <w:ins w:id="1544" w:author="Chara Katiri" w:date="2015-04-11T06:45:00Z">
              <w:r w:rsidRPr="00802990">
                <w:rPr>
                  <w:rFonts w:ascii="Times" w:hAnsi="Times" w:cs="Times New Roman"/>
                  <w:sz w:val="22"/>
                  <w:szCs w:val="22"/>
                </w:rPr>
                <w:t>presents</w:t>
              </w:r>
            </w:ins>
            <w:ins w:id="1545" w:author="Chara Katiri" w:date="2015-04-11T06:41:00Z">
              <w:r w:rsidRPr="00802990">
                <w:rPr>
                  <w:rFonts w:ascii="Times" w:hAnsi="Times" w:cs="Times New Roman"/>
                  <w:sz w:val="22"/>
                  <w:szCs w:val="22"/>
                </w:rPr>
                <w:t xml:space="preserve"> the key functionalities offered by the system created. </w:t>
              </w:r>
            </w:ins>
          </w:p>
        </w:tc>
      </w:tr>
      <w:tr w:rsidR="00FF4608" w:rsidRPr="00802990" w14:paraId="55E15DE3" w14:textId="77777777" w:rsidTr="009C3DD6">
        <w:tc>
          <w:tcPr>
            <w:tcW w:w="3652" w:type="dxa"/>
          </w:tcPr>
          <w:p w14:paraId="2972A1C5" w14:textId="77777777" w:rsidR="00FF4608" w:rsidRPr="00802990" w:rsidRDefault="0043543D" w:rsidP="00802990">
            <w:pPr>
              <w:spacing w:line="360" w:lineRule="auto"/>
              <w:contextualSpacing/>
              <w:jc w:val="both"/>
              <w:rPr>
                <w:rFonts w:ascii="Times" w:hAnsi="Times" w:cs="Times New Roman"/>
                <w:sz w:val="22"/>
                <w:szCs w:val="22"/>
              </w:rPr>
            </w:pPr>
            <w:commentRangeStart w:id="1546"/>
            <w:r w:rsidRPr="00802990">
              <w:rPr>
                <w:rFonts w:ascii="Times" w:hAnsi="Times" w:cs="Times New Roman"/>
                <w:sz w:val="22"/>
                <w:szCs w:val="22"/>
              </w:rPr>
              <w:t xml:space="preserve">Definition of functionalities and services </w:t>
            </w:r>
            <w:commentRangeEnd w:id="1546"/>
            <w:r w:rsidR="007F68FD" w:rsidRPr="00802990">
              <w:rPr>
                <w:rStyle w:val="CommentReference"/>
                <w:rFonts w:ascii="Times" w:hAnsi="Times" w:cs="Times New Roman"/>
                <w:sz w:val="22"/>
                <w:szCs w:val="22"/>
              </w:rPr>
              <w:commentReference w:id="1546"/>
            </w:r>
          </w:p>
        </w:tc>
        <w:tc>
          <w:tcPr>
            <w:tcW w:w="5528" w:type="dxa"/>
          </w:tcPr>
          <w:p w14:paraId="2DB4DDFB" w14:textId="136E7BD3" w:rsidR="0043543D" w:rsidRPr="00802990" w:rsidRDefault="0043543D"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The services delivered by the project should be clearly defined for the benefit of</w:t>
            </w:r>
            <w:r w:rsidR="007D5257" w:rsidRPr="00802990">
              <w:rPr>
                <w:rFonts w:ascii="Times" w:hAnsi="Times" w:cs="Times New Roman"/>
                <w:sz w:val="22"/>
                <w:szCs w:val="22"/>
              </w:rPr>
              <w:t>:</w:t>
            </w:r>
            <w:r w:rsidRPr="00802990">
              <w:rPr>
                <w:rFonts w:ascii="Times" w:hAnsi="Times" w:cs="Times New Roman"/>
                <w:sz w:val="22"/>
                <w:szCs w:val="22"/>
              </w:rPr>
              <w:t xml:space="preserve"> </w:t>
            </w:r>
          </w:p>
          <w:p w14:paraId="0EB4B0BE" w14:textId="29284254" w:rsidR="0043543D" w:rsidRPr="00802990" w:rsidRDefault="007D5257" w:rsidP="00802990">
            <w:pPr>
              <w:spacing w:line="360" w:lineRule="auto"/>
              <w:contextualSpacing/>
              <w:jc w:val="both"/>
              <w:rPr>
                <w:rFonts w:ascii="Times" w:hAnsi="Times" w:cs="Times New Roman"/>
                <w:sz w:val="22"/>
                <w:szCs w:val="22"/>
              </w:rPr>
            </w:pPr>
            <w:proofErr w:type="spellStart"/>
            <w:r w:rsidRPr="00802990">
              <w:rPr>
                <w:rFonts w:ascii="Times" w:hAnsi="Times" w:cs="Times New Roman"/>
                <w:sz w:val="22"/>
                <w:szCs w:val="22"/>
              </w:rPr>
              <w:t>i</w:t>
            </w:r>
            <w:proofErr w:type="spellEnd"/>
            <w:r w:rsidRPr="00802990">
              <w:rPr>
                <w:rFonts w:ascii="Times" w:hAnsi="Times" w:cs="Times New Roman"/>
                <w:sz w:val="22"/>
                <w:szCs w:val="22"/>
              </w:rPr>
              <w:t xml:space="preserve">) </w:t>
            </w:r>
            <w:proofErr w:type="gramStart"/>
            <w:r w:rsidRPr="00802990">
              <w:rPr>
                <w:rFonts w:ascii="Times" w:hAnsi="Times" w:cs="Times New Roman"/>
                <w:sz w:val="22"/>
                <w:szCs w:val="22"/>
              </w:rPr>
              <w:t>the</w:t>
            </w:r>
            <w:proofErr w:type="gramEnd"/>
            <w:r w:rsidRPr="00802990">
              <w:rPr>
                <w:rFonts w:ascii="Times" w:hAnsi="Times" w:cs="Times New Roman"/>
                <w:sz w:val="22"/>
                <w:szCs w:val="22"/>
              </w:rPr>
              <w:t xml:space="preserve"> customer:</w:t>
            </w:r>
            <w:r w:rsidR="0043543D" w:rsidRPr="00802990">
              <w:rPr>
                <w:rFonts w:ascii="Times" w:hAnsi="Times" w:cs="Times New Roman"/>
                <w:sz w:val="22"/>
                <w:szCs w:val="22"/>
              </w:rPr>
              <w:t xml:space="preserve"> to describe how navigate thought and use the website</w:t>
            </w:r>
            <w:r w:rsidRPr="00802990">
              <w:rPr>
                <w:rFonts w:ascii="Times" w:hAnsi="Times" w:cs="Times New Roman"/>
                <w:sz w:val="22"/>
                <w:szCs w:val="22"/>
              </w:rPr>
              <w:t>;</w:t>
            </w:r>
            <w:r w:rsidR="0043543D" w:rsidRPr="00802990">
              <w:rPr>
                <w:rFonts w:ascii="Times" w:hAnsi="Times" w:cs="Times New Roman"/>
                <w:sz w:val="22"/>
                <w:szCs w:val="22"/>
              </w:rPr>
              <w:t xml:space="preserve"> </w:t>
            </w:r>
          </w:p>
          <w:p w14:paraId="44ED123C" w14:textId="1374E3E3" w:rsidR="00FF4608" w:rsidRPr="00802990" w:rsidRDefault="0043543D"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 xml:space="preserve">ii) </w:t>
            </w:r>
            <w:proofErr w:type="gramStart"/>
            <w:r w:rsidRPr="00802990">
              <w:rPr>
                <w:rFonts w:ascii="Times" w:hAnsi="Times" w:cs="Times New Roman"/>
                <w:sz w:val="22"/>
                <w:szCs w:val="22"/>
              </w:rPr>
              <w:t>the</w:t>
            </w:r>
            <w:proofErr w:type="gramEnd"/>
            <w:r w:rsidRPr="00802990">
              <w:rPr>
                <w:rFonts w:ascii="Times" w:hAnsi="Times" w:cs="Times New Roman"/>
                <w:sz w:val="22"/>
                <w:szCs w:val="22"/>
              </w:rPr>
              <w:t xml:space="preserve"> IT team</w:t>
            </w:r>
            <w:r w:rsidR="007D5257" w:rsidRPr="00802990">
              <w:rPr>
                <w:rFonts w:ascii="Times" w:hAnsi="Times" w:cs="Times New Roman"/>
                <w:sz w:val="22"/>
                <w:szCs w:val="22"/>
              </w:rPr>
              <w:t>:</w:t>
            </w:r>
            <w:r w:rsidRPr="00802990">
              <w:rPr>
                <w:rFonts w:ascii="Times" w:hAnsi="Times" w:cs="Times New Roman"/>
                <w:sz w:val="22"/>
                <w:szCs w:val="22"/>
              </w:rPr>
              <w:t xml:space="preserve"> that </w:t>
            </w:r>
            <w:r w:rsidR="007D5257" w:rsidRPr="00802990">
              <w:rPr>
                <w:rFonts w:ascii="Times" w:hAnsi="Times" w:cs="Times New Roman"/>
                <w:sz w:val="22"/>
                <w:szCs w:val="22"/>
              </w:rPr>
              <w:t>will be</w:t>
            </w:r>
            <w:r w:rsidRPr="00802990">
              <w:rPr>
                <w:rFonts w:ascii="Times" w:hAnsi="Times" w:cs="Times New Roman"/>
                <w:sz w:val="22"/>
                <w:szCs w:val="22"/>
              </w:rPr>
              <w:t xml:space="preserve"> responsible for the maintenance of the website</w:t>
            </w:r>
            <w:r w:rsidR="007D5257" w:rsidRPr="00802990">
              <w:rPr>
                <w:rFonts w:ascii="Times" w:hAnsi="Times" w:cs="Times New Roman"/>
                <w:sz w:val="22"/>
                <w:szCs w:val="22"/>
              </w:rPr>
              <w:t xml:space="preserve"> if the deployment of the solution is accepted</w:t>
            </w:r>
            <w:r w:rsidRPr="00802990">
              <w:rPr>
                <w:rFonts w:ascii="Times" w:hAnsi="Times" w:cs="Times New Roman"/>
                <w:sz w:val="22"/>
                <w:szCs w:val="22"/>
              </w:rPr>
              <w:t xml:space="preserve">. </w:t>
            </w:r>
            <w:r w:rsidR="00FF4608" w:rsidRPr="00802990">
              <w:rPr>
                <w:rFonts w:ascii="Times" w:hAnsi="Times" w:cs="Times New Roman"/>
                <w:sz w:val="22"/>
                <w:szCs w:val="22"/>
              </w:rPr>
              <w:t xml:space="preserve"> </w:t>
            </w:r>
          </w:p>
        </w:tc>
      </w:tr>
      <w:tr w:rsidR="00FF4608" w:rsidRPr="00802990" w14:paraId="7E87FB95" w14:textId="77777777" w:rsidTr="009C3DD6">
        <w:tc>
          <w:tcPr>
            <w:tcW w:w="3652" w:type="dxa"/>
          </w:tcPr>
          <w:p w14:paraId="41DBC25A" w14:textId="77777777" w:rsidR="00FF4608" w:rsidRPr="00802990" w:rsidRDefault="0043543D" w:rsidP="00802990">
            <w:pPr>
              <w:spacing w:line="360" w:lineRule="auto"/>
              <w:contextualSpacing/>
              <w:jc w:val="both"/>
              <w:rPr>
                <w:rFonts w:ascii="Times" w:hAnsi="Times" w:cs="Times New Roman"/>
                <w:sz w:val="22"/>
                <w:szCs w:val="22"/>
              </w:rPr>
            </w:pPr>
            <w:commentRangeStart w:id="1547"/>
            <w:r w:rsidRPr="00802990">
              <w:rPr>
                <w:rFonts w:ascii="Times" w:hAnsi="Times" w:cs="Times New Roman"/>
                <w:sz w:val="22"/>
                <w:szCs w:val="22"/>
              </w:rPr>
              <w:t xml:space="preserve">Specification of Roles and responsibilities </w:t>
            </w:r>
            <w:commentRangeEnd w:id="1547"/>
            <w:r w:rsidR="006D2CD9" w:rsidRPr="00802990">
              <w:rPr>
                <w:rStyle w:val="CommentReference"/>
                <w:rFonts w:ascii="Times" w:hAnsi="Times" w:cs="Times New Roman"/>
                <w:sz w:val="22"/>
                <w:szCs w:val="22"/>
              </w:rPr>
              <w:commentReference w:id="1547"/>
            </w:r>
          </w:p>
        </w:tc>
        <w:tc>
          <w:tcPr>
            <w:tcW w:w="5528" w:type="dxa"/>
          </w:tcPr>
          <w:p w14:paraId="26BBDE53" w14:textId="77777777" w:rsidR="00FF4608" w:rsidRPr="00802990" w:rsidRDefault="0043543D"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Clear specification of roles and responsibilities of:</w:t>
            </w:r>
          </w:p>
          <w:p w14:paraId="104CD1A6" w14:textId="768C05F8" w:rsidR="0043543D" w:rsidRPr="00802990" w:rsidRDefault="0043543D" w:rsidP="00802990">
            <w:pPr>
              <w:spacing w:line="360" w:lineRule="auto"/>
              <w:contextualSpacing/>
              <w:jc w:val="both"/>
              <w:rPr>
                <w:rFonts w:ascii="Times" w:hAnsi="Times" w:cs="Times New Roman"/>
                <w:sz w:val="22"/>
                <w:szCs w:val="22"/>
              </w:rPr>
            </w:pPr>
            <w:proofErr w:type="spellStart"/>
            <w:r w:rsidRPr="00802990">
              <w:rPr>
                <w:rFonts w:ascii="Times" w:hAnsi="Times" w:cs="Times New Roman"/>
                <w:sz w:val="22"/>
                <w:szCs w:val="22"/>
              </w:rPr>
              <w:t>i</w:t>
            </w:r>
            <w:proofErr w:type="spellEnd"/>
            <w:r w:rsidRPr="00802990">
              <w:rPr>
                <w:rFonts w:ascii="Times" w:hAnsi="Times" w:cs="Times New Roman"/>
                <w:sz w:val="22"/>
                <w:szCs w:val="22"/>
              </w:rPr>
              <w:t xml:space="preserve">) </w:t>
            </w:r>
            <w:proofErr w:type="gramStart"/>
            <w:r w:rsidRPr="00802990">
              <w:rPr>
                <w:rFonts w:ascii="Times" w:hAnsi="Times" w:cs="Times New Roman"/>
                <w:sz w:val="22"/>
                <w:szCs w:val="22"/>
              </w:rPr>
              <w:t>the</w:t>
            </w:r>
            <w:proofErr w:type="gramEnd"/>
            <w:r w:rsidRPr="00802990">
              <w:rPr>
                <w:rFonts w:ascii="Times" w:hAnsi="Times" w:cs="Times New Roman"/>
                <w:sz w:val="22"/>
                <w:szCs w:val="22"/>
              </w:rPr>
              <w:t xml:space="preserve"> user and </w:t>
            </w:r>
            <w:r w:rsidR="008736CF" w:rsidRPr="00802990">
              <w:rPr>
                <w:rFonts w:ascii="Times" w:hAnsi="Times" w:cs="Times New Roman"/>
                <w:sz w:val="22"/>
                <w:szCs w:val="22"/>
              </w:rPr>
              <w:t>the policies that must adhere</w:t>
            </w:r>
            <w:r w:rsidR="007D5257" w:rsidRPr="00802990">
              <w:rPr>
                <w:rFonts w:ascii="Times" w:hAnsi="Times" w:cs="Times New Roman"/>
                <w:sz w:val="22"/>
                <w:szCs w:val="22"/>
              </w:rPr>
              <w:t>;</w:t>
            </w:r>
          </w:p>
          <w:p w14:paraId="6E138952" w14:textId="6DDC68AE" w:rsidR="008736CF" w:rsidRPr="00802990" w:rsidRDefault="008736CF"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 xml:space="preserve">ii) </w:t>
            </w:r>
            <w:proofErr w:type="gramStart"/>
            <w:r w:rsidRPr="00802990">
              <w:rPr>
                <w:rFonts w:ascii="Times" w:hAnsi="Times" w:cs="Times New Roman"/>
                <w:sz w:val="22"/>
                <w:szCs w:val="22"/>
              </w:rPr>
              <w:t>the</w:t>
            </w:r>
            <w:proofErr w:type="gramEnd"/>
            <w:r w:rsidRPr="00802990">
              <w:rPr>
                <w:rFonts w:ascii="Times" w:hAnsi="Times" w:cs="Times New Roman"/>
                <w:sz w:val="22"/>
                <w:szCs w:val="22"/>
              </w:rPr>
              <w:t xml:space="preserve"> IT Team that </w:t>
            </w:r>
            <w:r w:rsidR="007D5257" w:rsidRPr="00802990">
              <w:rPr>
                <w:rFonts w:ascii="Times" w:hAnsi="Times" w:cs="Times New Roman"/>
                <w:sz w:val="22"/>
                <w:szCs w:val="22"/>
              </w:rPr>
              <w:t>will be</w:t>
            </w:r>
            <w:r w:rsidRPr="00802990">
              <w:rPr>
                <w:rFonts w:ascii="Times" w:hAnsi="Times" w:cs="Times New Roman"/>
                <w:sz w:val="22"/>
                <w:szCs w:val="22"/>
              </w:rPr>
              <w:t xml:space="preserve"> responsible for the maintenance of the website</w:t>
            </w:r>
            <w:r w:rsidR="007D5257" w:rsidRPr="00802990">
              <w:rPr>
                <w:rFonts w:ascii="Times" w:hAnsi="Times" w:cs="Times New Roman"/>
                <w:sz w:val="22"/>
                <w:szCs w:val="22"/>
              </w:rPr>
              <w:t xml:space="preserve"> if the deployment of the solution is accepted</w:t>
            </w:r>
            <w:r w:rsidRPr="00802990">
              <w:rPr>
                <w:rFonts w:ascii="Times" w:hAnsi="Times" w:cs="Times New Roman"/>
                <w:sz w:val="22"/>
                <w:szCs w:val="22"/>
              </w:rPr>
              <w:t>.</w:t>
            </w:r>
          </w:p>
        </w:tc>
      </w:tr>
    </w:tbl>
    <w:p w14:paraId="13BD4364" w14:textId="77777777" w:rsidR="003E52AD" w:rsidRPr="00802990" w:rsidRDefault="003E52AD" w:rsidP="00802990">
      <w:pPr>
        <w:spacing w:after="240" w:line="360" w:lineRule="auto"/>
        <w:contextualSpacing/>
        <w:jc w:val="both"/>
        <w:rPr>
          <w:rFonts w:ascii="Times" w:eastAsia="Times New Roman" w:hAnsi="Times" w:cs="Times New Roman"/>
          <w:sz w:val="22"/>
          <w:szCs w:val="22"/>
          <w:lang w:val="en-GB"/>
        </w:rPr>
      </w:pPr>
    </w:p>
    <w:p w14:paraId="14ACD3A1" w14:textId="1BD0E5ED" w:rsidR="008D4B13" w:rsidRPr="00802990" w:rsidRDefault="003F330E" w:rsidP="00802990">
      <w:pPr>
        <w:pStyle w:val="Heading2"/>
        <w:numPr>
          <w:ilvl w:val="1"/>
          <w:numId w:val="13"/>
        </w:numPr>
        <w:spacing w:line="360" w:lineRule="auto"/>
        <w:contextualSpacing/>
        <w:jc w:val="both"/>
        <w:rPr>
          <w:rFonts w:ascii="Times" w:hAnsi="Times" w:cs="Times New Roman"/>
          <w:color w:val="auto"/>
          <w:sz w:val="22"/>
          <w:szCs w:val="22"/>
          <w:lang w:val="en-GB"/>
        </w:rPr>
      </w:pPr>
      <w:bookmarkStart w:id="1548" w:name="_Toc290491156"/>
      <w:r w:rsidRPr="00802990">
        <w:rPr>
          <w:rFonts w:ascii="Times" w:hAnsi="Times" w:cs="Times New Roman"/>
          <w:color w:val="auto"/>
          <w:sz w:val="22"/>
          <w:szCs w:val="22"/>
          <w:lang w:val="en-GB"/>
        </w:rPr>
        <w:t>Stakeholders</w:t>
      </w:r>
      <w:bookmarkEnd w:id="1548"/>
    </w:p>
    <w:p w14:paraId="45E34E6A" w14:textId="5AA80DB7" w:rsidR="008736CF" w:rsidRPr="00802990" w:rsidRDefault="008736CF" w:rsidP="00802990">
      <w:pPr>
        <w:spacing w:line="360" w:lineRule="auto"/>
        <w:ind w:firstLine="720"/>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 xml:space="preserve">Stakeholders [8] are </w:t>
      </w:r>
      <w:r w:rsidRPr="00802990">
        <w:rPr>
          <w:rFonts w:ascii="Times" w:eastAsia="Times New Roman" w:hAnsi="Times" w:cs="Times New Roman"/>
          <w:sz w:val="22"/>
          <w:szCs w:val="22"/>
          <w:shd w:val="clear" w:color="auto" w:fill="FFFFFF"/>
          <w:lang w:val="en-GB"/>
        </w:rPr>
        <w:t>individuals</w:t>
      </w:r>
      <w:r w:rsidRPr="00802990">
        <w:rPr>
          <w:rFonts w:ascii="Times" w:eastAsia="Times New Roman" w:hAnsi="Times" w:cs="Times New Roman"/>
          <w:sz w:val="22"/>
          <w:szCs w:val="22"/>
          <w:lang w:val="en-GB"/>
        </w:rPr>
        <w:t xml:space="preserve"> or organizations with interest in a project. Typically they are internal or external investors, employees, customers and suppliers. </w:t>
      </w:r>
      <w:r w:rsidR="00B94870" w:rsidRPr="00802990">
        <w:rPr>
          <w:rFonts w:ascii="Times" w:eastAsia="Times New Roman" w:hAnsi="Times" w:cs="Times New Roman"/>
          <w:sz w:val="22"/>
          <w:szCs w:val="22"/>
          <w:lang w:val="en-GB"/>
        </w:rPr>
        <w:t>Stakeholders</w:t>
      </w:r>
      <w:r w:rsidR="008A51D7" w:rsidRPr="00802990">
        <w:rPr>
          <w:rFonts w:ascii="Times" w:eastAsia="Times New Roman" w:hAnsi="Times" w:cs="Times New Roman"/>
          <w:sz w:val="22"/>
          <w:szCs w:val="22"/>
          <w:lang w:val="en-GB"/>
        </w:rPr>
        <w:t xml:space="preserve"> of the digital Pinboard solution</w:t>
      </w:r>
      <w:r w:rsidR="00B94870" w:rsidRPr="00802990">
        <w:rPr>
          <w:rFonts w:ascii="Times" w:eastAsia="Times New Roman" w:hAnsi="Times" w:cs="Times New Roman"/>
          <w:sz w:val="22"/>
          <w:szCs w:val="22"/>
          <w:lang w:val="en-GB"/>
        </w:rPr>
        <w:t xml:space="preserve"> include the target audience,</w:t>
      </w:r>
      <w:r w:rsidR="008A51D7" w:rsidRPr="00802990">
        <w:rPr>
          <w:rFonts w:ascii="Times" w:eastAsia="Times New Roman" w:hAnsi="Times" w:cs="Times New Roman"/>
          <w:sz w:val="22"/>
          <w:szCs w:val="22"/>
          <w:lang w:val="en-GB"/>
        </w:rPr>
        <w:t xml:space="preserve"> which is a subset of students; sellers </w:t>
      </w:r>
      <w:r w:rsidR="00B94870" w:rsidRPr="00802990">
        <w:rPr>
          <w:rFonts w:ascii="Times" w:eastAsia="Times New Roman" w:hAnsi="Times" w:cs="Times New Roman"/>
          <w:sz w:val="22"/>
          <w:szCs w:val="22"/>
          <w:lang w:val="en-GB"/>
        </w:rPr>
        <w:t xml:space="preserve">of </w:t>
      </w:r>
      <w:r w:rsidR="008A51D7" w:rsidRPr="00802990">
        <w:rPr>
          <w:rFonts w:ascii="Times" w:eastAsia="Times New Roman" w:hAnsi="Times" w:cs="Times New Roman"/>
          <w:sz w:val="22"/>
          <w:szCs w:val="22"/>
          <w:lang w:val="en-GB"/>
        </w:rPr>
        <w:t>second-hand</w:t>
      </w:r>
      <w:r w:rsidR="00B94870" w:rsidRPr="00802990">
        <w:rPr>
          <w:rFonts w:ascii="Times" w:eastAsia="Times New Roman" w:hAnsi="Times" w:cs="Times New Roman"/>
          <w:sz w:val="22"/>
          <w:szCs w:val="22"/>
          <w:lang w:val="en-GB"/>
        </w:rPr>
        <w:t xml:space="preserve"> books and seekers of room </w:t>
      </w:r>
      <w:r w:rsidR="008A51D7" w:rsidRPr="00802990">
        <w:rPr>
          <w:rFonts w:ascii="Times" w:eastAsia="Times New Roman" w:hAnsi="Times" w:cs="Times New Roman"/>
          <w:sz w:val="22"/>
          <w:szCs w:val="22"/>
          <w:lang w:val="en-GB"/>
        </w:rPr>
        <w:t>swap</w:t>
      </w:r>
      <w:r w:rsidR="00B94870" w:rsidRPr="00802990">
        <w:rPr>
          <w:rFonts w:ascii="Times" w:eastAsia="Times New Roman" w:hAnsi="Times" w:cs="Times New Roman"/>
          <w:sz w:val="22"/>
          <w:szCs w:val="22"/>
          <w:lang w:val="en-GB"/>
        </w:rPr>
        <w:t xml:space="preserve"> on campus. </w:t>
      </w:r>
    </w:p>
    <w:tbl>
      <w:tblPr>
        <w:tblW w:w="9180" w:type="dxa"/>
        <w:tblBorders>
          <w:top w:val="nil"/>
          <w:left w:val="nil"/>
          <w:right w:val="nil"/>
        </w:tblBorders>
        <w:tblLayout w:type="fixed"/>
        <w:tblLook w:val="0000" w:firstRow="0" w:lastRow="0" w:firstColumn="0" w:lastColumn="0" w:noHBand="0" w:noVBand="0"/>
      </w:tblPr>
      <w:tblGrid>
        <w:gridCol w:w="3652"/>
        <w:gridCol w:w="5528"/>
      </w:tblGrid>
      <w:tr w:rsidR="008736CF" w:rsidRPr="00802990" w14:paraId="348E447E" w14:textId="77777777" w:rsidTr="009C3DD6">
        <w:tc>
          <w:tcPr>
            <w:tcW w:w="3652" w:type="dxa"/>
            <w:tcBorders>
              <w:top w:val="single" w:sz="4" w:space="0" w:color="auto"/>
              <w:left w:val="single" w:sz="4" w:space="0" w:color="auto"/>
              <w:bottom w:val="single" w:sz="4" w:space="0" w:color="auto"/>
              <w:right w:val="single" w:sz="4" w:space="0" w:color="auto"/>
            </w:tcBorders>
            <w:shd w:val="clear" w:color="auto" w:fill="548DD4" w:themeFill="text2" w:themeFillTint="99"/>
            <w:tcMar>
              <w:top w:w="20" w:type="nil"/>
              <w:left w:w="20" w:type="nil"/>
              <w:bottom w:w="20" w:type="nil"/>
              <w:right w:w="20" w:type="nil"/>
            </w:tcMar>
            <w:vAlign w:val="center"/>
          </w:tcPr>
          <w:p w14:paraId="3C441A11" w14:textId="77777777" w:rsidR="008736CF" w:rsidRPr="00802990" w:rsidRDefault="008736CF" w:rsidP="00802990">
            <w:pPr>
              <w:widowControl w:val="0"/>
              <w:autoSpaceDE w:val="0"/>
              <w:autoSpaceDN w:val="0"/>
              <w:adjustRightInd w:val="0"/>
              <w:spacing w:after="240" w:line="360" w:lineRule="auto"/>
              <w:contextualSpacing/>
              <w:jc w:val="both"/>
              <w:rPr>
                <w:rFonts w:ascii="Times" w:hAnsi="Times" w:cs="Times New Roman"/>
                <w:color w:val="FFFFFF" w:themeColor="background1"/>
                <w:sz w:val="22"/>
                <w:szCs w:val="22"/>
              </w:rPr>
            </w:pPr>
            <w:r w:rsidRPr="00802990">
              <w:rPr>
                <w:rFonts w:ascii="Times" w:hAnsi="Times" w:cs="Times New Roman"/>
                <w:b/>
                <w:bCs/>
                <w:color w:val="FFFFFF" w:themeColor="background1"/>
                <w:sz w:val="22"/>
                <w:szCs w:val="22"/>
              </w:rPr>
              <w:t>Stakeholder</w:t>
            </w:r>
          </w:p>
        </w:tc>
        <w:tc>
          <w:tcPr>
            <w:tcW w:w="5528" w:type="dxa"/>
            <w:tcBorders>
              <w:top w:val="single" w:sz="4" w:space="0" w:color="auto"/>
              <w:left w:val="single" w:sz="4" w:space="0" w:color="auto"/>
              <w:bottom w:val="single" w:sz="4" w:space="0" w:color="auto"/>
              <w:right w:val="single" w:sz="4" w:space="0" w:color="auto"/>
            </w:tcBorders>
            <w:shd w:val="clear" w:color="auto" w:fill="548DD4" w:themeFill="text2" w:themeFillTint="99"/>
            <w:tcMar>
              <w:top w:w="20" w:type="nil"/>
              <w:left w:w="20" w:type="nil"/>
              <w:bottom w:w="20" w:type="nil"/>
              <w:right w:w="20" w:type="nil"/>
            </w:tcMar>
            <w:vAlign w:val="center"/>
          </w:tcPr>
          <w:p w14:paraId="1BA8C4B0" w14:textId="77777777" w:rsidR="008736CF" w:rsidRPr="00802990" w:rsidRDefault="008736CF" w:rsidP="00802990">
            <w:pPr>
              <w:widowControl w:val="0"/>
              <w:autoSpaceDE w:val="0"/>
              <w:autoSpaceDN w:val="0"/>
              <w:adjustRightInd w:val="0"/>
              <w:spacing w:after="240" w:line="360" w:lineRule="auto"/>
              <w:contextualSpacing/>
              <w:jc w:val="both"/>
              <w:rPr>
                <w:rFonts w:ascii="Times" w:hAnsi="Times" w:cs="Times New Roman"/>
                <w:color w:val="FFFFFF" w:themeColor="background1"/>
                <w:sz w:val="22"/>
                <w:szCs w:val="22"/>
              </w:rPr>
            </w:pPr>
            <w:r w:rsidRPr="00802990">
              <w:rPr>
                <w:rFonts w:ascii="Times" w:hAnsi="Times" w:cs="Times New Roman"/>
                <w:b/>
                <w:bCs/>
                <w:color w:val="FFFFFF" w:themeColor="background1"/>
                <w:sz w:val="22"/>
                <w:szCs w:val="22"/>
              </w:rPr>
              <w:t>Support Role</w:t>
            </w:r>
          </w:p>
        </w:tc>
      </w:tr>
      <w:tr w:rsidR="008736CF" w:rsidRPr="00802990" w14:paraId="587D38C3"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0E66439" w14:textId="7F310363" w:rsidR="008736CF" w:rsidRPr="00802990" w:rsidRDefault="008736CF" w:rsidP="00802990">
            <w:pPr>
              <w:widowControl w:val="0"/>
              <w:autoSpaceDE w:val="0"/>
              <w:autoSpaceDN w:val="0"/>
              <w:adjustRightInd w:val="0"/>
              <w:spacing w:line="360" w:lineRule="auto"/>
              <w:contextualSpacing/>
              <w:jc w:val="both"/>
              <w:rPr>
                <w:rFonts w:ascii="Times" w:hAnsi="Times" w:cs="Times New Roman"/>
                <w:sz w:val="22"/>
                <w:szCs w:val="22"/>
              </w:rPr>
            </w:pPr>
            <w:r w:rsidRPr="00802990">
              <w:rPr>
                <w:rFonts w:ascii="Times" w:hAnsi="Times" w:cs="Times New Roman"/>
                <w:noProof/>
                <w:sz w:val="22"/>
                <w:szCs w:val="22"/>
              </w:rPr>
              <w:drawing>
                <wp:inline distT="0" distB="0" distL="0" distR="0" wp14:anchorId="5F3A1174" wp14:editId="51BC77D1">
                  <wp:extent cx="10795" cy="1079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802990">
              <w:rPr>
                <w:rFonts w:ascii="Times" w:hAnsi="Times" w:cs="Times New Roman"/>
                <w:sz w:val="22"/>
                <w:szCs w:val="22"/>
              </w:rPr>
              <w:t xml:space="preserve">A subset of </w:t>
            </w:r>
            <w:r w:rsidR="00EC0BC2" w:rsidRPr="00802990">
              <w:rPr>
                <w:rFonts w:ascii="Times" w:hAnsi="Times" w:cs="Times New Roman"/>
                <w:sz w:val="22"/>
                <w:szCs w:val="22"/>
              </w:rPr>
              <w:t>University</w:t>
            </w:r>
            <w:r w:rsidRPr="00802990">
              <w:rPr>
                <w:rFonts w:ascii="Times" w:hAnsi="Times" w:cs="Times New Roman"/>
                <w:sz w:val="22"/>
                <w:szCs w:val="22"/>
              </w:rPr>
              <w:t xml:space="preserve"> of Surrey students /and academics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19FBF5E" w14:textId="77777777" w:rsidR="008736CF" w:rsidRPr="00802990" w:rsidRDefault="008736CF" w:rsidP="00802990">
            <w:pPr>
              <w:widowControl w:val="0"/>
              <w:autoSpaceDE w:val="0"/>
              <w:autoSpaceDN w:val="0"/>
              <w:adjustRightInd w:val="0"/>
              <w:spacing w:line="360" w:lineRule="auto"/>
              <w:contextualSpacing/>
              <w:jc w:val="both"/>
              <w:rPr>
                <w:rFonts w:ascii="Times" w:hAnsi="Times" w:cs="Times New Roman"/>
                <w:sz w:val="22"/>
                <w:szCs w:val="22"/>
              </w:rPr>
            </w:pPr>
            <w:r w:rsidRPr="00802990">
              <w:rPr>
                <w:rFonts w:ascii="Times" w:hAnsi="Times" w:cs="Times New Roman"/>
                <w:noProof/>
                <w:sz w:val="22"/>
                <w:szCs w:val="22"/>
              </w:rPr>
              <w:drawing>
                <wp:inline distT="0" distB="0" distL="0" distR="0" wp14:anchorId="464D5D40" wp14:editId="20FF2F4D">
                  <wp:extent cx="10795" cy="1079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802990">
              <w:rPr>
                <w:rFonts w:ascii="Times" w:hAnsi="Times" w:cs="Times New Roman"/>
                <w:sz w:val="22"/>
                <w:szCs w:val="22"/>
              </w:rPr>
              <w:t xml:space="preserve">A group of volunteers that wish to test the application and are interested in the functionalities that the application offers. </w:t>
            </w:r>
          </w:p>
        </w:tc>
      </w:tr>
      <w:tr w:rsidR="008736CF" w:rsidRPr="00802990" w14:paraId="39A6DB93"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6F772D8" w14:textId="5FE2B993" w:rsidR="008736CF" w:rsidRPr="00802990" w:rsidRDefault="008736CF" w:rsidP="00802990">
            <w:pPr>
              <w:widowControl w:val="0"/>
              <w:autoSpaceDE w:val="0"/>
              <w:autoSpaceDN w:val="0"/>
              <w:adjustRightInd w:val="0"/>
              <w:spacing w:line="360" w:lineRule="auto"/>
              <w:contextualSpacing/>
              <w:jc w:val="both"/>
              <w:rPr>
                <w:rFonts w:ascii="Times" w:hAnsi="Times" w:cs="Times New Roman"/>
                <w:sz w:val="22"/>
                <w:szCs w:val="22"/>
              </w:rPr>
            </w:pPr>
            <w:r w:rsidRPr="00802990">
              <w:rPr>
                <w:rFonts w:ascii="Times" w:hAnsi="Times" w:cs="Times New Roman"/>
                <w:noProof/>
                <w:sz w:val="22"/>
                <w:szCs w:val="22"/>
              </w:rPr>
              <w:drawing>
                <wp:inline distT="0" distB="0" distL="0" distR="0" wp14:anchorId="78C668A6" wp14:editId="6EA993AD">
                  <wp:extent cx="10795" cy="10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00EC0BC2" w:rsidRPr="00802990">
              <w:rPr>
                <w:rFonts w:ascii="Times" w:hAnsi="Times" w:cs="Times New Roman"/>
                <w:sz w:val="22"/>
                <w:szCs w:val="22"/>
              </w:rPr>
              <w:t>University</w:t>
            </w:r>
            <w:r w:rsidRPr="00802990">
              <w:rPr>
                <w:rFonts w:ascii="Times" w:hAnsi="Times" w:cs="Times New Roman"/>
                <w:sz w:val="22"/>
                <w:szCs w:val="22"/>
              </w:rPr>
              <w:t xml:space="preserve"> of Surrey IT and Service Desk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6DFDB8C9" w14:textId="63624FA4" w:rsidR="008736CF" w:rsidRPr="00802990" w:rsidRDefault="008736CF" w:rsidP="00802990">
            <w:pPr>
              <w:widowControl w:val="0"/>
              <w:autoSpaceDE w:val="0"/>
              <w:autoSpaceDN w:val="0"/>
              <w:adjustRightInd w:val="0"/>
              <w:spacing w:line="360" w:lineRule="auto"/>
              <w:contextualSpacing/>
              <w:jc w:val="both"/>
              <w:rPr>
                <w:rFonts w:ascii="Times" w:hAnsi="Times" w:cs="Times New Roman"/>
                <w:sz w:val="22"/>
                <w:szCs w:val="22"/>
              </w:rPr>
            </w:pPr>
            <w:r w:rsidRPr="00802990">
              <w:rPr>
                <w:rFonts w:ascii="Times" w:hAnsi="Times" w:cs="Times New Roman"/>
                <w:noProof/>
                <w:sz w:val="22"/>
                <w:szCs w:val="22"/>
              </w:rPr>
              <w:drawing>
                <wp:inline distT="0" distB="0" distL="0" distR="0" wp14:anchorId="7A9338EC" wp14:editId="7CFBB748">
                  <wp:extent cx="10795" cy="10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802990">
              <w:rPr>
                <w:rFonts w:ascii="Times" w:hAnsi="Times" w:cs="Times New Roman"/>
                <w:sz w:val="22"/>
                <w:szCs w:val="22"/>
              </w:rPr>
              <w:t>The support team</w:t>
            </w:r>
            <w:r w:rsidR="00910986" w:rsidRPr="00802990">
              <w:rPr>
                <w:rFonts w:ascii="Times" w:hAnsi="Times" w:cs="Times New Roman"/>
                <w:sz w:val="22"/>
                <w:szCs w:val="22"/>
              </w:rPr>
              <w:t xml:space="preserve"> if the deployment of the solution is accepted</w:t>
            </w:r>
            <w:r w:rsidRPr="00802990">
              <w:rPr>
                <w:rFonts w:ascii="Times" w:hAnsi="Times" w:cs="Times New Roman"/>
                <w:sz w:val="22"/>
                <w:szCs w:val="22"/>
              </w:rPr>
              <w:t xml:space="preserve">. </w:t>
            </w:r>
          </w:p>
        </w:tc>
      </w:tr>
      <w:tr w:rsidR="008736CF" w:rsidRPr="00802990" w14:paraId="731CD0AC"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1426740" w14:textId="77777777" w:rsidR="008736CF" w:rsidRPr="00802990" w:rsidRDefault="008736CF" w:rsidP="00802990">
            <w:pPr>
              <w:widowControl w:val="0"/>
              <w:autoSpaceDE w:val="0"/>
              <w:autoSpaceDN w:val="0"/>
              <w:adjustRightInd w:val="0"/>
              <w:spacing w:line="360" w:lineRule="auto"/>
              <w:contextualSpacing/>
              <w:jc w:val="both"/>
              <w:rPr>
                <w:rFonts w:ascii="Times" w:hAnsi="Times" w:cs="Times New Roman"/>
                <w:sz w:val="22"/>
                <w:szCs w:val="22"/>
              </w:rPr>
            </w:pPr>
            <w:r w:rsidRPr="00802990">
              <w:rPr>
                <w:rFonts w:ascii="Times" w:hAnsi="Times" w:cs="Times New Roman"/>
                <w:noProof/>
                <w:sz w:val="22"/>
                <w:szCs w:val="22"/>
              </w:rPr>
              <w:drawing>
                <wp:inline distT="0" distB="0" distL="0" distR="0" wp14:anchorId="5FB3479B" wp14:editId="7BCEE849">
                  <wp:extent cx="10795" cy="10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roofErr w:type="spellStart"/>
            <w:r w:rsidRPr="00802990">
              <w:rPr>
                <w:rFonts w:ascii="Times" w:hAnsi="Times" w:cs="Times New Roman"/>
                <w:sz w:val="22"/>
                <w:szCs w:val="22"/>
              </w:rPr>
              <w:t>Chara</w:t>
            </w:r>
            <w:proofErr w:type="spellEnd"/>
            <w:r w:rsidRPr="00802990">
              <w:rPr>
                <w:rFonts w:ascii="Times" w:hAnsi="Times" w:cs="Times New Roman"/>
                <w:sz w:val="22"/>
                <w:szCs w:val="22"/>
              </w:rPr>
              <w:t xml:space="preserve"> </w:t>
            </w:r>
            <w:proofErr w:type="spellStart"/>
            <w:r w:rsidRPr="00802990">
              <w:rPr>
                <w:rFonts w:ascii="Times" w:hAnsi="Times" w:cs="Times New Roman"/>
                <w:sz w:val="22"/>
                <w:szCs w:val="22"/>
              </w:rPr>
              <w:t>Katiri</w:t>
            </w:r>
            <w:proofErr w:type="spellEnd"/>
            <w:r w:rsidRPr="00802990">
              <w:rPr>
                <w:rFonts w:ascii="Times" w:hAnsi="Times" w:cs="Times New Roman"/>
                <w:sz w:val="22"/>
                <w:szCs w:val="22"/>
              </w:rPr>
              <w:t xml:space="preserve">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7B7FDBB6" w14:textId="77777777" w:rsidR="008736CF" w:rsidRPr="00802990" w:rsidRDefault="008736CF" w:rsidP="00802990">
            <w:pPr>
              <w:widowControl w:val="0"/>
              <w:autoSpaceDE w:val="0"/>
              <w:autoSpaceDN w:val="0"/>
              <w:adjustRightInd w:val="0"/>
              <w:spacing w:line="360" w:lineRule="auto"/>
              <w:contextualSpacing/>
              <w:jc w:val="both"/>
              <w:rPr>
                <w:rFonts w:ascii="Times" w:hAnsi="Times" w:cs="Times New Roman"/>
                <w:sz w:val="22"/>
                <w:szCs w:val="22"/>
              </w:rPr>
            </w:pPr>
            <w:r w:rsidRPr="00802990">
              <w:rPr>
                <w:rFonts w:ascii="Times" w:hAnsi="Times" w:cs="Times New Roman"/>
                <w:noProof/>
                <w:sz w:val="22"/>
                <w:szCs w:val="22"/>
              </w:rPr>
              <w:drawing>
                <wp:inline distT="0" distB="0" distL="0" distR="0" wp14:anchorId="4BB236B3" wp14:editId="0EE94660">
                  <wp:extent cx="10795" cy="10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802990">
              <w:rPr>
                <w:rFonts w:ascii="Times" w:hAnsi="Times" w:cs="Times New Roman"/>
                <w:sz w:val="22"/>
                <w:szCs w:val="22"/>
              </w:rPr>
              <w:t xml:space="preserve">Computer Science Student, the developer. </w:t>
            </w:r>
          </w:p>
        </w:tc>
      </w:tr>
      <w:tr w:rsidR="008736CF" w:rsidRPr="00802990" w14:paraId="68C95364"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37E448E" w14:textId="77777777" w:rsidR="008736CF" w:rsidRPr="00802990" w:rsidRDefault="008736CF" w:rsidP="00802990">
            <w:pPr>
              <w:widowControl w:val="0"/>
              <w:autoSpaceDE w:val="0"/>
              <w:autoSpaceDN w:val="0"/>
              <w:adjustRightInd w:val="0"/>
              <w:spacing w:after="240" w:line="360" w:lineRule="auto"/>
              <w:contextualSpacing/>
              <w:jc w:val="both"/>
              <w:rPr>
                <w:rFonts w:ascii="Times" w:hAnsi="Times" w:cs="Times New Roman"/>
                <w:sz w:val="22"/>
                <w:szCs w:val="22"/>
              </w:rPr>
            </w:pPr>
            <w:proofErr w:type="spellStart"/>
            <w:r w:rsidRPr="00802990">
              <w:rPr>
                <w:rFonts w:ascii="Times" w:hAnsi="Times" w:cs="Times New Roman"/>
                <w:sz w:val="22"/>
                <w:szCs w:val="22"/>
              </w:rPr>
              <w:t>Dr</w:t>
            </w:r>
            <w:proofErr w:type="spellEnd"/>
            <w:r w:rsidRPr="00802990">
              <w:rPr>
                <w:rFonts w:ascii="Times" w:hAnsi="Times" w:cs="Times New Roman"/>
                <w:sz w:val="22"/>
                <w:szCs w:val="22"/>
              </w:rPr>
              <w:t xml:space="preserve"> Steve </w:t>
            </w:r>
            <w:proofErr w:type="spellStart"/>
            <w:r w:rsidRPr="00802990">
              <w:rPr>
                <w:rFonts w:ascii="Times" w:hAnsi="Times" w:cs="Times New Roman"/>
                <w:sz w:val="22"/>
                <w:szCs w:val="22"/>
              </w:rPr>
              <w:t>Wesemeyer</w:t>
            </w:r>
            <w:proofErr w:type="spellEnd"/>
            <w:r w:rsidRPr="00802990">
              <w:rPr>
                <w:rFonts w:ascii="Times" w:hAnsi="Times" w:cs="Times New Roman"/>
                <w:sz w:val="22"/>
                <w:szCs w:val="22"/>
              </w:rPr>
              <w:t xml:space="preserve">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0E18CEFC" w14:textId="153545B9" w:rsidR="008736CF" w:rsidRPr="00802990" w:rsidRDefault="008736CF" w:rsidP="00802990">
            <w:pPr>
              <w:widowControl w:val="0"/>
              <w:autoSpaceDE w:val="0"/>
              <w:autoSpaceDN w:val="0"/>
              <w:adjustRightInd w:val="0"/>
              <w:spacing w:after="240" w:line="360" w:lineRule="auto"/>
              <w:contextualSpacing/>
              <w:jc w:val="both"/>
              <w:rPr>
                <w:rFonts w:ascii="Times" w:hAnsi="Times" w:cs="Times New Roman"/>
                <w:sz w:val="22"/>
                <w:szCs w:val="22"/>
              </w:rPr>
            </w:pPr>
            <w:r w:rsidRPr="00802990">
              <w:rPr>
                <w:rFonts w:ascii="Times" w:hAnsi="Times" w:cs="Times New Roman"/>
                <w:sz w:val="22"/>
                <w:szCs w:val="22"/>
              </w:rPr>
              <w:t>Professional proje</w:t>
            </w:r>
            <w:r w:rsidR="00910986" w:rsidRPr="00802990">
              <w:rPr>
                <w:rFonts w:ascii="Times" w:hAnsi="Times" w:cs="Times New Roman"/>
                <w:sz w:val="22"/>
                <w:szCs w:val="22"/>
              </w:rPr>
              <w:t>ct supervisor and coordinator.</w:t>
            </w:r>
          </w:p>
        </w:tc>
      </w:tr>
    </w:tbl>
    <w:p w14:paraId="0E9105DD" w14:textId="77777777" w:rsidR="00A0554B" w:rsidRPr="00802990" w:rsidRDefault="00A0554B" w:rsidP="00802990">
      <w:pPr>
        <w:spacing w:after="240" w:line="360" w:lineRule="auto"/>
        <w:ind w:left="360"/>
        <w:contextualSpacing/>
        <w:jc w:val="both"/>
        <w:rPr>
          <w:rFonts w:ascii="Times" w:eastAsia="Times New Roman" w:hAnsi="Times" w:cs="Times New Roman"/>
          <w:b/>
          <w:sz w:val="22"/>
          <w:szCs w:val="22"/>
          <w:lang w:val="en-GB"/>
        </w:rPr>
      </w:pPr>
    </w:p>
    <w:p w14:paraId="6C9A9D4A" w14:textId="77777777" w:rsidR="008736CF" w:rsidRPr="00802990" w:rsidRDefault="00A0554B" w:rsidP="00802990">
      <w:pPr>
        <w:spacing w:line="360" w:lineRule="auto"/>
        <w:contextualSpacing/>
        <w:jc w:val="both"/>
        <w:rPr>
          <w:rFonts w:ascii="Times" w:eastAsia="Times New Roman" w:hAnsi="Times" w:cs="Times New Roman"/>
          <w:b/>
          <w:sz w:val="22"/>
          <w:szCs w:val="22"/>
          <w:lang w:val="en-GB"/>
        </w:rPr>
      </w:pPr>
      <w:r w:rsidRPr="00802990">
        <w:rPr>
          <w:rFonts w:ascii="Times" w:eastAsia="Times New Roman" w:hAnsi="Times" w:cs="Times New Roman"/>
          <w:b/>
          <w:sz w:val="22"/>
          <w:szCs w:val="22"/>
          <w:lang w:val="en-GB"/>
        </w:rPr>
        <w:br w:type="page"/>
      </w:r>
    </w:p>
    <w:p w14:paraId="1F7D9702" w14:textId="77777777" w:rsidR="003F330E" w:rsidRPr="00802990" w:rsidRDefault="003F330E" w:rsidP="00802990">
      <w:pPr>
        <w:pStyle w:val="Heading1"/>
        <w:numPr>
          <w:ilvl w:val="0"/>
          <w:numId w:val="13"/>
        </w:numPr>
        <w:spacing w:line="360" w:lineRule="auto"/>
        <w:contextualSpacing/>
        <w:jc w:val="both"/>
        <w:rPr>
          <w:rFonts w:ascii="Times" w:hAnsi="Times" w:cs="Times New Roman"/>
          <w:color w:val="auto"/>
          <w:sz w:val="22"/>
          <w:szCs w:val="22"/>
          <w:lang w:val="en-GB"/>
        </w:rPr>
      </w:pPr>
      <w:bookmarkStart w:id="1549" w:name="_Toc290491157"/>
      <w:r w:rsidRPr="00802990">
        <w:rPr>
          <w:rFonts w:ascii="Times" w:hAnsi="Times" w:cs="Times New Roman"/>
          <w:color w:val="auto"/>
          <w:sz w:val="22"/>
          <w:szCs w:val="22"/>
          <w:lang w:val="en-GB"/>
        </w:rPr>
        <w:lastRenderedPageBreak/>
        <w:t>System design</w:t>
      </w:r>
      <w:bookmarkEnd w:id="1549"/>
      <w:r w:rsidRPr="00802990">
        <w:rPr>
          <w:rFonts w:ascii="Times" w:hAnsi="Times" w:cs="Times New Roman"/>
          <w:color w:val="auto"/>
          <w:sz w:val="22"/>
          <w:szCs w:val="22"/>
          <w:lang w:val="en-GB"/>
        </w:rPr>
        <w:t xml:space="preserve"> </w:t>
      </w:r>
    </w:p>
    <w:p w14:paraId="3016E0D3" w14:textId="77777777" w:rsidR="003F330E" w:rsidRPr="00802990" w:rsidRDefault="003F330E" w:rsidP="00802990">
      <w:pPr>
        <w:pStyle w:val="Heading2"/>
        <w:numPr>
          <w:ilvl w:val="1"/>
          <w:numId w:val="13"/>
        </w:numPr>
        <w:spacing w:line="360" w:lineRule="auto"/>
        <w:contextualSpacing/>
        <w:jc w:val="both"/>
        <w:rPr>
          <w:rFonts w:ascii="Times" w:hAnsi="Times" w:cs="Times New Roman"/>
          <w:color w:val="auto"/>
          <w:sz w:val="22"/>
          <w:szCs w:val="22"/>
          <w:lang w:val="en-GB"/>
        </w:rPr>
      </w:pPr>
      <w:bookmarkStart w:id="1550" w:name="_Toc290491158"/>
      <w:r w:rsidRPr="00802990">
        <w:rPr>
          <w:rFonts w:ascii="Times" w:hAnsi="Times" w:cs="Times New Roman"/>
          <w:color w:val="auto"/>
          <w:sz w:val="22"/>
          <w:szCs w:val="22"/>
          <w:lang w:val="en-GB"/>
        </w:rPr>
        <w:t>Design method</w:t>
      </w:r>
      <w:bookmarkEnd w:id="1550"/>
    </w:p>
    <w:p w14:paraId="7C90EE4E" w14:textId="79A65441" w:rsidR="00E718CA" w:rsidRPr="00802990" w:rsidRDefault="00242865" w:rsidP="00802990">
      <w:pPr>
        <w:spacing w:line="360" w:lineRule="auto"/>
        <w:ind w:firstLine="720"/>
        <w:contextualSpacing/>
        <w:jc w:val="both"/>
        <w:rPr>
          <w:ins w:id="1551" w:author="Chara Katiri" w:date="2015-04-11T17:07:00Z"/>
          <w:rFonts w:ascii="Times" w:eastAsia="Times New Roman" w:hAnsi="Times" w:cs="Times New Roman"/>
          <w:sz w:val="22"/>
          <w:szCs w:val="22"/>
          <w:lang w:val="en-GB"/>
        </w:rPr>
      </w:pPr>
      <w:commentRangeStart w:id="1552"/>
      <w:ins w:id="1553" w:author="Chara Katiri" w:date="2015-04-11T06:52:00Z">
        <w:r w:rsidRPr="00802990">
          <w:rPr>
            <w:rFonts w:ascii="Times" w:eastAsia="Times New Roman" w:hAnsi="Times" w:cs="Times New Roman"/>
            <w:sz w:val="22"/>
            <w:szCs w:val="22"/>
            <w:lang w:val="en-GB"/>
          </w:rPr>
          <w:t xml:space="preserve">Waterfall </w:t>
        </w:r>
        <w:commentRangeEnd w:id="1552"/>
        <w:r w:rsidRPr="00802990">
          <w:rPr>
            <w:rStyle w:val="CommentReference"/>
            <w:rFonts w:ascii="Times" w:hAnsi="Times" w:cs="Times New Roman"/>
            <w:sz w:val="22"/>
            <w:szCs w:val="22"/>
          </w:rPr>
          <w:commentReference w:id="1552"/>
        </w:r>
      </w:ins>
      <w:ins w:id="1554" w:author="Chara Katiri" w:date="2015-04-11T16:59:00Z">
        <w:r w:rsidR="00110498" w:rsidRPr="00802990">
          <w:rPr>
            <w:rFonts w:ascii="Times" w:eastAsia="Times New Roman" w:hAnsi="Times" w:cs="Times New Roman"/>
            <w:sz w:val="22"/>
            <w:szCs w:val="22"/>
            <w:lang w:val="en-GB"/>
          </w:rPr>
          <w:t xml:space="preserve">methodology </w:t>
        </w:r>
      </w:ins>
      <w:ins w:id="1555" w:author="Chara Katiri" w:date="2015-04-11T06:52:00Z">
        <w:r w:rsidRPr="00802990">
          <w:rPr>
            <w:rFonts w:ascii="Times" w:eastAsia="Times New Roman" w:hAnsi="Times" w:cs="Times New Roman"/>
            <w:sz w:val="22"/>
            <w:szCs w:val="22"/>
            <w:lang w:val="en-GB"/>
          </w:rPr>
          <w:t xml:space="preserve">was chosen </w:t>
        </w:r>
      </w:ins>
      <w:ins w:id="1556" w:author="Chara Katiri" w:date="2015-04-11T06:53:00Z">
        <w:r w:rsidRPr="00802990">
          <w:rPr>
            <w:rFonts w:ascii="Times" w:eastAsia="Times New Roman" w:hAnsi="Times" w:cs="Times New Roman"/>
            <w:sz w:val="22"/>
            <w:szCs w:val="22"/>
            <w:lang w:val="en-GB"/>
          </w:rPr>
          <w:t xml:space="preserve">over Agile </w:t>
        </w:r>
      </w:ins>
      <w:ins w:id="1557" w:author="Chara Katiri" w:date="2015-04-11T06:52:00Z">
        <w:r w:rsidRPr="00802990">
          <w:rPr>
            <w:rFonts w:ascii="Times" w:eastAsia="Times New Roman" w:hAnsi="Times" w:cs="Times New Roman"/>
            <w:sz w:val="22"/>
            <w:szCs w:val="22"/>
            <w:lang w:val="en-GB"/>
          </w:rPr>
          <w:t xml:space="preserve">as the </w:t>
        </w:r>
      </w:ins>
      <w:r w:rsidR="00A0554B" w:rsidRPr="00802990">
        <w:rPr>
          <w:rFonts w:ascii="Times" w:eastAsia="Times New Roman" w:hAnsi="Times" w:cs="Times New Roman"/>
          <w:sz w:val="22"/>
          <w:szCs w:val="22"/>
          <w:lang w:val="en-GB"/>
        </w:rPr>
        <w:t xml:space="preserve">development </w:t>
      </w:r>
      <w:ins w:id="1558" w:author="Chara Katiri" w:date="2015-04-11T06:53:00Z">
        <w:r w:rsidR="00A83E53" w:rsidRPr="00802990">
          <w:rPr>
            <w:rFonts w:ascii="Times" w:eastAsia="Times New Roman" w:hAnsi="Times" w:cs="Times New Roman"/>
            <w:sz w:val="22"/>
            <w:szCs w:val="22"/>
            <w:lang w:val="en-GB"/>
          </w:rPr>
          <w:t xml:space="preserve">approach. </w:t>
        </w:r>
      </w:ins>
      <w:r w:rsidR="00F10A69" w:rsidRPr="00802990">
        <w:rPr>
          <w:rFonts w:ascii="Times" w:eastAsia="Times New Roman" w:hAnsi="Times" w:cs="Times New Roman"/>
          <w:sz w:val="22"/>
          <w:szCs w:val="22"/>
          <w:lang w:val="en-GB"/>
        </w:rPr>
        <w:t xml:space="preserve">In the project environment, Waterfall methodology can be easily understood not only by the </w:t>
      </w:r>
      <w:r w:rsidR="00663C46" w:rsidRPr="00802990">
        <w:rPr>
          <w:rFonts w:ascii="Times" w:eastAsia="Times New Roman" w:hAnsi="Times" w:cs="Times New Roman"/>
          <w:sz w:val="22"/>
          <w:szCs w:val="22"/>
          <w:lang w:val="en-GB"/>
        </w:rPr>
        <w:t>developer</w:t>
      </w:r>
      <w:r w:rsidR="00F10A69" w:rsidRPr="00802990">
        <w:rPr>
          <w:rFonts w:ascii="Times" w:eastAsia="Times New Roman" w:hAnsi="Times" w:cs="Times New Roman"/>
          <w:sz w:val="22"/>
          <w:szCs w:val="22"/>
          <w:lang w:val="en-GB"/>
        </w:rPr>
        <w:t xml:space="preserve"> but also the client</w:t>
      </w:r>
      <w:ins w:id="1559" w:author="Chara Katiri" w:date="2015-04-11T06:54:00Z">
        <w:r w:rsidR="00A83E53" w:rsidRPr="00802990">
          <w:rPr>
            <w:rFonts w:ascii="Times" w:eastAsia="Times New Roman" w:hAnsi="Times" w:cs="Times New Roman"/>
            <w:sz w:val="22"/>
            <w:szCs w:val="22"/>
            <w:lang w:val="en-GB"/>
          </w:rPr>
          <w:t xml:space="preserve"> due to the </w:t>
        </w:r>
      </w:ins>
      <w:ins w:id="1560" w:author="Chara Katiri" w:date="2015-04-11T17:11:00Z">
        <w:r w:rsidR="00AA6363" w:rsidRPr="00802990">
          <w:rPr>
            <w:rFonts w:ascii="Times" w:eastAsia="Times New Roman" w:hAnsi="Times" w:cs="Times New Roman"/>
            <w:sz w:val="22"/>
            <w:szCs w:val="22"/>
            <w:lang w:val="en-GB"/>
          </w:rPr>
          <w:t xml:space="preserve">clarity of the </w:t>
        </w:r>
      </w:ins>
      <w:ins w:id="1561" w:author="Chara Katiri" w:date="2015-04-11T16:56:00Z">
        <w:r w:rsidR="00110498" w:rsidRPr="00802990">
          <w:rPr>
            <w:rFonts w:ascii="Times" w:eastAsia="Times New Roman" w:hAnsi="Times" w:cs="Times New Roman"/>
            <w:sz w:val="22"/>
            <w:szCs w:val="22"/>
            <w:lang w:val="en-GB"/>
          </w:rPr>
          <w:t xml:space="preserve">linear </w:t>
        </w:r>
      </w:ins>
      <w:ins w:id="1562" w:author="Chara Katiri" w:date="2015-04-11T06:54:00Z">
        <w:r w:rsidR="00A83E53" w:rsidRPr="00802990">
          <w:rPr>
            <w:rFonts w:ascii="Times" w:eastAsia="Times New Roman" w:hAnsi="Times" w:cs="Times New Roman"/>
            <w:sz w:val="22"/>
            <w:szCs w:val="22"/>
            <w:lang w:val="en-GB"/>
          </w:rPr>
          <w:t>sequence</w:t>
        </w:r>
      </w:ins>
      <w:ins w:id="1563" w:author="Chara Katiri" w:date="2015-04-11T17:31:00Z">
        <w:r w:rsidR="001F1D98" w:rsidRPr="00802990">
          <w:rPr>
            <w:rFonts w:ascii="Times" w:eastAsia="Times New Roman" w:hAnsi="Times" w:cs="Times New Roman"/>
            <w:sz w:val="22"/>
            <w:szCs w:val="22"/>
            <w:lang w:val="en-GB"/>
          </w:rPr>
          <w:t>.</w:t>
        </w:r>
      </w:ins>
      <w:ins w:id="1564" w:author="Chara Katiri" w:date="2015-04-11T06:54:00Z">
        <w:r w:rsidR="00A83E53" w:rsidRPr="00802990">
          <w:rPr>
            <w:rFonts w:ascii="Times" w:eastAsia="Times New Roman" w:hAnsi="Times" w:cs="Times New Roman"/>
            <w:sz w:val="22"/>
            <w:szCs w:val="22"/>
            <w:lang w:val="en-GB"/>
          </w:rPr>
          <w:t xml:space="preserve"> </w:t>
        </w:r>
      </w:ins>
    </w:p>
    <w:p w14:paraId="7E7C82B7" w14:textId="18A1AA61" w:rsidR="00110498" w:rsidRPr="00802990" w:rsidRDefault="00A53F78" w:rsidP="00802990">
      <w:pPr>
        <w:spacing w:line="360" w:lineRule="auto"/>
        <w:ind w:firstLine="720"/>
        <w:contextualSpacing/>
        <w:jc w:val="both"/>
        <w:rPr>
          <w:ins w:id="1565" w:author="Chara Katiri" w:date="2015-04-11T16:57:00Z"/>
          <w:rFonts w:ascii="Times" w:eastAsia="Times New Roman" w:hAnsi="Times" w:cs="Times New Roman"/>
          <w:sz w:val="22"/>
          <w:szCs w:val="22"/>
          <w:lang w:val="en-GB"/>
        </w:rPr>
      </w:pPr>
      <w:r w:rsidRPr="00802990">
        <w:rPr>
          <w:rFonts w:ascii="Times" w:eastAsia="Times New Roman" w:hAnsi="Times" w:cs="Times New Roman"/>
          <w:sz w:val="22"/>
          <w:szCs w:val="22"/>
          <w:lang w:val="en-GB"/>
        </w:rPr>
        <w:t xml:space="preserve">In contrast </w:t>
      </w:r>
      <w:r w:rsidR="00D72463" w:rsidRPr="00802990">
        <w:rPr>
          <w:rFonts w:ascii="Times" w:eastAsia="Times New Roman" w:hAnsi="Times" w:cs="Times New Roman"/>
          <w:sz w:val="22"/>
          <w:szCs w:val="22"/>
          <w:lang w:val="en-GB"/>
        </w:rPr>
        <w:t>to</w:t>
      </w:r>
      <w:r w:rsidRPr="00802990">
        <w:rPr>
          <w:rFonts w:ascii="Times" w:eastAsia="Times New Roman" w:hAnsi="Times" w:cs="Times New Roman"/>
          <w:sz w:val="22"/>
          <w:szCs w:val="22"/>
          <w:lang w:val="en-GB"/>
        </w:rPr>
        <w:t xml:space="preserve"> </w:t>
      </w:r>
      <w:proofErr w:type="gramStart"/>
      <w:r w:rsidRPr="00802990">
        <w:rPr>
          <w:rFonts w:ascii="Times" w:eastAsia="Times New Roman" w:hAnsi="Times" w:cs="Times New Roman"/>
          <w:sz w:val="22"/>
          <w:szCs w:val="22"/>
          <w:lang w:val="en-GB"/>
        </w:rPr>
        <w:t>Agile</w:t>
      </w:r>
      <w:proofErr w:type="gramEnd"/>
      <w:r w:rsidRPr="00802990">
        <w:rPr>
          <w:rFonts w:ascii="Times" w:eastAsia="Times New Roman" w:hAnsi="Times" w:cs="Times New Roman"/>
          <w:sz w:val="22"/>
          <w:szCs w:val="22"/>
          <w:lang w:val="en-GB"/>
        </w:rPr>
        <w:t xml:space="preserve"> methodology, </w:t>
      </w:r>
      <w:ins w:id="1566" w:author="Chara Katiri" w:date="2015-04-11T18:00:00Z">
        <w:r w:rsidR="00EA0B0C" w:rsidRPr="00802990">
          <w:rPr>
            <w:rFonts w:ascii="Times" w:eastAsia="Times New Roman" w:hAnsi="Times" w:cs="Times New Roman"/>
            <w:sz w:val="22"/>
            <w:szCs w:val="22"/>
            <w:lang w:val="en-GB"/>
          </w:rPr>
          <w:t xml:space="preserve">in </w:t>
        </w:r>
      </w:ins>
      <w:r w:rsidRPr="00802990">
        <w:rPr>
          <w:rFonts w:ascii="Times" w:eastAsia="Times New Roman" w:hAnsi="Times" w:cs="Times New Roman"/>
          <w:sz w:val="22"/>
          <w:szCs w:val="22"/>
          <w:lang w:val="en-GB"/>
        </w:rPr>
        <w:t>Waterfall</w:t>
      </w:r>
      <w:ins w:id="1567" w:author="Chara Katiri" w:date="2015-04-11T18:00:00Z">
        <w:r w:rsidR="00EA0B0C" w:rsidRPr="00802990">
          <w:rPr>
            <w:rFonts w:ascii="Times" w:eastAsia="Times New Roman" w:hAnsi="Times" w:cs="Times New Roman"/>
            <w:sz w:val="22"/>
            <w:szCs w:val="22"/>
            <w:lang w:val="en-GB"/>
          </w:rPr>
          <w:t>,</w:t>
        </w:r>
      </w:ins>
      <w:r w:rsidRPr="00802990">
        <w:rPr>
          <w:rFonts w:ascii="Times" w:eastAsia="Times New Roman" w:hAnsi="Times" w:cs="Times New Roman"/>
          <w:sz w:val="22"/>
          <w:szCs w:val="22"/>
          <w:lang w:val="en-GB"/>
        </w:rPr>
        <w:t xml:space="preserve"> </w:t>
      </w:r>
      <w:ins w:id="1568" w:author="Chara Katiri" w:date="2015-04-11T18:00:00Z">
        <w:r w:rsidR="00EA0B0C" w:rsidRPr="00802990">
          <w:rPr>
            <w:rFonts w:ascii="Times" w:eastAsia="Times New Roman" w:hAnsi="Times" w:cs="Times New Roman"/>
            <w:sz w:val="22"/>
            <w:szCs w:val="22"/>
            <w:lang w:val="en-GB"/>
          </w:rPr>
          <w:t xml:space="preserve">the </w:t>
        </w:r>
      </w:ins>
      <w:r w:rsidR="00D72463" w:rsidRPr="00802990">
        <w:rPr>
          <w:rFonts w:ascii="Times" w:eastAsia="Times New Roman" w:hAnsi="Times" w:cs="Times New Roman"/>
          <w:sz w:val="22"/>
          <w:szCs w:val="22"/>
          <w:lang w:val="en-GB"/>
        </w:rPr>
        <w:t>complete</w:t>
      </w:r>
      <w:r w:rsidRPr="00802990">
        <w:rPr>
          <w:rFonts w:ascii="Times" w:eastAsia="Times New Roman" w:hAnsi="Times" w:cs="Times New Roman"/>
          <w:sz w:val="22"/>
          <w:szCs w:val="22"/>
          <w:lang w:val="en-GB"/>
        </w:rPr>
        <w:t xml:space="preserve"> scope of </w:t>
      </w:r>
      <w:r w:rsidR="00D72463" w:rsidRPr="00802990">
        <w:rPr>
          <w:rFonts w:ascii="Times" w:eastAsia="Times New Roman" w:hAnsi="Times" w:cs="Times New Roman"/>
          <w:sz w:val="22"/>
          <w:szCs w:val="22"/>
          <w:lang w:val="en-GB"/>
        </w:rPr>
        <w:t>requirements is</w:t>
      </w:r>
      <w:r w:rsidRPr="00802990">
        <w:rPr>
          <w:rFonts w:ascii="Times" w:eastAsia="Times New Roman" w:hAnsi="Times" w:cs="Times New Roman"/>
          <w:sz w:val="22"/>
          <w:szCs w:val="22"/>
          <w:lang w:val="en-GB"/>
        </w:rPr>
        <w:t xml:space="preserve"> known in advance</w:t>
      </w:r>
      <w:ins w:id="1569" w:author="Chara Katiri" w:date="2015-04-11T16:56:00Z">
        <w:r w:rsidR="00110498" w:rsidRPr="00802990">
          <w:rPr>
            <w:rFonts w:ascii="Times" w:eastAsia="Times New Roman" w:hAnsi="Times" w:cs="Times New Roman"/>
            <w:sz w:val="22"/>
            <w:szCs w:val="22"/>
            <w:lang w:val="en-GB"/>
          </w:rPr>
          <w:t xml:space="preserve"> and therefore </w:t>
        </w:r>
      </w:ins>
      <w:ins w:id="1570" w:author="Chara Katiri" w:date="2015-04-11T16:57:00Z">
        <w:r w:rsidR="00110498" w:rsidRPr="00802990">
          <w:rPr>
            <w:rFonts w:ascii="Times" w:eastAsia="Times New Roman" w:hAnsi="Times" w:cs="Times New Roman"/>
            <w:sz w:val="22"/>
            <w:szCs w:val="22"/>
            <w:lang w:val="en-GB"/>
          </w:rPr>
          <w:t xml:space="preserve">each </w:t>
        </w:r>
      </w:ins>
      <w:ins w:id="1571" w:author="Chara Katiri" w:date="2015-04-11T17:56:00Z">
        <w:r w:rsidR="00EA0B0C" w:rsidRPr="00802990">
          <w:rPr>
            <w:rFonts w:ascii="Times" w:eastAsia="Times New Roman" w:hAnsi="Times" w:cs="Times New Roman"/>
            <w:sz w:val="22"/>
            <w:szCs w:val="22"/>
            <w:lang w:val="en-GB"/>
          </w:rPr>
          <w:t>phase</w:t>
        </w:r>
      </w:ins>
      <w:ins w:id="1572" w:author="Chara Katiri" w:date="2015-04-11T16:57:00Z">
        <w:r w:rsidR="00110498" w:rsidRPr="00802990">
          <w:rPr>
            <w:rFonts w:ascii="Times" w:eastAsia="Times New Roman" w:hAnsi="Times" w:cs="Times New Roman"/>
            <w:sz w:val="22"/>
            <w:szCs w:val="22"/>
            <w:lang w:val="en-GB"/>
          </w:rPr>
          <w:t xml:space="preserve"> </w:t>
        </w:r>
      </w:ins>
      <w:ins w:id="1573" w:author="Chara Katiri" w:date="2015-04-11T18:01:00Z">
        <w:r w:rsidR="00EA0B0C" w:rsidRPr="00802990">
          <w:rPr>
            <w:rFonts w:ascii="Times" w:eastAsia="Times New Roman" w:hAnsi="Times" w:cs="Times New Roman"/>
            <w:sz w:val="22"/>
            <w:szCs w:val="22"/>
            <w:lang w:val="en-GB"/>
          </w:rPr>
          <w:t>must be</w:t>
        </w:r>
      </w:ins>
      <w:ins w:id="1574" w:author="Chara Katiri" w:date="2015-04-11T16:57:00Z">
        <w:r w:rsidR="00110498" w:rsidRPr="00802990">
          <w:rPr>
            <w:rFonts w:ascii="Times" w:eastAsia="Times New Roman" w:hAnsi="Times" w:cs="Times New Roman"/>
            <w:sz w:val="22"/>
            <w:szCs w:val="22"/>
            <w:lang w:val="en-GB"/>
          </w:rPr>
          <w:t xml:space="preserve"> </w:t>
        </w:r>
      </w:ins>
      <w:ins w:id="1575" w:author="Chara Katiri" w:date="2015-04-11T16:58:00Z">
        <w:r w:rsidR="00110498" w:rsidRPr="00802990">
          <w:rPr>
            <w:rFonts w:ascii="Times" w:eastAsia="Times New Roman" w:hAnsi="Times" w:cs="Times New Roman"/>
            <w:sz w:val="22"/>
            <w:szCs w:val="22"/>
            <w:lang w:val="en-GB"/>
          </w:rPr>
          <w:t xml:space="preserve">fully </w:t>
        </w:r>
      </w:ins>
      <w:ins w:id="1576" w:author="Chara Katiri" w:date="2015-04-11T17:56:00Z">
        <w:r w:rsidR="00EA0B0C" w:rsidRPr="00802990">
          <w:rPr>
            <w:rFonts w:ascii="Times" w:eastAsia="Times New Roman" w:hAnsi="Times" w:cs="Times New Roman"/>
            <w:sz w:val="22"/>
            <w:szCs w:val="22"/>
            <w:lang w:val="en-GB"/>
          </w:rPr>
          <w:t>developed</w:t>
        </w:r>
      </w:ins>
      <w:ins w:id="1577" w:author="Chara Katiri" w:date="2015-04-11T16:58:00Z">
        <w:r w:rsidR="00110498" w:rsidRPr="00802990">
          <w:rPr>
            <w:rFonts w:ascii="Times" w:eastAsia="Times New Roman" w:hAnsi="Times" w:cs="Times New Roman"/>
            <w:sz w:val="22"/>
            <w:szCs w:val="22"/>
            <w:lang w:val="en-GB"/>
          </w:rPr>
          <w:t xml:space="preserve"> </w:t>
        </w:r>
      </w:ins>
      <w:ins w:id="1578" w:author="Chara Katiri" w:date="2015-04-11T17:56:00Z">
        <w:r w:rsidR="00EA0B0C" w:rsidRPr="00802990">
          <w:rPr>
            <w:rFonts w:ascii="Times" w:eastAsia="Times New Roman" w:hAnsi="Times" w:cs="Times New Roman"/>
            <w:sz w:val="22"/>
            <w:szCs w:val="22"/>
            <w:lang w:val="en-GB"/>
          </w:rPr>
          <w:t xml:space="preserve">and delivered </w:t>
        </w:r>
      </w:ins>
      <w:ins w:id="1579" w:author="Chara Katiri" w:date="2015-04-11T16:57:00Z">
        <w:r w:rsidR="00110498" w:rsidRPr="00802990">
          <w:rPr>
            <w:rFonts w:ascii="Times" w:eastAsia="Times New Roman" w:hAnsi="Times" w:cs="Times New Roman"/>
            <w:sz w:val="22"/>
            <w:szCs w:val="22"/>
            <w:lang w:val="en-GB"/>
          </w:rPr>
          <w:t xml:space="preserve">before the developer moves to the next </w:t>
        </w:r>
      </w:ins>
      <w:ins w:id="1580" w:author="Chara Katiri" w:date="2015-04-11T18:01:00Z">
        <w:r w:rsidR="00EA0B0C" w:rsidRPr="00802990">
          <w:rPr>
            <w:rFonts w:ascii="Times" w:eastAsia="Times New Roman" w:hAnsi="Times" w:cs="Times New Roman"/>
            <w:sz w:val="22"/>
            <w:szCs w:val="22"/>
            <w:lang w:val="en-GB"/>
          </w:rPr>
          <w:t>one</w:t>
        </w:r>
      </w:ins>
      <w:ins w:id="1581" w:author="Chara Katiri" w:date="2015-04-11T16:57:00Z">
        <w:r w:rsidR="00110498" w:rsidRPr="00802990">
          <w:rPr>
            <w:rFonts w:ascii="Times" w:eastAsia="Times New Roman" w:hAnsi="Times" w:cs="Times New Roman"/>
            <w:sz w:val="22"/>
            <w:szCs w:val="22"/>
            <w:lang w:val="en-GB"/>
          </w:rPr>
          <w:t xml:space="preserve">. </w:t>
        </w:r>
      </w:ins>
      <w:ins w:id="1582" w:author="Chara Katiri" w:date="2015-04-11T17:58:00Z">
        <w:r w:rsidR="00EA0B0C" w:rsidRPr="00802990">
          <w:rPr>
            <w:rFonts w:ascii="Times" w:eastAsia="Times New Roman" w:hAnsi="Times" w:cs="Times New Roman"/>
            <w:sz w:val="22"/>
            <w:szCs w:val="22"/>
            <w:lang w:val="en-GB"/>
          </w:rPr>
          <w:t>Tasks are divided chronologically in achievable chunks and delivered in a number of phases. Specific deliverables and review process makes each phase easy to manage</w:t>
        </w:r>
      </w:ins>
      <w:ins w:id="1583" w:author="Chara Katiri" w:date="2015-04-11T18:08:00Z">
        <w:r w:rsidR="00833900" w:rsidRPr="00802990">
          <w:rPr>
            <w:rFonts w:ascii="Times" w:eastAsia="Times New Roman" w:hAnsi="Times" w:cs="Times New Roman"/>
            <w:sz w:val="22"/>
            <w:szCs w:val="22"/>
            <w:lang w:val="en-GB"/>
          </w:rPr>
          <w:t xml:space="preserve"> [40]</w:t>
        </w:r>
      </w:ins>
      <w:ins w:id="1584" w:author="Chara Katiri" w:date="2015-04-11T17:58:00Z">
        <w:r w:rsidR="00EA0B0C" w:rsidRPr="00802990">
          <w:rPr>
            <w:rFonts w:ascii="Times" w:eastAsia="Times New Roman" w:hAnsi="Times" w:cs="Times New Roman"/>
            <w:sz w:val="22"/>
            <w:szCs w:val="22"/>
            <w:lang w:val="en-GB"/>
          </w:rPr>
          <w:t>.</w:t>
        </w:r>
      </w:ins>
    </w:p>
    <w:p w14:paraId="7B38BF96" w14:textId="77777777" w:rsidR="00833900" w:rsidRPr="00802990" w:rsidRDefault="00833900" w:rsidP="00802990">
      <w:pPr>
        <w:spacing w:line="360" w:lineRule="auto"/>
        <w:contextualSpacing/>
        <w:jc w:val="both"/>
        <w:rPr>
          <w:ins w:id="1585" w:author="Chara Katiri" w:date="2015-04-11T18:09:00Z"/>
          <w:rFonts w:ascii="Times" w:eastAsia="Times New Roman" w:hAnsi="Times" w:cs="Times New Roman"/>
          <w:sz w:val="22"/>
          <w:szCs w:val="22"/>
          <w:lang w:val="en-GB"/>
        </w:rPr>
      </w:pPr>
      <w:ins w:id="1586" w:author="Chara Katiri" w:date="2015-04-11T18:09:00Z">
        <w:r w:rsidRPr="00802990">
          <w:rPr>
            <w:rFonts w:ascii="Times" w:eastAsia="Times New Roman" w:hAnsi="Times" w:cs="Times New Roman"/>
            <w:sz w:val="22"/>
            <w:szCs w:val="22"/>
            <w:lang w:val="en-GB"/>
          </w:rPr>
          <w:t>The diagram below shows the Waterfall Software Development Life Cycle (SDLC) and the tasks required in each phase:</w:t>
        </w:r>
      </w:ins>
    </w:p>
    <w:p w14:paraId="4B1ADF31" w14:textId="461CF05D" w:rsidR="00833900" w:rsidRPr="00802990" w:rsidRDefault="00833900" w:rsidP="00802990">
      <w:pPr>
        <w:spacing w:line="360" w:lineRule="auto"/>
        <w:contextualSpacing/>
        <w:jc w:val="both"/>
        <w:rPr>
          <w:ins w:id="1587" w:author="Chara Katiri" w:date="2015-04-11T18:09:00Z"/>
          <w:rFonts w:ascii="Times" w:eastAsia="Times New Roman" w:hAnsi="Times" w:cs="Times New Roman"/>
          <w:sz w:val="22"/>
          <w:szCs w:val="22"/>
          <w:lang w:val="en-GB"/>
        </w:rPr>
      </w:pPr>
      <w:ins w:id="1588" w:author="Chara Katiri" w:date="2015-04-11T18:09:00Z">
        <w:r w:rsidRPr="00802990">
          <w:rPr>
            <w:rFonts w:ascii="Times" w:eastAsia="Times New Roman" w:hAnsi="Times" w:cs="Times New Roman"/>
            <w:noProof/>
            <w:sz w:val="22"/>
            <w:szCs w:val="22"/>
            <w:rPrChange w:id="1589" w:author="Chara Katiri" w:date="2015-04-12T20:48:00Z">
              <w:rPr>
                <w:noProof/>
              </w:rPr>
            </w:rPrChange>
          </w:rPr>
          <w:drawing>
            <wp:inline distT="0" distB="0" distL="0" distR="0" wp14:anchorId="5F3DFD38" wp14:editId="68283A96">
              <wp:extent cx="5718810" cy="3215640"/>
              <wp:effectExtent l="0" t="0" r="0" b="10160"/>
              <wp:docPr id="28" name="Picture 28" descr="Macintosh HD:Users:CharaKatiri:Desktop: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haraKatiri:Desktop:maxresdefaul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8810" cy="3215640"/>
                      </a:xfrm>
                      <a:prstGeom prst="rect">
                        <a:avLst/>
                      </a:prstGeom>
                      <a:noFill/>
                      <a:ln>
                        <a:noFill/>
                      </a:ln>
                    </pic:spPr>
                  </pic:pic>
                </a:graphicData>
              </a:graphic>
            </wp:inline>
          </w:drawing>
        </w:r>
      </w:ins>
    </w:p>
    <w:p w14:paraId="453DA4FB" w14:textId="3C4BAA6B" w:rsidR="00F147DD" w:rsidRPr="00802990" w:rsidRDefault="00F147DD" w:rsidP="00802990">
      <w:pPr>
        <w:spacing w:line="360" w:lineRule="auto"/>
        <w:ind w:firstLine="720"/>
        <w:contextualSpacing/>
        <w:jc w:val="both"/>
        <w:rPr>
          <w:rFonts w:ascii="Times" w:eastAsia="Times New Roman" w:hAnsi="Times" w:cs="Times New Roman"/>
          <w:sz w:val="22"/>
          <w:szCs w:val="22"/>
          <w:lang w:val="en-GB"/>
        </w:rPr>
      </w:pPr>
    </w:p>
    <w:p w14:paraId="7D2B8BDC" w14:textId="77777777" w:rsidR="00A0554B" w:rsidRPr="00802990" w:rsidRDefault="00A0554B" w:rsidP="00802990">
      <w:pPr>
        <w:spacing w:line="360" w:lineRule="auto"/>
        <w:contextualSpacing/>
        <w:jc w:val="both"/>
        <w:rPr>
          <w:rFonts w:ascii="Times" w:eastAsia="Times New Roman" w:hAnsi="Times" w:cs="Times New Roman"/>
          <w:sz w:val="22"/>
          <w:szCs w:val="22"/>
          <w:lang w:val="en-GB"/>
        </w:rPr>
        <w:pPrChange w:id="1590" w:author="Chara Katiri" w:date="2015-04-12T20:48:00Z">
          <w:pPr>
            <w:spacing w:line="360" w:lineRule="auto"/>
            <w:ind w:firstLine="360"/>
            <w:contextualSpacing/>
            <w:jc w:val="both"/>
          </w:pPr>
        </w:pPrChange>
      </w:pPr>
    </w:p>
    <w:p w14:paraId="3517A2D3" w14:textId="77777777" w:rsidR="003F330E" w:rsidRPr="00802990" w:rsidRDefault="003F330E" w:rsidP="00802990">
      <w:pPr>
        <w:pStyle w:val="Heading2"/>
        <w:numPr>
          <w:ilvl w:val="1"/>
          <w:numId w:val="13"/>
        </w:numPr>
        <w:spacing w:line="360" w:lineRule="auto"/>
        <w:contextualSpacing/>
        <w:jc w:val="both"/>
        <w:rPr>
          <w:rFonts w:ascii="Times" w:hAnsi="Times" w:cs="Times New Roman"/>
          <w:color w:val="auto"/>
          <w:sz w:val="22"/>
          <w:szCs w:val="22"/>
          <w:lang w:val="en-GB"/>
        </w:rPr>
      </w:pPr>
      <w:bookmarkStart w:id="1591" w:name="_Toc290491159"/>
      <w:commentRangeStart w:id="1592"/>
      <w:r w:rsidRPr="00802990">
        <w:rPr>
          <w:rFonts w:ascii="Times" w:hAnsi="Times" w:cs="Times New Roman"/>
          <w:color w:val="auto"/>
          <w:sz w:val="22"/>
          <w:szCs w:val="22"/>
          <w:lang w:val="en-GB"/>
        </w:rPr>
        <w:t>Design plan</w:t>
      </w:r>
      <w:commentRangeEnd w:id="1592"/>
      <w:r w:rsidR="00E931AA" w:rsidRPr="00802990">
        <w:rPr>
          <w:rStyle w:val="CommentReference"/>
          <w:rFonts w:ascii="Times" w:eastAsiaTheme="minorEastAsia" w:hAnsi="Times" w:cs="Times New Roman"/>
          <w:b w:val="0"/>
          <w:bCs w:val="0"/>
          <w:color w:val="auto"/>
          <w:sz w:val="22"/>
          <w:szCs w:val="22"/>
        </w:rPr>
        <w:commentReference w:id="1592"/>
      </w:r>
      <w:bookmarkEnd w:id="1591"/>
    </w:p>
    <w:p w14:paraId="05A012C4" w14:textId="3F0D892C" w:rsidR="000655FD" w:rsidRPr="00802990" w:rsidRDefault="00833900" w:rsidP="00802990">
      <w:pPr>
        <w:spacing w:line="360" w:lineRule="auto"/>
        <w:contextualSpacing/>
        <w:jc w:val="both"/>
        <w:rPr>
          <w:ins w:id="1593" w:author="Chara Katiri" w:date="2015-04-11T18:49:00Z"/>
          <w:rFonts w:ascii="Times" w:eastAsia="Times New Roman" w:hAnsi="Times" w:cs="Times New Roman"/>
          <w:sz w:val="22"/>
          <w:szCs w:val="22"/>
          <w:lang w:val="en-GB"/>
        </w:rPr>
      </w:pPr>
      <w:ins w:id="1594" w:author="Chara Katiri" w:date="2015-04-11T18:10:00Z">
        <w:r w:rsidRPr="00802990">
          <w:rPr>
            <w:rFonts w:ascii="Times" w:eastAsia="Times New Roman" w:hAnsi="Times" w:cs="Times New Roman"/>
            <w:sz w:val="22"/>
            <w:szCs w:val="22"/>
            <w:lang w:val="en-GB"/>
          </w:rPr>
          <w:t xml:space="preserve">The purpose of the design </w:t>
        </w:r>
      </w:ins>
      <w:ins w:id="1595" w:author="Chara Katiri" w:date="2015-04-11T18:11:00Z">
        <w:r w:rsidRPr="00802990">
          <w:rPr>
            <w:rFonts w:ascii="Times" w:eastAsia="Times New Roman" w:hAnsi="Times" w:cs="Times New Roman"/>
            <w:sz w:val="22"/>
            <w:szCs w:val="22"/>
            <w:lang w:val="en-GB"/>
          </w:rPr>
          <w:t xml:space="preserve">phase </w:t>
        </w:r>
      </w:ins>
      <w:ins w:id="1596" w:author="Chara Katiri" w:date="2015-04-11T18:13:00Z">
        <w:r w:rsidR="004C4C08" w:rsidRPr="00802990">
          <w:rPr>
            <w:rFonts w:ascii="Times" w:eastAsia="Times New Roman" w:hAnsi="Times" w:cs="Times New Roman"/>
            <w:sz w:val="22"/>
            <w:szCs w:val="22"/>
            <w:lang w:val="en-GB"/>
          </w:rPr>
          <w:t>was</w:t>
        </w:r>
      </w:ins>
      <w:ins w:id="1597" w:author="Chara Katiri" w:date="2015-04-11T18:11:00Z">
        <w:r w:rsidRPr="00802990">
          <w:rPr>
            <w:rFonts w:ascii="Times" w:eastAsia="Times New Roman" w:hAnsi="Times" w:cs="Times New Roman"/>
            <w:sz w:val="22"/>
            <w:szCs w:val="22"/>
            <w:lang w:val="en-GB"/>
          </w:rPr>
          <w:t xml:space="preserve"> to define </w:t>
        </w:r>
      </w:ins>
      <w:proofErr w:type="spellStart"/>
      <w:ins w:id="1598" w:author="Chara Katiri" w:date="2015-04-11T18:46:00Z">
        <w:r w:rsidR="000655FD" w:rsidRPr="00802990">
          <w:rPr>
            <w:rFonts w:ascii="Times" w:eastAsia="Times New Roman" w:hAnsi="Times" w:cs="Times New Roman"/>
            <w:sz w:val="22"/>
            <w:szCs w:val="22"/>
            <w:lang w:val="en-GB"/>
          </w:rPr>
          <w:t>i</w:t>
        </w:r>
        <w:proofErr w:type="spellEnd"/>
        <w:r w:rsidR="000655FD" w:rsidRPr="00802990">
          <w:rPr>
            <w:rFonts w:ascii="Times" w:eastAsia="Times New Roman" w:hAnsi="Times" w:cs="Times New Roman"/>
            <w:sz w:val="22"/>
            <w:szCs w:val="22"/>
            <w:lang w:val="en-GB"/>
          </w:rPr>
          <w:t>) the Architectural design, ii) the High-Level design and iii) the Low-Level design</w:t>
        </w:r>
      </w:ins>
      <w:ins w:id="1599" w:author="Chara Katiri" w:date="2015-04-11T19:30:00Z">
        <w:r w:rsidR="004F4BD6" w:rsidRPr="00802990">
          <w:rPr>
            <w:rFonts w:ascii="Times" w:eastAsia="Times New Roman" w:hAnsi="Times" w:cs="Times New Roman"/>
            <w:sz w:val="22"/>
            <w:szCs w:val="22"/>
            <w:lang w:val="en-GB"/>
          </w:rPr>
          <w:t xml:space="preserve"> [41]</w:t>
        </w:r>
      </w:ins>
      <w:ins w:id="1600" w:author="Chara Katiri" w:date="2015-04-11T18:46:00Z">
        <w:r w:rsidR="000655FD" w:rsidRPr="00802990">
          <w:rPr>
            <w:rFonts w:ascii="Times" w:eastAsia="Times New Roman" w:hAnsi="Times" w:cs="Times New Roman"/>
            <w:sz w:val="22"/>
            <w:szCs w:val="22"/>
            <w:lang w:val="en-GB"/>
          </w:rPr>
          <w:t xml:space="preserve">. </w:t>
        </w:r>
      </w:ins>
    </w:p>
    <w:p w14:paraId="05784ADB" w14:textId="283A9A8A" w:rsidR="000655FD" w:rsidRPr="00802990" w:rsidRDefault="000655FD" w:rsidP="00802990">
      <w:pPr>
        <w:spacing w:line="360" w:lineRule="auto"/>
        <w:ind w:firstLine="720"/>
        <w:contextualSpacing/>
        <w:jc w:val="both"/>
        <w:rPr>
          <w:ins w:id="1601" w:author="Chara Katiri" w:date="2015-04-11T18:51:00Z"/>
          <w:rFonts w:ascii="Times" w:eastAsia="Times New Roman" w:hAnsi="Times" w:cs="Times New Roman"/>
          <w:sz w:val="22"/>
          <w:szCs w:val="22"/>
          <w:lang w:val="en-GB"/>
        </w:rPr>
        <w:pPrChange w:id="1602" w:author="Chara Katiri" w:date="2015-04-12T20:48:00Z">
          <w:pPr>
            <w:spacing w:line="360" w:lineRule="auto"/>
            <w:contextualSpacing/>
            <w:jc w:val="both"/>
          </w:pPr>
        </w:pPrChange>
      </w:pPr>
      <w:ins w:id="1603" w:author="Chara Katiri" w:date="2015-04-11T18:49:00Z">
        <w:r w:rsidRPr="00802990">
          <w:rPr>
            <w:rFonts w:ascii="Times" w:eastAsia="Times New Roman" w:hAnsi="Times" w:cs="Times New Roman"/>
            <w:sz w:val="22"/>
            <w:szCs w:val="22"/>
            <w:lang w:val="en-GB"/>
          </w:rPr>
          <w:t>The Architectural design</w:t>
        </w:r>
        <w:r w:rsidR="00792297" w:rsidRPr="00802990">
          <w:rPr>
            <w:rFonts w:ascii="Times" w:eastAsia="Times New Roman" w:hAnsi="Times" w:cs="Times New Roman"/>
            <w:sz w:val="22"/>
            <w:szCs w:val="22"/>
            <w:lang w:val="en-GB"/>
          </w:rPr>
          <w:t xml:space="preserve"> phase aimed</w:t>
        </w:r>
        <w:r w:rsidRPr="00802990">
          <w:rPr>
            <w:rFonts w:ascii="Times" w:eastAsia="Times New Roman" w:hAnsi="Times" w:cs="Times New Roman"/>
            <w:sz w:val="22"/>
            <w:szCs w:val="22"/>
            <w:lang w:val="en-GB"/>
          </w:rPr>
          <w:t xml:space="preserve"> to answer the most </w:t>
        </w:r>
      </w:ins>
      <w:ins w:id="1604" w:author="Chara Katiri" w:date="2015-04-11T18:16:00Z">
        <w:r w:rsidR="004C4C08" w:rsidRPr="00802990">
          <w:rPr>
            <w:rFonts w:ascii="Times" w:eastAsia="Times New Roman" w:hAnsi="Times" w:cs="Times New Roman"/>
            <w:sz w:val="22"/>
            <w:szCs w:val="22"/>
            <w:lang w:val="en-GB"/>
          </w:rPr>
          <w:t xml:space="preserve">fundamental </w:t>
        </w:r>
      </w:ins>
      <w:ins w:id="1605" w:author="Chara Katiri" w:date="2015-04-11T18:17:00Z">
        <w:r w:rsidR="004C4C08" w:rsidRPr="00802990">
          <w:rPr>
            <w:rFonts w:ascii="Times" w:eastAsia="Times New Roman" w:hAnsi="Times" w:cs="Times New Roman"/>
            <w:sz w:val="22"/>
            <w:szCs w:val="22"/>
            <w:lang w:val="en-GB"/>
          </w:rPr>
          <w:t>questions</w:t>
        </w:r>
      </w:ins>
      <w:ins w:id="1606" w:author="Chara Katiri" w:date="2015-04-11T18:16:00Z">
        <w:r w:rsidR="004C4C08" w:rsidRPr="00802990">
          <w:rPr>
            <w:rFonts w:ascii="Times" w:eastAsia="Times New Roman" w:hAnsi="Times" w:cs="Times New Roman"/>
            <w:sz w:val="22"/>
            <w:szCs w:val="22"/>
            <w:lang w:val="en-GB"/>
          </w:rPr>
          <w:t xml:space="preserve"> </w:t>
        </w:r>
      </w:ins>
      <w:ins w:id="1607" w:author="Chara Katiri" w:date="2015-04-11T18:18:00Z">
        <w:r w:rsidR="004C4C08" w:rsidRPr="00802990">
          <w:rPr>
            <w:rFonts w:ascii="Times" w:eastAsia="Times New Roman" w:hAnsi="Times" w:cs="Times New Roman"/>
            <w:sz w:val="22"/>
            <w:szCs w:val="22"/>
            <w:lang w:val="en-GB"/>
          </w:rPr>
          <w:t>that affect the system as a whole</w:t>
        </w:r>
      </w:ins>
      <w:ins w:id="1608" w:author="Chara Katiri" w:date="2015-04-11T18:52:00Z">
        <w:r w:rsidR="00792297" w:rsidRPr="00802990">
          <w:rPr>
            <w:rFonts w:ascii="Times" w:eastAsia="Times New Roman" w:hAnsi="Times" w:cs="Times New Roman"/>
            <w:sz w:val="22"/>
            <w:szCs w:val="22"/>
            <w:lang w:val="en-GB"/>
          </w:rPr>
          <w:t xml:space="preserve">. </w:t>
        </w:r>
      </w:ins>
      <w:ins w:id="1609" w:author="Chara Katiri" w:date="2015-04-11T19:04:00Z">
        <w:r w:rsidR="00F07A43" w:rsidRPr="00802990">
          <w:rPr>
            <w:rFonts w:ascii="Times" w:eastAsia="Times New Roman" w:hAnsi="Times" w:cs="Times New Roman"/>
            <w:sz w:val="22"/>
            <w:szCs w:val="22"/>
            <w:lang w:val="en-GB"/>
          </w:rPr>
          <w:t xml:space="preserve">Some of the decisions </w:t>
        </w:r>
      </w:ins>
      <w:ins w:id="1610" w:author="Chara Katiri" w:date="2015-04-11T19:05:00Z">
        <w:r w:rsidR="00F07A43" w:rsidRPr="00802990">
          <w:rPr>
            <w:rFonts w:ascii="Times" w:eastAsia="Times New Roman" w:hAnsi="Times" w:cs="Times New Roman"/>
            <w:sz w:val="22"/>
            <w:szCs w:val="22"/>
            <w:lang w:val="en-GB"/>
          </w:rPr>
          <w:t>made in this phase include</w:t>
        </w:r>
      </w:ins>
      <w:ins w:id="1611" w:author="Chara Katiri" w:date="2015-04-11T19:01:00Z">
        <w:r w:rsidR="00792297" w:rsidRPr="00802990">
          <w:rPr>
            <w:rFonts w:ascii="Times" w:eastAsia="Times New Roman" w:hAnsi="Times" w:cs="Times New Roman"/>
            <w:sz w:val="22"/>
            <w:szCs w:val="22"/>
            <w:lang w:val="en-GB"/>
          </w:rPr>
          <w:t>:</w:t>
        </w:r>
      </w:ins>
      <w:ins w:id="1612" w:author="Chara Katiri" w:date="2015-04-11T19:02:00Z">
        <w:r w:rsidR="00792297" w:rsidRPr="00802990">
          <w:rPr>
            <w:rFonts w:ascii="Times" w:eastAsia="Times New Roman" w:hAnsi="Times" w:cs="Times New Roman"/>
            <w:sz w:val="22"/>
            <w:szCs w:val="22"/>
            <w:lang w:val="en-GB"/>
          </w:rPr>
          <w:t xml:space="preserve"> use of a database instead of regular files to </w:t>
        </w:r>
      </w:ins>
      <w:ins w:id="1613" w:author="Chara Katiri" w:date="2015-04-11T18:52:00Z">
        <w:r w:rsidRPr="00802990">
          <w:rPr>
            <w:rFonts w:ascii="Times" w:eastAsia="Times New Roman" w:hAnsi="Times" w:cs="Times New Roman"/>
            <w:sz w:val="22"/>
            <w:szCs w:val="22"/>
            <w:lang w:val="en-GB"/>
          </w:rPr>
          <w:t>store the c</w:t>
        </w:r>
        <w:r w:rsidR="00F07A43" w:rsidRPr="00802990">
          <w:rPr>
            <w:rFonts w:ascii="Times" w:eastAsia="Times New Roman" w:hAnsi="Times" w:cs="Times New Roman"/>
            <w:sz w:val="22"/>
            <w:szCs w:val="22"/>
            <w:lang w:val="en-GB"/>
          </w:rPr>
          <w:t xml:space="preserve">ontent that the system will </w:t>
        </w:r>
      </w:ins>
      <w:ins w:id="1614" w:author="Chara Katiri" w:date="2015-04-11T19:05:00Z">
        <w:r w:rsidR="00F07A43" w:rsidRPr="00802990">
          <w:rPr>
            <w:rFonts w:ascii="Times" w:eastAsia="Times New Roman" w:hAnsi="Times" w:cs="Times New Roman"/>
            <w:sz w:val="22"/>
            <w:szCs w:val="22"/>
            <w:lang w:val="en-GB"/>
          </w:rPr>
          <w:t>make use/generate</w:t>
        </w:r>
      </w:ins>
      <w:ins w:id="1615" w:author="Chara Katiri" w:date="2015-04-11T18:52:00Z">
        <w:r w:rsidR="00F07A43" w:rsidRPr="00802990">
          <w:rPr>
            <w:rFonts w:ascii="Times" w:eastAsia="Times New Roman" w:hAnsi="Times" w:cs="Times New Roman"/>
            <w:sz w:val="22"/>
            <w:szCs w:val="22"/>
            <w:lang w:val="en-GB"/>
          </w:rPr>
          <w:t xml:space="preserve"> and</w:t>
        </w:r>
        <w:r w:rsidRPr="00802990">
          <w:rPr>
            <w:rFonts w:ascii="Times" w:eastAsia="Times New Roman" w:hAnsi="Times" w:cs="Times New Roman"/>
            <w:sz w:val="22"/>
            <w:szCs w:val="22"/>
            <w:lang w:val="en-GB"/>
          </w:rPr>
          <w:t xml:space="preserve"> </w:t>
        </w:r>
      </w:ins>
      <w:ins w:id="1616" w:author="Chara Katiri" w:date="2015-04-11T18:55:00Z">
        <w:r w:rsidR="00792297" w:rsidRPr="00802990">
          <w:rPr>
            <w:rFonts w:ascii="Times" w:eastAsia="Times New Roman" w:hAnsi="Times" w:cs="Times New Roman"/>
            <w:sz w:val="22"/>
            <w:szCs w:val="22"/>
            <w:lang w:val="en-GB"/>
          </w:rPr>
          <w:t xml:space="preserve">use of a computer </w:t>
        </w:r>
      </w:ins>
      <w:ins w:id="1617" w:author="Chara Katiri" w:date="2015-04-11T19:03:00Z">
        <w:r w:rsidR="00792297" w:rsidRPr="00802990">
          <w:rPr>
            <w:rFonts w:ascii="Times" w:eastAsia="Times New Roman" w:hAnsi="Times" w:cs="Times New Roman"/>
            <w:sz w:val="22"/>
            <w:szCs w:val="22"/>
            <w:lang w:val="en-GB"/>
          </w:rPr>
          <w:t>instead of</w:t>
        </w:r>
      </w:ins>
      <w:ins w:id="1618" w:author="Chara Katiri" w:date="2015-04-11T18:55:00Z">
        <w:r w:rsidR="00792297" w:rsidRPr="00802990">
          <w:rPr>
            <w:rFonts w:ascii="Times" w:eastAsia="Times New Roman" w:hAnsi="Times" w:cs="Times New Roman"/>
            <w:sz w:val="22"/>
            <w:szCs w:val="22"/>
            <w:lang w:val="en-GB"/>
          </w:rPr>
          <w:t xml:space="preserve"> a distributed system of numerous computers to run the system</w:t>
        </w:r>
      </w:ins>
      <w:ins w:id="1619" w:author="Chara Katiri" w:date="2015-04-11T18:57:00Z">
        <w:r w:rsidR="00792297" w:rsidRPr="00802990">
          <w:rPr>
            <w:rFonts w:ascii="Times" w:eastAsia="Times New Roman" w:hAnsi="Times" w:cs="Times New Roman"/>
            <w:sz w:val="22"/>
            <w:szCs w:val="22"/>
            <w:lang w:val="en-GB"/>
          </w:rPr>
          <w:t xml:space="preserve">. </w:t>
        </w:r>
      </w:ins>
    </w:p>
    <w:p w14:paraId="1980EA69" w14:textId="1342A380" w:rsidR="004C4C08" w:rsidRPr="00802990" w:rsidRDefault="00792297" w:rsidP="00802990">
      <w:pPr>
        <w:spacing w:line="360" w:lineRule="auto"/>
        <w:ind w:firstLine="720"/>
        <w:contextualSpacing/>
        <w:jc w:val="both"/>
        <w:rPr>
          <w:ins w:id="1620" w:author="Chara Katiri" w:date="2015-04-11T19:00:00Z"/>
          <w:rFonts w:ascii="Times" w:eastAsia="Times New Roman" w:hAnsi="Times" w:cs="Times New Roman"/>
          <w:sz w:val="22"/>
          <w:szCs w:val="22"/>
          <w:lang w:val="en-GB"/>
        </w:rPr>
        <w:pPrChange w:id="1621" w:author="Chara Katiri" w:date="2015-04-12T20:48:00Z">
          <w:pPr>
            <w:spacing w:line="360" w:lineRule="auto"/>
            <w:contextualSpacing/>
            <w:jc w:val="both"/>
          </w:pPr>
        </w:pPrChange>
      </w:pPr>
      <w:ins w:id="1622" w:author="Chara Katiri" w:date="2015-04-11T18:58:00Z">
        <w:r w:rsidRPr="00802990">
          <w:rPr>
            <w:rFonts w:ascii="Times" w:eastAsia="Times New Roman" w:hAnsi="Times" w:cs="Times New Roman"/>
            <w:sz w:val="22"/>
            <w:szCs w:val="22"/>
            <w:lang w:val="en-GB"/>
          </w:rPr>
          <w:t>In</w:t>
        </w:r>
      </w:ins>
      <w:ins w:id="1623" w:author="Chara Katiri" w:date="2015-04-11T18:50:00Z">
        <w:r w:rsidR="000655FD" w:rsidRPr="00802990">
          <w:rPr>
            <w:rFonts w:ascii="Times" w:eastAsia="Times New Roman" w:hAnsi="Times" w:cs="Times New Roman"/>
            <w:sz w:val="22"/>
            <w:szCs w:val="22"/>
            <w:lang w:val="en-GB"/>
          </w:rPr>
          <w:t xml:space="preserve"> High-Level design</w:t>
        </w:r>
      </w:ins>
      <w:ins w:id="1624" w:author="Chara Katiri" w:date="2015-04-11T19:19:00Z">
        <w:r w:rsidR="00472836" w:rsidRPr="00802990">
          <w:rPr>
            <w:rFonts w:ascii="Times" w:eastAsia="Times New Roman" w:hAnsi="Times" w:cs="Times New Roman"/>
            <w:sz w:val="22"/>
            <w:szCs w:val="22"/>
            <w:lang w:val="en-GB"/>
          </w:rPr>
          <w:t xml:space="preserve"> (HLD)</w:t>
        </w:r>
      </w:ins>
      <w:ins w:id="1625" w:author="Chara Katiri" w:date="2015-04-11T18:50:00Z">
        <w:r w:rsidR="000655FD" w:rsidRPr="00802990">
          <w:rPr>
            <w:rFonts w:ascii="Times" w:eastAsia="Times New Roman" w:hAnsi="Times" w:cs="Times New Roman"/>
            <w:sz w:val="22"/>
            <w:szCs w:val="22"/>
            <w:lang w:val="en-GB"/>
          </w:rPr>
          <w:t xml:space="preserve"> </w:t>
        </w:r>
      </w:ins>
      <w:ins w:id="1626" w:author="Chara Katiri" w:date="2015-04-11T18:58:00Z">
        <w:r w:rsidRPr="00802990">
          <w:rPr>
            <w:rFonts w:ascii="Times" w:eastAsia="Times New Roman" w:hAnsi="Times" w:cs="Times New Roman"/>
            <w:sz w:val="22"/>
            <w:szCs w:val="22"/>
            <w:lang w:val="en-GB"/>
          </w:rPr>
          <w:t xml:space="preserve">phase the system </w:t>
        </w:r>
      </w:ins>
      <w:ins w:id="1627" w:author="Chara Katiri" w:date="2015-04-11T19:14:00Z">
        <w:r w:rsidR="00472836" w:rsidRPr="00802990">
          <w:rPr>
            <w:rFonts w:ascii="Times" w:eastAsia="Times New Roman" w:hAnsi="Times" w:cs="Times New Roman"/>
            <w:sz w:val="22"/>
            <w:szCs w:val="22"/>
            <w:lang w:val="en-GB"/>
          </w:rPr>
          <w:t>was</w:t>
        </w:r>
      </w:ins>
      <w:ins w:id="1628" w:author="Chara Katiri" w:date="2015-04-11T18:58:00Z">
        <w:r w:rsidRPr="00802990">
          <w:rPr>
            <w:rFonts w:ascii="Times" w:eastAsia="Times New Roman" w:hAnsi="Times" w:cs="Times New Roman"/>
            <w:sz w:val="22"/>
            <w:szCs w:val="22"/>
            <w:lang w:val="en-GB"/>
          </w:rPr>
          <w:t xml:space="preserve"> divided into </w:t>
        </w:r>
      </w:ins>
      <w:ins w:id="1629" w:author="Chara Katiri" w:date="2015-04-11T19:10:00Z">
        <w:r w:rsidR="001C459D" w:rsidRPr="00802990">
          <w:rPr>
            <w:rFonts w:ascii="Times" w:eastAsia="Times New Roman" w:hAnsi="Times" w:cs="Times New Roman"/>
            <w:sz w:val="22"/>
            <w:szCs w:val="22"/>
            <w:lang w:val="en-GB"/>
          </w:rPr>
          <w:t xml:space="preserve">a </w:t>
        </w:r>
      </w:ins>
      <w:ins w:id="1630" w:author="Chara Katiri" w:date="2015-04-11T19:14:00Z">
        <w:r w:rsidR="00472836" w:rsidRPr="00802990">
          <w:rPr>
            <w:rFonts w:ascii="Times" w:eastAsia="Times New Roman" w:hAnsi="Times" w:cs="Times New Roman"/>
            <w:sz w:val="22"/>
            <w:szCs w:val="22"/>
            <w:lang w:val="en-GB"/>
          </w:rPr>
          <w:t>number</w:t>
        </w:r>
      </w:ins>
      <w:ins w:id="1631" w:author="Chara Katiri" w:date="2015-04-11T19:10:00Z">
        <w:r w:rsidR="001C459D" w:rsidRPr="00802990">
          <w:rPr>
            <w:rFonts w:ascii="Times" w:eastAsia="Times New Roman" w:hAnsi="Times" w:cs="Times New Roman"/>
            <w:sz w:val="22"/>
            <w:szCs w:val="22"/>
            <w:lang w:val="en-GB"/>
          </w:rPr>
          <w:t xml:space="preserve"> of </w:t>
        </w:r>
      </w:ins>
      <w:ins w:id="1632" w:author="Chara Katiri" w:date="2015-04-11T18:58:00Z">
        <w:r w:rsidRPr="00802990">
          <w:rPr>
            <w:rFonts w:ascii="Times" w:eastAsia="Times New Roman" w:hAnsi="Times" w:cs="Times New Roman"/>
            <w:sz w:val="22"/>
            <w:szCs w:val="22"/>
            <w:lang w:val="en-GB"/>
          </w:rPr>
          <w:t>modules</w:t>
        </w:r>
      </w:ins>
      <w:ins w:id="1633" w:author="Chara Katiri" w:date="2015-04-11T18:59:00Z">
        <w:r w:rsidR="00472836" w:rsidRPr="00802990">
          <w:rPr>
            <w:rFonts w:ascii="Times" w:eastAsia="Times New Roman" w:hAnsi="Times" w:cs="Times New Roman"/>
            <w:sz w:val="22"/>
            <w:szCs w:val="22"/>
            <w:lang w:val="en-GB"/>
          </w:rPr>
          <w:t xml:space="preserve"> </w:t>
        </w:r>
      </w:ins>
      <w:ins w:id="1634" w:author="Chara Katiri" w:date="2015-04-11T19:14:00Z">
        <w:r w:rsidR="00472836" w:rsidRPr="00802990">
          <w:rPr>
            <w:rFonts w:ascii="Times" w:eastAsia="Times New Roman" w:hAnsi="Times" w:cs="Times New Roman"/>
            <w:sz w:val="22"/>
            <w:szCs w:val="22"/>
            <w:lang w:val="en-GB"/>
          </w:rPr>
          <w:t xml:space="preserve">to </w:t>
        </w:r>
      </w:ins>
      <w:ins w:id="1635" w:author="Chara Katiri" w:date="2015-04-11T19:24:00Z">
        <w:r w:rsidR="004F4BD6" w:rsidRPr="00802990">
          <w:rPr>
            <w:rFonts w:ascii="Times" w:eastAsia="Times New Roman" w:hAnsi="Times" w:cs="Times New Roman"/>
            <w:sz w:val="22"/>
            <w:szCs w:val="22"/>
            <w:lang w:val="en-GB"/>
          </w:rPr>
          <w:t>enable</w:t>
        </w:r>
      </w:ins>
      <w:ins w:id="1636" w:author="Chara Katiri" w:date="2015-04-11T19:16:00Z">
        <w:r w:rsidR="00472836" w:rsidRPr="00802990">
          <w:rPr>
            <w:rFonts w:ascii="Times" w:eastAsia="Times New Roman" w:hAnsi="Times" w:cs="Times New Roman"/>
            <w:sz w:val="22"/>
            <w:szCs w:val="22"/>
            <w:lang w:val="en-GB"/>
          </w:rPr>
          <w:t xml:space="preserve"> delivery of tasks in achievable chucks</w:t>
        </w:r>
      </w:ins>
      <w:ins w:id="1637" w:author="Chara Katiri" w:date="2015-04-11T19:25:00Z">
        <w:r w:rsidR="004F4BD6" w:rsidRPr="00802990">
          <w:rPr>
            <w:rFonts w:ascii="Times" w:eastAsia="Times New Roman" w:hAnsi="Times" w:cs="Times New Roman"/>
            <w:sz w:val="22"/>
            <w:szCs w:val="22"/>
            <w:lang w:val="en-GB"/>
          </w:rPr>
          <w:t xml:space="preserve"> and therefore make the system more manageable</w:t>
        </w:r>
      </w:ins>
      <w:ins w:id="1638" w:author="Chara Katiri" w:date="2015-04-11T18:59:00Z">
        <w:r w:rsidR="00472836" w:rsidRPr="00802990">
          <w:rPr>
            <w:rFonts w:ascii="Times" w:eastAsia="Times New Roman" w:hAnsi="Times" w:cs="Times New Roman"/>
            <w:sz w:val="22"/>
            <w:szCs w:val="22"/>
            <w:lang w:val="en-GB"/>
          </w:rPr>
          <w:t>.</w:t>
        </w:r>
      </w:ins>
      <w:ins w:id="1639" w:author="Chara Katiri" w:date="2015-04-11T19:14:00Z">
        <w:r w:rsidR="00472836" w:rsidRPr="00802990">
          <w:rPr>
            <w:rFonts w:ascii="Times" w:eastAsia="Times New Roman" w:hAnsi="Times" w:cs="Times New Roman"/>
            <w:sz w:val="22"/>
            <w:szCs w:val="22"/>
            <w:lang w:val="en-GB"/>
          </w:rPr>
          <w:t xml:space="preserve"> </w:t>
        </w:r>
      </w:ins>
    </w:p>
    <w:p w14:paraId="39297F7F" w14:textId="3527E7BB" w:rsidR="00792297" w:rsidRPr="00802990" w:rsidRDefault="00792297" w:rsidP="00802990">
      <w:pPr>
        <w:spacing w:line="360" w:lineRule="auto"/>
        <w:ind w:firstLine="720"/>
        <w:contextualSpacing/>
        <w:jc w:val="both"/>
        <w:rPr>
          <w:ins w:id="1640" w:author="Chara Katiri" w:date="2015-04-11T18:17:00Z"/>
          <w:rFonts w:ascii="Times" w:eastAsia="Times New Roman" w:hAnsi="Times" w:cs="Times New Roman"/>
          <w:sz w:val="22"/>
          <w:szCs w:val="22"/>
          <w:lang w:val="en-GB"/>
        </w:rPr>
        <w:pPrChange w:id="1641" w:author="Chara Katiri" w:date="2015-04-12T20:48:00Z">
          <w:pPr>
            <w:spacing w:line="360" w:lineRule="auto"/>
            <w:contextualSpacing/>
            <w:jc w:val="both"/>
          </w:pPr>
        </w:pPrChange>
      </w:pPr>
      <w:ins w:id="1642" w:author="Chara Katiri" w:date="2015-04-11T19:00:00Z">
        <w:r w:rsidRPr="00802990">
          <w:rPr>
            <w:rFonts w:ascii="Times" w:eastAsia="Times New Roman" w:hAnsi="Times" w:cs="Times New Roman"/>
            <w:sz w:val="22"/>
            <w:szCs w:val="22"/>
            <w:lang w:val="en-GB"/>
          </w:rPr>
          <w:lastRenderedPageBreak/>
          <w:t xml:space="preserve">Finally, </w:t>
        </w:r>
      </w:ins>
      <w:ins w:id="1643" w:author="Chara Katiri" w:date="2015-04-11T19:18:00Z">
        <w:r w:rsidR="00472836" w:rsidRPr="00802990">
          <w:rPr>
            <w:rFonts w:ascii="Times" w:eastAsia="Times New Roman" w:hAnsi="Times" w:cs="Times New Roman"/>
            <w:sz w:val="22"/>
            <w:szCs w:val="22"/>
            <w:lang w:val="en-GB"/>
          </w:rPr>
          <w:t>in</w:t>
        </w:r>
      </w:ins>
      <w:ins w:id="1644" w:author="Chara Katiri" w:date="2015-04-11T19:17:00Z">
        <w:r w:rsidR="00472836" w:rsidRPr="00802990">
          <w:rPr>
            <w:rFonts w:ascii="Times" w:eastAsia="Times New Roman" w:hAnsi="Times" w:cs="Times New Roman"/>
            <w:sz w:val="22"/>
            <w:szCs w:val="22"/>
            <w:lang w:val="en-GB"/>
          </w:rPr>
          <w:t xml:space="preserve"> </w:t>
        </w:r>
      </w:ins>
      <w:ins w:id="1645" w:author="Chara Katiri" w:date="2015-04-11T19:00:00Z">
        <w:r w:rsidRPr="00802990">
          <w:rPr>
            <w:rFonts w:ascii="Times" w:eastAsia="Times New Roman" w:hAnsi="Times" w:cs="Times New Roman"/>
            <w:sz w:val="22"/>
            <w:szCs w:val="22"/>
            <w:lang w:val="en-GB"/>
          </w:rPr>
          <w:t xml:space="preserve">Low-Level </w:t>
        </w:r>
      </w:ins>
      <w:ins w:id="1646" w:author="Chara Katiri" w:date="2015-04-11T19:27:00Z">
        <w:r w:rsidR="004F4BD6" w:rsidRPr="00802990">
          <w:rPr>
            <w:rFonts w:ascii="Times" w:eastAsia="Times New Roman" w:hAnsi="Times" w:cs="Times New Roman"/>
            <w:sz w:val="22"/>
            <w:szCs w:val="22"/>
            <w:lang w:val="en-GB"/>
          </w:rPr>
          <w:t xml:space="preserve">design </w:t>
        </w:r>
      </w:ins>
      <w:ins w:id="1647" w:author="Chara Katiri" w:date="2015-04-11T19:19:00Z">
        <w:r w:rsidR="00472836" w:rsidRPr="00802990">
          <w:rPr>
            <w:rFonts w:ascii="Times" w:eastAsia="Times New Roman" w:hAnsi="Times" w:cs="Times New Roman"/>
            <w:sz w:val="22"/>
            <w:szCs w:val="22"/>
            <w:lang w:val="en-GB"/>
          </w:rPr>
          <w:t>(LLD)</w:t>
        </w:r>
      </w:ins>
      <w:ins w:id="1648" w:author="Chara Katiri" w:date="2015-04-11T19:27:00Z">
        <w:r w:rsidR="004F4BD6" w:rsidRPr="00802990">
          <w:rPr>
            <w:rFonts w:ascii="Times" w:eastAsia="Times New Roman" w:hAnsi="Times" w:cs="Times New Roman"/>
            <w:sz w:val="22"/>
            <w:szCs w:val="22"/>
            <w:lang w:val="en-GB"/>
          </w:rPr>
          <w:t xml:space="preserve"> phase</w:t>
        </w:r>
      </w:ins>
      <w:ins w:id="1649" w:author="Chara Katiri" w:date="2015-04-11T19:19:00Z">
        <w:r w:rsidR="00472836" w:rsidRPr="00802990">
          <w:rPr>
            <w:rFonts w:ascii="Times" w:eastAsia="Times New Roman" w:hAnsi="Times" w:cs="Times New Roman"/>
            <w:sz w:val="22"/>
            <w:szCs w:val="22"/>
            <w:lang w:val="en-GB"/>
          </w:rPr>
          <w:t xml:space="preserve"> </w:t>
        </w:r>
      </w:ins>
      <w:ins w:id="1650" w:author="Chara Katiri" w:date="2015-04-11T19:18:00Z">
        <w:r w:rsidR="00472836" w:rsidRPr="00802990">
          <w:rPr>
            <w:rFonts w:ascii="Times" w:eastAsia="Times New Roman" w:hAnsi="Times" w:cs="Times New Roman"/>
            <w:sz w:val="22"/>
            <w:szCs w:val="22"/>
            <w:lang w:val="en-GB"/>
          </w:rPr>
          <w:t>the data structure</w:t>
        </w:r>
      </w:ins>
      <w:ins w:id="1651" w:author="Chara Katiri" w:date="2015-04-11T19:27:00Z">
        <w:r w:rsidR="004F4BD6" w:rsidRPr="00802990">
          <w:rPr>
            <w:rFonts w:ascii="Times" w:eastAsia="Times New Roman" w:hAnsi="Times" w:cs="Times New Roman"/>
            <w:sz w:val="22"/>
            <w:szCs w:val="22"/>
            <w:lang w:val="en-GB"/>
          </w:rPr>
          <w:t>, logic</w:t>
        </w:r>
      </w:ins>
      <w:ins w:id="1652" w:author="Chara Katiri" w:date="2015-04-11T19:18:00Z">
        <w:r w:rsidR="00472836" w:rsidRPr="00802990">
          <w:rPr>
            <w:rFonts w:ascii="Times" w:eastAsia="Times New Roman" w:hAnsi="Times" w:cs="Times New Roman"/>
            <w:sz w:val="22"/>
            <w:szCs w:val="22"/>
            <w:lang w:val="en-GB"/>
          </w:rPr>
          <w:t xml:space="preserve"> and algorithms for each module were </w:t>
        </w:r>
      </w:ins>
      <w:ins w:id="1653" w:author="Chara Katiri" w:date="2015-04-11T19:26:00Z">
        <w:r w:rsidR="004F4BD6" w:rsidRPr="00802990">
          <w:rPr>
            <w:rFonts w:ascii="Times" w:eastAsia="Times New Roman" w:hAnsi="Times" w:cs="Times New Roman"/>
            <w:sz w:val="22"/>
            <w:szCs w:val="22"/>
            <w:lang w:val="en-GB"/>
          </w:rPr>
          <w:t>defined for each module</w:t>
        </w:r>
      </w:ins>
      <w:ins w:id="1654" w:author="Chara Katiri" w:date="2015-04-11T19:27:00Z">
        <w:r w:rsidR="004F4BD6" w:rsidRPr="00802990">
          <w:rPr>
            <w:rFonts w:ascii="Times" w:eastAsia="Times New Roman" w:hAnsi="Times" w:cs="Times New Roman"/>
            <w:sz w:val="22"/>
            <w:szCs w:val="22"/>
            <w:lang w:val="en-GB"/>
          </w:rPr>
          <w:t xml:space="preserve"> and class diagrams were created</w:t>
        </w:r>
      </w:ins>
      <w:ins w:id="1655" w:author="Chara Katiri" w:date="2015-04-11T19:18:00Z">
        <w:r w:rsidR="00472836" w:rsidRPr="00802990">
          <w:rPr>
            <w:rFonts w:ascii="Times" w:eastAsia="Times New Roman" w:hAnsi="Times" w:cs="Times New Roman"/>
            <w:sz w:val="22"/>
            <w:szCs w:val="22"/>
            <w:lang w:val="en-GB"/>
          </w:rPr>
          <w:t xml:space="preserve">. </w:t>
        </w:r>
      </w:ins>
    </w:p>
    <w:p w14:paraId="54247C63" w14:textId="77777777" w:rsidR="004F4BD6" w:rsidRPr="00802990" w:rsidRDefault="004F4BD6" w:rsidP="00802990">
      <w:pPr>
        <w:spacing w:line="360" w:lineRule="auto"/>
        <w:contextualSpacing/>
        <w:jc w:val="both"/>
        <w:rPr>
          <w:ins w:id="1656" w:author="Chara Katiri" w:date="2015-04-11T19:31:00Z"/>
          <w:rFonts w:ascii="Times" w:eastAsia="Times New Roman" w:hAnsi="Times" w:cs="Times New Roman"/>
          <w:sz w:val="22"/>
          <w:szCs w:val="22"/>
          <w:lang w:val="en-GB"/>
        </w:rPr>
      </w:pPr>
      <w:ins w:id="1657" w:author="Chara Katiri" w:date="2015-04-11T19:31:00Z">
        <w:r w:rsidRPr="00802990">
          <w:rPr>
            <w:rFonts w:ascii="Times" w:eastAsia="Times New Roman" w:hAnsi="Times" w:cs="Times New Roman"/>
            <w:sz w:val="22"/>
            <w:szCs w:val="22"/>
            <w:lang w:val="en-GB"/>
          </w:rPr>
          <w:t xml:space="preserve">The main resource that the development plan was based on is the final year student - developer (CK) and the supervisor (SW) that supports and guides the project. </w:t>
        </w:r>
      </w:ins>
    </w:p>
    <w:p w14:paraId="7834382D" w14:textId="77777777" w:rsidR="004C4C08" w:rsidRPr="00802990" w:rsidRDefault="004C4C08" w:rsidP="00802990">
      <w:pPr>
        <w:spacing w:line="360" w:lineRule="auto"/>
        <w:contextualSpacing/>
        <w:jc w:val="both"/>
        <w:rPr>
          <w:ins w:id="1658" w:author="Chara Katiri" w:date="2015-04-11T18:17:00Z"/>
          <w:rFonts w:ascii="Times" w:eastAsia="Times New Roman" w:hAnsi="Times" w:cs="Times New Roman"/>
          <w:sz w:val="22"/>
          <w:szCs w:val="22"/>
          <w:lang w:val="en-GB"/>
        </w:rPr>
      </w:pPr>
    </w:p>
    <w:p w14:paraId="4EBA9063" w14:textId="5ABF6E3B" w:rsidR="009527DF" w:rsidRPr="00802990" w:rsidRDefault="007E68D7" w:rsidP="00802990">
      <w:pPr>
        <w:pStyle w:val="Heading2"/>
        <w:numPr>
          <w:ilvl w:val="1"/>
          <w:numId w:val="13"/>
        </w:numPr>
        <w:spacing w:line="360" w:lineRule="auto"/>
        <w:contextualSpacing/>
        <w:jc w:val="both"/>
        <w:rPr>
          <w:rFonts w:ascii="Times" w:hAnsi="Times" w:cs="Times New Roman"/>
          <w:color w:val="auto"/>
          <w:sz w:val="22"/>
          <w:szCs w:val="22"/>
          <w:lang w:val="en-GB"/>
        </w:rPr>
      </w:pPr>
      <w:bookmarkStart w:id="1659" w:name="_Toc290491160"/>
      <w:r w:rsidRPr="00802990">
        <w:rPr>
          <w:rFonts w:ascii="Times" w:hAnsi="Times" w:cs="Times New Roman"/>
          <w:color w:val="auto"/>
          <w:sz w:val="22"/>
          <w:szCs w:val="22"/>
          <w:lang w:val="en-GB"/>
        </w:rPr>
        <w:t>Diagrams</w:t>
      </w:r>
      <w:bookmarkEnd w:id="1659"/>
      <w:r w:rsidRPr="00802990">
        <w:rPr>
          <w:rFonts w:ascii="Times" w:hAnsi="Times" w:cs="Times New Roman"/>
          <w:color w:val="auto"/>
          <w:sz w:val="22"/>
          <w:szCs w:val="22"/>
          <w:lang w:val="en-GB"/>
        </w:rPr>
        <w:t xml:space="preserve"> </w:t>
      </w:r>
    </w:p>
    <w:p w14:paraId="2A543345" w14:textId="29CDD236" w:rsidR="007E68D7" w:rsidRPr="00802990" w:rsidRDefault="007E68D7" w:rsidP="00802990">
      <w:pPr>
        <w:pStyle w:val="Heading2"/>
        <w:numPr>
          <w:ilvl w:val="2"/>
          <w:numId w:val="13"/>
        </w:numPr>
        <w:spacing w:line="360" w:lineRule="auto"/>
        <w:contextualSpacing/>
        <w:jc w:val="both"/>
        <w:rPr>
          <w:ins w:id="1660" w:author="Chara Katiri" w:date="2015-04-12T02:25:00Z"/>
          <w:rFonts w:ascii="Times" w:hAnsi="Times" w:cs="Times New Roman"/>
          <w:color w:val="auto"/>
          <w:sz w:val="22"/>
          <w:szCs w:val="22"/>
          <w:lang w:val="en-GB"/>
        </w:rPr>
      </w:pPr>
      <w:bookmarkStart w:id="1661" w:name="_Toc290491161"/>
      <w:r w:rsidRPr="00802990">
        <w:rPr>
          <w:rFonts w:ascii="Times" w:hAnsi="Times" w:cs="Times New Roman"/>
          <w:color w:val="auto"/>
          <w:sz w:val="22"/>
          <w:szCs w:val="22"/>
          <w:lang w:val="en-GB"/>
        </w:rPr>
        <w:t>Class diagram</w:t>
      </w:r>
      <w:bookmarkEnd w:id="1661"/>
    </w:p>
    <w:p w14:paraId="52EEE961" w14:textId="337ADE8D" w:rsidR="00C44BF6" w:rsidRPr="00802990" w:rsidRDefault="00C44BF6" w:rsidP="00802990">
      <w:pPr>
        <w:spacing w:line="360" w:lineRule="auto"/>
        <w:contextualSpacing/>
        <w:jc w:val="both"/>
        <w:rPr>
          <w:ins w:id="1662" w:author="Chara Katiri" w:date="2015-04-12T19:51:00Z"/>
          <w:rFonts w:ascii="Times" w:hAnsi="Times"/>
          <w:sz w:val="22"/>
          <w:szCs w:val="22"/>
        </w:rPr>
        <w:pPrChange w:id="1663" w:author="Chara Katiri" w:date="2015-04-12T20:48:00Z">
          <w:pPr/>
        </w:pPrChange>
      </w:pPr>
    </w:p>
    <w:p w14:paraId="7B377718" w14:textId="77777777" w:rsidR="00855909" w:rsidRPr="00802990" w:rsidRDefault="002C7C8A" w:rsidP="00802990">
      <w:pPr>
        <w:spacing w:line="360" w:lineRule="auto"/>
        <w:contextualSpacing/>
        <w:jc w:val="both"/>
        <w:rPr>
          <w:ins w:id="1664" w:author="Chara Katiri" w:date="2015-04-12T20:08:00Z"/>
          <w:rFonts w:ascii="Times" w:hAnsi="Times"/>
          <w:sz w:val="22"/>
          <w:szCs w:val="22"/>
        </w:rPr>
        <w:pPrChange w:id="1665" w:author="Chara Katiri" w:date="2015-04-12T20:48:00Z">
          <w:pPr/>
        </w:pPrChange>
      </w:pPr>
      <w:ins w:id="1666" w:author="Chara Katiri" w:date="2015-04-12T19:51:00Z">
        <w:r w:rsidRPr="00802990">
          <w:rPr>
            <w:rFonts w:ascii="Times" w:hAnsi="Times"/>
            <w:sz w:val="22"/>
            <w:szCs w:val="22"/>
          </w:rPr>
          <w:t xml:space="preserve">A class diagram </w:t>
        </w:r>
      </w:ins>
      <w:ins w:id="1667" w:author="Chara Katiri" w:date="2015-04-12T19:52:00Z">
        <w:r w:rsidRPr="00802990">
          <w:rPr>
            <w:rFonts w:ascii="Times" w:hAnsi="Times"/>
            <w:sz w:val="22"/>
            <w:szCs w:val="22"/>
          </w:rPr>
          <w:t>was</w:t>
        </w:r>
      </w:ins>
      <w:ins w:id="1668" w:author="Chara Katiri" w:date="2015-04-12T19:51:00Z">
        <w:r w:rsidRPr="00802990">
          <w:rPr>
            <w:rFonts w:ascii="Times" w:hAnsi="Times"/>
            <w:sz w:val="22"/>
            <w:szCs w:val="22"/>
          </w:rPr>
          <w:t xml:space="preserve"> created </w:t>
        </w:r>
      </w:ins>
      <w:ins w:id="1669" w:author="Chara Katiri" w:date="2015-04-12T19:54:00Z">
        <w:r w:rsidRPr="00802990">
          <w:rPr>
            <w:rFonts w:ascii="Times" w:hAnsi="Times"/>
            <w:sz w:val="22"/>
            <w:szCs w:val="22"/>
          </w:rPr>
          <w:t xml:space="preserve">as a modeling technique </w:t>
        </w:r>
      </w:ins>
      <w:ins w:id="1670" w:author="Chara Katiri" w:date="2015-04-12T19:52:00Z">
        <w:r w:rsidRPr="00802990">
          <w:rPr>
            <w:rFonts w:ascii="Times" w:hAnsi="Times"/>
            <w:sz w:val="22"/>
            <w:szCs w:val="22"/>
          </w:rPr>
          <w:t xml:space="preserve">to help visualize the </w:t>
        </w:r>
      </w:ins>
      <w:ins w:id="1671" w:author="Chara Katiri" w:date="2015-04-12T19:54:00Z">
        <w:r w:rsidRPr="00802990">
          <w:rPr>
            <w:rFonts w:ascii="Times" w:hAnsi="Times"/>
            <w:sz w:val="22"/>
            <w:szCs w:val="22"/>
          </w:rPr>
          <w:t xml:space="preserve">relationship </w:t>
        </w:r>
      </w:ins>
      <w:ins w:id="1672" w:author="Chara Katiri" w:date="2015-04-12T19:55:00Z">
        <w:r w:rsidRPr="00802990">
          <w:rPr>
            <w:rFonts w:ascii="Times" w:hAnsi="Times"/>
            <w:sz w:val="22"/>
            <w:szCs w:val="22"/>
          </w:rPr>
          <w:t xml:space="preserve">between </w:t>
        </w:r>
        <w:r w:rsidR="006060C1" w:rsidRPr="00802990">
          <w:rPr>
            <w:rFonts w:ascii="Times" w:hAnsi="Times"/>
            <w:sz w:val="22"/>
            <w:szCs w:val="22"/>
          </w:rPr>
          <w:t xml:space="preserve">different types of </w:t>
        </w:r>
        <w:r w:rsidRPr="00802990">
          <w:rPr>
            <w:rFonts w:ascii="Times" w:hAnsi="Times"/>
            <w:sz w:val="22"/>
            <w:szCs w:val="22"/>
          </w:rPr>
          <w:t>objects</w:t>
        </w:r>
      </w:ins>
      <w:ins w:id="1673" w:author="Chara Katiri" w:date="2015-04-12T19:57:00Z">
        <w:r w:rsidR="006060C1" w:rsidRPr="00802990">
          <w:rPr>
            <w:rFonts w:ascii="Times" w:hAnsi="Times"/>
            <w:sz w:val="22"/>
            <w:szCs w:val="22"/>
          </w:rPr>
          <w:t xml:space="preserve"> and classes</w:t>
        </w:r>
      </w:ins>
      <w:ins w:id="1674" w:author="Chara Katiri" w:date="2015-04-12T19:55:00Z">
        <w:r w:rsidRPr="00802990">
          <w:rPr>
            <w:rFonts w:ascii="Times" w:hAnsi="Times"/>
            <w:sz w:val="22"/>
            <w:szCs w:val="22"/>
          </w:rPr>
          <w:t xml:space="preserve">. </w:t>
        </w:r>
      </w:ins>
    </w:p>
    <w:p w14:paraId="043B6794" w14:textId="77777777" w:rsidR="00855909" w:rsidRPr="00802990" w:rsidRDefault="00855909" w:rsidP="00802990">
      <w:pPr>
        <w:spacing w:line="360" w:lineRule="auto"/>
        <w:contextualSpacing/>
        <w:jc w:val="both"/>
        <w:rPr>
          <w:ins w:id="1675" w:author="Chara Katiri" w:date="2015-04-12T20:08:00Z"/>
          <w:rFonts w:ascii="Times" w:hAnsi="Times"/>
          <w:sz w:val="22"/>
          <w:szCs w:val="22"/>
        </w:rPr>
        <w:pPrChange w:id="1676" w:author="Chara Katiri" w:date="2015-04-12T20:48:00Z">
          <w:pPr/>
        </w:pPrChange>
      </w:pPr>
    </w:p>
    <w:p w14:paraId="43C96AAE" w14:textId="77777777" w:rsidR="00855909" w:rsidRPr="00802990" w:rsidRDefault="00855909" w:rsidP="00802990">
      <w:pPr>
        <w:spacing w:line="360" w:lineRule="auto"/>
        <w:contextualSpacing/>
        <w:jc w:val="both"/>
        <w:rPr>
          <w:ins w:id="1677" w:author="Chara Katiri" w:date="2015-04-12T20:09:00Z"/>
          <w:rFonts w:ascii="Times" w:hAnsi="Times"/>
          <w:sz w:val="22"/>
          <w:szCs w:val="22"/>
        </w:rPr>
        <w:pPrChange w:id="1678" w:author="Chara Katiri" w:date="2015-04-12T20:48:00Z">
          <w:pPr/>
        </w:pPrChange>
      </w:pPr>
      <w:ins w:id="1679" w:author="Chara Katiri" w:date="2015-04-12T20:08:00Z">
        <w:r w:rsidRPr="00802990">
          <w:rPr>
            <w:rFonts w:ascii="Times" w:hAnsi="Times"/>
            <w:sz w:val="22"/>
            <w:szCs w:val="22"/>
            <w:highlight w:val="yellow"/>
            <w:rPrChange w:id="1680" w:author="Chara Katiri" w:date="2015-04-12T20:48:00Z">
              <w:rPr>
                <w:rFonts w:ascii="Times" w:hAnsi="Times"/>
                <w:sz w:val="22"/>
                <w:szCs w:val="22"/>
              </w:rPr>
            </w:rPrChange>
          </w:rPr>
          <w:t xml:space="preserve">The </w:t>
        </w:r>
        <w:proofErr w:type="spellStart"/>
        <w:r w:rsidRPr="00802990">
          <w:rPr>
            <w:rFonts w:ascii="Times" w:hAnsi="Times"/>
            <w:sz w:val="22"/>
            <w:szCs w:val="22"/>
            <w:highlight w:val="yellow"/>
            <w:rPrChange w:id="1681" w:author="Chara Katiri" w:date="2015-04-12T20:48:00Z">
              <w:rPr>
                <w:rFonts w:ascii="Times" w:hAnsi="Times"/>
                <w:sz w:val="22"/>
                <w:szCs w:val="22"/>
              </w:rPr>
            </w:rPrChange>
          </w:rPr>
          <w:t>Pinboard</w:t>
        </w:r>
        <w:proofErr w:type="spellEnd"/>
        <w:r w:rsidRPr="00802990">
          <w:rPr>
            <w:rFonts w:ascii="Times" w:hAnsi="Times"/>
            <w:sz w:val="22"/>
            <w:szCs w:val="22"/>
            <w:highlight w:val="yellow"/>
            <w:rPrChange w:id="1682" w:author="Chara Katiri" w:date="2015-04-12T20:48:00Z">
              <w:rPr>
                <w:rFonts w:ascii="Times" w:hAnsi="Times"/>
                <w:sz w:val="22"/>
                <w:szCs w:val="22"/>
              </w:rPr>
            </w:rPrChange>
          </w:rPr>
          <w:t xml:space="preserve"> class diagram is shown below.</w:t>
        </w:r>
        <w:r w:rsidRPr="00802990">
          <w:rPr>
            <w:rFonts w:ascii="Times" w:hAnsi="Times"/>
            <w:sz w:val="22"/>
            <w:szCs w:val="22"/>
          </w:rPr>
          <w:t xml:space="preserve"> </w:t>
        </w:r>
      </w:ins>
    </w:p>
    <w:p w14:paraId="412BFF64" w14:textId="77777777" w:rsidR="00855909" w:rsidRPr="00802990" w:rsidRDefault="00855909" w:rsidP="00802990">
      <w:pPr>
        <w:spacing w:line="360" w:lineRule="auto"/>
        <w:contextualSpacing/>
        <w:jc w:val="both"/>
        <w:rPr>
          <w:ins w:id="1683" w:author="Chara Katiri" w:date="2015-04-12T20:08:00Z"/>
          <w:rFonts w:ascii="Times" w:hAnsi="Times"/>
          <w:sz w:val="22"/>
          <w:szCs w:val="22"/>
        </w:rPr>
        <w:pPrChange w:id="1684" w:author="Chara Katiri" w:date="2015-04-12T20:48:00Z">
          <w:pPr/>
        </w:pPrChange>
      </w:pPr>
    </w:p>
    <w:p w14:paraId="738F5B27" w14:textId="25AEF2D9" w:rsidR="002C7C8A" w:rsidRPr="00802990" w:rsidRDefault="002C7C8A" w:rsidP="00802990">
      <w:pPr>
        <w:spacing w:line="360" w:lineRule="auto"/>
        <w:contextualSpacing/>
        <w:jc w:val="both"/>
        <w:rPr>
          <w:ins w:id="1685" w:author="Chara Katiri" w:date="2015-04-12T20:09:00Z"/>
          <w:rFonts w:ascii="Times" w:hAnsi="Times"/>
          <w:sz w:val="22"/>
          <w:szCs w:val="22"/>
        </w:rPr>
        <w:pPrChange w:id="1686" w:author="Chara Katiri" w:date="2015-04-12T20:48:00Z">
          <w:pPr/>
        </w:pPrChange>
      </w:pPr>
      <w:ins w:id="1687" w:author="Chara Katiri" w:date="2015-04-12T19:54:00Z">
        <w:r w:rsidRPr="00802990">
          <w:rPr>
            <w:rFonts w:ascii="Times" w:hAnsi="Times"/>
            <w:sz w:val="22"/>
            <w:szCs w:val="22"/>
          </w:rPr>
          <w:t xml:space="preserve"> </w:t>
        </w:r>
      </w:ins>
      <w:ins w:id="1688" w:author="Chara Katiri" w:date="2015-04-12T20:09:00Z">
        <w:r w:rsidR="00855909" w:rsidRPr="00802990">
          <w:rPr>
            <w:rFonts w:ascii="Times" w:hAnsi="Times"/>
            <w:sz w:val="22"/>
            <w:szCs w:val="22"/>
          </w:rPr>
          <w:t>Relationship between classes: (</w:t>
        </w:r>
        <w:r w:rsidR="00855909" w:rsidRPr="00802990">
          <w:rPr>
            <w:rFonts w:ascii="Times" w:hAnsi="Times"/>
            <w:sz w:val="22"/>
            <w:szCs w:val="22"/>
            <w:highlight w:val="yellow"/>
            <w:rPrChange w:id="1689" w:author="Chara Katiri" w:date="2015-04-12T20:48:00Z">
              <w:rPr>
                <w:rFonts w:ascii="Times" w:hAnsi="Times"/>
                <w:sz w:val="22"/>
                <w:szCs w:val="22"/>
              </w:rPr>
            </w:rPrChange>
          </w:rPr>
          <w:t>to be completed</w:t>
        </w:r>
        <w:r w:rsidR="00855909" w:rsidRPr="00802990">
          <w:rPr>
            <w:rFonts w:ascii="Times" w:hAnsi="Times"/>
            <w:sz w:val="22"/>
            <w:szCs w:val="22"/>
          </w:rPr>
          <w:t xml:space="preserve">) </w:t>
        </w:r>
      </w:ins>
    </w:p>
    <w:p w14:paraId="749EE3AE" w14:textId="77777777" w:rsidR="00855909" w:rsidRPr="00802990" w:rsidRDefault="00855909" w:rsidP="00802990">
      <w:pPr>
        <w:spacing w:line="360" w:lineRule="auto"/>
        <w:contextualSpacing/>
        <w:jc w:val="both"/>
        <w:rPr>
          <w:ins w:id="1690" w:author="Chara Katiri" w:date="2015-04-12T02:26:00Z"/>
          <w:rFonts w:ascii="Times" w:hAnsi="Times"/>
          <w:sz w:val="22"/>
          <w:szCs w:val="22"/>
          <w:rPrChange w:id="1691" w:author="Chara Katiri" w:date="2015-04-12T20:48:00Z">
            <w:rPr>
              <w:ins w:id="1692" w:author="Chara Katiri" w:date="2015-04-12T02:26:00Z"/>
            </w:rPr>
          </w:rPrChange>
        </w:rPr>
        <w:sectPr w:rsidR="00855909" w:rsidRPr="00802990" w:rsidSect="00871CBC">
          <w:pgSz w:w="11900" w:h="16840"/>
          <w:pgMar w:top="1440" w:right="1440" w:bottom="1440" w:left="1440" w:header="708" w:footer="708" w:gutter="0"/>
          <w:cols w:space="708"/>
          <w:titlePg/>
          <w:docGrid w:linePitch="360"/>
        </w:sectPr>
        <w:pPrChange w:id="1693" w:author="Chara Katiri" w:date="2015-04-12T20:48:00Z">
          <w:pPr/>
        </w:pPrChange>
      </w:pPr>
    </w:p>
    <w:p w14:paraId="3B8AEFB6" w14:textId="28CBD8D1" w:rsidR="00E554F2" w:rsidRPr="00802990" w:rsidRDefault="00F65A8D" w:rsidP="00802990">
      <w:pPr>
        <w:pStyle w:val="Heading2"/>
        <w:numPr>
          <w:ilvl w:val="2"/>
          <w:numId w:val="13"/>
        </w:numPr>
        <w:spacing w:line="360" w:lineRule="auto"/>
        <w:contextualSpacing/>
        <w:jc w:val="both"/>
        <w:rPr>
          <w:ins w:id="1694" w:author="Chara Katiri" w:date="2015-04-12T18:21:00Z"/>
          <w:rFonts w:ascii="Times" w:hAnsi="Times" w:cs="Times New Roman"/>
          <w:color w:val="auto"/>
          <w:sz w:val="22"/>
          <w:szCs w:val="22"/>
          <w:lang w:val="en-GB"/>
          <w:rPrChange w:id="1695" w:author="Chara Katiri" w:date="2015-04-12T20:48:00Z">
            <w:rPr>
              <w:ins w:id="1696" w:author="Chara Katiri" w:date="2015-04-12T18:21:00Z"/>
            </w:rPr>
          </w:rPrChange>
        </w:rPr>
        <w:pPrChange w:id="1697" w:author="Chara Katiri" w:date="2015-04-12T20:48:00Z">
          <w:pPr>
            <w:spacing w:line="360" w:lineRule="auto"/>
            <w:ind w:left="720"/>
            <w:jc w:val="both"/>
          </w:pPr>
        </w:pPrChange>
      </w:pPr>
      <w:bookmarkStart w:id="1698" w:name="_Toc290491162"/>
      <w:ins w:id="1699" w:author="Chara Katiri" w:date="2015-04-12T15:15:00Z">
        <w:r w:rsidRPr="00802990">
          <w:rPr>
            <w:rFonts w:ascii="Times" w:hAnsi="Times" w:cs="Times New Roman"/>
            <w:color w:val="auto"/>
            <w:sz w:val="22"/>
            <w:szCs w:val="22"/>
            <w:lang w:val="en-GB"/>
            <w:rPrChange w:id="1700" w:author="Chara Katiri" w:date="2015-04-12T20:48:00Z">
              <w:rPr>
                <w:rFonts w:ascii="Times" w:hAnsi="Times" w:cs="Times New Roman"/>
                <w:sz w:val="22"/>
                <w:szCs w:val="22"/>
                <w:lang w:val="en-GB"/>
              </w:rPr>
            </w:rPrChange>
          </w:rPr>
          <w:lastRenderedPageBreak/>
          <w:t>Use case diagram</w:t>
        </w:r>
        <w:bookmarkEnd w:id="1698"/>
        <w:r w:rsidRPr="00802990">
          <w:rPr>
            <w:rFonts w:ascii="Times" w:hAnsi="Times" w:cs="Times New Roman"/>
            <w:color w:val="auto"/>
            <w:sz w:val="22"/>
            <w:szCs w:val="22"/>
            <w:lang w:val="en-GB"/>
            <w:rPrChange w:id="1701" w:author="Chara Katiri" w:date="2015-04-12T20:48:00Z">
              <w:rPr>
                <w:rFonts w:ascii="Times" w:hAnsi="Times" w:cs="Times New Roman"/>
                <w:sz w:val="22"/>
                <w:szCs w:val="22"/>
                <w:lang w:val="en-GB"/>
              </w:rPr>
            </w:rPrChange>
          </w:rPr>
          <w:t xml:space="preserve"> </w:t>
        </w:r>
      </w:ins>
    </w:p>
    <w:p w14:paraId="5DE01598" w14:textId="1EEB4BAA" w:rsidR="00E554F2" w:rsidRPr="00802990" w:rsidRDefault="00E554F2" w:rsidP="00802990">
      <w:pPr>
        <w:spacing w:line="360" w:lineRule="auto"/>
        <w:ind w:left="720" w:firstLine="360"/>
        <w:contextualSpacing/>
        <w:jc w:val="both"/>
        <w:rPr>
          <w:ins w:id="1702" w:author="Chara Katiri" w:date="2015-04-12T18:21:00Z"/>
          <w:rFonts w:ascii="Times" w:hAnsi="Times"/>
          <w:sz w:val="22"/>
          <w:szCs w:val="22"/>
        </w:rPr>
        <w:pPrChange w:id="1703" w:author="Chara Katiri" w:date="2015-04-12T20:48:00Z">
          <w:pPr>
            <w:spacing w:line="360" w:lineRule="auto"/>
            <w:ind w:left="720"/>
            <w:jc w:val="both"/>
          </w:pPr>
        </w:pPrChange>
      </w:pPr>
      <w:ins w:id="1704" w:author="Chara Katiri" w:date="2015-04-12T18:21:00Z">
        <w:r w:rsidRPr="00802990">
          <w:rPr>
            <w:rFonts w:ascii="Times" w:hAnsi="Times"/>
            <w:sz w:val="22"/>
            <w:szCs w:val="22"/>
          </w:rPr>
          <w:t xml:space="preserve">Main actors of the system: </w:t>
        </w:r>
      </w:ins>
      <w:ins w:id="1705" w:author="Chara Katiri" w:date="2015-04-12T18:48:00Z">
        <w:r w:rsidR="009B3145" w:rsidRPr="00802990">
          <w:rPr>
            <w:rFonts w:ascii="Times" w:hAnsi="Times"/>
            <w:sz w:val="22"/>
            <w:szCs w:val="22"/>
          </w:rPr>
          <w:t>Admin and standard user</w:t>
        </w:r>
      </w:ins>
      <w:ins w:id="1706" w:author="Chara Katiri" w:date="2015-04-12T19:03:00Z">
        <w:r w:rsidR="009B3145" w:rsidRPr="00802990">
          <w:rPr>
            <w:rFonts w:ascii="Times" w:hAnsi="Times"/>
            <w:sz w:val="22"/>
            <w:szCs w:val="22"/>
          </w:rPr>
          <w:t>s</w:t>
        </w:r>
      </w:ins>
      <w:ins w:id="1707" w:author="Chara Katiri" w:date="2015-04-12T18:48:00Z">
        <w:r w:rsidR="009B3145" w:rsidRPr="00802990">
          <w:rPr>
            <w:rFonts w:ascii="Times" w:hAnsi="Times"/>
            <w:sz w:val="22"/>
            <w:szCs w:val="22"/>
          </w:rPr>
          <w:t xml:space="preserve"> (sellers and b</w:t>
        </w:r>
        <w:r w:rsidR="007E3D22" w:rsidRPr="00802990">
          <w:rPr>
            <w:rFonts w:ascii="Times" w:hAnsi="Times"/>
            <w:sz w:val="22"/>
            <w:szCs w:val="22"/>
          </w:rPr>
          <w:t>uyers</w:t>
        </w:r>
      </w:ins>
      <w:ins w:id="1708" w:author="Chara Katiri" w:date="2015-04-12T19:03:00Z">
        <w:r w:rsidR="009B3145" w:rsidRPr="00802990">
          <w:rPr>
            <w:rFonts w:ascii="Times" w:hAnsi="Times"/>
            <w:sz w:val="22"/>
            <w:szCs w:val="22"/>
          </w:rPr>
          <w:t>)</w:t>
        </w:r>
      </w:ins>
      <w:ins w:id="1709" w:author="Chara Katiri" w:date="2015-04-12T18:48:00Z">
        <w:r w:rsidR="007E3D22" w:rsidRPr="00802990">
          <w:rPr>
            <w:rFonts w:ascii="Times" w:hAnsi="Times"/>
            <w:sz w:val="22"/>
            <w:szCs w:val="22"/>
          </w:rPr>
          <w:t xml:space="preserve"> are the key stakeholders of they </w:t>
        </w:r>
      </w:ins>
      <w:ins w:id="1710" w:author="Chara Katiri" w:date="2015-04-12T18:49:00Z">
        <w:r w:rsidR="007E3D22" w:rsidRPr="00802990">
          <w:rPr>
            <w:rFonts w:ascii="Times" w:hAnsi="Times"/>
            <w:sz w:val="22"/>
            <w:szCs w:val="22"/>
          </w:rPr>
          <w:t>system</w:t>
        </w:r>
      </w:ins>
      <w:ins w:id="1711" w:author="Chara Katiri" w:date="2015-04-12T18:48:00Z">
        <w:r w:rsidR="007E3D22" w:rsidRPr="00802990">
          <w:rPr>
            <w:rFonts w:ascii="Times" w:hAnsi="Times"/>
            <w:sz w:val="22"/>
            <w:szCs w:val="22"/>
          </w:rPr>
          <w:t xml:space="preserve"> </w:t>
        </w:r>
      </w:ins>
      <w:ins w:id="1712" w:author="Chara Katiri" w:date="2015-04-12T18:49:00Z">
        <w:r w:rsidR="007E3D22" w:rsidRPr="00802990">
          <w:rPr>
            <w:rFonts w:ascii="Times" w:hAnsi="Times"/>
            <w:sz w:val="22"/>
            <w:szCs w:val="22"/>
          </w:rPr>
          <w:t xml:space="preserve">and they interact with each other. </w:t>
        </w:r>
      </w:ins>
    </w:p>
    <w:p w14:paraId="36712703" w14:textId="4FEF5EAF" w:rsidR="00E554F2" w:rsidRPr="00802990" w:rsidRDefault="00E554F2" w:rsidP="00802990">
      <w:pPr>
        <w:pStyle w:val="ListParagraph"/>
        <w:numPr>
          <w:ilvl w:val="0"/>
          <w:numId w:val="70"/>
        </w:numPr>
        <w:spacing w:line="360" w:lineRule="auto"/>
        <w:jc w:val="both"/>
        <w:rPr>
          <w:ins w:id="1713" w:author="Chara Katiri" w:date="2015-04-12T18:24:00Z"/>
          <w:rFonts w:ascii="Times" w:hAnsi="Times"/>
          <w:sz w:val="22"/>
          <w:szCs w:val="22"/>
          <w:rPrChange w:id="1714" w:author="Chara Katiri" w:date="2015-04-12T20:48:00Z">
            <w:rPr>
              <w:ins w:id="1715" w:author="Chara Katiri" w:date="2015-04-12T18:24:00Z"/>
            </w:rPr>
          </w:rPrChange>
        </w:rPr>
        <w:pPrChange w:id="1716" w:author="Chara Katiri" w:date="2015-04-12T20:48:00Z">
          <w:pPr>
            <w:spacing w:line="360" w:lineRule="auto"/>
            <w:ind w:left="720"/>
            <w:jc w:val="both"/>
          </w:pPr>
        </w:pPrChange>
      </w:pPr>
      <w:ins w:id="1717" w:author="Chara Katiri" w:date="2015-04-12T18:24:00Z">
        <w:r w:rsidRPr="00802990">
          <w:rPr>
            <w:rFonts w:ascii="Times" w:hAnsi="Times"/>
            <w:sz w:val="22"/>
            <w:szCs w:val="22"/>
            <w:rPrChange w:id="1718" w:author="Chara Katiri" w:date="2015-04-12T20:48:00Z">
              <w:rPr/>
            </w:rPrChange>
          </w:rPr>
          <w:t>Admin</w:t>
        </w:r>
      </w:ins>
      <w:ins w:id="1719" w:author="Chara Katiri" w:date="2015-04-12T18:54:00Z">
        <w:r w:rsidR="007E3D22" w:rsidRPr="00802990">
          <w:rPr>
            <w:rFonts w:ascii="Times" w:hAnsi="Times"/>
            <w:sz w:val="22"/>
            <w:szCs w:val="22"/>
          </w:rPr>
          <w:t>: the admin has full control over the system</w:t>
        </w:r>
        <w:r w:rsidR="009B3145" w:rsidRPr="00802990">
          <w:rPr>
            <w:rFonts w:ascii="Times" w:hAnsi="Times"/>
            <w:sz w:val="22"/>
            <w:szCs w:val="22"/>
          </w:rPr>
          <w:t>.</w:t>
        </w:r>
      </w:ins>
      <w:ins w:id="1720" w:author="Chara Katiri" w:date="2015-04-12T18:55:00Z">
        <w:r w:rsidR="009B3145" w:rsidRPr="00802990">
          <w:rPr>
            <w:rFonts w:ascii="Times" w:hAnsi="Times"/>
            <w:sz w:val="22"/>
            <w:szCs w:val="22"/>
          </w:rPr>
          <w:t xml:space="preserve"> He is responsible for </w:t>
        </w:r>
      </w:ins>
      <w:ins w:id="1721" w:author="Chara Katiri" w:date="2015-04-12T18:56:00Z">
        <w:r w:rsidR="009B3145" w:rsidRPr="00802990">
          <w:rPr>
            <w:rFonts w:ascii="Times" w:hAnsi="Times"/>
            <w:sz w:val="22"/>
            <w:szCs w:val="22"/>
          </w:rPr>
          <w:t>maintenance, he provides</w:t>
        </w:r>
      </w:ins>
      <w:ins w:id="1722" w:author="Chara Katiri" w:date="2015-04-12T18:55:00Z">
        <w:r w:rsidR="009B3145" w:rsidRPr="00802990">
          <w:rPr>
            <w:rFonts w:ascii="Times" w:hAnsi="Times"/>
            <w:sz w:val="22"/>
            <w:szCs w:val="22"/>
          </w:rPr>
          <w:t xml:space="preserve"> </w:t>
        </w:r>
      </w:ins>
      <w:ins w:id="1723" w:author="Chara Katiri" w:date="2015-04-12T18:56:00Z">
        <w:r w:rsidR="009B3145" w:rsidRPr="00802990">
          <w:rPr>
            <w:rFonts w:ascii="Times" w:hAnsi="Times"/>
            <w:sz w:val="22"/>
            <w:szCs w:val="22"/>
          </w:rPr>
          <w:t xml:space="preserve">user </w:t>
        </w:r>
      </w:ins>
      <w:ins w:id="1724" w:author="Chara Katiri" w:date="2015-04-12T18:55:00Z">
        <w:r w:rsidR="009B3145" w:rsidRPr="00802990">
          <w:rPr>
            <w:rFonts w:ascii="Times" w:hAnsi="Times"/>
            <w:sz w:val="22"/>
            <w:szCs w:val="22"/>
          </w:rPr>
          <w:t>support w</w:t>
        </w:r>
      </w:ins>
      <w:ins w:id="1725" w:author="Chara Katiri" w:date="2015-04-12T18:56:00Z">
        <w:r w:rsidR="009B3145" w:rsidRPr="00802990">
          <w:rPr>
            <w:rFonts w:ascii="Times" w:hAnsi="Times"/>
            <w:sz w:val="22"/>
            <w:szCs w:val="22"/>
          </w:rPr>
          <w:t xml:space="preserve">hen required </w:t>
        </w:r>
      </w:ins>
      <w:ins w:id="1726" w:author="Chara Katiri" w:date="2015-04-12T18:57:00Z">
        <w:r w:rsidR="009B3145" w:rsidRPr="00802990">
          <w:rPr>
            <w:rFonts w:ascii="Times" w:hAnsi="Times"/>
            <w:sz w:val="22"/>
            <w:szCs w:val="22"/>
          </w:rPr>
          <w:t>and can</w:t>
        </w:r>
      </w:ins>
      <w:ins w:id="1727" w:author="Chara Katiri" w:date="2015-04-12T18:54:00Z">
        <w:r w:rsidR="009B3145" w:rsidRPr="00802990">
          <w:rPr>
            <w:rFonts w:ascii="Times" w:hAnsi="Times"/>
            <w:sz w:val="22"/>
            <w:szCs w:val="22"/>
          </w:rPr>
          <w:t xml:space="preserve"> delete users and </w:t>
        </w:r>
      </w:ins>
      <w:ins w:id="1728" w:author="Chara Katiri" w:date="2015-04-12T18:55:00Z">
        <w:r w:rsidR="009B3145" w:rsidRPr="00802990">
          <w:rPr>
            <w:rFonts w:ascii="Times" w:hAnsi="Times"/>
            <w:sz w:val="22"/>
            <w:szCs w:val="22"/>
          </w:rPr>
          <w:t>adverts</w:t>
        </w:r>
      </w:ins>
      <w:ins w:id="1729" w:author="Chara Katiri" w:date="2015-04-12T18:54:00Z">
        <w:r w:rsidR="009B3145" w:rsidRPr="00802990">
          <w:rPr>
            <w:rFonts w:ascii="Times" w:hAnsi="Times"/>
            <w:sz w:val="22"/>
            <w:szCs w:val="22"/>
          </w:rPr>
          <w:t xml:space="preserve"> </w:t>
        </w:r>
      </w:ins>
      <w:ins w:id="1730" w:author="Chara Katiri" w:date="2015-04-12T18:57:00Z">
        <w:r w:rsidR="009B3145" w:rsidRPr="00802990">
          <w:rPr>
            <w:rFonts w:ascii="Times" w:hAnsi="Times"/>
            <w:sz w:val="22"/>
            <w:szCs w:val="22"/>
          </w:rPr>
          <w:t>if required.</w:t>
        </w:r>
      </w:ins>
    </w:p>
    <w:p w14:paraId="78A94BDF" w14:textId="39AE087F" w:rsidR="00E554F2" w:rsidRPr="00802990" w:rsidRDefault="009B3145" w:rsidP="00802990">
      <w:pPr>
        <w:pStyle w:val="ListParagraph"/>
        <w:numPr>
          <w:ilvl w:val="0"/>
          <w:numId w:val="70"/>
        </w:numPr>
        <w:spacing w:line="360" w:lineRule="auto"/>
        <w:jc w:val="both"/>
        <w:rPr>
          <w:ins w:id="1731" w:author="Chara Katiri" w:date="2015-04-12T18:24:00Z"/>
          <w:rFonts w:ascii="Times" w:hAnsi="Times"/>
          <w:sz w:val="22"/>
          <w:szCs w:val="22"/>
          <w:rPrChange w:id="1732" w:author="Chara Katiri" w:date="2015-04-12T20:48:00Z">
            <w:rPr>
              <w:ins w:id="1733" w:author="Chara Katiri" w:date="2015-04-12T18:24:00Z"/>
            </w:rPr>
          </w:rPrChange>
        </w:rPr>
        <w:pPrChange w:id="1734" w:author="Chara Katiri" w:date="2015-04-12T20:48:00Z">
          <w:pPr>
            <w:spacing w:line="360" w:lineRule="auto"/>
            <w:ind w:left="720"/>
            <w:jc w:val="both"/>
          </w:pPr>
        </w:pPrChange>
      </w:pPr>
      <w:ins w:id="1735" w:author="Chara Katiri" w:date="2015-04-12T19:03:00Z">
        <w:r w:rsidRPr="00802990">
          <w:rPr>
            <w:rFonts w:ascii="Times" w:hAnsi="Times"/>
            <w:sz w:val="22"/>
            <w:szCs w:val="22"/>
          </w:rPr>
          <w:t xml:space="preserve">Standard users can be buyers or </w:t>
        </w:r>
        <w:proofErr w:type="spellStart"/>
        <w:proofErr w:type="gramStart"/>
        <w:r w:rsidRPr="00802990">
          <w:rPr>
            <w:rFonts w:ascii="Times" w:hAnsi="Times"/>
            <w:sz w:val="22"/>
            <w:szCs w:val="22"/>
          </w:rPr>
          <w:t>sellers.</w:t>
        </w:r>
      </w:ins>
      <w:ins w:id="1736" w:author="Chara Katiri" w:date="2015-04-12T18:24:00Z">
        <w:r w:rsidR="00E554F2" w:rsidRPr="00802990">
          <w:rPr>
            <w:rFonts w:ascii="Times" w:hAnsi="Times"/>
            <w:sz w:val="22"/>
            <w:szCs w:val="22"/>
            <w:rPrChange w:id="1737" w:author="Chara Katiri" w:date="2015-04-12T20:48:00Z">
              <w:rPr/>
            </w:rPrChange>
          </w:rPr>
          <w:t>Seller</w:t>
        </w:r>
        <w:proofErr w:type="spellEnd"/>
        <w:proofErr w:type="gramEnd"/>
        <w:r w:rsidR="00E554F2" w:rsidRPr="00802990">
          <w:rPr>
            <w:rFonts w:ascii="Times" w:hAnsi="Times"/>
            <w:sz w:val="22"/>
            <w:szCs w:val="22"/>
            <w:rPrChange w:id="1738" w:author="Chara Katiri" w:date="2015-04-12T20:48:00Z">
              <w:rPr/>
            </w:rPrChange>
          </w:rPr>
          <w:t xml:space="preserve">: the seller </w:t>
        </w:r>
      </w:ins>
      <w:ins w:id="1739" w:author="Chara Katiri" w:date="2015-04-12T18:32:00Z">
        <w:r w:rsidR="001A4463" w:rsidRPr="00802990">
          <w:rPr>
            <w:rFonts w:ascii="Times" w:hAnsi="Times"/>
            <w:sz w:val="22"/>
            <w:szCs w:val="22"/>
            <w:rPrChange w:id="1740" w:author="Chara Katiri" w:date="2015-04-12T20:48:00Z">
              <w:rPr/>
            </w:rPrChange>
          </w:rPr>
          <w:t xml:space="preserve">makes use of the system to </w:t>
        </w:r>
      </w:ins>
      <w:ins w:id="1741" w:author="Chara Katiri" w:date="2015-04-12T18:24:00Z">
        <w:r w:rsidR="001A4463" w:rsidRPr="00802990">
          <w:rPr>
            <w:rFonts w:ascii="Times" w:hAnsi="Times"/>
            <w:sz w:val="22"/>
            <w:szCs w:val="22"/>
            <w:rPrChange w:id="1742" w:author="Chara Katiri" w:date="2015-04-12T20:48:00Z">
              <w:rPr/>
            </w:rPrChange>
          </w:rPr>
          <w:t xml:space="preserve">post </w:t>
        </w:r>
      </w:ins>
      <w:ins w:id="1743" w:author="Chara Katiri" w:date="2015-04-12T18:26:00Z">
        <w:r w:rsidR="001A4463" w:rsidRPr="00802990">
          <w:rPr>
            <w:rFonts w:ascii="Times" w:hAnsi="Times"/>
            <w:sz w:val="22"/>
            <w:szCs w:val="22"/>
            <w:rPrChange w:id="1744" w:author="Chara Katiri" w:date="2015-04-12T20:48:00Z">
              <w:rPr/>
            </w:rPrChange>
          </w:rPr>
          <w:t xml:space="preserve">advertisements and supply information about the </w:t>
        </w:r>
      </w:ins>
      <w:ins w:id="1745" w:author="Chara Katiri" w:date="2015-04-12T18:24:00Z">
        <w:r w:rsidR="001A4463" w:rsidRPr="00802990">
          <w:rPr>
            <w:rFonts w:ascii="Times" w:hAnsi="Times"/>
            <w:sz w:val="22"/>
            <w:szCs w:val="22"/>
            <w:rPrChange w:id="1746" w:author="Chara Katiri" w:date="2015-04-12T20:48:00Z">
              <w:rPr/>
            </w:rPrChange>
          </w:rPr>
          <w:t xml:space="preserve">items </w:t>
        </w:r>
      </w:ins>
      <w:ins w:id="1747" w:author="Chara Katiri" w:date="2015-04-12T18:25:00Z">
        <w:r w:rsidR="001A4463" w:rsidRPr="00802990">
          <w:rPr>
            <w:rFonts w:ascii="Times" w:hAnsi="Times"/>
            <w:sz w:val="22"/>
            <w:szCs w:val="22"/>
            <w:rPrChange w:id="1748" w:author="Chara Katiri" w:date="2015-04-12T20:48:00Z">
              <w:rPr/>
            </w:rPrChange>
          </w:rPr>
          <w:t>available</w:t>
        </w:r>
      </w:ins>
      <w:ins w:id="1749" w:author="Chara Katiri" w:date="2015-04-12T18:24:00Z">
        <w:r w:rsidR="001A4463" w:rsidRPr="00802990">
          <w:rPr>
            <w:rFonts w:ascii="Times" w:hAnsi="Times"/>
            <w:sz w:val="22"/>
            <w:szCs w:val="22"/>
            <w:rPrChange w:id="1750" w:author="Chara Katiri" w:date="2015-04-12T20:48:00Z">
              <w:rPr/>
            </w:rPrChange>
          </w:rPr>
          <w:t xml:space="preserve"> </w:t>
        </w:r>
      </w:ins>
      <w:ins w:id="1751" w:author="Chara Katiri" w:date="2015-04-12T18:25:00Z">
        <w:r w:rsidR="001A4463" w:rsidRPr="00802990">
          <w:rPr>
            <w:rFonts w:ascii="Times" w:hAnsi="Times"/>
            <w:sz w:val="22"/>
            <w:szCs w:val="22"/>
            <w:rPrChange w:id="1752" w:author="Chara Katiri" w:date="2015-04-12T20:48:00Z">
              <w:rPr/>
            </w:rPrChange>
          </w:rPr>
          <w:t xml:space="preserve">for sale. When the item is sold the seller deletes the </w:t>
        </w:r>
      </w:ins>
      <w:ins w:id="1753" w:author="Chara Katiri" w:date="2015-04-12T18:30:00Z">
        <w:r w:rsidR="001A4463" w:rsidRPr="00802990">
          <w:rPr>
            <w:rFonts w:ascii="Times" w:hAnsi="Times"/>
            <w:sz w:val="22"/>
            <w:szCs w:val="22"/>
            <w:rPrChange w:id="1754" w:author="Chara Katiri" w:date="2015-04-12T20:48:00Z">
              <w:rPr/>
            </w:rPrChange>
          </w:rPr>
          <w:t>advert</w:t>
        </w:r>
      </w:ins>
      <w:ins w:id="1755" w:author="Chara Katiri" w:date="2015-04-12T18:25:00Z">
        <w:r w:rsidR="001A4463" w:rsidRPr="00802990">
          <w:rPr>
            <w:rFonts w:ascii="Times" w:hAnsi="Times"/>
            <w:sz w:val="22"/>
            <w:szCs w:val="22"/>
            <w:rPrChange w:id="1756" w:author="Chara Katiri" w:date="2015-04-12T20:48:00Z">
              <w:rPr/>
            </w:rPrChange>
          </w:rPr>
          <w:t xml:space="preserve"> for </w:t>
        </w:r>
      </w:ins>
      <w:ins w:id="1757" w:author="Chara Katiri" w:date="2015-04-12T18:30:00Z">
        <w:r w:rsidR="001A4463" w:rsidRPr="00802990">
          <w:rPr>
            <w:rFonts w:ascii="Times" w:hAnsi="Times"/>
            <w:sz w:val="22"/>
            <w:szCs w:val="22"/>
            <w:rPrChange w:id="1758" w:author="Chara Katiri" w:date="2015-04-12T20:48:00Z">
              <w:rPr/>
            </w:rPrChange>
          </w:rPr>
          <w:t>that item</w:t>
        </w:r>
      </w:ins>
      <w:ins w:id="1759" w:author="Chara Katiri" w:date="2015-04-12T18:25:00Z">
        <w:r w:rsidR="001A4463" w:rsidRPr="00802990">
          <w:rPr>
            <w:rFonts w:ascii="Times" w:hAnsi="Times"/>
            <w:sz w:val="22"/>
            <w:szCs w:val="22"/>
            <w:rPrChange w:id="1760" w:author="Chara Katiri" w:date="2015-04-12T20:48:00Z">
              <w:rPr/>
            </w:rPrChange>
          </w:rPr>
          <w:t>.</w:t>
        </w:r>
      </w:ins>
    </w:p>
    <w:p w14:paraId="0EB43C62" w14:textId="386DBCB9" w:rsidR="009B3145" w:rsidRPr="00802990" w:rsidRDefault="00E554F2" w:rsidP="00802990">
      <w:pPr>
        <w:pStyle w:val="ListParagraph"/>
        <w:numPr>
          <w:ilvl w:val="0"/>
          <w:numId w:val="70"/>
        </w:numPr>
        <w:spacing w:line="360" w:lineRule="auto"/>
        <w:jc w:val="both"/>
        <w:rPr>
          <w:ins w:id="1761" w:author="Chara Katiri" w:date="2015-04-12T18:33:00Z"/>
          <w:rFonts w:ascii="Times" w:hAnsi="Times"/>
          <w:sz w:val="22"/>
          <w:szCs w:val="22"/>
          <w:rPrChange w:id="1762" w:author="Chara Katiri" w:date="2015-04-12T20:48:00Z">
            <w:rPr>
              <w:ins w:id="1763" w:author="Chara Katiri" w:date="2015-04-12T18:33:00Z"/>
            </w:rPr>
          </w:rPrChange>
        </w:rPr>
        <w:pPrChange w:id="1764" w:author="Chara Katiri" w:date="2015-04-12T20:48:00Z">
          <w:pPr>
            <w:spacing w:line="360" w:lineRule="auto"/>
            <w:ind w:left="720"/>
            <w:jc w:val="both"/>
          </w:pPr>
        </w:pPrChange>
      </w:pPr>
      <w:ins w:id="1765" w:author="Chara Katiri" w:date="2015-04-12T18:24:00Z">
        <w:r w:rsidRPr="00802990">
          <w:rPr>
            <w:rFonts w:ascii="Times" w:hAnsi="Times"/>
            <w:sz w:val="22"/>
            <w:szCs w:val="22"/>
            <w:rPrChange w:id="1766" w:author="Chara Katiri" w:date="2015-04-12T20:48:00Z">
              <w:rPr/>
            </w:rPrChange>
          </w:rPr>
          <w:t>Buyer</w:t>
        </w:r>
      </w:ins>
      <w:ins w:id="1767" w:author="Chara Katiri" w:date="2015-04-12T18:26:00Z">
        <w:r w:rsidR="001A4463" w:rsidRPr="00802990">
          <w:rPr>
            <w:rFonts w:ascii="Times" w:hAnsi="Times"/>
            <w:sz w:val="22"/>
            <w:szCs w:val="22"/>
            <w:rPrChange w:id="1768" w:author="Chara Katiri" w:date="2015-04-12T20:48:00Z">
              <w:rPr/>
            </w:rPrChange>
          </w:rPr>
          <w:t xml:space="preserve">: the buyer </w:t>
        </w:r>
      </w:ins>
      <w:ins w:id="1769" w:author="Chara Katiri" w:date="2015-04-12T18:30:00Z">
        <w:r w:rsidR="001A4463" w:rsidRPr="00802990">
          <w:rPr>
            <w:rFonts w:ascii="Times" w:hAnsi="Times"/>
            <w:sz w:val="22"/>
            <w:szCs w:val="22"/>
            <w:rPrChange w:id="1770" w:author="Chara Katiri" w:date="2015-04-12T20:48:00Z">
              <w:rPr/>
            </w:rPrChange>
          </w:rPr>
          <w:t xml:space="preserve">uses the </w:t>
        </w:r>
      </w:ins>
      <w:ins w:id="1771" w:author="Chara Katiri" w:date="2015-04-12T18:31:00Z">
        <w:r w:rsidR="001A4463" w:rsidRPr="00802990">
          <w:rPr>
            <w:rFonts w:ascii="Times" w:hAnsi="Times"/>
            <w:sz w:val="22"/>
            <w:szCs w:val="22"/>
            <w:rPrChange w:id="1772" w:author="Chara Katiri" w:date="2015-04-12T20:48:00Z">
              <w:rPr/>
            </w:rPrChange>
          </w:rPr>
          <w:t>information</w:t>
        </w:r>
      </w:ins>
      <w:ins w:id="1773" w:author="Chara Katiri" w:date="2015-04-12T18:30:00Z">
        <w:r w:rsidR="001A4463" w:rsidRPr="00802990">
          <w:rPr>
            <w:rFonts w:ascii="Times" w:hAnsi="Times"/>
            <w:sz w:val="22"/>
            <w:szCs w:val="22"/>
            <w:rPrChange w:id="1774" w:author="Chara Katiri" w:date="2015-04-12T20:48:00Z">
              <w:rPr/>
            </w:rPrChange>
          </w:rPr>
          <w:t xml:space="preserve"> </w:t>
        </w:r>
      </w:ins>
      <w:ins w:id="1775" w:author="Chara Katiri" w:date="2015-04-12T18:31:00Z">
        <w:r w:rsidR="001A4463" w:rsidRPr="00802990">
          <w:rPr>
            <w:rFonts w:ascii="Times" w:hAnsi="Times"/>
            <w:sz w:val="22"/>
            <w:szCs w:val="22"/>
            <w:rPrChange w:id="1776" w:author="Chara Katiri" w:date="2015-04-12T20:48:00Z">
              <w:rPr/>
            </w:rPrChange>
          </w:rPr>
          <w:t xml:space="preserve">supplied by the seller to decide which item to buy. </w:t>
        </w:r>
      </w:ins>
      <w:ins w:id="1777" w:author="Chara Katiri" w:date="2015-04-12T18:50:00Z">
        <w:r w:rsidR="007E3D22" w:rsidRPr="00802990">
          <w:rPr>
            <w:rFonts w:ascii="Times" w:hAnsi="Times"/>
            <w:sz w:val="22"/>
            <w:szCs w:val="22"/>
          </w:rPr>
          <w:t xml:space="preserve">The most useful feature for the buyer </w:t>
        </w:r>
      </w:ins>
      <w:ins w:id="1778" w:author="Chara Katiri" w:date="2015-04-12T18:52:00Z">
        <w:r w:rsidR="007E3D22" w:rsidRPr="00802990">
          <w:rPr>
            <w:rFonts w:ascii="Times" w:hAnsi="Times"/>
            <w:sz w:val="22"/>
            <w:szCs w:val="22"/>
          </w:rPr>
          <w:t>is ‘search by category</w:t>
        </w:r>
      </w:ins>
      <w:ins w:id="1779" w:author="Chara Katiri" w:date="2015-04-12T18:53:00Z">
        <w:r w:rsidR="007E3D22" w:rsidRPr="00802990">
          <w:rPr>
            <w:rFonts w:ascii="Times" w:hAnsi="Times"/>
            <w:sz w:val="22"/>
            <w:szCs w:val="22"/>
          </w:rPr>
          <w:t>’ and ‘search by keyword’</w:t>
        </w:r>
      </w:ins>
      <w:ins w:id="1780" w:author="Chara Katiri" w:date="2015-04-12T19:01:00Z">
        <w:r w:rsidR="009B3145" w:rsidRPr="00802990">
          <w:rPr>
            <w:rFonts w:ascii="Times" w:hAnsi="Times"/>
            <w:sz w:val="22"/>
            <w:szCs w:val="22"/>
          </w:rPr>
          <w:t xml:space="preserve"> and ‘bookmark items as favorites’</w:t>
        </w:r>
      </w:ins>
      <w:ins w:id="1781" w:author="Chara Katiri" w:date="2015-04-12T19:00:00Z">
        <w:r w:rsidR="009B3145" w:rsidRPr="00802990">
          <w:rPr>
            <w:rFonts w:ascii="Times" w:hAnsi="Times"/>
            <w:sz w:val="22"/>
            <w:szCs w:val="22"/>
          </w:rPr>
          <w:t xml:space="preserve">. </w:t>
        </w:r>
      </w:ins>
      <w:ins w:id="1782" w:author="Chara Katiri" w:date="2015-04-12T18:53:00Z">
        <w:r w:rsidR="007E3D22" w:rsidRPr="00802990">
          <w:rPr>
            <w:rFonts w:ascii="Times" w:hAnsi="Times"/>
            <w:sz w:val="22"/>
            <w:szCs w:val="22"/>
          </w:rPr>
          <w:t>These feature</w:t>
        </w:r>
        <w:r w:rsidR="009B3145" w:rsidRPr="00802990">
          <w:rPr>
            <w:rFonts w:ascii="Times" w:hAnsi="Times"/>
            <w:sz w:val="22"/>
            <w:szCs w:val="22"/>
          </w:rPr>
          <w:t>s help the buyer navigate faster</w:t>
        </w:r>
        <w:r w:rsidR="007E3D22" w:rsidRPr="00802990">
          <w:rPr>
            <w:rFonts w:ascii="Times" w:hAnsi="Times"/>
            <w:sz w:val="22"/>
            <w:szCs w:val="22"/>
          </w:rPr>
          <w:t xml:space="preserve"> to the item he is interested in buying. </w:t>
        </w:r>
      </w:ins>
      <w:ins w:id="1783" w:author="Chara Katiri" w:date="2015-04-12T18:58:00Z">
        <w:r w:rsidR="009B3145" w:rsidRPr="00802990">
          <w:rPr>
            <w:rFonts w:ascii="Times" w:hAnsi="Times"/>
            <w:sz w:val="22"/>
            <w:szCs w:val="22"/>
          </w:rPr>
          <w:t>The buyer has no permission</w:t>
        </w:r>
      </w:ins>
      <w:ins w:id="1784" w:author="Chara Katiri" w:date="2015-04-12T18:59:00Z">
        <w:r w:rsidR="009B3145" w:rsidRPr="00802990">
          <w:rPr>
            <w:rFonts w:ascii="Times" w:hAnsi="Times"/>
            <w:sz w:val="22"/>
            <w:szCs w:val="22"/>
          </w:rPr>
          <w:t>s</w:t>
        </w:r>
      </w:ins>
      <w:ins w:id="1785" w:author="Chara Katiri" w:date="2015-04-12T18:58:00Z">
        <w:r w:rsidR="009B3145" w:rsidRPr="00802990">
          <w:rPr>
            <w:rFonts w:ascii="Times" w:hAnsi="Times"/>
            <w:sz w:val="22"/>
            <w:szCs w:val="22"/>
          </w:rPr>
          <w:t xml:space="preserve"> to </w:t>
        </w:r>
      </w:ins>
      <w:ins w:id="1786" w:author="Chara Katiri" w:date="2015-04-12T18:59:00Z">
        <w:r w:rsidR="009B3145" w:rsidRPr="00802990">
          <w:rPr>
            <w:rFonts w:ascii="Times" w:hAnsi="Times"/>
            <w:sz w:val="22"/>
            <w:szCs w:val="22"/>
          </w:rPr>
          <w:t xml:space="preserve">modify or delete any of the items listed for sale. </w:t>
        </w:r>
      </w:ins>
      <w:ins w:id="1787" w:author="Chara Katiri" w:date="2015-04-12T18:58:00Z">
        <w:r w:rsidR="009B3145" w:rsidRPr="00802990">
          <w:rPr>
            <w:rFonts w:ascii="Times" w:hAnsi="Times"/>
            <w:sz w:val="22"/>
            <w:szCs w:val="22"/>
          </w:rPr>
          <w:t xml:space="preserve"> </w:t>
        </w:r>
      </w:ins>
    </w:p>
    <w:p w14:paraId="64EDC5CB" w14:textId="77777777" w:rsidR="00E65CA5" w:rsidRPr="00802990" w:rsidRDefault="00E65CA5" w:rsidP="00802990">
      <w:pPr>
        <w:spacing w:line="360" w:lineRule="auto"/>
        <w:ind w:left="1080"/>
        <w:contextualSpacing/>
        <w:jc w:val="both"/>
        <w:rPr>
          <w:ins w:id="1788" w:author="Chara Katiri" w:date="2015-04-12T19:33:00Z"/>
          <w:rFonts w:ascii="Times" w:hAnsi="Times"/>
          <w:sz w:val="22"/>
          <w:szCs w:val="22"/>
        </w:rPr>
        <w:pPrChange w:id="1789" w:author="Chara Katiri" w:date="2015-04-12T20:48:00Z">
          <w:pPr>
            <w:spacing w:line="360" w:lineRule="auto"/>
            <w:ind w:left="504" w:firstLine="720"/>
            <w:contextualSpacing/>
            <w:jc w:val="both"/>
          </w:pPr>
        </w:pPrChange>
      </w:pPr>
    </w:p>
    <w:p w14:paraId="63659B17" w14:textId="4BFB9C9E" w:rsidR="009B3145" w:rsidRPr="00802990" w:rsidRDefault="009B3145" w:rsidP="00802990">
      <w:pPr>
        <w:spacing w:line="360" w:lineRule="auto"/>
        <w:ind w:left="720"/>
        <w:contextualSpacing/>
        <w:jc w:val="both"/>
        <w:rPr>
          <w:ins w:id="1790" w:author="Chara Katiri" w:date="2015-04-12T19:04:00Z"/>
          <w:rFonts w:ascii="Times" w:hAnsi="Times"/>
          <w:sz w:val="22"/>
          <w:szCs w:val="22"/>
        </w:rPr>
        <w:pPrChange w:id="1791" w:author="Chara Katiri" w:date="2015-04-12T20:48:00Z">
          <w:pPr>
            <w:spacing w:line="360" w:lineRule="auto"/>
            <w:ind w:left="504" w:firstLine="720"/>
            <w:contextualSpacing/>
            <w:jc w:val="both"/>
          </w:pPr>
        </w:pPrChange>
      </w:pPr>
      <w:ins w:id="1792" w:author="Chara Katiri" w:date="2015-04-12T19:04:00Z">
        <w:r w:rsidRPr="00802990">
          <w:rPr>
            <w:rFonts w:ascii="Times" w:hAnsi="Times"/>
            <w:sz w:val="22"/>
            <w:szCs w:val="22"/>
          </w:rPr>
          <w:t>Pre-conditions:</w:t>
        </w:r>
      </w:ins>
    </w:p>
    <w:p w14:paraId="3A37010D" w14:textId="77777777" w:rsidR="00E65CA5" w:rsidRPr="00802990" w:rsidRDefault="00385F50" w:rsidP="00802990">
      <w:pPr>
        <w:pStyle w:val="ListParagraph"/>
        <w:numPr>
          <w:ilvl w:val="0"/>
          <w:numId w:val="71"/>
        </w:numPr>
        <w:spacing w:line="360" w:lineRule="auto"/>
        <w:jc w:val="both"/>
        <w:rPr>
          <w:ins w:id="1793" w:author="Chara Katiri" w:date="2015-04-12T19:32:00Z"/>
          <w:rFonts w:ascii="Times" w:hAnsi="Times"/>
          <w:sz w:val="22"/>
          <w:szCs w:val="22"/>
        </w:rPr>
        <w:pPrChange w:id="1794" w:author="Chara Katiri" w:date="2015-04-12T20:48:00Z">
          <w:pPr>
            <w:spacing w:line="360" w:lineRule="auto"/>
            <w:ind w:left="504" w:firstLine="720"/>
            <w:contextualSpacing/>
            <w:jc w:val="both"/>
          </w:pPr>
        </w:pPrChange>
      </w:pPr>
      <w:ins w:id="1795" w:author="Chara Katiri" w:date="2015-04-12T19:18:00Z">
        <w:r w:rsidRPr="00802990">
          <w:rPr>
            <w:rFonts w:ascii="Times" w:hAnsi="Times"/>
            <w:sz w:val="22"/>
            <w:szCs w:val="22"/>
          </w:rPr>
          <w:t xml:space="preserve">The user is a </w:t>
        </w:r>
        <w:proofErr w:type="spellStart"/>
        <w:r w:rsidRPr="00802990">
          <w:rPr>
            <w:rFonts w:ascii="Times" w:hAnsi="Times"/>
            <w:sz w:val="22"/>
            <w:szCs w:val="22"/>
          </w:rPr>
          <w:t>UoS</w:t>
        </w:r>
        <w:proofErr w:type="spellEnd"/>
        <w:r w:rsidRPr="00802990">
          <w:rPr>
            <w:rFonts w:ascii="Times" w:hAnsi="Times"/>
            <w:sz w:val="22"/>
            <w:szCs w:val="22"/>
          </w:rPr>
          <w:t xml:space="preserve"> student or staff</w:t>
        </w:r>
      </w:ins>
      <w:ins w:id="1796" w:author="Chara Katiri" w:date="2015-04-12T19:21:00Z">
        <w:r w:rsidRPr="00802990">
          <w:rPr>
            <w:rFonts w:ascii="Times" w:hAnsi="Times"/>
            <w:sz w:val="22"/>
            <w:szCs w:val="22"/>
          </w:rPr>
          <w:t xml:space="preserve"> (or admin)</w:t>
        </w:r>
      </w:ins>
      <w:ins w:id="1797" w:author="Chara Katiri" w:date="2015-04-12T19:18:00Z">
        <w:r w:rsidRPr="00802990">
          <w:rPr>
            <w:rFonts w:ascii="Times" w:hAnsi="Times"/>
            <w:sz w:val="22"/>
            <w:szCs w:val="22"/>
          </w:rPr>
          <w:t xml:space="preserve"> and therefore </w:t>
        </w:r>
      </w:ins>
      <w:ins w:id="1798" w:author="Chara Katiri" w:date="2015-04-12T19:19:00Z">
        <w:r w:rsidRPr="00802990">
          <w:rPr>
            <w:rFonts w:ascii="Times" w:hAnsi="Times"/>
            <w:sz w:val="22"/>
            <w:szCs w:val="22"/>
          </w:rPr>
          <w:t>has</w:t>
        </w:r>
      </w:ins>
      <w:ins w:id="1799" w:author="Chara Katiri" w:date="2015-04-12T19:18:00Z">
        <w:r w:rsidRPr="00802990">
          <w:rPr>
            <w:rFonts w:ascii="Times" w:hAnsi="Times"/>
            <w:sz w:val="22"/>
            <w:szCs w:val="22"/>
          </w:rPr>
          <w:t xml:space="preserve"> a </w:t>
        </w:r>
        <w:proofErr w:type="spellStart"/>
        <w:r w:rsidRPr="00802990">
          <w:rPr>
            <w:rFonts w:ascii="Times" w:hAnsi="Times"/>
            <w:sz w:val="22"/>
            <w:szCs w:val="22"/>
          </w:rPr>
          <w:t>UoS</w:t>
        </w:r>
        <w:proofErr w:type="spellEnd"/>
        <w:r w:rsidRPr="00802990">
          <w:rPr>
            <w:rFonts w:ascii="Times" w:hAnsi="Times"/>
            <w:sz w:val="22"/>
            <w:szCs w:val="22"/>
          </w:rPr>
          <w:t xml:space="preserve"> </w:t>
        </w:r>
      </w:ins>
      <w:ins w:id="1800" w:author="Chara Katiri" w:date="2015-04-12T19:31:00Z">
        <w:r w:rsidR="00E65CA5" w:rsidRPr="00802990">
          <w:rPr>
            <w:rFonts w:ascii="Times" w:hAnsi="Times"/>
            <w:sz w:val="22"/>
            <w:szCs w:val="22"/>
          </w:rPr>
          <w:t xml:space="preserve">username and email address. </w:t>
        </w:r>
      </w:ins>
    </w:p>
    <w:p w14:paraId="4A927719" w14:textId="77777777" w:rsidR="00E65CA5" w:rsidRPr="00802990" w:rsidRDefault="00E65CA5" w:rsidP="00802990">
      <w:pPr>
        <w:spacing w:line="360" w:lineRule="auto"/>
        <w:contextualSpacing/>
        <w:jc w:val="both"/>
        <w:rPr>
          <w:ins w:id="1801" w:author="Chara Katiri" w:date="2015-04-12T19:32:00Z"/>
          <w:rFonts w:ascii="Times" w:hAnsi="Times"/>
          <w:sz w:val="22"/>
          <w:szCs w:val="22"/>
        </w:rPr>
        <w:pPrChange w:id="1802" w:author="Chara Katiri" w:date="2015-04-12T20:48:00Z">
          <w:pPr>
            <w:spacing w:line="360" w:lineRule="auto"/>
            <w:ind w:left="504" w:firstLine="720"/>
            <w:contextualSpacing/>
            <w:jc w:val="both"/>
          </w:pPr>
        </w:pPrChange>
      </w:pPr>
    </w:p>
    <w:p w14:paraId="36B9E096" w14:textId="1ABB7AD7" w:rsidR="00E65CA5" w:rsidRPr="00802990" w:rsidRDefault="00E65CA5" w:rsidP="00802990">
      <w:pPr>
        <w:spacing w:line="360" w:lineRule="auto"/>
        <w:ind w:left="720"/>
        <w:contextualSpacing/>
        <w:jc w:val="both"/>
        <w:rPr>
          <w:ins w:id="1803" w:author="Chara Katiri" w:date="2015-04-12T19:33:00Z"/>
          <w:rFonts w:ascii="Times" w:hAnsi="Times"/>
          <w:sz w:val="22"/>
          <w:szCs w:val="22"/>
        </w:rPr>
        <w:pPrChange w:id="1804" w:author="Chara Katiri" w:date="2015-04-12T20:48:00Z">
          <w:pPr>
            <w:spacing w:line="360" w:lineRule="auto"/>
            <w:ind w:left="504" w:firstLine="720"/>
            <w:contextualSpacing/>
            <w:jc w:val="both"/>
          </w:pPr>
        </w:pPrChange>
      </w:pPr>
      <w:ins w:id="1805" w:author="Chara Katiri" w:date="2015-04-12T19:33:00Z">
        <w:r w:rsidRPr="00802990">
          <w:rPr>
            <w:rFonts w:ascii="Times" w:hAnsi="Times"/>
            <w:sz w:val="22"/>
            <w:szCs w:val="22"/>
          </w:rPr>
          <w:t xml:space="preserve">Basic flow: </w:t>
        </w:r>
      </w:ins>
    </w:p>
    <w:p w14:paraId="34826281" w14:textId="48DCBC37" w:rsidR="00E65CA5" w:rsidRPr="00802990" w:rsidRDefault="00E65CA5" w:rsidP="00802990">
      <w:pPr>
        <w:pStyle w:val="ListParagraph"/>
        <w:numPr>
          <w:ilvl w:val="0"/>
          <w:numId w:val="72"/>
        </w:numPr>
        <w:spacing w:line="360" w:lineRule="auto"/>
        <w:jc w:val="both"/>
        <w:rPr>
          <w:ins w:id="1806" w:author="Chara Katiri" w:date="2015-04-12T19:33:00Z"/>
          <w:rFonts w:ascii="Times" w:hAnsi="Times"/>
          <w:sz w:val="22"/>
          <w:szCs w:val="22"/>
        </w:rPr>
        <w:pPrChange w:id="1807" w:author="Chara Katiri" w:date="2015-04-12T20:48:00Z">
          <w:pPr>
            <w:spacing w:line="360" w:lineRule="auto"/>
            <w:ind w:left="504" w:firstLine="720"/>
            <w:contextualSpacing/>
            <w:jc w:val="both"/>
          </w:pPr>
        </w:pPrChange>
      </w:pPr>
      <w:ins w:id="1808" w:author="Chara Katiri" w:date="2015-04-12T19:33:00Z">
        <w:r w:rsidRPr="00802990">
          <w:rPr>
            <w:rFonts w:ascii="Times" w:hAnsi="Times"/>
            <w:sz w:val="22"/>
            <w:szCs w:val="22"/>
          </w:rPr>
          <w:t>The user log</w:t>
        </w:r>
      </w:ins>
      <w:ins w:id="1809" w:author="Chara Katiri" w:date="2015-04-12T19:34:00Z">
        <w:r w:rsidRPr="00802990">
          <w:rPr>
            <w:rFonts w:ascii="Times" w:hAnsi="Times"/>
            <w:sz w:val="22"/>
            <w:szCs w:val="22"/>
          </w:rPr>
          <w:t xml:space="preserve">s </w:t>
        </w:r>
      </w:ins>
      <w:ins w:id="1810" w:author="Chara Katiri" w:date="2015-04-12T19:33:00Z">
        <w:r w:rsidRPr="00802990">
          <w:rPr>
            <w:rFonts w:ascii="Times" w:hAnsi="Times"/>
            <w:sz w:val="22"/>
            <w:szCs w:val="22"/>
          </w:rPr>
          <w:t xml:space="preserve">in using his </w:t>
        </w:r>
        <w:proofErr w:type="spellStart"/>
        <w:r w:rsidRPr="00802990">
          <w:rPr>
            <w:rFonts w:ascii="Times" w:hAnsi="Times"/>
            <w:sz w:val="22"/>
            <w:szCs w:val="22"/>
          </w:rPr>
          <w:t>UoS</w:t>
        </w:r>
        <w:proofErr w:type="spellEnd"/>
        <w:r w:rsidRPr="00802990">
          <w:rPr>
            <w:rFonts w:ascii="Times" w:hAnsi="Times"/>
            <w:sz w:val="22"/>
            <w:szCs w:val="22"/>
          </w:rPr>
          <w:t xml:space="preserve"> username.</w:t>
        </w:r>
      </w:ins>
    </w:p>
    <w:p w14:paraId="6021BBEE" w14:textId="5A661216" w:rsidR="00E65CA5" w:rsidRPr="00802990" w:rsidRDefault="00E65CA5" w:rsidP="00802990">
      <w:pPr>
        <w:pStyle w:val="ListParagraph"/>
        <w:numPr>
          <w:ilvl w:val="0"/>
          <w:numId w:val="72"/>
        </w:numPr>
        <w:spacing w:line="360" w:lineRule="auto"/>
        <w:jc w:val="both"/>
        <w:rPr>
          <w:ins w:id="1811" w:author="Chara Katiri" w:date="2015-04-12T19:38:00Z"/>
          <w:rFonts w:ascii="Times" w:hAnsi="Times"/>
          <w:sz w:val="22"/>
          <w:szCs w:val="22"/>
        </w:rPr>
        <w:pPrChange w:id="1812" w:author="Chara Katiri" w:date="2015-04-12T20:48:00Z">
          <w:pPr>
            <w:spacing w:line="360" w:lineRule="auto"/>
            <w:ind w:left="504" w:firstLine="720"/>
            <w:contextualSpacing/>
            <w:jc w:val="both"/>
          </w:pPr>
        </w:pPrChange>
      </w:pPr>
      <w:ins w:id="1813" w:author="Chara Katiri" w:date="2015-04-12T19:35:00Z">
        <w:r w:rsidRPr="00802990">
          <w:rPr>
            <w:rFonts w:ascii="Times" w:hAnsi="Times"/>
            <w:sz w:val="22"/>
            <w:szCs w:val="22"/>
          </w:rPr>
          <w:t xml:space="preserve">The </w:t>
        </w:r>
        <w:r w:rsidR="00837A3F" w:rsidRPr="00802990">
          <w:rPr>
            <w:rFonts w:ascii="Times" w:hAnsi="Times"/>
            <w:sz w:val="22"/>
            <w:szCs w:val="22"/>
          </w:rPr>
          <w:t>seller posts adverts such as second</w:t>
        </w:r>
      </w:ins>
      <w:ins w:id="1814" w:author="Chara Katiri" w:date="2015-04-12T19:40:00Z">
        <w:r w:rsidR="00837A3F" w:rsidRPr="00802990">
          <w:rPr>
            <w:rFonts w:ascii="Times" w:hAnsi="Times"/>
            <w:sz w:val="22"/>
            <w:szCs w:val="22"/>
          </w:rPr>
          <w:t>-hand</w:t>
        </w:r>
      </w:ins>
      <w:ins w:id="1815" w:author="Chara Katiri" w:date="2015-04-12T19:35:00Z">
        <w:r w:rsidR="00837A3F" w:rsidRPr="00802990">
          <w:rPr>
            <w:rFonts w:ascii="Times" w:hAnsi="Times"/>
            <w:sz w:val="22"/>
            <w:szCs w:val="22"/>
          </w:rPr>
          <w:t xml:space="preserve"> books </w:t>
        </w:r>
      </w:ins>
      <w:ins w:id="1816" w:author="Chara Katiri" w:date="2015-04-12T19:37:00Z">
        <w:r w:rsidR="00837A3F" w:rsidRPr="00802990">
          <w:rPr>
            <w:rFonts w:ascii="Times" w:hAnsi="Times"/>
            <w:sz w:val="22"/>
            <w:szCs w:val="22"/>
          </w:rPr>
          <w:t>available</w:t>
        </w:r>
      </w:ins>
      <w:ins w:id="1817" w:author="Chara Katiri" w:date="2015-04-12T19:35:00Z">
        <w:r w:rsidR="00837A3F" w:rsidRPr="00802990">
          <w:rPr>
            <w:rFonts w:ascii="Times" w:hAnsi="Times"/>
            <w:sz w:val="22"/>
            <w:szCs w:val="22"/>
          </w:rPr>
          <w:t xml:space="preserve"> </w:t>
        </w:r>
      </w:ins>
      <w:ins w:id="1818" w:author="Chara Katiri" w:date="2015-04-12T19:37:00Z">
        <w:r w:rsidR="00837A3F" w:rsidRPr="00802990">
          <w:rPr>
            <w:rFonts w:ascii="Times" w:hAnsi="Times"/>
            <w:sz w:val="22"/>
            <w:szCs w:val="22"/>
          </w:rPr>
          <w:t xml:space="preserve">for sale or </w:t>
        </w:r>
      </w:ins>
      <w:ins w:id="1819" w:author="Chara Katiri" w:date="2015-04-12T19:38:00Z">
        <w:r w:rsidR="00837A3F" w:rsidRPr="00802990">
          <w:rPr>
            <w:rFonts w:ascii="Times" w:hAnsi="Times"/>
            <w:sz w:val="22"/>
            <w:szCs w:val="22"/>
          </w:rPr>
          <w:t xml:space="preserve">room swaps requests. </w:t>
        </w:r>
      </w:ins>
    </w:p>
    <w:p w14:paraId="3B010548" w14:textId="4ABE3A2D" w:rsidR="00837A3F" w:rsidRPr="00802990" w:rsidRDefault="00837A3F" w:rsidP="00802990">
      <w:pPr>
        <w:pStyle w:val="ListParagraph"/>
        <w:numPr>
          <w:ilvl w:val="0"/>
          <w:numId w:val="72"/>
        </w:numPr>
        <w:spacing w:line="360" w:lineRule="auto"/>
        <w:jc w:val="both"/>
        <w:rPr>
          <w:ins w:id="1820" w:author="Chara Katiri" w:date="2015-04-12T19:38:00Z"/>
          <w:rFonts w:ascii="Times" w:hAnsi="Times"/>
          <w:sz w:val="22"/>
          <w:szCs w:val="22"/>
        </w:rPr>
        <w:pPrChange w:id="1821" w:author="Chara Katiri" w:date="2015-04-12T20:48:00Z">
          <w:pPr>
            <w:spacing w:line="360" w:lineRule="auto"/>
            <w:ind w:left="504" w:firstLine="720"/>
            <w:contextualSpacing/>
            <w:jc w:val="both"/>
          </w:pPr>
        </w:pPrChange>
      </w:pPr>
      <w:ins w:id="1822" w:author="Chara Katiri" w:date="2015-04-12T19:38:00Z">
        <w:r w:rsidRPr="00802990">
          <w:rPr>
            <w:rFonts w:ascii="Times" w:hAnsi="Times"/>
            <w:sz w:val="22"/>
            <w:szCs w:val="22"/>
          </w:rPr>
          <w:t xml:space="preserve">The buyer searches the catalogue of available items. </w:t>
        </w:r>
      </w:ins>
    </w:p>
    <w:p w14:paraId="450A5283" w14:textId="11FC3CFD" w:rsidR="00E65CA5" w:rsidRPr="00802990" w:rsidRDefault="00837A3F" w:rsidP="00802990">
      <w:pPr>
        <w:pStyle w:val="ListParagraph"/>
        <w:numPr>
          <w:ilvl w:val="0"/>
          <w:numId w:val="72"/>
        </w:numPr>
        <w:spacing w:line="360" w:lineRule="auto"/>
        <w:jc w:val="both"/>
        <w:rPr>
          <w:ins w:id="1823" w:author="Chara Katiri" w:date="2015-04-12T19:41:00Z"/>
          <w:rFonts w:ascii="Times" w:hAnsi="Times"/>
          <w:sz w:val="22"/>
          <w:szCs w:val="22"/>
        </w:rPr>
        <w:pPrChange w:id="1824" w:author="Chara Katiri" w:date="2015-04-12T20:48:00Z">
          <w:pPr>
            <w:spacing w:line="360" w:lineRule="auto"/>
            <w:ind w:left="504" w:firstLine="720"/>
            <w:contextualSpacing/>
            <w:jc w:val="both"/>
          </w:pPr>
        </w:pPrChange>
      </w:pPr>
      <w:ins w:id="1825" w:author="Chara Katiri" w:date="2015-04-12T19:38:00Z">
        <w:r w:rsidRPr="00802990">
          <w:rPr>
            <w:rFonts w:ascii="Times" w:hAnsi="Times"/>
            <w:sz w:val="22"/>
            <w:szCs w:val="22"/>
          </w:rPr>
          <w:t xml:space="preserve">The buyer can create bookmarks for items he is interested in and </w:t>
        </w:r>
      </w:ins>
      <w:ins w:id="1826" w:author="Chara Katiri" w:date="2015-04-12T19:40:00Z">
        <w:r w:rsidRPr="00802990">
          <w:rPr>
            <w:rFonts w:ascii="Times" w:hAnsi="Times"/>
            <w:sz w:val="22"/>
            <w:szCs w:val="22"/>
          </w:rPr>
          <w:t>also view</w:t>
        </w:r>
      </w:ins>
      <w:ins w:id="1827" w:author="Chara Katiri" w:date="2015-04-12T19:38:00Z">
        <w:r w:rsidRPr="00802990">
          <w:rPr>
            <w:rFonts w:ascii="Times" w:hAnsi="Times"/>
            <w:sz w:val="22"/>
            <w:szCs w:val="22"/>
          </w:rPr>
          <w:t xml:space="preserve"> </w:t>
        </w:r>
      </w:ins>
      <w:ins w:id="1828" w:author="Chara Katiri" w:date="2015-04-12T19:40:00Z">
        <w:r w:rsidRPr="00802990">
          <w:rPr>
            <w:rFonts w:ascii="Times" w:hAnsi="Times"/>
            <w:sz w:val="22"/>
            <w:szCs w:val="22"/>
          </w:rPr>
          <w:t xml:space="preserve">those bookmarks in a list. </w:t>
        </w:r>
      </w:ins>
    </w:p>
    <w:p w14:paraId="046D45E2" w14:textId="14382129" w:rsidR="00837A3F" w:rsidRPr="00802990" w:rsidRDefault="00837A3F" w:rsidP="00802990">
      <w:pPr>
        <w:pStyle w:val="ListParagraph"/>
        <w:numPr>
          <w:ilvl w:val="0"/>
          <w:numId w:val="72"/>
        </w:numPr>
        <w:spacing w:line="360" w:lineRule="auto"/>
        <w:jc w:val="both"/>
        <w:rPr>
          <w:ins w:id="1829" w:author="Chara Katiri" w:date="2015-04-12T19:42:00Z"/>
          <w:rFonts w:ascii="Times" w:hAnsi="Times"/>
          <w:sz w:val="22"/>
          <w:szCs w:val="22"/>
        </w:rPr>
        <w:pPrChange w:id="1830" w:author="Chara Katiri" w:date="2015-04-12T20:48:00Z">
          <w:pPr>
            <w:spacing w:line="360" w:lineRule="auto"/>
            <w:ind w:left="504" w:firstLine="720"/>
            <w:contextualSpacing/>
            <w:jc w:val="both"/>
          </w:pPr>
        </w:pPrChange>
      </w:pPr>
      <w:ins w:id="1831" w:author="Chara Katiri" w:date="2015-04-12T19:41:00Z">
        <w:r w:rsidRPr="00802990">
          <w:rPr>
            <w:rFonts w:ascii="Times" w:hAnsi="Times"/>
            <w:sz w:val="22"/>
            <w:szCs w:val="22"/>
          </w:rPr>
          <w:t xml:space="preserve">The buyer decides which item to buy and gets in touch with the seller </w:t>
        </w:r>
      </w:ins>
      <w:ins w:id="1832" w:author="Chara Katiri" w:date="2015-04-12T19:42:00Z">
        <w:r w:rsidRPr="00802990">
          <w:rPr>
            <w:rFonts w:ascii="Times" w:hAnsi="Times"/>
            <w:sz w:val="22"/>
            <w:szCs w:val="22"/>
          </w:rPr>
          <w:t xml:space="preserve">via email or a phone call. </w:t>
        </w:r>
      </w:ins>
    </w:p>
    <w:p w14:paraId="77B251A4" w14:textId="77777777" w:rsidR="00837A3F" w:rsidRPr="00802990" w:rsidRDefault="00837A3F" w:rsidP="00802990">
      <w:pPr>
        <w:pStyle w:val="ListParagraph"/>
        <w:numPr>
          <w:ilvl w:val="0"/>
          <w:numId w:val="72"/>
        </w:numPr>
        <w:spacing w:line="360" w:lineRule="auto"/>
        <w:jc w:val="both"/>
        <w:rPr>
          <w:ins w:id="1833" w:author="Chara Katiri" w:date="2015-04-12T19:43:00Z"/>
          <w:rFonts w:ascii="Times" w:hAnsi="Times"/>
          <w:sz w:val="22"/>
          <w:szCs w:val="22"/>
        </w:rPr>
        <w:pPrChange w:id="1834" w:author="Chara Katiri" w:date="2015-04-12T20:48:00Z">
          <w:pPr>
            <w:spacing w:line="360" w:lineRule="auto"/>
            <w:ind w:left="504" w:firstLine="720"/>
            <w:contextualSpacing/>
            <w:jc w:val="both"/>
          </w:pPr>
        </w:pPrChange>
      </w:pPr>
      <w:ins w:id="1835" w:author="Chara Katiri" w:date="2015-04-12T19:43:00Z">
        <w:r w:rsidRPr="00802990">
          <w:rPr>
            <w:rFonts w:ascii="Times" w:hAnsi="Times"/>
            <w:sz w:val="22"/>
            <w:szCs w:val="22"/>
          </w:rPr>
          <w:t xml:space="preserve">The seller meets the buyer to deliver the item and collect the payment from the buyer. </w:t>
        </w:r>
      </w:ins>
    </w:p>
    <w:p w14:paraId="5978BE89" w14:textId="5D556F1E" w:rsidR="00837A3F" w:rsidRPr="00802990" w:rsidRDefault="00837A3F" w:rsidP="00802990">
      <w:pPr>
        <w:pStyle w:val="ListParagraph"/>
        <w:numPr>
          <w:ilvl w:val="0"/>
          <w:numId w:val="72"/>
        </w:numPr>
        <w:spacing w:line="360" w:lineRule="auto"/>
        <w:jc w:val="both"/>
        <w:rPr>
          <w:ins w:id="1836" w:author="Chara Katiri" w:date="2015-04-12T19:44:00Z"/>
          <w:rFonts w:ascii="Times" w:hAnsi="Times"/>
          <w:sz w:val="22"/>
          <w:szCs w:val="22"/>
        </w:rPr>
        <w:pPrChange w:id="1837" w:author="Chara Katiri" w:date="2015-04-12T20:48:00Z">
          <w:pPr>
            <w:spacing w:line="360" w:lineRule="auto"/>
            <w:ind w:left="504" w:firstLine="720"/>
            <w:contextualSpacing/>
            <w:jc w:val="both"/>
          </w:pPr>
        </w:pPrChange>
      </w:pPr>
      <w:ins w:id="1838" w:author="Chara Katiri" w:date="2015-04-12T19:43:00Z">
        <w:r w:rsidRPr="00802990">
          <w:rPr>
            <w:rFonts w:ascii="Times" w:hAnsi="Times"/>
            <w:sz w:val="22"/>
            <w:szCs w:val="22"/>
          </w:rPr>
          <w:t xml:space="preserve">The </w:t>
        </w:r>
      </w:ins>
      <w:ins w:id="1839" w:author="Chara Katiri" w:date="2015-04-12T19:44:00Z">
        <w:r w:rsidRPr="00802990">
          <w:rPr>
            <w:rFonts w:ascii="Times" w:hAnsi="Times"/>
            <w:sz w:val="22"/>
            <w:szCs w:val="22"/>
          </w:rPr>
          <w:t>seller</w:t>
        </w:r>
      </w:ins>
      <w:ins w:id="1840" w:author="Chara Katiri" w:date="2015-04-12T19:43:00Z">
        <w:r w:rsidRPr="00802990">
          <w:rPr>
            <w:rFonts w:ascii="Times" w:hAnsi="Times"/>
            <w:sz w:val="22"/>
            <w:szCs w:val="22"/>
          </w:rPr>
          <w:t xml:space="preserve"> deletes the advert for the item sold </w:t>
        </w:r>
      </w:ins>
      <w:ins w:id="1841" w:author="Chara Katiri" w:date="2015-04-12T19:44:00Z">
        <w:r w:rsidRPr="00802990">
          <w:rPr>
            <w:rFonts w:ascii="Times" w:hAnsi="Times"/>
            <w:sz w:val="22"/>
            <w:szCs w:val="22"/>
          </w:rPr>
          <w:t>as</w:t>
        </w:r>
      </w:ins>
      <w:ins w:id="1842" w:author="Chara Katiri" w:date="2015-04-12T19:43:00Z">
        <w:r w:rsidRPr="00802990">
          <w:rPr>
            <w:rFonts w:ascii="Times" w:hAnsi="Times"/>
            <w:sz w:val="22"/>
            <w:szCs w:val="22"/>
          </w:rPr>
          <w:t xml:space="preserve"> is no longer available. </w:t>
        </w:r>
      </w:ins>
    </w:p>
    <w:p w14:paraId="1C3EA5E2" w14:textId="01E3E22E" w:rsidR="00837A3F" w:rsidRPr="00802990" w:rsidRDefault="00837A3F" w:rsidP="00802990">
      <w:pPr>
        <w:pStyle w:val="ListParagraph"/>
        <w:numPr>
          <w:ilvl w:val="0"/>
          <w:numId w:val="72"/>
        </w:numPr>
        <w:spacing w:line="360" w:lineRule="auto"/>
        <w:jc w:val="both"/>
        <w:rPr>
          <w:ins w:id="1843" w:author="Chara Katiri" w:date="2015-04-12T19:46:00Z"/>
          <w:rFonts w:ascii="Times" w:hAnsi="Times"/>
          <w:sz w:val="22"/>
          <w:szCs w:val="22"/>
        </w:rPr>
        <w:pPrChange w:id="1844" w:author="Chara Katiri" w:date="2015-04-12T20:48:00Z">
          <w:pPr>
            <w:spacing w:line="360" w:lineRule="auto"/>
            <w:ind w:left="504" w:firstLine="720"/>
            <w:contextualSpacing/>
            <w:jc w:val="both"/>
          </w:pPr>
        </w:pPrChange>
      </w:pPr>
      <w:ins w:id="1845" w:author="Chara Katiri" w:date="2015-04-12T19:45:00Z">
        <w:r w:rsidRPr="00802990">
          <w:rPr>
            <w:rFonts w:ascii="Times" w:hAnsi="Times"/>
            <w:sz w:val="22"/>
            <w:szCs w:val="22"/>
          </w:rPr>
          <w:t xml:space="preserve">If required, </w:t>
        </w:r>
      </w:ins>
      <w:ins w:id="1846" w:author="Chara Katiri" w:date="2015-04-12T19:44:00Z">
        <w:r w:rsidRPr="00802990">
          <w:rPr>
            <w:rFonts w:ascii="Times" w:hAnsi="Times"/>
            <w:sz w:val="22"/>
            <w:szCs w:val="22"/>
          </w:rPr>
          <w:t xml:space="preserve">the admin has permissions to delete a user or an advert at any stage of this process. </w:t>
        </w:r>
      </w:ins>
    </w:p>
    <w:p w14:paraId="18B21E24" w14:textId="77777777" w:rsidR="004604ED" w:rsidRPr="00802990" w:rsidRDefault="004604ED" w:rsidP="00802990">
      <w:pPr>
        <w:spacing w:line="360" w:lineRule="auto"/>
        <w:ind w:left="1440"/>
        <w:contextualSpacing/>
        <w:jc w:val="both"/>
        <w:rPr>
          <w:ins w:id="1847" w:author="Chara Katiri" w:date="2015-04-12T19:46:00Z"/>
          <w:rFonts w:ascii="Times" w:hAnsi="Times"/>
          <w:sz w:val="22"/>
          <w:szCs w:val="22"/>
        </w:rPr>
        <w:pPrChange w:id="1848" w:author="Chara Katiri" w:date="2015-04-12T20:48:00Z">
          <w:pPr>
            <w:spacing w:line="360" w:lineRule="auto"/>
            <w:ind w:left="504" w:firstLine="720"/>
            <w:contextualSpacing/>
            <w:jc w:val="both"/>
          </w:pPr>
        </w:pPrChange>
      </w:pPr>
    </w:p>
    <w:p w14:paraId="3194C4D7" w14:textId="77777777" w:rsidR="00837A3F" w:rsidRPr="00802990" w:rsidRDefault="00837A3F" w:rsidP="00802990">
      <w:pPr>
        <w:pStyle w:val="ListParagraph"/>
        <w:spacing w:line="360" w:lineRule="auto"/>
        <w:ind w:left="1800"/>
        <w:jc w:val="both"/>
        <w:rPr>
          <w:ins w:id="1849" w:author="Chara Katiri" w:date="2015-04-12T19:32:00Z"/>
          <w:rFonts w:ascii="Times" w:hAnsi="Times"/>
          <w:sz w:val="22"/>
          <w:szCs w:val="22"/>
        </w:rPr>
        <w:pPrChange w:id="1850" w:author="Chara Katiri" w:date="2015-04-12T20:48:00Z">
          <w:pPr>
            <w:spacing w:line="360" w:lineRule="auto"/>
            <w:ind w:left="504" w:firstLine="720"/>
            <w:contextualSpacing/>
            <w:jc w:val="both"/>
          </w:pPr>
        </w:pPrChange>
      </w:pPr>
    </w:p>
    <w:p w14:paraId="68617E3D" w14:textId="460BF92D" w:rsidR="00E65CA5" w:rsidRPr="00802990" w:rsidRDefault="004604ED" w:rsidP="00802990">
      <w:pPr>
        <w:spacing w:line="360" w:lineRule="auto"/>
        <w:ind w:left="720"/>
        <w:contextualSpacing/>
        <w:jc w:val="both"/>
        <w:rPr>
          <w:ins w:id="1851" w:author="Chara Katiri" w:date="2015-04-12T19:32:00Z"/>
          <w:rFonts w:ascii="Times" w:hAnsi="Times"/>
          <w:sz w:val="22"/>
          <w:szCs w:val="22"/>
        </w:rPr>
      </w:pPr>
      <w:commentRangeStart w:id="1852"/>
      <w:ins w:id="1853" w:author="Chara Katiri" w:date="2015-04-12T19:32:00Z">
        <w:r w:rsidRPr="00802990">
          <w:rPr>
            <w:rFonts w:ascii="Times" w:hAnsi="Times"/>
            <w:sz w:val="22"/>
            <w:szCs w:val="22"/>
            <w:highlight w:val="yellow"/>
          </w:rPr>
          <w:t>The use-</w:t>
        </w:r>
        <w:r w:rsidR="00E65CA5" w:rsidRPr="00802990">
          <w:rPr>
            <w:rFonts w:ascii="Times" w:hAnsi="Times"/>
            <w:sz w:val="22"/>
            <w:szCs w:val="22"/>
            <w:highlight w:val="yellow"/>
            <w:rPrChange w:id="1854" w:author="Chara Katiri" w:date="2015-04-12T20:48:00Z">
              <w:rPr>
                <w:rFonts w:ascii="Times" w:hAnsi="Times"/>
                <w:sz w:val="22"/>
                <w:szCs w:val="22"/>
              </w:rPr>
            </w:rPrChange>
          </w:rPr>
          <w:t>case diagram below shows the main functions of the system.</w:t>
        </w:r>
      </w:ins>
      <w:commentRangeEnd w:id="1852"/>
      <w:ins w:id="1855" w:author="Chara Katiri" w:date="2015-04-12T19:50:00Z">
        <w:r w:rsidRPr="00802990">
          <w:rPr>
            <w:rStyle w:val="CommentReference"/>
            <w:rFonts w:ascii="Times" w:hAnsi="Times"/>
            <w:sz w:val="22"/>
            <w:szCs w:val="22"/>
            <w:rPrChange w:id="1856" w:author="Chara Katiri" w:date="2015-04-12T20:48:00Z">
              <w:rPr>
                <w:rStyle w:val="CommentReference"/>
              </w:rPr>
            </w:rPrChange>
          </w:rPr>
          <w:commentReference w:id="1852"/>
        </w:r>
      </w:ins>
    </w:p>
    <w:p w14:paraId="69D69AB0" w14:textId="77777777" w:rsidR="00E65CA5" w:rsidRPr="00802990" w:rsidRDefault="00E65CA5" w:rsidP="00802990">
      <w:pPr>
        <w:spacing w:line="360" w:lineRule="auto"/>
        <w:ind w:left="1224"/>
        <w:contextualSpacing/>
        <w:jc w:val="both"/>
        <w:rPr>
          <w:ins w:id="1857" w:author="Chara Katiri" w:date="2015-04-12T19:31:00Z"/>
          <w:rFonts w:ascii="Times" w:hAnsi="Times"/>
          <w:sz w:val="22"/>
          <w:szCs w:val="22"/>
          <w:rPrChange w:id="1858" w:author="Chara Katiri" w:date="2015-04-12T20:48:00Z">
            <w:rPr>
              <w:ins w:id="1859" w:author="Chara Katiri" w:date="2015-04-12T19:31:00Z"/>
            </w:rPr>
          </w:rPrChange>
        </w:rPr>
        <w:pPrChange w:id="1860" w:author="Chara Katiri" w:date="2015-04-12T20:48:00Z">
          <w:pPr>
            <w:spacing w:line="360" w:lineRule="auto"/>
            <w:ind w:left="504" w:firstLine="720"/>
            <w:contextualSpacing/>
            <w:jc w:val="both"/>
          </w:pPr>
        </w:pPrChange>
      </w:pPr>
    </w:p>
    <w:p w14:paraId="367D78A9" w14:textId="77777777" w:rsidR="009B3145" w:rsidRPr="00802990" w:rsidRDefault="009B3145" w:rsidP="00802990">
      <w:pPr>
        <w:spacing w:line="360" w:lineRule="auto"/>
        <w:ind w:left="1080"/>
        <w:contextualSpacing/>
        <w:jc w:val="both"/>
        <w:rPr>
          <w:ins w:id="1861" w:author="Chara Katiri" w:date="2015-04-12T19:04:00Z"/>
          <w:rFonts w:ascii="Times" w:hAnsi="Times"/>
          <w:sz w:val="22"/>
          <w:szCs w:val="22"/>
          <w:rPrChange w:id="1862" w:author="Chara Katiri" w:date="2015-04-12T20:48:00Z">
            <w:rPr>
              <w:ins w:id="1863" w:author="Chara Katiri" w:date="2015-04-12T19:04:00Z"/>
            </w:rPr>
          </w:rPrChange>
        </w:rPr>
        <w:pPrChange w:id="1864" w:author="Chara Katiri" w:date="2015-04-12T20:48:00Z">
          <w:pPr>
            <w:spacing w:line="360" w:lineRule="auto"/>
            <w:ind w:left="720"/>
            <w:jc w:val="both"/>
          </w:pPr>
        </w:pPrChange>
      </w:pPr>
    </w:p>
    <w:p w14:paraId="3CC83583" w14:textId="77777777" w:rsidR="003F330E" w:rsidRPr="00802990" w:rsidRDefault="003F330E" w:rsidP="00802990">
      <w:pPr>
        <w:pStyle w:val="Heading2"/>
        <w:numPr>
          <w:ilvl w:val="2"/>
          <w:numId w:val="13"/>
        </w:numPr>
        <w:spacing w:line="360" w:lineRule="auto"/>
        <w:contextualSpacing/>
        <w:jc w:val="both"/>
        <w:rPr>
          <w:rFonts w:ascii="Times" w:hAnsi="Times" w:cs="Times New Roman"/>
          <w:color w:val="auto"/>
          <w:sz w:val="22"/>
          <w:szCs w:val="22"/>
          <w:lang w:val="en-GB"/>
        </w:rPr>
      </w:pPr>
      <w:bookmarkStart w:id="1865" w:name="_Toc290491163"/>
      <w:r w:rsidRPr="00802990">
        <w:rPr>
          <w:rFonts w:ascii="Times" w:hAnsi="Times" w:cs="Times New Roman"/>
          <w:color w:val="auto"/>
          <w:sz w:val="22"/>
          <w:szCs w:val="22"/>
          <w:lang w:val="en-GB"/>
        </w:rPr>
        <w:t>Architecture and programming language</w:t>
      </w:r>
      <w:bookmarkEnd w:id="1865"/>
    </w:p>
    <w:p w14:paraId="179C78DF" w14:textId="1C695CDB" w:rsidR="00805ABE" w:rsidRPr="00802990" w:rsidRDefault="00805ABE" w:rsidP="00802990">
      <w:pPr>
        <w:spacing w:after="240" w:line="360" w:lineRule="auto"/>
        <w:ind w:left="864" w:firstLine="360"/>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 xml:space="preserve">The system architecture is separated in several layers to </w:t>
      </w:r>
      <w:r w:rsidR="00981657" w:rsidRPr="00802990">
        <w:rPr>
          <w:rFonts w:ascii="Times" w:eastAsia="Times New Roman" w:hAnsi="Times" w:cs="Times New Roman"/>
          <w:sz w:val="22"/>
          <w:szCs w:val="22"/>
          <w:lang w:val="en-GB"/>
        </w:rPr>
        <w:t>achieve efficiency and maintainability of the website</w:t>
      </w:r>
      <w:r w:rsidRPr="00802990">
        <w:rPr>
          <w:rFonts w:ascii="Times" w:eastAsia="Times New Roman" w:hAnsi="Times" w:cs="Times New Roman"/>
          <w:sz w:val="22"/>
          <w:szCs w:val="22"/>
          <w:lang w:val="en-GB"/>
        </w:rPr>
        <w:t>.</w:t>
      </w:r>
    </w:p>
    <w:p w14:paraId="5A5915A0" w14:textId="271A7CFA" w:rsidR="00673F5C" w:rsidRPr="00802990" w:rsidRDefault="000750D5" w:rsidP="00802990">
      <w:pPr>
        <w:pStyle w:val="ListParagraph"/>
        <w:numPr>
          <w:ilvl w:val="0"/>
          <w:numId w:val="5"/>
        </w:numPr>
        <w:spacing w:line="360" w:lineRule="auto"/>
        <w:ind w:left="709" w:hanging="283"/>
        <w:jc w:val="both"/>
        <w:rPr>
          <w:rFonts w:ascii="Times" w:eastAsia="Times New Roman" w:hAnsi="Times" w:cs="Times New Roman"/>
          <w:i/>
          <w:sz w:val="22"/>
          <w:szCs w:val="22"/>
          <w:shd w:val="clear" w:color="auto" w:fill="FFFFFF"/>
          <w:lang w:val="en-GB"/>
        </w:rPr>
      </w:pPr>
      <w:r w:rsidRPr="00802990">
        <w:rPr>
          <w:rFonts w:ascii="Times" w:eastAsia="Times New Roman" w:hAnsi="Times" w:cs="Times New Roman"/>
          <w:i/>
          <w:sz w:val="22"/>
          <w:szCs w:val="22"/>
          <w:shd w:val="clear" w:color="auto" w:fill="FFFFFF"/>
          <w:lang w:val="en-GB"/>
        </w:rPr>
        <w:t>Presentation layer</w:t>
      </w:r>
      <w:r w:rsidR="00E02134" w:rsidRPr="00802990">
        <w:rPr>
          <w:rFonts w:ascii="Times" w:eastAsia="Times New Roman" w:hAnsi="Times" w:cs="Times New Roman"/>
          <w:i/>
          <w:sz w:val="22"/>
          <w:szCs w:val="22"/>
          <w:shd w:val="clear" w:color="auto" w:fill="FFFFFF"/>
          <w:lang w:val="en-GB"/>
        </w:rPr>
        <w:t>:</w:t>
      </w:r>
      <w:r w:rsidR="009F09BC" w:rsidRPr="00802990">
        <w:rPr>
          <w:rFonts w:ascii="Times" w:eastAsia="Times New Roman" w:hAnsi="Times" w:cs="Times New Roman"/>
          <w:sz w:val="22"/>
          <w:szCs w:val="22"/>
          <w:shd w:val="clear" w:color="auto" w:fill="FFFFFF"/>
          <w:lang w:val="en-GB"/>
        </w:rPr>
        <w:t xml:space="preserve"> </w:t>
      </w:r>
      <w:r w:rsidR="008A50AC" w:rsidRPr="00802990">
        <w:rPr>
          <w:rFonts w:ascii="Times" w:eastAsia="Times New Roman" w:hAnsi="Times" w:cs="Times New Roman"/>
          <w:sz w:val="22"/>
          <w:szCs w:val="22"/>
          <w:shd w:val="clear" w:color="auto" w:fill="FFFFFF"/>
          <w:lang w:val="en-GB"/>
        </w:rPr>
        <w:t>is responsible for the</w:t>
      </w:r>
      <w:r w:rsidR="009F09BC" w:rsidRPr="00802990">
        <w:rPr>
          <w:rFonts w:ascii="Times" w:eastAsia="Times New Roman" w:hAnsi="Times" w:cs="Times New Roman"/>
          <w:sz w:val="22"/>
          <w:szCs w:val="22"/>
          <w:shd w:val="clear" w:color="auto" w:fill="FFFFFF"/>
          <w:lang w:val="en-GB"/>
        </w:rPr>
        <w:t xml:space="preserve"> </w:t>
      </w:r>
      <w:r w:rsidR="00160954" w:rsidRPr="00802990">
        <w:rPr>
          <w:rFonts w:ascii="Times" w:eastAsia="Times New Roman" w:hAnsi="Times" w:cs="Times New Roman"/>
          <w:sz w:val="22"/>
          <w:szCs w:val="22"/>
          <w:shd w:val="clear" w:color="auto" w:fill="FFFFFF"/>
          <w:lang w:val="en-GB"/>
        </w:rPr>
        <w:t xml:space="preserve"> (</w:t>
      </w:r>
      <w:proofErr w:type="spellStart"/>
      <w:r w:rsidR="00160954" w:rsidRPr="00802990">
        <w:rPr>
          <w:rFonts w:ascii="Times" w:eastAsia="Times New Roman" w:hAnsi="Times" w:cs="Times New Roman"/>
          <w:sz w:val="22"/>
          <w:szCs w:val="22"/>
          <w:shd w:val="clear" w:color="auto" w:fill="FFFFFF"/>
          <w:lang w:val="en-GB"/>
        </w:rPr>
        <w:t>i</w:t>
      </w:r>
      <w:proofErr w:type="spellEnd"/>
      <w:r w:rsidR="00160954" w:rsidRPr="00802990">
        <w:rPr>
          <w:rFonts w:ascii="Times" w:eastAsia="Times New Roman" w:hAnsi="Times" w:cs="Times New Roman"/>
          <w:sz w:val="22"/>
          <w:szCs w:val="22"/>
          <w:shd w:val="clear" w:color="auto" w:fill="FFFFFF"/>
          <w:lang w:val="en-GB"/>
        </w:rPr>
        <w:t xml:space="preserve">) </w:t>
      </w:r>
      <w:r w:rsidR="009F09BC" w:rsidRPr="00802990">
        <w:rPr>
          <w:rFonts w:ascii="Times" w:eastAsia="Times New Roman" w:hAnsi="Times" w:cs="Times New Roman"/>
          <w:sz w:val="22"/>
          <w:szCs w:val="22"/>
          <w:shd w:val="clear" w:color="auto" w:fill="FFFFFF"/>
          <w:lang w:val="en-GB"/>
        </w:rPr>
        <w:t>View</w:t>
      </w:r>
      <w:r w:rsidR="008A50AC" w:rsidRPr="00802990">
        <w:rPr>
          <w:rFonts w:ascii="Times" w:eastAsia="Times New Roman" w:hAnsi="Times" w:cs="Times New Roman"/>
          <w:sz w:val="22"/>
          <w:szCs w:val="22"/>
          <w:shd w:val="clear" w:color="auto" w:fill="FFFFFF"/>
          <w:lang w:val="en-GB"/>
        </w:rPr>
        <w:t xml:space="preserve"> and </w:t>
      </w:r>
      <w:r w:rsidR="00160954" w:rsidRPr="00802990">
        <w:rPr>
          <w:rFonts w:ascii="Times" w:eastAsia="Times New Roman" w:hAnsi="Times" w:cs="Times New Roman"/>
          <w:sz w:val="22"/>
          <w:szCs w:val="22"/>
          <w:shd w:val="clear" w:color="auto" w:fill="FFFFFF"/>
          <w:lang w:val="en-GB"/>
        </w:rPr>
        <w:t xml:space="preserve">(ii) </w:t>
      </w:r>
      <w:r w:rsidR="008A50AC" w:rsidRPr="00802990">
        <w:rPr>
          <w:rFonts w:ascii="Times" w:eastAsia="Times New Roman" w:hAnsi="Times" w:cs="Times New Roman"/>
          <w:sz w:val="22"/>
          <w:szCs w:val="22"/>
          <w:shd w:val="clear" w:color="auto" w:fill="FFFFFF"/>
          <w:lang w:val="en-GB"/>
        </w:rPr>
        <w:t xml:space="preserve">the presentation of data.  </w:t>
      </w:r>
    </w:p>
    <w:p w14:paraId="4F093162" w14:textId="11036870" w:rsidR="00673F5C" w:rsidRPr="00802990" w:rsidRDefault="008A50AC" w:rsidP="00802990">
      <w:pPr>
        <w:pStyle w:val="ListParagraph"/>
        <w:numPr>
          <w:ilvl w:val="0"/>
          <w:numId w:val="29"/>
        </w:numPr>
        <w:spacing w:line="360" w:lineRule="auto"/>
        <w:ind w:left="1843" w:hanging="425"/>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The </w:t>
      </w:r>
      <w:r w:rsidR="00AD0C37" w:rsidRPr="00802990">
        <w:rPr>
          <w:rFonts w:ascii="Times" w:eastAsia="Times New Roman" w:hAnsi="Times" w:cs="Times New Roman"/>
          <w:sz w:val="22"/>
          <w:szCs w:val="22"/>
          <w:shd w:val="clear" w:color="auto" w:fill="FFFFFF"/>
          <w:lang w:val="en-GB"/>
        </w:rPr>
        <w:t xml:space="preserve">View, which </w:t>
      </w:r>
      <w:r w:rsidRPr="00802990">
        <w:rPr>
          <w:rFonts w:ascii="Times" w:eastAsia="Times New Roman" w:hAnsi="Times" w:cs="Times New Roman"/>
          <w:sz w:val="22"/>
          <w:szCs w:val="22"/>
          <w:shd w:val="clear" w:color="auto" w:fill="FFFFFF"/>
          <w:lang w:val="en-GB"/>
        </w:rPr>
        <w:t>is also known as JSP pages in Web MVC terminology</w:t>
      </w:r>
      <w:r w:rsidR="00AD0C37" w:rsidRPr="00802990">
        <w:rPr>
          <w:rFonts w:ascii="Times" w:eastAsia="Times New Roman" w:hAnsi="Times" w:cs="Times New Roman"/>
          <w:sz w:val="22"/>
          <w:szCs w:val="22"/>
          <w:shd w:val="clear" w:color="auto" w:fill="FFFFFF"/>
          <w:lang w:val="en-GB"/>
        </w:rPr>
        <w:t xml:space="preserve">, generates responses and forwards them to </w:t>
      </w:r>
      <w:r w:rsidR="00160954" w:rsidRPr="00802990">
        <w:rPr>
          <w:rFonts w:ascii="Times" w:eastAsia="Times New Roman" w:hAnsi="Times" w:cs="Times New Roman"/>
          <w:sz w:val="22"/>
          <w:szCs w:val="22"/>
          <w:shd w:val="clear" w:color="auto" w:fill="FFFFFF"/>
          <w:lang w:val="en-GB"/>
        </w:rPr>
        <w:t xml:space="preserve">the controller. The controller than sends the response to the </w:t>
      </w:r>
      <w:r w:rsidR="00AD0C37" w:rsidRPr="00802990">
        <w:rPr>
          <w:rFonts w:ascii="Times" w:eastAsia="Times New Roman" w:hAnsi="Times" w:cs="Times New Roman"/>
          <w:sz w:val="22"/>
          <w:szCs w:val="22"/>
          <w:shd w:val="clear" w:color="auto" w:fill="FFFFFF"/>
          <w:lang w:val="en-GB"/>
        </w:rPr>
        <w:t xml:space="preserve">client.  </w:t>
      </w:r>
    </w:p>
    <w:p w14:paraId="23904B70" w14:textId="4ACA4CDB" w:rsidR="00940B23" w:rsidRPr="00802990" w:rsidRDefault="00940B23" w:rsidP="00802990">
      <w:pPr>
        <w:pStyle w:val="ListParagraph"/>
        <w:spacing w:line="360" w:lineRule="auto"/>
        <w:ind w:left="1843"/>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noProof/>
          <w:sz w:val="22"/>
          <w:szCs w:val="22"/>
          <w:shd w:val="clear" w:color="auto" w:fill="FFFFFF"/>
        </w:rPr>
        <w:drawing>
          <wp:anchor distT="0" distB="0" distL="114300" distR="114300" simplePos="0" relativeHeight="251671552" behindDoc="0" locked="0" layoutInCell="1" allowOverlap="1" wp14:anchorId="3C510B37" wp14:editId="1C0471CB">
            <wp:simplePos x="0" y="0"/>
            <wp:positionH relativeFrom="column">
              <wp:posOffset>4229100</wp:posOffset>
            </wp:positionH>
            <wp:positionV relativeFrom="paragraph">
              <wp:posOffset>74295</wp:posOffset>
            </wp:positionV>
            <wp:extent cx="1485900" cy="2400300"/>
            <wp:effectExtent l="0" t="0" r="12700" b="12700"/>
            <wp:wrapTight wrapText="bothSides">
              <wp:wrapPolygon edited="0">
                <wp:start x="0" y="0"/>
                <wp:lineTo x="0" y="21486"/>
                <wp:lineTo x="21415" y="21486"/>
                <wp:lineTo x="21415" y="0"/>
                <wp:lineTo x="0" y="0"/>
              </wp:wrapPolygon>
            </wp:wrapTight>
            <wp:docPr id="1" name="Picture 1" descr="Macintosh HD:Users:CharaKatiri:Desktop:Screen Shot 2015-03-21 at 18.32.00.png" title="Seoaration of Style, Behaviour St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aKatiri:Desktop:Screen Shot 2015-03-21 at 18.32.0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85900"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108EC0" w14:textId="268761C1" w:rsidR="005127FC" w:rsidRPr="00802990" w:rsidRDefault="00160954" w:rsidP="00802990">
      <w:pPr>
        <w:pStyle w:val="ListParagraph"/>
        <w:numPr>
          <w:ilvl w:val="0"/>
          <w:numId w:val="29"/>
        </w:numPr>
        <w:spacing w:line="360" w:lineRule="auto"/>
        <w:ind w:left="1843" w:hanging="425"/>
        <w:jc w:val="both"/>
        <w:rPr>
          <w:rFonts w:ascii="Times" w:eastAsia="Times New Roman" w:hAnsi="Times" w:cs="Times New Roman"/>
          <w:i/>
          <w:sz w:val="22"/>
          <w:szCs w:val="22"/>
          <w:shd w:val="clear" w:color="auto" w:fill="FFFFFF"/>
          <w:lang w:val="en-GB"/>
        </w:rPr>
      </w:pPr>
      <w:r w:rsidRPr="00802990">
        <w:rPr>
          <w:rFonts w:ascii="Times" w:eastAsia="Times New Roman" w:hAnsi="Times" w:cs="Times New Roman"/>
          <w:sz w:val="22"/>
          <w:szCs w:val="22"/>
          <w:shd w:val="clear" w:color="auto" w:fill="FFFFFF"/>
          <w:lang w:val="en-GB"/>
        </w:rPr>
        <w:t>The presentation of data</w:t>
      </w:r>
      <w:r w:rsidR="00FA36AE" w:rsidRPr="00802990">
        <w:rPr>
          <w:rFonts w:ascii="Times" w:eastAsia="Times New Roman" w:hAnsi="Times" w:cs="Times New Roman"/>
          <w:sz w:val="22"/>
          <w:szCs w:val="22"/>
          <w:shd w:val="clear" w:color="auto" w:fill="FFFFFF"/>
          <w:lang w:val="en-GB"/>
        </w:rPr>
        <w:t xml:space="preserve"> </w:t>
      </w:r>
      <w:r w:rsidR="005127FC" w:rsidRPr="00802990">
        <w:rPr>
          <w:rFonts w:ascii="Times" w:eastAsia="Times New Roman" w:hAnsi="Times" w:cs="Times New Roman"/>
          <w:sz w:val="22"/>
          <w:szCs w:val="22"/>
          <w:shd w:val="clear" w:color="auto" w:fill="FFFFFF"/>
          <w:lang w:val="en-GB"/>
        </w:rPr>
        <w:t>is archived</w:t>
      </w:r>
      <w:r w:rsidR="00FA36AE" w:rsidRPr="00802990">
        <w:rPr>
          <w:rFonts w:ascii="Times" w:eastAsia="Times New Roman" w:hAnsi="Times" w:cs="Times New Roman"/>
          <w:sz w:val="22"/>
          <w:szCs w:val="22"/>
          <w:shd w:val="clear" w:color="auto" w:fill="FFFFFF"/>
          <w:lang w:val="en-GB"/>
        </w:rPr>
        <w:t xml:space="preserve"> </w:t>
      </w:r>
      <w:r w:rsidR="005127FC" w:rsidRPr="00802990">
        <w:rPr>
          <w:rFonts w:ascii="Times" w:eastAsia="Times New Roman" w:hAnsi="Times" w:cs="Times New Roman"/>
          <w:sz w:val="22"/>
          <w:szCs w:val="22"/>
          <w:shd w:val="clear" w:color="auto" w:fill="FFFFFF"/>
          <w:lang w:val="en-GB"/>
        </w:rPr>
        <w:t>by</w:t>
      </w:r>
      <w:r w:rsidR="00FA36AE" w:rsidRPr="00802990">
        <w:rPr>
          <w:rFonts w:ascii="Times" w:eastAsia="Times New Roman" w:hAnsi="Times" w:cs="Times New Roman"/>
          <w:sz w:val="22"/>
          <w:szCs w:val="22"/>
          <w:shd w:val="clear" w:color="auto" w:fill="FFFFFF"/>
          <w:lang w:val="en-GB"/>
        </w:rPr>
        <w:t xml:space="preserve"> </w:t>
      </w:r>
      <w:r w:rsidR="00673F5C" w:rsidRPr="00802990">
        <w:rPr>
          <w:rFonts w:ascii="Times" w:eastAsia="Times New Roman" w:hAnsi="Times" w:cs="Times New Roman"/>
          <w:sz w:val="22"/>
          <w:szCs w:val="22"/>
          <w:shd w:val="clear" w:color="auto" w:fill="FFFFFF"/>
          <w:lang w:val="en-GB"/>
        </w:rPr>
        <w:t>HTML</w:t>
      </w:r>
      <w:r w:rsidR="00F82530" w:rsidRPr="00802990">
        <w:rPr>
          <w:rFonts w:ascii="Times" w:eastAsia="Times New Roman" w:hAnsi="Times" w:cs="Times New Roman"/>
          <w:sz w:val="22"/>
          <w:szCs w:val="22"/>
          <w:shd w:val="clear" w:color="auto" w:fill="FFFFFF"/>
          <w:lang w:val="en-GB"/>
        </w:rPr>
        <w:t>5</w:t>
      </w:r>
      <w:r w:rsidR="00673F5C" w:rsidRPr="00802990">
        <w:rPr>
          <w:rFonts w:ascii="Times" w:eastAsia="Times New Roman" w:hAnsi="Times" w:cs="Times New Roman"/>
          <w:sz w:val="22"/>
          <w:szCs w:val="22"/>
          <w:shd w:val="clear" w:color="auto" w:fill="FFFFFF"/>
          <w:lang w:val="en-GB"/>
        </w:rPr>
        <w:t xml:space="preserve"> and CSS. </w:t>
      </w:r>
      <w:r w:rsidR="00D07A2F" w:rsidRPr="00802990">
        <w:rPr>
          <w:rFonts w:ascii="Times" w:eastAsia="Times New Roman" w:hAnsi="Times" w:cs="Times New Roman"/>
          <w:sz w:val="22"/>
          <w:szCs w:val="22"/>
          <w:shd w:val="clear" w:color="auto" w:fill="FFFFFF"/>
          <w:lang w:val="en-GB"/>
        </w:rPr>
        <w:t>In order to ease maintenance and achie</w:t>
      </w:r>
      <w:r w:rsidR="00981657" w:rsidRPr="00802990">
        <w:rPr>
          <w:rFonts w:ascii="Times" w:eastAsia="Times New Roman" w:hAnsi="Times" w:cs="Times New Roman"/>
          <w:sz w:val="22"/>
          <w:szCs w:val="22"/>
          <w:shd w:val="clear" w:color="auto" w:fill="FFFFFF"/>
          <w:lang w:val="en-GB"/>
        </w:rPr>
        <w:t>ve maximum efficiency, the Style, Behaviour and S</w:t>
      </w:r>
      <w:r w:rsidR="00D07A2F" w:rsidRPr="00802990">
        <w:rPr>
          <w:rFonts w:ascii="Times" w:eastAsia="Times New Roman" w:hAnsi="Times" w:cs="Times New Roman"/>
          <w:sz w:val="22"/>
          <w:szCs w:val="22"/>
          <w:shd w:val="clear" w:color="auto" w:fill="FFFFFF"/>
          <w:lang w:val="en-GB"/>
        </w:rPr>
        <w:t xml:space="preserve">tructure are clearly separated. </w:t>
      </w:r>
      <w:r w:rsidR="005127FC" w:rsidRPr="00802990">
        <w:rPr>
          <w:rFonts w:ascii="Times" w:eastAsia="Times New Roman" w:hAnsi="Times" w:cs="Times New Roman"/>
          <w:sz w:val="22"/>
          <w:szCs w:val="22"/>
          <w:shd w:val="clear" w:color="auto" w:fill="FFFFFF"/>
          <w:lang w:val="en-GB"/>
        </w:rPr>
        <w:t>The S</w:t>
      </w:r>
      <w:r w:rsidR="00FA36AE" w:rsidRPr="00802990">
        <w:rPr>
          <w:rFonts w:ascii="Times" w:eastAsia="Times New Roman" w:hAnsi="Times" w:cs="Times New Roman"/>
          <w:sz w:val="22"/>
          <w:szCs w:val="22"/>
          <w:shd w:val="clear" w:color="auto" w:fill="FFFFFF"/>
          <w:lang w:val="en-GB"/>
        </w:rPr>
        <w:t>tyle</w:t>
      </w:r>
      <w:r w:rsidR="00D07A2F" w:rsidRPr="00802990">
        <w:rPr>
          <w:rFonts w:ascii="Times" w:eastAsia="Times New Roman" w:hAnsi="Times" w:cs="Times New Roman"/>
          <w:sz w:val="22"/>
          <w:szCs w:val="22"/>
          <w:shd w:val="clear" w:color="auto" w:fill="FFFFFF"/>
          <w:lang w:val="en-GB"/>
        </w:rPr>
        <w:t xml:space="preserve"> </w:t>
      </w:r>
      <w:r w:rsidR="005127FC" w:rsidRPr="00802990">
        <w:rPr>
          <w:rFonts w:ascii="Times" w:eastAsia="Times New Roman" w:hAnsi="Times" w:cs="Times New Roman"/>
          <w:sz w:val="22"/>
          <w:szCs w:val="22"/>
          <w:shd w:val="clear" w:color="auto" w:fill="FFFFFF"/>
          <w:lang w:val="en-GB"/>
        </w:rPr>
        <w:t>includes links of imported style sheets or e</w:t>
      </w:r>
      <w:r w:rsidR="00C64FC2" w:rsidRPr="00802990">
        <w:rPr>
          <w:rFonts w:ascii="Times" w:eastAsia="Times New Roman" w:hAnsi="Times" w:cs="Times New Roman"/>
          <w:sz w:val="22"/>
          <w:szCs w:val="22"/>
          <w:shd w:val="clear" w:color="auto" w:fill="FFFFFF"/>
          <w:lang w:val="en-GB"/>
        </w:rPr>
        <w:t>xternal CSS files.  The Behaviou</w:t>
      </w:r>
      <w:r w:rsidR="005127FC" w:rsidRPr="00802990">
        <w:rPr>
          <w:rFonts w:ascii="Times" w:eastAsia="Times New Roman" w:hAnsi="Times" w:cs="Times New Roman"/>
          <w:sz w:val="22"/>
          <w:szCs w:val="22"/>
          <w:shd w:val="clear" w:color="auto" w:fill="FFFFFF"/>
          <w:lang w:val="en-GB"/>
        </w:rPr>
        <w:t xml:space="preserve">r includes links to local script elements or imported </w:t>
      </w:r>
      <w:r w:rsidR="00981657" w:rsidRPr="00802990">
        <w:rPr>
          <w:rFonts w:ascii="Times" w:eastAsia="Times New Roman" w:hAnsi="Times" w:cs="Times New Roman"/>
          <w:sz w:val="22"/>
          <w:szCs w:val="22"/>
          <w:shd w:val="clear" w:color="auto" w:fill="FFFFFF"/>
          <w:lang w:val="en-GB"/>
        </w:rPr>
        <w:t>JavaScript</w:t>
      </w:r>
      <w:r w:rsidR="005127FC" w:rsidRPr="00802990">
        <w:rPr>
          <w:rFonts w:ascii="Times" w:eastAsia="Times New Roman" w:hAnsi="Times" w:cs="Times New Roman"/>
          <w:sz w:val="22"/>
          <w:szCs w:val="22"/>
          <w:shd w:val="clear" w:color="auto" w:fill="FFFFFF"/>
          <w:lang w:val="en-GB"/>
        </w:rPr>
        <w:t xml:space="preserve"> files.  Finally, the Structure includes the HTML structural elements. </w:t>
      </w:r>
    </w:p>
    <w:p w14:paraId="08350F2C" w14:textId="77777777" w:rsidR="00940B23" w:rsidRPr="00802990" w:rsidRDefault="00940B23" w:rsidP="00802990">
      <w:pPr>
        <w:pStyle w:val="ListParagraph"/>
        <w:spacing w:line="360" w:lineRule="auto"/>
        <w:ind w:left="1843"/>
        <w:jc w:val="both"/>
        <w:rPr>
          <w:rFonts w:ascii="Times" w:eastAsia="Times New Roman" w:hAnsi="Times" w:cs="Times New Roman"/>
          <w:sz w:val="22"/>
          <w:szCs w:val="22"/>
          <w:shd w:val="clear" w:color="auto" w:fill="FFFFFF"/>
          <w:lang w:val="en-GB"/>
        </w:rPr>
      </w:pPr>
    </w:p>
    <w:p w14:paraId="71336074" w14:textId="09C5D3F8" w:rsidR="00306342" w:rsidRPr="00802990" w:rsidRDefault="00940B23" w:rsidP="00802990">
      <w:pPr>
        <w:pStyle w:val="ListParagraph"/>
        <w:spacing w:line="360" w:lineRule="auto"/>
        <w:ind w:left="1843"/>
        <w:jc w:val="both"/>
        <w:rPr>
          <w:rFonts w:ascii="Times" w:eastAsia="Times New Roman" w:hAnsi="Times" w:cs="Times New Roman"/>
          <w:sz w:val="22"/>
          <w:szCs w:val="22"/>
          <w:shd w:val="clear" w:color="auto" w:fill="FFFFFF"/>
          <w:lang w:val="en-GB"/>
        </w:rPr>
      </w:pPr>
      <w:r w:rsidRPr="00802990">
        <w:rPr>
          <w:rFonts w:ascii="Times" w:hAnsi="Times" w:cs="Times New Roman"/>
          <w:noProof/>
          <w:sz w:val="22"/>
          <w:szCs w:val="22"/>
        </w:rPr>
        <mc:AlternateContent>
          <mc:Choice Requires="wps">
            <w:drawing>
              <wp:anchor distT="0" distB="0" distL="114300" distR="114300" simplePos="0" relativeHeight="251675648" behindDoc="0" locked="0" layoutInCell="1" allowOverlap="1" wp14:anchorId="48CC776F" wp14:editId="5A030C3F">
                <wp:simplePos x="0" y="0"/>
                <wp:positionH relativeFrom="column">
                  <wp:posOffset>3200400</wp:posOffset>
                </wp:positionH>
                <wp:positionV relativeFrom="paragraph">
                  <wp:posOffset>54610</wp:posOffset>
                </wp:positionV>
                <wp:extent cx="2628900" cy="171450"/>
                <wp:effectExtent l="0" t="0" r="12700" b="6350"/>
                <wp:wrapTight wrapText="bothSides">
                  <wp:wrapPolygon edited="0">
                    <wp:start x="0" y="0"/>
                    <wp:lineTo x="0" y="19200"/>
                    <wp:lineTo x="21496" y="19200"/>
                    <wp:lineTo x="21496"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2628900" cy="171450"/>
                        </a:xfrm>
                        <a:custGeom>
                          <a:avLst/>
                          <a:gdLst>
                            <a:gd name="connsiteX0" fmla="*/ 0 w 1485900"/>
                            <a:gd name="connsiteY0" fmla="*/ 0 h 394970"/>
                            <a:gd name="connsiteX1" fmla="*/ 1485900 w 1485900"/>
                            <a:gd name="connsiteY1" fmla="*/ 0 h 394970"/>
                            <a:gd name="connsiteX2" fmla="*/ 1485900 w 1485900"/>
                            <a:gd name="connsiteY2" fmla="*/ 394970 h 394970"/>
                            <a:gd name="connsiteX3" fmla="*/ 0 w 1485900"/>
                            <a:gd name="connsiteY3" fmla="*/ 394970 h 394970"/>
                            <a:gd name="connsiteX4" fmla="*/ 0 w 1485900"/>
                            <a:gd name="connsiteY4" fmla="*/ 0 h 394970"/>
                            <a:gd name="connsiteX0" fmla="*/ 228600 w 1714500"/>
                            <a:gd name="connsiteY0" fmla="*/ 0 h 514350"/>
                            <a:gd name="connsiteX1" fmla="*/ 1714500 w 1714500"/>
                            <a:gd name="connsiteY1" fmla="*/ 0 h 514350"/>
                            <a:gd name="connsiteX2" fmla="*/ 1714500 w 1714500"/>
                            <a:gd name="connsiteY2" fmla="*/ 394970 h 514350"/>
                            <a:gd name="connsiteX3" fmla="*/ 0 w 1714500"/>
                            <a:gd name="connsiteY3" fmla="*/ 514350 h 514350"/>
                            <a:gd name="connsiteX4" fmla="*/ 228600 w 1714500"/>
                            <a:gd name="connsiteY4" fmla="*/ 0 h 514350"/>
                            <a:gd name="connsiteX0" fmla="*/ 0 w 1485900"/>
                            <a:gd name="connsiteY0" fmla="*/ 0 h 400050"/>
                            <a:gd name="connsiteX1" fmla="*/ 1485900 w 1485900"/>
                            <a:gd name="connsiteY1" fmla="*/ 0 h 400050"/>
                            <a:gd name="connsiteX2" fmla="*/ 1485900 w 1485900"/>
                            <a:gd name="connsiteY2" fmla="*/ 394970 h 400050"/>
                            <a:gd name="connsiteX3" fmla="*/ 342900 w 1485900"/>
                            <a:gd name="connsiteY3" fmla="*/ 400050 h 400050"/>
                            <a:gd name="connsiteX4" fmla="*/ 0 w 1485900"/>
                            <a:gd name="connsiteY4" fmla="*/ 0 h 400050"/>
                            <a:gd name="connsiteX0" fmla="*/ 0 w 1485900"/>
                            <a:gd name="connsiteY0" fmla="*/ 0 h 400050"/>
                            <a:gd name="connsiteX1" fmla="*/ 1485900 w 1485900"/>
                            <a:gd name="connsiteY1" fmla="*/ 0 h 400050"/>
                            <a:gd name="connsiteX2" fmla="*/ 1485900 w 1485900"/>
                            <a:gd name="connsiteY2" fmla="*/ 394970 h 400050"/>
                            <a:gd name="connsiteX3" fmla="*/ 0 w 1485900"/>
                            <a:gd name="connsiteY3" fmla="*/ 400050 h 400050"/>
                            <a:gd name="connsiteX4" fmla="*/ 0 w 1485900"/>
                            <a:gd name="connsiteY4" fmla="*/ 0 h 4000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85900" h="400050">
                              <a:moveTo>
                                <a:pt x="0" y="0"/>
                              </a:moveTo>
                              <a:lnTo>
                                <a:pt x="1485900" y="0"/>
                              </a:lnTo>
                              <a:lnTo>
                                <a:pt x="1485900" y="394970"/>
                              </a:lnTo>
                              <a:lnTo>
                                <a:pt x="0" y="400050"/>
                              </a:lnTo>
                              <a:lnTo>
                                <a:pt x="0" y="0"/>
                              </a:lnTo>
                              <a:close/>
                            </a:path>
                          </a:pathLst>
                        </a:custGeom>
                        <a:solidFill>
                          <a:prstClr val="white"/>
                        </a:solidFill>
                        <a:ln>
                          <a:noFill/>
                        </a:ln>
                        <a:effectLst/>
                        <a:extLst>
                          <a:ext uri="{C572A759-6A51-4108-AA02-DFA0A04FC94B}">
                            <ma14:wrappingTextBoxFlag xmlns:ma14="http://schemas.microsoft.com/office/mac/drawingml/2011/main"/>
                          </a:ext>
                        </a:extLst>
                      </wps:spPr>
                      <wps:txbx>
                        <w:txbxContent>
                          <w:p w14:paraId="2DB21CE3" w14:textId="74AF844A" w:rsidR="0061539A" w:rsidRPr="00306342" w:rsidRDefault="0061539A" w:rsidP="00306342">
                            <w:pPr>
                              <w:pStyle w:val="Caption"/>
                              <w:rPr>
                                <w:b w:val="0"/>
                                <w:noProof/>
                                <w:color w:val="auto"/>
                              </w:rPr>
                            </w:pPr>
                            <w:r>
                              <w:rPr>
                                <w:b w:val="0"/>
                                <w:color w:val="auto"/>
                              </w:rPr>
                              <w:t xml:space="preserve">Figure 4: </w:t>
                            </w:r>
                            <w:r w:rsidRPr="00306342">
                              <w:rPr>
                                <w:b w:val="0"/>
                                <w:color w:val="auto"/>
                              </w:rPr>
                              <w:t xml:space="preserve">Separation of Style, Behavior, Structure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6" style="position:absolute;left:0;text-align:left;margin-left:252pt;margin-top:4.3pt;width:207pt;height: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485900,40005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" adj="-11796480,,5400" path="m0,0l1485900,,1485900,394970,,400050,,0xe" stroked="f">
                <v:stroke joinstyle="miter"/>
                <v:formulas/>
                <v:path arrowok="t" o:connecttype="custom" o:connectlocs="0,0;2628900,0;2628900,169273;0,171450;0,0" o:connectangles="0,0,0,0,0" textboxrect="0,0,1485900,400050"/>
                <v:textbox inset="0,0,0,0">
                  <w:txbxContent>
                    <w:p w14:paraId="2DB21CE3" w14:textId="74AF844A" w:rsidR="0061539A" w:rsidRPr="00306342" w:rsidRDefault="0061539A" w:rsidP="00306342">
                      <w:pPr>
                        <w:pStyle w:val="Caption"/>
                        <w:rPr>
                          <w:b w:val="0"/>
                          <w:noProof/>
                          <w:color w:val="auto"/>
                        </w:rPr>
                      </w:pPr>
                      <w:r>
                        <w:rPr>
                          <w:b w:val="0"/>
                          <w:color w:val="auto"/>
                        </w:rPr>
                        <w:t xml:space="preserve">Figure 4: </w:t>
                      </w:r>
                      <w:r w:rsidRPr="00306342">
                        <w:rPr>
                          <w:b w:val="0"/>
                          <w:color w:val="auto"/>
                        </w:rPr>
                        <w:t xml:space="preserve">Separation of Style, Behavior, Structure </w:t>
                      </w:r>
                    </w:p>
                  </w:txbxContent>
                </v:textbox>
                <w10:wrap type="tight"/>
              </v:shape>
            </w:pict>
          </mc:Fallback>
        </mc:AlternateContent>
      </w:r>
    </w:p>
    <w:p w14:paraId="6B8FB684" w14:textId="65A6F24E" w:rsidR="000750D5" w:rsidRPr="00802990" w:rsidRDefault="000750D5" w:rsidP="00802990">
      <w:pPr>
        <w:pStyle w:val="ListParagraph"/>
        <w:numPr>
          <w:ilvl w:val="0"/>
          <w:numId w:val="5"/>
        </w:numPr>
        <w:spacing w:line="360" w:lineRule="auto"/>
        <w:ind w:left="709" w:hanging="283"/>
        <w:jc w:val="both"/>
        <w:rPr>
          <w:rFonts w:ascii="Times" w:eastAsia="Times New Roman" w:hAnsi="Times" w:cs="Times New Roman"/>
          <w:i/>
          <w:sz w:val="22"/>
          <w:szCs w:val="22"/>
          <w:shd w:val="clear" w:color="auto" w:fill="FFFFFF"/>
          <w:lang w:val="en-GB"/>
        </w:rPr>
      </w:pPr>
      <w:r w:rsidRPr="00802990">
        <w:rPr>
          <w:rFonts w:ascii="Times" w:eastAsia="Times New Roman" w:hAnsi="Times" w:cs="Times New Roman"/>
          <w:i/>
          <w:sz w:val="22"/>
          <w:szCs w:val="22"/>
          <w:shd w:val="clear" w:color="auto" w:fill="FFFFFF"/>
          <w:lang w:val="en-GB"/>
        </w:rPr>
        <w:t xml:space="preserve">Security layer: </w:t>
      </w:r>
      <w:r w:rsidR="00981657" w:rsidRPr="00802990">
        <w:rPr>
          <w:rFonts w:ascii="Times" w:eastAsia="Times New Roman" w:hAnsi="Times" w:cs="Times New Roman"/>
          <w:sz w:val="22"/>
          <w:szCs w:val="22"/>
          <w:shd w:val="clear" w:color="auto" w:fill="FFFFFF"/>
          <w:lang w:val="en-GB"/>
        </w:rPr>
        <w:t xml:space="preserve">it </w:t>
      </w:r>
      <w:r w:rsidR="00F82530" w:rsidRPr="00802990">
        <w:rPr>
          <w:rFonts w:ascii="Times" w:eastAsia="Times New Roman" w:hAnsi="Times" w:cs="Times New Roman"/>
          <w:sz w:val="22"/>
          <w:szCs w:val="22"/>
          <w:shd w:val="clear" w:color="auto" w:fill="FFFFFF"/>
          <w:lang w:val="en-GB"/>
        </w:rPr>
        <w:t xml:space="preserve">deals with security </w:t>
      </w:r>
      <w:r w:rsidR="00954078" w:rsidRPr="00802990">
        <w:rPr>
          <w:rFonts w:ascii="Times" w:eastAsia="Times New Roman" w:hAnsi="Times" w:cs="Times New Roman"/>
          <w:sz w:val="22"/>
          <w:szCs w:val="22"/>
          <w:shd w:val="clear" w:color="auto" w:fill="FFFFFF"/>
          <w:lang w:val="en-GB"/>
        </w:rPr>
        <w:t xml:space="preserve">concerns and it’s </w:t>
      </w:r>
      <w:r w:rsidR="00981657" w:rsidRPr="00802990">
        <w:rPr>
          <w:rFonts w:ascii="Times" w:eastAsia="Times New Roman" w:hAnsi="Times" w:cs="Times New Roman"/>
          <w:sz w:val="22"/>
          <w:szCs w:val="22"/>
          <w:shd w:val="clear" w:color="auto" w:fill="FFFFFF"/>
          <w:lang w:val="en-GB"/>
        </w:rPr>
        <w:t xml:space="preserve">implemented in layers </w:t>
      </w:r>
      <w:r w:rsidR="00954078" w:rsidRPr="00802990">
        <w:rPr>
          <w:rFonts w:ascii="Times" w:eastAsia="Times New Roman" w:hAnsi="Times" w:cs="Times New Roman"/>
          <w:sz w:val="22"/>
          <w:szCs w:val="22"/>
          <w:shd w:val="clear" w:color="auto" w:fill="FFFFFF"/>
          <w:lang w:val="en-GB"/>
        </w:rPr>
        <w:t>using a number of technological controls</w:t>
      </w:r>
      <w:r w:rsidR="00981657" w:rsidRPr="00802990">
        <w:rPr>
          <w:rFonts w:ascii="Times" w:eastAsia="Times New Roman" w:hAnsi="Times" w:cs="Times New Roman"/>
          <w:sz w:val="22"/>
          <w:szCs w:val="22"/>
          <w:shd w:val="clear" w:color="auto" w:fill="FFFFFF"/>
          <w:lang w:val="en-GB"/>
        </w:rPr>
        <w:t xml:space="preserve">. </w:t>
      </w:r>
      <w:r w:rsidR="00954078" w:rsidRPr="00802990">
        <w:rPr>
          <w:rFonts w:ascii="Times" w:eastAsia="Times New Roman" w:hAnsi="Times" w:cs="Times New Roman"/>
          <w:sz w:val="22"/>
          <w:szCs w:val="22"/>
          <w:shd w:val="clear" w:color="auto" w:fill="FFFFFF"/>
          <w:lang w:val="en-GB"/>
        </w:rPr>
        <w:t xml:space="preserve"> First, the use of the University of Surrey email address restricts access only to students and staff of the University. Then, upon login, a</w:t>
      </w:r>
      <w:r w:rsidRPr="00802990">
        <w:rPr>
          <w:rFonts w:ascii="Times" w:eastAsia="Times New Roman" w:hAnsi="Times" w:cs="Times New Roman"/>
          <w:sz w:val="22"/>
          <w:szCs w:val="22"/>
          <w:shd w:val="clear" w:color="auto" w:fill="FFFFFF"/>
          <w:lang w:val="en-GB"/>
        </w:rPr>
        <w:t>uthentication</w:t>
      </w:r>
      <w:r w:rsidR="000526C3" w:rsidRPr="00802990">
        <w:rPr>
          <w:rFonts w:ascii="Times" w:eastAsia="Times New Roman" w:hAnsi="Times" w:cs="Times New Roman"/>
          <w:sz w:val="22"/>
          <w:szCs w:val="22"/>
          <w:shd w:val="clear" w:color="auto" w:fill="FFFFFF"/>
          <w:lang w:val="en-GB"/>
        </w:rPr>
        <w:t xml:space="preserve"> </w:t>
      </w:r>
      <w:r w:rsidR="00954078" w:rsidRPr="00802990">
        <w:rPr>
          <w:rFonts w:ascii="Times" w:eastAsia="Times New Roman" w:hAnsi="Times" w:cs="Times New Roman"/>
          <w:sz w:val="22"/>
          <w:szCs w:val="22"/>
          <w:shd w:val="clear" w:color="auto" w:fill="FFFFFF"/>
          <w:lang w:val="en-GB"/>
        </w:rPr>
        <w:t xml:space="preserve">of the user </w:t>
      </w:r>
      <w:r w:rsidR="000526C3" w:rsidRPr="00802990">
        <w:rPr>
          <w:rFonts w:ascii="Times" w:eastAsia="Times New Roman" w:hAnsi="Times" w:cs="Times New Roman"/>
          <w:sz w:val="22"/>
          <w:szCs w:val="22"/>
          <w:shd w:val="clear" w:color="auto" w:fill="FFFFFF"/>
          <w:lang w:val="en-GB"/>
        </w:rPr>
        <w:t xml:space="preserve">and </w:t>
      </w:r>
      <w:r w:rsidR="00954078" w:rsidRPr="00802990">
        <w:rPr>
          <w:rFonts w:ascii="Times" w:eastAsia="Times New Roman" w:hAnsi="Times" w:cs="Times New Roman"/>
          <w:sz w:val="22"/>
          <w:szCs w:val="22"/>
          <w:shd w:val="clear" w:color="auto" w:fill="FFFFFF"/>
          <w:lang w:val="en-GB"/>
        </w:rPr>
        <w:t>authorization to access the website is applied. Spring MVC framework libraries also provide security</w:t>
      </w:r>
      <w:r w:rsidR="000526C3" w:rsidRPr="00802990">
        <w:rPr>
          <w:rFonts w:ascii="Times" w:eastAsia="Times New Roman" w:hAnsi="Times" w:cs="Times New Roman"/>
          <w:sz w:val="22"/>
          <w:szCs w:val="22"/>
          <w:shd w:val="clear" w:color="auto" w:fill="FFFFFF"/>
          <w:lang w:val="en-GB"/>
        </w:rPr>
        <w:t xml:space="preserve">. </w:t>
      </w:r>
      <w:r w:rsidR="00954078" w:rsidRPr="00802990">
        <w:rPr>
          <w:rFonts w:ascii="Times" w:eastAsia="Times New Roman" w:hAnsi="Times" w:cs="Times New Roman"/>
          <w:sz w:val="22"/>
          <w:szCs w:val="22"/>
          <w:shd w:val="clear" w:color="auto" w:fill="FFFFFF"/>
          <w:lang w:val="en-GB"/>
        </w:rPr>
        <w:t xml:space="preserve">Finally, </w:t>
      </w:r>
      <w:r w:rsidRPr="00802990">
        <w:rPr>
          <w:rFonts w:ascii="Times" w:eastAsia="Times New Roman" w:hAnsi="Times" w:cs="Times New Roman"/>
          <w:sz w:val="22"/>
          <w:szCs w:val="22"/>
          <w:shd w:val="clear" w:color="auto" w:fill="FFFFFF"/>
          <w:lang w:val="en-GB"/>
        </w:rPr>
        <w:t>H</w:t>
      </w:r>
      <w:r w:rsidR="000526C3" w:rsidRPr="00802990">
        <w:rPr>
          <w:rFonts w:ascii="Times" w:eastAsia="Times New Roman" w:hAnsi="Times" w:cs="Times New Roman"/>
          <w:sz w:val="22"/>
          <w:szCs w:val="22"/>
          <w:shd w:val="clear" w:color="auto" w:fill="FFFFFF"/>
          <w:lang w:val="en-GB"/>
        </w:rPr>
        <w:t>yper Text Protocol Secure (H</w:t>
      </w:r>
      <w:r w:rsidRPr="00802990">
        <w:rPr>
          <w:rFonts w:ascii="Times" w:eastAsia="Times New Roman" w:hAnsi="Times" w:cs="Times New Roman"/>
          <w:sz w:val="22"/>
          <w:szCs w:val="22"/>
          <w:shd w:val="clear" w:color="auto" w:fill="FFFFFF"/>
          <w:lang w:val="en-GB"/>
        </w:rPr>
        <w:t>TTPS</w:t>
      </w:r>
      <w:r w:rsidR="00954078" w:rsidRPr="00802990">
        <w:rPr>
          <w:rFonts w:ascii="Times" w:eastAsia="Times New Roman" w:hAnsi="Times" w:cs="Times New Roman"/>
          <w:sz w:val="22"/>
          <w:szCs w:val="22"/>
          <w:shd w:val="clear" w:color="auto" w:fill="FFFFFF"/>
          <w:lang w:val="en-GB"/>
        </w:rPr>
        <w:t xml:space="preserve">) is used </w:t>
      </w:r>
      <w:r w:rsidR="000526C3" w:rsidRPr="00802990">
        <w:rPr>
          <w:rFonts w:ascii="Times" w:eastAsia="Times New Roman" w:hAnsi="Times" w:cs="Times New Roman"/>
          <w:sz w:val="22"/>
          <w:szCs w:val="22"/>
          <w:shd w:val="clear" w:color="auto" w:fill="FFFFFF"/>
          <w:lang w:val="en-GB"/>
        </w:rPr>
        <w:t>as a communication protocol for secure communication over the network</w:t>
      </w:r>
      <w:r w:rsidRPr="00802990">
        <w:rPr>
          <w:rFonts w:ascii="Times" w:eastAsia="Times New Roman" w:hAnsi="Times" w:cs="Times New Roman"/>
          <w:sz w:val="22"/>
          <w:szCs w:val="22"/>
          <w:shd w:val="clear" w:color="auto" w:fill="FFFFFF"/>
          <w:lang w:val="en-GB"/>
        </w:rPr>
        <w:t>.</w:t>
      </w:r>
    </w:p>
    <w:p w14:paraId="18D6E46C" w14:textId="63657AEF" w:rsidR="00E02134" w:rsidRPr="00802990" w:rsidRDefault="000750D5" w:rsidP="00802990">
      <w:pPr>
        <w:pStyle w:val="ListParagraph"/>
        <w:numPr>
          <w:ilvl w:val="0"/>
          <w:numId w:val="5"/>
        </w:numPr>
        <w:spacing w:line="360" w:lineRule="auto"/>
        <w:ind w:left="709" w:hanging="283"/>
        <w:jc w:val="both"/>
        <w:rPr>
          <w:rFonts w:ascii="Times" w:eastAsia="Times New Roman" w:hAnsi="Times" w:cs="Times New Roman"/>
          <w:i/>
          <w:sz w:val="22"/>
          <w:szCs w:val="22"/>
          <w:shd w:val="clear" w:color="auto" w:fill="FFFFFF"/>
          <w:lang w:val="en-GB"/>
        </w:rPr>
      </w:pPr>
      <w:r w:rsidRPr="00802990">
        <w:rPr>
          <w:rFonts w:ascii="Times" w:eastAsia="Times New Roman" w:hAnsi="Times" w:cs="Times New Roman"/>
          <w:i/>
          <w:sz w:val="22"/>
          <w:szCs w:val="22"/>
          <w:shd w:val="clear" w:color="auto" w:fill="FFFFFF"/>
          <w:lang w:val="en-GB"/>
        </w:rPr>
        <w:t>Business logic:</w:t>
      </w:r>
      <w:r w:rsidRPr="00802990">
        <w:rPr>
          <w:rFonts w:ascii="Times" w:eastAsia="Times New Roman" w:hAnsi="Times" w:cs="Times New Roman"/>
          <w:sz w:val="22"/>
          <w:szCs w:val="22"/>
          <w:shd w:val="clear" w:color="auto" w:fill="FFFFFF"/>
          <w:lang w:val="en-GB"/>
        </w:rPr>
        <w:t xml:space="preserve"> </w:t>
      </w:r>
      <w:r w:rsidR="00954078" w:rsidRPr="00802990">
        <w:rPr>
          <w:rFonts w:ascii="Times" w:eastAsia="Times New Roman" w:hAnsi="Times" w:cs="Times New Roman"/>
          <w:sz w:val="22"/>
          <w:szCs w:val="22"/>
          <w:shd w:val="clear" w:color="auto" w:fill="FFFFFF"/>
          <w:lang w:val="en-GB"/>
        </w:rPr>
        <w:t xml:space="preserve">it </w:t>
      </w:r>
      <w:r w:rsidR="00E02134" w:rsidRPr="00802990">
        <w:rPr>
          <w:rFonts w:ascii="Times" w:eastAsia="Times New Roman" w:hAnsi="Times" w:cs="Times New Roman"/>
          <w:sz w:val="22"/>
          <w:szCs w:val="22"/>
          <w:shd w:val="clear" w:color="auto" w:fill="FFFFFF"/>
          <w:lang w:val="en-GB"/>
        </w:rPr>
        <w:t>consists of Spring MVC framework controllers and services</w:t>
      </w:r>
      <w:r w:rsidRPr="00802990">
        <w:rPr>
          <w:rFonts w:ascii="Times" w:eastAsia="Times New Roman" w:hAnsi="Times" w:cs="Times New Roman"/>
          <w:sz w:val="22"/>
          <w:szCs w:val="22"/>
          <w:shd w:val="clear" w:color="auto" w:fill="FFFFFF"/>
          <w:lang w:val="en-GB"/>
        </w:rPr>
        <w:t xml:space="preserve">. </w:t>
      </w:r>
      <w:r w:rsidR="00954078" w:rsidRPr="00802990">
        <w:rPr>
          <w:rFonts w:ascii="Times" w:eastAsia="Times New Roman" w:hAnsi="Times" w:cs="Times New Roman"/>
          <w:sz w:val="22"/>
          <w:szCs w:val="22"/>
          <w:shd w:val="clear" w:color="auto" w:fill="FFFFFF"/>
          <w:lang w:val="en-GB"/>
        </w:rPr>
        <w:t xml:space="preserve">The business logic </w:t>
      </w:r>
      <w:r w:rsidR="00E02134" w:rsidRPr="00802990">
        <w:rPr>
          <w:rFonts w:ascii="Times" w:eastAsia="Times New Roman" w:hAnsi="Times" w:cs="Times New Roman"/>
          <w:sz w:val="22"/>
          <w:szCs w:val="22"/>
          <w:shd w:val="clear" w:color="auto" w:fill="FFFFFF"/>
          <w:lang w:val="en-GB"/>
        </w:rPr>
        <w:t>receives the incoming information, performs specific operations and defines the content that needs to be returned to the user ensuring that the required functionalities are always available.</w:t>
      </w:r>
    </w:p>
    <w:p w14:paraId="2A584448" w14:textId="3EEFC9EC" w:rsidR="000750D5" w:rsidRPr="00802990" w:rsidRDefault="000750D5" w:rsidP="00802990">
      <w:pPr>
        <w:pStyle w:val="ListParagraph"/>
        <w:numPr>
          <w:ilvl w:val="0"/>
          <w:numId w:val="5"/>
        </w:numPr>
        <w:spacing w:line="360" w:lineRule="auto"/>
        <w:ind w:left="709" w:hanging="283"/>
        <w:jc w:val="both"/>
        <w:rPr>
          <w:rFonts w:ascii="Times" w:eastAsia="Times New Roman" w:hAnsi="Times" w:cs="Times New Roman"/>
          <w:i/>
          <w:sz w:val="22"/>
          <w:szCs w:val="22"/>
          <w:shd w:val="clear" w:color="auto" w:fill="FFFFFF"/>
          <w:lang w:val="en-GB"/>
        </w:rPr>
      </w:pPr>
      <w:r w:rsidRPr="00802990">
        <w:rPr>
          <w:rFonts w:ascii="Times" w:eastAsia="Times New Roman" w:hAnsi="Times" w:cs="Times New Roman"/>
          <w:i/>
          <w:sz w:val="22"/>
          <w:szCs w:val="22"/>
          <w:shd w:val="clear" w:color="auto" w:fill="FFFFFF"/>
          <w:lang w:val="en-GB"/>
        </w:rPr>
        <w:t xml:space="preserve">Database layer: </w:t>
      </w:r>
      <w:r w:rsidR="00701C06" w:rsidRPr="00802990">
        <w:rPr>
          <w:rFonts w:ascii="Times" w:eastAsia="Times New Roman" w:hAnsi="Times" w:cs="Times New Roman"/>
          <w:sz w:val="22"/>
          <w:szCs w:val="22"/>
          <w:shd w:val="clear" w:color="auto" w:fill="FFFFFF"/>
          <w:lang w:val="en-GB"/>
        </w:rPr>
        <w:t xml:space="preserve">it consists of the </w:t>
      </w:r>
      <w:r w:rsidRPr="00802990">
        <w:rPr>
          <w:rFonts w:ascii="Times" w:eastAsia="Times New Roman" w:hAnsi="Times" w:cs="Times New Roman"/>
          <w:sz w:val="22"/>
          <w:szCs w:val="22"/>
          <w:shd w:val="clear" w:color="auto" w:fill="FFFFFF"/>
          <w:lang w:val="en-GB"/>
        </w:rPr>
        <w:t>MySQL</w:t>
      </w:r>
      <w:r w:rsidR="00701C06" w:rsidRPr="00802990">
        <w:rPr>
          <w:rFonts w:ascii="Times" w:eastAsia="Times New Roman" w:hAnsi="Times" w:cs="Times New Roman"/>
          <w:sz w:val="22"/>
          <w:szCs w:val="22"/>
          <w:shd w:val="clear" w:color="auto" w:fill="FFFFFF"/>
          <w:lang w:val="en-GB"/>
        </w:rPr>
        <w:t xml:space="preserve"> database</w:t>
      </w:r>
      <w:r w:rsidRPr="00802990">
        <w:rPr>
          <w:rFonts w:ascii="Times" w:eastAsia="Times New Roman" w:hAnsi="Times" w:cs="Times New Roman"/>
          <w:sz w:val="22"/>
          <w:szCs w:val="22"/>
          <w:shd w:val="clear" w:color="auto" w:fill="FFFFFF"/>
          <w:lang w:val="en-GB"/>
        </w:rPr>
        <w:t xml:space="preserve">. </w:t>
      </w:r>
    </w:p>
    <w:p w14:paraId="2F14F5D2" w14:textId="77777777" w:rsidR="001A0FC2" w:rsidRPr="00802990" w:rsidRDefault="001A0FC2" w:rsidP="00802990">
      <w:pPr>
        <w:spacing w:after="240" w:line="360" w:lineRule="auto"/>
        <w:ind w:left="709"/>
        <w:contextualSpacing/>
        <w:jc w:val="both"/>
        <w:rPr>
          <w:ins w:id="1866" w:author="Chara Katiri" w:date="2015-04-11T21:28:00Z"/>
          <w:rFonts w:ascii="Times" w:eastAsia="Times New Roman" w:hAnsi="Times" w:cs="Times New Roman"/>
          <w:sz w:val="22"/>
          <w:szCs w:val="22"/>
          <w:highlight w:val="yellow"/>
          <w:lang w:val="en-GB"/>
        </w:rPr>
      </w:pPr>
    </w:p>
    <w:p w14:paraId="3F9C1990" w14:textId="77777777" w:rsidR="003E44CE" w:rsidRPr="00802990" w:rsidRDefault="003E44CE" w:rsidP="00802990">
      <w:pPr>
        <w:spacing w:after="240" w:line="360" w:lineRule="auto"/>
        <w:ind w:left="709"/>
        <w:contextualSpacing/>
        <w:jc w:val="both"/>
        <w:rPr>
          <w:rFonts w:ascii="Times" w:eastAsia="Times New Roman" w:hAnsi="Times" w:cs="Times New Roman"/>
          <w:sz w:val="22"/>
          <w:szCs w:val="22"/>
          <w:highlight w:val="yellow"/>
          <w:lang w:val="en-GB"/>
        </w:rPr>
      </w:pPr>
    </w:p>
    <w:p w14:paraId="650E38FC" w14:textId="4C2E2EB1" w:rsidR="009D1FF3" w:rsidRPr="00802990" w:rsidRDefault="009D1FF3" w:rsidP="00802990">
      <w:pPr>
        <w:spacing w:after="240" w:line="360" w:lineRule="auto"/>
        <w:ind w:left="720" w:firstLine="720"/>
        <w:contextualSpacing/>
        <w:jc w:val="both"/>
        <w:rPr>
          <w:rFonts w:ascii="Times" w:eastAsia="Times New Roman" w:hAnsi="Times" w:cs="Times New Roman"/>
          <w:sz w:val="22"/>
          <w:szCs w:val="22"/>
          <w:lang w:val="en-GB"/>
        </w:rPr>
      </w:pPr>
      <w:commentRangeStart w:id="1867"/>
      <w:r w:rsidRPr="00802990">
        <w:rPr>
          <w:rFonts w:ascii="Times" w:eastAsia="Times New Roman" w:hAnsi="Times" w:cs="Times New Roman"/>
          <w:sz w:val="22"/>
          <w:szCs w:val="22"/>
          <w:lang w:val="en-GB"/>
        </w:rPr>
        <w:lastRenderedPageBreak/>
        <w:t>The typical Java-based Persistence Architecture consists of 5 layers: Application layer</w:t>
      </w:r>
      <w:ins w:id="1868" w:author="Chara Katiri" w:date="2015-04-11T21:28:00Z">
        <w:r w:rsidR="003E44CE" w:rsidRPr="00802990">
          <w:rPr>
            <w:rFonts w:ascii="Times" w:eastAsia="Times New Roman" w:hAnsi="Times" w:cs="Times New Roman"/>
            <w:sz w:val="22"/>
            <w:szCs w:val="22"/>
            <w:lang w:val="en-GB"/>
          </w:rPr>
          <w:t>,</w:t>
        </w:r>
      </w:ins>
      <w:r w:rsidRPr="00802990">
        <w:rPr>
          <w:rFonts w:ascii="Times" w:eastAsia="Times New Roman" w:hAnsi="Times" w:cs="Times New Roman"/>
          <w:sz w:val="22"/>
          <w:szCs w:val="22"/>
          <w:lang w:val="en-GB"/>
        </w:rPr>
        <w:t xml:space="preserve"> DAO</w:t>
      </w:r>
      <w:ins w:id="1869" w:author="Chara Katiri" w:date="2015-04-11T21:28:00Z">
        <w:r w:rsidR="003E44CE" w:rsidRPr="00802990">
          <w:rPr>
            <w:rFonts w:ascii="Times" w:eastAsia="Times New Roman" w:hAnsi="Times" w:cs="Times New Roman"/>
            <w:sz w:val="22"/>
            <w:szCs w:val="22"/>
            <w:lang w:val="en-GB"/>
          </w:rPr>
          <w:t xml:space="preserve">, </w:t>
        </w:r>
      </w:ins>
      <w:r w:rsidRPr="00802990">
        <w:rPr>
          <w:rFonts w:ascii="Times" w:eastAsia="Times New Roman" w:hAnsi="Times" w:cs="Times New Roman"/>
          <w:sz w:val="22"/>
          <w:szCs w:val="22"/>
          <w:lang w:val="en-GB"/>
        </w:rPr>
        <w:t>ORM</w:t>
      </w:r>
      <w:ins w:id="1870" w:author="Chara Katiri" w:date="2015-04-11T21:28:00Z">
        <w:r w:rsidR="003E44CE" w:rsidRPr="00802990">
          <w:rPr>
            <w:rFonts w:ascii="Times" w:eastAsia="Times New Roman" w:hAnsi="Times" w:cs="Times New Roman"/>
            <w:sz w:val="22"/>
            <w:szCs w:val="22"/>
            <w:lang w:val="en-GB"/>
          </w:rPr>
          <w:t xml:space="preserve">, </w:t>
        </w:r>
      </w:ins>
      <w:r w:rsidRPr="00802990">
        <w:rPr>
          <w:rFonts w:ascii="Times" w:eastAsia="Times New Roman" w:hAnsi="Times" w:cs="Times New Roman"/>
          <w:sz w:val="22"/>
          <w:szCs w:val="22"/>
          <w:lang w:val="en-GB"/>
        </w:rPr>
        <w:t>Data Source and</w:t>
      </w:r>
      <w:ins w:id="1871" w:author="Chara Katiri" w:date="2015-04-11T21:28:00Z">
        <w:r w:rsidR="003E44CE" w:rsidRPr="00802990">
          <w:rPr>
            <w:rFonts w:ascii="Times" w:eastAsia="Times New Roman" w:hAnsi="Times" w:cs="Times New Roman"/>
            <w:sz w:val="22"/>
            <w:szCs w:val="22"/>
            <w:lang w:val="en-GB"/>
          </w:rPr>
          <w:t xml:space="preserve"> </w:t>
        </w:r>
      </w:ins>
      <w:r w:rsidRPr="00802990">
        <w:rPr>
          <w:rFonts w:ascii="Times" w:eastAsia="Times New Roman" w:hAnsi="Times" w:cs="Times New Roman"/>
          <w:sz w:val="22"/>
          <w:szCs w:val="22"/>
          <w:lang w:val="en-GB"/>
        </w:rPr>
        <w:t>Database</w:t>
      </w:r>
      <w:ins w:id="1872" w:author="Chara Katiri" w:date="2015-04-11T20:52:00Z">
        <w:r w:rsidR="00BB7121" w:rsidRPr="00802990">
          <w:rPr>
            <w:rFonts w:ascii="Times" w:eastAsia="Times New Roman" w:hAnsi="Times" w:cs="Times New Roman"/>
            <w:sz w:val="22"/>
            <w:szCs w:val="22"/>
            <w:lang w:val="en-GB"/>
          </w:rPr>
          <w:t xml:space="preserve">. </w:t>
        </w:r>
      </w:ins>
      <w:ins w:id="1873" w:author="Chara Katiri" w:date="2015-04-11T20:51:00Z">
        <w:r w:rsidR="00BB7121" w:rsidRPr="00802990">
          <w:rPr>
            <w:rFonts w:ascii="Times" w:eastAsia="Times New Roman" w:hAnsi="Times" w:cs="Times New Roman"/>
            <w:sz w:val="22"/>
            <w:szCs w:val="22"/>
            <w:lang w:val="en-GB"/>
          </w:rPr>
          <w:t xml:space="preserve"> </w:t>
        </w:r>
      </w:ins>
      <w:commentRangeEnd w:id="1867"/>
      <w:ins w:id="1874" w:author="Chara Katiri" w:date="2015-04-11T21:27:00Z">
        <w:r w:rsidR="003E44CE" w:rsidRPr="00802990">
          <w:rPr>
            <w:rStyle w:val="CommentReference"/>
            <w:rFonts w:ascii="Times" w:hAnsi="Times"/>
            <w:sz w:val="22"/>
            <w:szCs w:val="22"/>
          </w:rPr>
          <w:commentReference w:id="1867"/>
        </w:r>
      </w:ins>
    </w:p>
    <w:p w14:paraId="564F0681" w14:textId="6F1B960B" w:rsidR="009D1FF3" w:rsidRPr="00802990" w:rsidRDefault="008F5A7C" w:rsidP="00802990">
      <w:pPr>
        <w:spacing w:after="240" w:line="360" w:lineRule="auto"/>
        <w:ind w:left="709"/>
        <w:contextualSpacing/>
        <w:jc w:val="both"/>
        <w:rPr>
          <w:rFonts w:ascii="Times" w:eastAsia="Times New Roman" w:hAnsi="Times" w:cs="Times New Roman"/>
          <w:sz w:val="22"/>
          <w:szCs w:val="22"/>
          <w:lang w:val="en-GB"/>
        </w:rPr>
      </w:pPr>
      <w:r w:rsidRPr="00802990">
        <w:rPr>
          <w:rFonts w:ascii="Times" w:eastAsia="Times New Roman" w:hAnsi="Times" w:cs="Times New Roman"/>
          <w:noProof/>
          <w:sz w:val="22"/>
          <w:szCs w:val="22"/>
        </w:rPr>
        <w:drawing>
          <wp:inline distT="0" distB="0" distL="0" distR="0" wp14:anchorId="3C9C9091" wp14:editId="1C1BB727">
            <wp:extent cx="5727065" cy="3821497"/>
            <wp:effectExtent l="0" t="0" r="0" b="0"/>
            <wp:docPr id="11" name="Picture 11" descr="Macintosh HD:Users:CharaKatiri:Desktop:Screen Shot 2015-04-11 at 20.4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aKatiri:Desktop:Screen Shot 2015-04-11 at 20.49.27.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2933"/>
                    <a:stretch/>
                  </pic:blipFill>
                  <pic:spPr bwMode="auto">
                    <a:xfrm>
                      <a:off x="0" y="0"/>
                      <a:ext cx="5727065" cy="3821497"/>
                    </a:xfrm>
                    <a:prstGeom prst="rect">
                      <a:avLst/>
                    </a:prstGeom>
                    <a:noFill/>
                    <a:ln>
                      <a:noFill/>
                    </a:ln>
                    <a:extLst>
                      <a:ext uri="{53640926-AAD7-44d8-BBD7-CCE9431645EC}">
                        <a14:shadowObscured xmlns:a14="http://schemas.microsoft.com/office/drawing/2010/main"/>
                      </a:ext>
                    </a:extLst>
                  </pic:spPr>
                </pic:pic>
              </a:graphicData>
            </a:graphic>
          </wp:inline>
        </w:drawing>
      </w:r>
    </w:p>
    <w:p w14:paraId="32170603" w14:textId="6E8F6882" w:rsidR="008F5A7C" w:rsidRPr="00802990" w:rsidRDefault="008F5A7C" w:rsidP="00802990">
      <w:pPr>
        <w:pStyle w:val="ListParagraph"/>
        <w:numPr>
          <w:ilvl w:val="0"/>
          <w:numId w:val="49"/>
        </w:numPr>
        <w:spacing w:after="240" w:line="360" w:lineRule="auto"/>
        <w:jc w:val="both"/>
        <w:rPr>
          <w:ins w:id="1875" w:author="Chara Katiri" w:date="2015-04-11T20:54:00Z"/>
          <w:rFonts w:ascii="Times" w:eastAsia="Times New Roman" w:hAnsi="Times" w:cs="Times New Roman"/>
          <w:sz w:val="22"/>
          <w:szCs w:val="22"/>
          <w:lang w:val="en-GB"/>
          <w:rPrChange w:id="1876" w:author="Chara Katiri" w:date="2015-04-12T20:48:00Z">
            <w:rPr>
              <w:ins w:id="1877" w:author="Chara Katiri" w:date="2015-04-11T20:54:00Z"/>
              <w:lang w:val="en-GB"/>
            </w:rPr>
          </w:rPrChange>
        </w:rPr>
        <w:pPrChange w:id="1878" w:author="Chara Katiri" w:date="2015-04-12T20:48:00Z">
          <w:pPr>
            <w:spacing w:after="240" w:line="360" w:lineRule="auto"/>
            <w:ind w:left="709"/>
            <w:contextualSpacing/>
            <w:jc w:val="both"/>
          </w:pPr>
        </w:pPrChange>
      </w:pPr>
      <w:r w:rsidRPr="00802990">
        <w:rPr>
          <w:rFonts w:ascii="Times" w:eastAsia="Times New Roman" w:hAnsi="Times" w:cs="Times New Roman"/>
          <w:sz w:val="22"/>
          <w:szCs w:val="22"/>
          <w:lang w:val="en-GB"/>
          <w:rPrChange w:id="1879" w:author="Chara Katiri" w:date="2015-04-12T20:48:00Z">
            <w:rPr>
              <w:lang w:val="en-GB"/>
            </w:rPr>
          </w:rPrChange>
        </w:rPr>
        <w:t>The Application layer</w:t>
      </w:r>
      <w:ins w:id="1880" w:author="Chara Katiri" w:date="2015-04-11T20:52:00Z">
        <w:r w:rsidR="00BB7121" w:rsidRPr="00802990">
          <w:rPr>
            <w:rFonts w:ascii="Times" w:eastAsia="Times New Roman" w:hAnsi="Times" w:cs="Times New Roman"/>
            <w:sz w:val="22"/>
            <w:szCs w:val="22"/>
            <w:lang w:val="en-GB"/>
            <w:rPrChange w:id="1881" w:author="Chara Katiri" w:date="2015-04-12T20:48:00Z">
              <w:rPr>
                <w:lang w:val="en-GB"/>
              </w:rPr>
            </w:rPrChange>
          </w:rPr>
          <w:t xml:space="preserve"> </w:t>
        </w:r>
      </w:ins>
      <w:ins w:id="1882" w:author="Chara Katiri" w:date="2015-04-11T20:53:00Z">
        <w:r w:rsidR="00BB7121" w:rsidRPr="00802990">
          <w:rPr>
            <w:rFonts w:ascii="Times" w:eastAsia="Times New Roman" w:hAnsi="Times" w:cs="Times New Roman"/>
            <w:sz w:val="22"/>
            <w:szCs w:val="22"/>
            <w:lang w:val="en-GB"/>
            <w:rPrChange w:id="1883" w:author="Chara Katiri" w:date="2015-04-12T20:48:00Z">
              <w:rPr>
                <w:lang w:val="en-GB"/>
              </w:rPr>
            </w:rPrChange>
          </w:rPr>
          <w:t>consists</w:t>
        </w:r>
      </w:ins>
      <w:ins w:id="1884" w:author="Chara Katiri" w:date="2015-04-11T20:52:00Z">
        <w:r w:rsidR="00BB7121" w:rsidRPr="00802990">
          <w:rPr>
            <w:rFonts w:ascii="Times" w:eastAsia="Times New Roman" w:hAnsi="Times" w:cs="Times New Roman"/>
            <w:sz w:val="22"/>
            <w:szCs w:val="22"/>
            <w:lang w:val="en-GB"/>
            <w:rPrChange w:id="1885" w:author="Chara Katiri" w:date="2015-04-12T20:48:00Z">
              <w:rPr>
                <w:lang w:val="en-GB"/>
              </w:rPr>
            </w:rPrChange>
          </w:rPr>
          <w:t xml:space="preserve"> of </w:t>
        </w:r>
      </w:ins>
      <w:ins w:id="1886" w:author="Chara Katiri" w:date="2015-04-11T20:53:00Z">
        <w:r w:rsidR="00BB7121" w:rsidRPr="00802990">
          <w:rPr>
            <w:rFonts w:ascii="Times" w:eastAsia="Times New Roman" w:hAnsi="Times" w:cs="Times New Roman"/>
            <w:sz w:val="22"/>
            <w:szCs w:val="22"/>
            <w:lang w:val="en-GB"/>
            <w:rPrChange w:id="1887" w:author="Chara Katiri" w:date="2015-04-12T20:48:00Z">
              <w:rPr>
                <w:lang w:val="en-GB"/>
              </w:rPr>
            </w:rPrChange>
          </w:rPr>
          <w:t xml:space="preserve">the core services that form the business logic of the </w:t>
        </w:r>
      </w:ins>
      <w:ins w:id="1888" w:author="Chara Katiri" w:date="2015-04-11T20:54:00Z">
        <w:r w:rsidR="00BB7121" w:rsidRPr="00802990">
          <w:rPr>
            <w:rFonts w:ascii="Times" w:eastAsia="Times New Roman" w:hAnsi="Times" w:cs="Times New Roman"/>
            <w:sz w:val="22"/>
            <w:szCs w:val="22"/>
            <w:lang w:val="en-GB"/>
            <w:rPrChange w:id="1889" w:author="Chara Katiri" w:date="2015-04-12T20:48:00Z">
              <w:rPr>
                <w:lang w:val="en-GB"/>
              </w:rPr>
            </w:rPrChange>
          </w:rPr>
          <w:t>application</w:t>
        </w:r>
      </w:ins>
      <w:ins w:id="1890" w:author="Chara Katiri" w:date="2015-04-11T20:53:00Z">
        <w:r w:rsidR="00BB7121" w:rsidRPr="00802990">
          <w:rPr>
            <w:rFonts w:ascii="Times" w:eastAsia="Times New Roman" w:hAnsi="Times" w:cs="Times New Roman"/>
            <w:sz w:val="22"/>
            <w:szCs w:val="22"/>
            <w:lang w:val="en-GB"/>
            <w:rPrChange w:id="1891" w:author="Chara Katiri" w:date="2015-04-12T20:48:00Z">
              <w:rPr>
                <w:lang w:val="en-GB"/>
              </w:rPr>
            </w:rPrChange>
          </w:rPr>
          <w:t>.</w:t>
        </w:r>
      </w:ins>
      <w:ins w:id="1892" w:author="Chara Katiri" w:date="2015-04-11T20:54:00Z">
        <w:r w:rsidR="00BB7121" w:rsidRPr="00802990">
          <w:rPr>
            <w:rFonts w:ascii="Times" w:eastAsia="Times New Roman" w:hAnsi="Times" w:cs="Times New Roman"/>
            <w:sz w:val="22"/>
            <w:szCs w:val="22"/>
            <w:lang w:val="en-GB"/>
            <w:rPrChange w:id="1893" w:author="Chara Katiri" w:date="2015-04-12T20:48:00Z">
              <w:rPr>
                <w:lang w:val="en-GB"/>
              </w:rPr>
            </w:rPrChange>
          </w:rPr>
          <w:t xml:space="preserve"> </w:t>
        </w:r>
      </w:ins>
    </w:p>
    <w:p w14:paraId="6A9C9D7A" w14:textId="1328161D" w:rsidR="00BB7121" w:rsidRPr="00802990" w:rsidRDefault="00BB7121" w:rsidP="00802990">
      <w:pPr>
        <w:pStyle w:val="ListParagraph"/>
        <w:numPr>
          <w:ilvl w:val="0"/>
          <w:numId w:val="49"/>
        </w:numPr>
        <w:spacing w:after="240" w:line="360" w:lineRule="auto"/>
        <w:jc w:val="both"/>
        <w:rPr>
          <w:ins w:id="1894" w:author="Chara Katiri" w:date="2015-04-11T21:01:00Z"/>
          <w:rFonts w:ascii="Times" w:eastAsia="Times New Roman" w:hAnsi="Times" w:cs="Times New Roman"/>
          <w:sz w:val="22"/>
          <w:szCs w:val="22"/>
          <w:lang w:val="en-GB"/>
          <w:rPrChange w:id="1895" w:author="Chara Katiri" w:date="2015-04-12T20:48:00Z">
            <w:rPr>
              <w:ins w:id="1896" w:author="Chara Katiri" w:date="2015-04-11T21:01:00Z"/>
              <w:lang w:val="en-GB"/>
            </w:rPr>
          </w:rPrChange>
        </w:rPr>
        <w:pPrChange w:id="1897" w:author="Chara Katiri" w:date="2015-04-12T20:48:00Z">
          <w:pPr>
            <w:spacing w:after="240" w:line="360" w:lineRule="auto"/>
            <w:ind w:left="709"/>
            <w:contextualSpacing/>
            <w:jc w:val="both"/>
          </w:pPr>
        </w:pPrChange>
      </w:pPr>
      <w:ins w:id="1898" w:author="Chara Katiri" w:date="2015-04-11T20:54:00Z">
        <w:r w:rsidRPr="00802990">
          <w:rPr>
            <w:rFonts w:ascii="Times" w:eastAsia="Times New Roman" w:hAnsi="Times" w:cs="Times New Roman"/>
            <w:sz w:val="22"/>
            <w:szCs w:val="22"/>
            <w:lang w:val="en-GB"/>
            <w:rPrChange w:id="1899" w:author="Chara Katiri" w:date="2015-04-12T20:48:00Z">
              <w:rPr>
                <w:lang w:val="en-GB"/>
              </w:rPr>
            </w:rPrChange>
          </w:rPr>
          <w:t xml:space="preserve">The </w:t>
        </w:r>
      </w:ins>
      <w:ins w:id="1900" w:author="Chara Katiri" w:date="2015-04-11T20:55:00Z">
        <w:r w:rsidRPr="00802990">
          <w:rPr>
            <w:rFonts w:ascii="Times" w:eastAsia="Times New Roman" w:hAnsi="Times" w:cs="Times New Roman"/>
            <w:sz w:val="22"/>
            <w:szCs w:val="22"/>
            <w:lang w:val="en-GB"/>
            <w:rPrChange w:id="1901" w:author="Chara Katiri" w:date="2015-04-12T20:48:00Z">
              <w:rPr>
                <w:lang w:val="en-GB"/>
              </w:rPr>
            </w:rPrChange>
          </w:rPr>
          <w:t>Data Access Objects</w:t>
        </w:r>
      </w:ins>
      <w:ins w:id="1902" w:author="Chara Katiri" w:date="2015-04-11T20:54:00Z">
        <w:r w:rsidRPr="00802990">
          <w:rPr>
            <w:rFonts w:ascii="Times" w:eastAsia="Times New Roman" w:hAnsi="Times" w:cs="Times New Roman"/>
            <w:sz w:val="22"/>
            <w:szCs w:val="22"/>
            <w:lang w:val="en-GB"/>
            <w:rPrChange w:id="1903" w:author="Chara Katiri" w:date="2015-04-12T20:48:00Z">
              <w:rPr>
                <w:lang w:val="en-GB"/>
              </w:rPr>
            </w:rPrChange>
          </w:rPr>
          <w:t xml:space="preserve"> </w:t>
        </w:r>
      </w:ins>
      <w:ins w:id="1904" w:author="Chara Katiri" w:date="2015-04-11T20:55:00Z">
        <w:r w:rsidRPr="00802990">
          <w:rPr>
            <w:rFonts w:ascii="Times" w:eastAsia="Times New Roman" w:hAnsi="Times" w:cs="Times New Roman"/>
            <w:sz w:val="22"/>
            <w:szCs w:val="22"/>
            <w:lang w:val="en-GB"/>
            <w:rPrChange w:id="1905" w:author="Chara Katiri" w:date="2015-04-12T20:48:00Z">
              <w:rPr>
                <w:lang w:val="en-GB"/>
              </w:rPr>
            </w:rPrChange>
          </w:rPr>
          <w:t>(</w:t>
        </w:r>
      </w:ins>
      <w:ins w:id="1906" w:author="Chara Katiri" w:date="2015-04-11T20:54:00Z">
        <w:r w:rsidRPr="00802990">
          <w:rPr>
            <w:rFonts w:ascii="Times" w:eastAsia="Times New Roman" w:hAnsi="Times" w:cs="Times New Roman"/>
            <w:sz w:val="22"/>
            <w:szCs w:val="22"/>
            <w:lang w:val="en-GB"/>
            <w:rPrChange w:id="1907" w:author="Chara Katiri" w:date="2015-04-12T20:48:00Z">
              <w:rPr>
                <w:lang w:val="en-GB"/>
              </w:rPr>
            </w:rPrChange>
          </w:rPr>
          <w:t>DAO</w:t>
        </w:r>
      </w:ins>
      <w:ins w:id="1908" w:author="Chara Katiri" w:date="2015-04-11T20:55:00Z">
        <w:r w:rsidRPr="00802990">
          <w:rPr>
            <w:rFonts w:ascii="Times" w:eastAsia="Times New Roman" w:hAnsi="Times" w:cs="Times New Roman"/>
            <w:sz w:val="22"/>
            <w:szCs w:val="22"/>
            <w:lang w:val="en-GB"/>
            <w:rPrChange w:id="1909" w:author="Chara Katiri" w:date="2015-04-12T20:48:00Z">
              <w:rPr>
                <w:lang w:val="en-GB"/>
              </w:rPr>
            </w:rPrChange>
          </w:rPr>
          <w:t>s)</w:t>
        </w:r>
      </w:ins>
      <w:ins w:id="1910" w:author="Chara Katiri" w:date="2015-04-11T20:54:00Z">
        <w:r w:rsidRPr="00802990">
          <w:rPr>
            <w:rFonts w:ascii="Times" w:eastAsia="Times New Roman" w:hAnsi="Times" w:cs="Times New Roman"/>
            <w:sz w:val="22"/>
            <w:szCs w:val="22"/>
            <w:lang w:val="en-GB"/>
            <w:rPrChange w:id="1911" w:author="Chara Katiri" w:date="2015-04-12T20:48:00Z">
              <w:rPr>
                <w:lang w:val="en-GB"/>
              </w:rPr>
            </w:rPrChange>
          </w:rPr>
          <w:t xml:space="preserve"> </w:t>
        </w:r>
      </w:ins>
      <w:ins w:id="1912" w:author="Chara Katiri" w:date="2015-04-11T20:59:00Z">
        <w:r w:rsidRPr="00802990">
          <w:rPr>
            <w:rFonts w:ascii="Times" w:eastAsia="Times New Roman" w:hAnsi="Times" w:cs="Times New Roman"/>
            <w:sz w:val="22"/>
            <w:szCs w:val="22"/>
            <w:lang w:val="en-GB"/>
            <w:rPrChange w:id="1913" w:author="Chara Katiri" w:date="2015-04-12T20:48:00Z">
              <w:rPr>
                <w:lang w:val="en-GB"/>
              </w:rPr>
            </w:rPrChange>
          </w:rPr>
          <w:t>consists of the database services and domain persistence</w:t>
        </w:r>
        <w:r w:rsidR="00932EFF" w:rsidRPr="00802990">
          <w:rPr>
            <w:rFonts w:ascii="Times" w:eastAsia="Times New Roman" w:hAnsi="Times" w:cs="Times New Roman"/>
            <w:sz w:val="22"/>
            <w:szCs w:val="22"/>
            <w:lang w:val="en-GB"/>
            <w:rPrChange w:id="1914" w:author="Chara Katiri" w:date="2015-04-12T20:48:00Z">
              <w:rPr>
                <w:lang w:val="en-GB"/>
              </w:rPr>
            </w:rPrChange>
          </w:rPr>
          <w:t xml:space="preserve"> API. The </w:t>
        </w:r>
      </w:ins>
      <w:ins w:id="1915" w:author="Chara Katiri" w:date="2015-04-11T21:01:00Z">
        <w:r w:rsidR="00932EFF" w:rsidRPr="00802990">
          <w:rPr>
            <w:rFonts w:ascii="Times" w:eastAsia="Times New Roman" w:hAnsi="Times" w:cs="Times New Roman"/>
            <w:sz w:val="22"/>
            <w:szCs w:val="22"/>
            <w:lang w:val="en-GB"/>
            <w:rPrChange w:id="1916" w:author="Chara Katiri" w:date="2015-04-12T20:48:00Z">
              <w:rPr>
                <w:lang w:val="en-GB"/>
              </w:rPr>
            </w:rPrChange>
          </w:rPr>
          <w:t>DAO is a</w:t>
        </w:r>
      </w:ins>
      <w:ins w:id="1917" w:author="Chara Katiri" w:date="2015-04-11T20:59:00Z">
        <w:r w:rsidR="00932EFF" w:rsidRPr="00802990">
          <w:rPr>
            <w:rFonts w:ascii="Times" w:eastAsia="Times New Roman" w:hAnsi="Times" w:cs="Times New Roman"/>
            <w:sz w:val="22"/>
            <w:szCs w:val="22"/>
            <w:lang w:val="en-GB"/>
            <w:rPrChange w:id="1918" w:author="Chara Katiri" w:date="2015-04-12T20:48:00Z">
              <w:rPr>
                <w:lang w:val="en-GB"/>
              </w:rPr>
            </w:rPrChange>
          </w:rPr>
          <w:t xml:space="preserve"> </w:t>
        </w:r>
      </w:ins>
      <w:ins w:id="1919" w:author="Chara Katiri" w:date="2015-04-11T21:00:00Z">
        <w:r w:rsidR="00932EFF" w:rsidRPr="00802990">
          <w:rPr>
            <w:rFonts w:ascii="Times" w:eastAsia="Times New Roman" w:hAnsi="Times" w:cs="Times New Roman"/>
            <w:sz w:val="22"/>
            <w:szCs w:val="22"/>
            <w:lang w:val="en-GB"/>
            <w:rPrChange w:id="1920" w:author="Chara Katiri" w:date="2015-04-12T20:48:00Z">
              <w:rPr>
                <w:lang w:val="en-GB"/>
              </w:rPr>
            </w:rPrChange>
          </w:rPr>
          <w:t>specialised</w:t>
        </w:r>
      </w:ins>
      <w:ins w:id="1921" w:author="Chara Katiri" w:date="2015-04-11T20:59:00Z">
        <w:r w:rsidR="00932EFF" w:rsidRPr="00802990">
          <w:rPr>
            <w:rFonts w:ascii="Times" w:eastAsia="Times New Roman" w:hAnsi="Times" w:cs="Times New Roman"/>
            <w:sz w:val="22"/>
            <w:szCs w:val="22"/>
            <w:lang w:val="en-GB"/>
            <w:rPrChange w:id="1922" w:author="Chara Katiri" w:date="2015-04-12T20:48:00Z">
              <w:rPr>
                <w:lang w:val="en-GB"/>
              </w:rPr>
            </w:rPrChange>
          </w:rPr>
          <w:t xml:space="preserve"> service</w:t>
        </w:r>
        <w:r w:rsidRPr="00802990">
          <w:rPr>
            <w:rFonts w:ascii="Times" w:eastAsia="Times New Roman" w:hAnsi="Times" w:cs="Times New Roman"/>
            <w:sz w:val="22"/>
            <w:szCs w:val="22"/>
            <w:lang w:val="en-GB"/>
            <w:rPrChange w:id="1923" w:author="Chara Katiri" w:date="2015-04-12T20:48:00Z">
              <w:rPr>
                <w:lang w:val="en-GB"/>
              </w:rPr>
            </w:rPrChange>
          </w:rPr>
          <w:t xml:space="preserve"> </w:t>
        </w:r>
      </w:ins>
      <w:ins w:id="1924" w:author="Chara Katiri" w:date="2015-04-11T21:00:00Z">
        <w:r w:rsidR="00932EFF" w:rsidRPr="00802990">
          <w:rPr>
            <w:rFonts w:ascii="Times" w:eastAsia="Times New Roman" w:hAnsi="Times" w:cs="Times New Roman"/>
            <w:sz w:val="22"/>
            <w:szCs w:val="22"/>
            <w:lang w:val="en-GB"/>
            <w:rPrChange w:id="1925" w:author="Chara Katiri" w:date="2015-04-12T20:48:00Z">
              <w:rPr>
                <w:lang w:val="en-GB"/>
              </w:rPr>
            </w:rPrChange>
          </w:rPr>
          <w:t xml:space="preserve">used </w:t>
        </w:r>
      </w:ins>
      <w:ins w:id="1926" w:author="Chara Katiri" w:date="2015-04-11T20:59:00Z">
        <w:r w:rsidRPr="00802990">
          <w:rPr>
            <w:rFonts w:ascii="Times" w:eastAsia="Times New Roman" w:hAnsi="Times" w:cs="Times New Roman"/>
            <w:sz w:val="22"/>
            <w:szCs w:val="22"/>
            <w:lang w:val="en-GB"/>
            <w:rPrChange w:id="1927" w:author="Chara Katiri" w:date="2015-04-12T20:48:00Z">
              <w:rPr>
                <w:lang w:val="en-GB"/>
              </w:rPr>
            </w:rPrChange>
          </w:rPr>
          <w:t xml:space="preserve">by the </w:t>
        </w:r>
      </w:ins>
      <w:ins w:id="1928" w:author="Chara Katiri" w:date="2015-04-11T21:00:00Z">
        <w:r w:rsidR="00932EFF" w:rsidRPr="00802990">
          <w:rPr>
            <w:rFonts w:ascii="Times" w:eastAsia="Times New Roman" w:hAnsi="Times" w:cs="Times New Roman"/>
            <w:sz w:val="22"/>
            <w:szCs w:val="22"/>
            <w:lang w:val="en-GB"/>
            <w:rPrChange w:id="1929" w:author="Chara Katiri" w:date="2015-04-12T20:48:00Z">
              <w:rPr>
                <w:lang w:val="en-GB"/>
              </w:rPr>
            </w:rPrChange>
          </w:rPr>
          <w:t xml:space="preserve">controller to access and retrieve data from the database. </w:t>
        </w:r>
      </w:ins>
    </w:p>
    <w:p w14:paraId="5EFB020B" w14:textId="0AA2C4EA" w:rsidR="00F7315D" w:rsidRPr="00802990" w:rsidRDefault="00932EFF" w:rsidP="00802990">
      <w:pPr>
        <w:pStyle w:val="ListParagraph"/>
        <w:widowControl w:val="0"/>
        <w:numPr>
          <w:ilvl w:val="0"/>
          <w:numId w:val="49"/>
        </w:numPr>
        <w:autoSpaceDE w:val="0"/>
        <w:autoSpaceDN w:val="0"/>
        <w:adjustRightInd w:val="0"/>
        <w:spacing w:after="240" w:line="360" w:lineRule="auto"/>
        <w:jc w:val="both"/>
        <w:rPr>
          <w:ins w:id="1930" w:author="Chara Katiri" w:date="2015-04-11T21:17:00Z"/>
          <w:rFonts w:ascii="Times" w:eastAsia="Times New Roman" w:hAnsi="Times" w:cs="Times New Roman"/>
          <w:sz w:val="22"/>
          <w:szCs w:val="22"/>
          <w:lang w:val="en-GB"/>
          <w:rPrChange w:id="1931" w:author="Chara Katiri" w:date="2015-04-12T20:48:00Z">
            <w:rPr>
              <w:ins w:id="1932" w:author="Chara Katiri" w:date="2015-04-11T21:17:00Z"/>
              <w:lang w:val="en-GB"/>
            </w:rPr>
          </w:rPrChange>
        </w:rPr>
        <w:pPrChange w:id="1933" w:author="Chara Katiri" w:date="2015-04-12T20:48:00Z">
          <w:pPr>
            <w:widowControl w:val="0"/>
            <w:autoSpaceDE w:val="0"/>
            <w:autoSpaceDN w:val="0"/>
            <w:adjustRightInd w:val="0"/>
            <w:spacing w:after="240"/>
          </w:pPr>
        </w:pPrChange>
      </w:pPr>
      <w:ins w:id="1934" w:author="Chara Katiri" w:date="2015-04-11T21:01:00Z">
        <w:r w:rsidRPr="00802990">
          <w:rPr>
            <w:rFonts w:ascii="Times" w:eastAsia="Times New Roman" w:hAnsi="Times" w:cs="Times New Roman"/>
            <w:sz w:val="22"/>
            <w:szCs w:val="22"/>
            <w:lang w:val="en-GB"/>
            <w:rPrChange w:id="1935" w:author="Chara Katiri" w:date="2015-04-12T20:48:00Z">
              <w:rPr>
                <w:lang w:val="en-GB"/>
              </w:rPr>
            </w:rPrChange>
          </w:rPr>
          <w:t>The Object Relational Mapping (ORM)</w:t>
        </w:r>
      </w:ins>
      <w:ins w:id="1936" w:author="Chara Katiri" w:date="2015-04-11T21:14:00Z">
        <w:r w:rsidR="00F7315D" w:rsidRPr="00802990">
          <w:rPr>
            <w:rFonts w:ascii="Times" w:eastAsia="Times New Roman" w:hAnsi="Times" w:cs="Times New Roman"/>
            <w:sz w:val="22"/>
            <w:szCs w:val="22"/>
            <w:lang w:val="en-GB"/>
            <w:rPrChange w:id="1937" w:author="Chara Katiri" w:date="2015-04-12T20:48:00Z">
              <w:rPr>
                <w:lang w:val="en-GB"/>
              </w:rPr>
            </w:rPrChange>
          </w:rPr>
          <w:t xml:space="preserve"> is a powerful </w:t>
        </w:r>
      </w:ins>
      <w:ins w:id="1938" w:author="Chara Katiri" w:date="2015-04-11T21:16:00Z">
        <w:r w:rsidR="00F7315D" w:rsidRPr="00802990">
          <w:rPr>
            <w:rFonts w:ascii="Times" w:eastAsia="Times New Roman" w:hAnsi="Times" w:cs="Times New Roman"/>
            <w:sz w:val="22"/>
            <w:szCs w:val="22"/>
            <w:lang w:val="en-GB"/>
            <w:rPrChange w:id="1939" w:author="Chara Katiri" w:date="2015-04-12T20:48:00Z">
              <w:rPr>
                <w:lang w:val="en-GB"/>
              </w:rPr>
            </w:rPrChange>
          </w:rPr>
          <w:t xml:space="preserve">object-oriented </w:t>
        </w:r>
      </w:ins>
      <w:ins w:id="1940" w:author="Chara Katiri" w:date="2015-04-11T21:14:00Z">
        <w:r w:rsidR="00F7315D" w:rsidRPr="00802990">
          <w:rPr>
            <w:rFonts w:ascii="Times" w:eastAsia="Times New Roman" w:hAnsi="Times" w:cs="Times New Roman"/>
            <w:sz w:val="22"/>
            <w:szCs w:val="22"/>
            <w:lang w:val="en-GB"/>
            <w:rPrChange w:id="1941" w:author="Chara Katiri" w:date="2015-04-12T20:48:00Z">
              <w:rPr>
                <w:lang w:val="en-GB"/>
              </w:rPr>
            </w:rPrChange>
          </w:rPr>
          <w:t>functionality</w:t>
        </w:r>
      </w:ins>
      <w:ins w:id="1942" w:author="Chara Katiri" w:date="2015-04-11T21:17:00Z">
        <w:r w:rsidR="00F7315D" w:rsidRPr="00802990">
          <w:rPr>
            <w:rFonts w:ascii="Times" w:eastAsia="Times New Roman" w:hAnsi="Times" w:cs="Times New Roman"/>
            <w:sz w:val="22"/>
            <w:szCs w:val="22"/>
            <w:lang w:val="en-GB"/>
            <w:rPrChange w:id="1943" w:author="Chara Katiri" w:date="2015-04-12T20:48:00Z">
              <w:rPr>
                <w:lang w:val="en-GB"/>
              </w:rPr>
            </w:rPrChange>
          </w:rPr>
          <w:t xml:space="preserve"> and </w:t>
        </w:r>
      </w:ins>
      <w:ins w:id="1944" w:author="Chara Katiri" w:date="2015-04-11T21:18:00Z">
        <w:r w:rsidR="00F7315D" w:rsidRPr="00802990">
          <w:rPr>
            <w:rFonts w:ascii="Times" w:eastAsia="Times New Roman" w:hAnsi="Times" w:cs="Times New Roman"/>
            <w:sz w:val="22"/>
            <w:szCs w:val="22"/>
            <w:lang w:val="en-GB"/>
            <w:rPrChange w:id="1945" w:author="Chara Katiri" w:date="2015-04-12T20:48:00Z">
              <w:rPr>
                <w:lang w:val="en-GB"/>
              </w:rPr>
            </w:rPrChange>
          </w:rPr>
          <w:t>its</w:t>
        </w:r>
      </w:ins>
      <w:ins w:id="1946" w:author="Chara Katiri" w:date="2015-04-11T21:17:00Z">
        <w:r w:rsidR="00F7315D" w:rsidRPr="00802990">
          <w:rPr>
            <w:rFonts w:ascii="Times" w:eastAsia="Times New Roman" w:hAnsi="Times" w:cs="Times New Roman"/>
            <w:sz w:val="22"/>
            <w:szCs w:val="22"/>
            <w:lang w:val="en-GB"/>
            <w:rPrChange w:id="1947" w:author="Chara Katiri" w:date="2015-04-12T20:48:00Z">
              <w:rPr>
                <w:lang w:val="en-GB"/>
              </w:rPr>
            </w:rPrChange>
          </w:rPr>
          <w:t xml:space="preserve"> purpose is to convert data between incompatible types and systems.</w:t>
        </w:r>
      </w:ins>
      <w:ins w:id="1948" w:author="Chara Katiri" w:date="2015-04-11T21:20:00Z">
        <w:r w:rsidR="00DD09C3" w:rsidRPr="00802990">
          <w:rPr>
            <w:rFonts w:ascii="Times" w:eastAsia="Times New Roman" w:hAnsi="Times" w:cs="Times New Roman"/>
            <w:sz w:val="22"/>
            <w:szCs w:val="22"/>
            <w:lang w:val="en-GB"/>
            <w:rPrChange w:id="1949" w:author="Chara Katiri" w:date="2015-04-12T20:48:00Z">
              <w:rPr>
                <w:lang w:val="en-GB"/>
              </w:rPr>
            </w:rPrChange>
          </w:rPr>
          <w:t xml:space="preserve"> For example it can transform an object to XML, JSON or Java based on the needs of the system.</w:t>
        </w:r>
      </w:ins>
      <w:ins w:id="1950" w:author="Chara Katiri" w:date="2015-04-11T21:17:00Z">
        <w:r w:rsidR="00F7315D" w:rsidRPr="00802990">
          <w:rPr>
            <w:rFonts w:ascii="Times" w:eastAsia="Times New Roman" w:hAnsi="Times" w:cs="Times New Roman"/>
            <w:sz w:val="22"/>
            <w:szCs w:val="22"/>
            <w:lang w:val="en-GB"/>
            <w:rPrChange w:id="1951" w:author="Chara Katiri" w:date="2015-04-12T20:48:00Z">
              <w:rPr>
                <w:lang w:val="en-GB"/>
              </w:rPr>
            </w:rPrChange>
          </w:rPr>
          <w:t xml:space="preserve"> </w:t>
        </w:r>
      </w:ins>
      <w:ins w:id="1952" w:author="Chara Katiri" w:date="2015-04-11T21:18:00Z">
        <w:r w:rsidR="00F7315D" w:rsidRPr="00802990">
          <w:rPr>
            <w:rFonts w:ascii="Times" w:eastAsia="Times New Roman" w:hAnsi="Times" w:cs="Times New Roman"/>
            <w:sz w:val="22"/>
            <w:szCs w:val="22"/>
            <w:lang w:val="en-GB"/>
            <w:rPrChange w:id="1953" w:author="Chara Katiri" w:date="2015-04-12T20:48:00Z">
              <w:rPr>
                <w:lang w:val="en-GB"/>
              </w:rPr>
            </w:rPrChange>
          </w:rPr>
          <w:t xml:space="preserve">It’s particularly useful in modern Web applications where different types of subsystems are part of the same system. </w:t>
        </w:r>
      </w:ins>
    </w:p>
    <w:p w14:paraId="5E7606AB" w14:textId="25C9B89D" w:rsidR="00932EFF" w:rsidRPr="00802990" w:rsidRDefault="00DD09C3" w:rsidP="00802990">
      <w:pPr>
        <w:pStyle w:val="ListParagraph"/>
        <w:numPr>
          <w:ilvl w:val="0"/>
          <w:numId w:val="49"/>
        </w:numPr>
        <w:spacing w:after="240" w:line="360" w:lineRule="auto"/>
        <w:jc w:val="both"/>
        <w:rPr>
          <w:ins w:id="1954" w:author="Chara Katiri" w:date="2015-04-11T21:00:00Z"/>
          <w:rFonts w:ascii="Times" w:eastAsia="Times New Roman" w:hAnsi="Times" w:cs="Times New Roman"/>
          <w:sz w:val="22"/>
          <w:szCs w:val="22"/>
          <w:lang w:val="en-GB"/>
          <w:rPrChange w:id="1955" w:author="Chara Katiri" w:date="2015-04-12T20:48:00Z">
            <w:rPr>
              <w:ins w:id="1956" w:author="Chara Katiri" w:date="2015-04-11T21:00:00Z"/>
              <w:lang w:val="en-GB"/>
            </w:rPr>
          </w:rPrChange>
        </w:rPr>
        <w:pPrChange w:id="1957" w:author="Chara Katiri" w:date="2015-04-12T20:48:00Z">
          <w:pPr>
            <w:spacing w:after="240" w:line="360" w:lineRule="auto"/>
            <w:ind w:left="709"/>
            <w:contextualSpacing/>
            <w:jc w:val="both"/>
          </w:pPr>
        </w:pPrChange>
      </w:pPr>
      <w:ins w:id="1958" w:author="Chara Katiri" w:date="2015-04-11T21:24:00Z">
        <w:r w:rsidRPr="00802990">
          <w:rPr>
            <w:rFonts w:ascii="Times" w:eastAsia="Times New Roman" w:hAnsi="Times" w:cs="Times New Roman"/>
            <w:sz w:val="22"/>
            <w:szCs w:val="22"/>
            <w:lang w:val="en-GB"/>
            <w:rPrChange w:id="1959" w:author="Chara Katiri" w:date="2015-04-12T20:48:00Z">
              <w:rPr>
                <w:lang w:val="en-GB"/>
              </w:rPr>
            </w:rPrChange>
          </w:rPr>
          <w:t xml:space="preserve">The </w:t>
        </w:r>
      </w:ins>
      <w:ins w:id="1960" w:author="Chara Katiri" w:date="2015-04-11T21:22:00Z">
        <w:r w:rsidRPr="00802990">
          <w:rPr>
            <w:rFonts w:ascii="Times" w:eastAsia="Times New Roman" w:hAnsi="Times" w:cs="Times New Roman"/>
            <w:sz w:val="22"/>
            <w:szCs w:val="22"/>
            <w:lang w:val="en-GB"/>
            <w:rPrChange w:id="1961" w:author="Chara Katiri" w:date="2015-04-12T20:48:00Z">
              <w:rPr>
                <w:lang w:val="en-GB"/>
              </w:rPr>
            </w:rPrChange>
          </w:rPr>
          <w:t xml:space="preserve">Data source </w:t>
        </w:r>
      </w:ins>
      <w:ins w:id="1962" w:author="Chara Katiri" w:date="2015-04-11T21:24:00Z">
        <w:r w:rsidRPr="00802990">
          <w:rPr>
            <w:rFonts w:ascii="Times" w:eastAsia="Times New Roman" w:hAnsi="Times" w:cs="Times New Roman"/>
            <w:sz w:val="22"/>
            <w:szCs w:val="22"/>
            <w:lang w:val="en-GB"/>
            <w:rPrChange w:id="1963" w:author="Chara Katiri" w:date="2015-04-12T20:48:00Z">
              <w:rPr>
                <w:lang w:val="en-GB"/>
              </w:rPr>
            </w:rPrChange>
          </w:rPr>
          <w:t>layer is the connection pool</w:t>
        </w:r>
        <w:r w:rsidR="003E44CE" w:rsidRPr="00802990">
          <w:rPr>
            <w:rFonts w:ascii="Times" w:eastAsia="Times New Roman" w:hAnsi="Times" w:cs="Times New Roman"/>
            <w:sz w:val="22"/>
            <w:szCs w:val="22"/>
            <w:lang w:val="en-GB"/>
          </w:rPr>
          <w:t xml:space="preserve"> and fina</w:t>
        </w:r>
      </w:ins>
      <w:ins w:id="1964" w:author="Chara Katiri" w:date="2015-04-11T21:29:00Z">
        <w:r w:rsidR="003E44CE" w:rsidRPr="00802990">
          <w:rPr>
            <w:rFonts w:ascii="Times" w:eastAsia="Times New Roman" w:hAnsi="Times" w:cs="Times New Roman"/>
            <w:sz w:val="22"/>
            <w:szCs w:val="22"/>
            <w:lang w:val="en-GB"/>
          </w:rPr>
          <w:t>l</w:t>
        </w:r>
      </w:ins>
      <w:ins w:id="1965" w:author="Chara Katiri" w:date="2015-04-11T21:24:00Z">
        <w:r w:rsidR="003E44CE" w:rsidRPr="00802990">
          <w:rPr>
            <w:rFonts w:ascii="Times" w:eastAsia="Times New Roman" w:hAnsi="Times" w:cs="Times New Roman"/>
            <w:sz w:val="22"/>
            <w:szCs w:val="22"/>
            <w:lang w:val="en-GB"/>
          </w:rPr>
          <w:t>ly, t</w:t>
        </w:r>
        <w:r w:rsidRPr="00802990">
          <w:rPr>
            <w:rFonts w:ascii="Times" w:eastAsia="Times New Roman" w:hAnsi="Times" w:cs="Times New Roman"/>
            <w:sz w:val="22"/>
            <w:szCs w:val="22"/>
            <w:lang w:val="en-GB"/>
            <w:rPrChange w:id="1966" w:author="Chara Katiri" w:date="2015-04-12T20:48:00Z">
              <w:rPr>
                <w:lang w:val="en-GB"/>
              </w:rPr>
            </w:rPrChange>
          </w:rPr>
          <w:t xml:space="preserve">he Database </w:t>
        </w:r>
      </w:ins>
      <w:ins w:id="1967" w:author="Chara Katiri" w:date="2015-04-11T21:25:00Z">
        <w:r w:rsidRPr="00802990">
          <w:rPr>
            <w:rFonts w:ascii="Times" w:eastAsia="Times New Roman" w:hAnsi="Times" w:cs="Times New Roman"/>
            <w:sz w:val="22"/>
            <w:szCs w:val="22"/>
            <w:lang w:val="en-GB"/>
            <w:rPrChange w:id="1968" w:author="Chara Katiri" w:date="2015-04-12T20:48:00Z">
              <w:rPr>
                <w:lang w:val="en-GB"/>
              </w:rPr>
            </w:rPrChange>
          </w:rPr>
          <w:t>layer provides</w:t>
        </w:r>
      </w:ins>
      <w:ins w:id="1969" w:author="Chara Katiri" w:date="2015-04-11T21:24:00Z">
        <w:r w:rsidRPr="00802990">
          <w:rPr>
            <w:rFonts w:ascii="Times" w:eastAsia="Times New Roman" w:hAnsi="Times" w:cs="Times New Roman"/>
            <w:sz w:val="22"/>
            <w:szCs w:val="22"/>
            <w:lang w:val="en-GB"/>
            <w:rPrChange w:id="1970" w:author="Chara Katiri" w:date="2015-04-12T20:48:00Z">
              <w:rPr>
                <w:lang w:val="en-GB"/>
              </w:rPr>
            </w:rPrChange>
          </w:rPr>
          <w:t xml:space="preserve"> access to the data. </w:t>
        </w:r>
      </w:ins>
    </w:p>
    <w:p w14:paraId="3F76DDC7" w14:textId="77777777" w:rsidR="001A0FC2" w:rsidRPr="00802990" w:rsidRDefault="001A0FC2" w:rsidP="00802990">
      <w:pPr>
        <w:spacing w:after="240" w:line="360" w:lineRule="auto"/>
        <w:contextualSpacing/>
        <w:jc w:val="both"/>
        <w:rPr>
          <w:rFonts w:ascii="Times" w:eastAsia="Times New Roman" w:hAnsi="Times" w:cs="Times New Roman"/>
          <w:sz w:val="22"/>
          <w:szCs w:val="22"/>
          <w:lang w:val="en-GB"/>
        </w:rPr>
        <w:pPrChange w:id="1971" w:author="Chara Katiri" w:date="2015-04-12T20:48:00Z">
          <w:pPr>
            <w:spacing w:after="240" w:line="360" w:lineRule="auto"/>
            <w:ind w:left="709"/>
            <w:contextualSpacing/>
            <w:jc w:val="both"/>
          </w:pPr>
        </w:pPrChange>
      </w:pPr>
    </w:p>
    <w:p w14:paraId="772C436F" w14:textId="77777777" w:rsidR="006B269F" w:rsidRPr="00802990" w:rsidRDefault="006B269F" w:rsidP="00802990">
      <w:pPr>
        <w:pStyle w:val="ListParagraph"/>
        <w:spacing w:line="360" w:lineRule="auto"/>
        <w:ind w:firstLine="720"/>
        <w:jc w:val="both"/>
        <w:rPr>
          <w:rFonts w:ascii="Times" w:eastAsia="Times New Roman" w:hAnsi="Times" w:cs="Times New Roman"/>
          <w:sz w:val="22"/>
          <w:szCs w:val="22"/>
          <w:shd w:val="clear" w:color="auto" w:fill="FFFFFF"/>
          <w:lang w:val="en-GB"/>
        </w:rPr>
      </w:pPr>
    </w:p>
    <w:p w14:paraId="43D3E642" w14:textId="133B274F" w:rsidR="00340F77" w:rsidRPr="00802990" w:rsidRDefault="003F330E" w:rsidP="00802990">
      <w:pPr>
        <w:pStyle w:val="Heading2"/>
        <w:numPr>
          <w:ilvl w:val="1"/>
          <w:numId w:val="13"/>
        </w:numPr>
        <w:spacing w:line="360" w:lineRule="auto"/>
        <w:contextualSpacing/>
        <w:jc w:val="both"/>
        <w:rPr>
          <w:rFonts w:ascii="Times" w:hAnsi="Times" w:cs="Times New Roman"/>
          <w:color w:val="auto"/>
          <w:sz w:val="22"/>
          <w:szCs w:val="22"/>
          <w:lang w:val="en-GB"/>
        </w:rPr>
      </w:pPr>
      <w:bookmarkStart w:id="1972" w:name="_Toc290491164"/>
      <w:r w:rsidRPr="00802990">
        <w:rPr>
          <w:rFonts w:ascii="Times" w:hAnsi="Times" w:cs="Times New Roman"/>
          <w:color w:val="auto"/>
          <w:sz w:val="22"/>
          <w:szCs w:val="22"/>
          <w:lang w:val="en-GB"/>
        </w:rPr>
        <w:lastRenderedPageBreak/>
        <w:t>System risks and issues</w:t>
      </w:r>
      <w:bookmarkEnd w:id="1972"/>
    </w:p>
    <w:p w14:paraId="6076F9FC" w14:textId="77777777" w:rsidR="003F330E" w:rsidRPr="00802990" w:rsidRDefault="003F330E" w:rsidP="00802990">
      <w:pPr>
        <w:pStyle w:val="Heading2"/>
        <w:numPr>
          <w:ilvl w:val="2"/>
          <w:numId w:val="13"/>
        </w:numPr>
        <w:spacing w:line="360" w:lineRule="auto"/>
        <w:contextualSpacing/>
        <w:jc w:val="both"/>
        <w:rPr>
          <w:rFonts w:ascii="Times" w:hAnsi="Times" w:cs="Times New Roman"/>
          <w:color w:val="auto"/>
          <w:sz w:val="22"/>
          <w:szCs w:val="22"/>
          <w:lang w:val="en-GB"/>
        </w:rPr>
      </w:pPr>
      <w:bookmarkStart w:id="1973" w:name="_Toc290491165"/>
      <w:r w:rsidRPr="00802990">
        <w:rPr>
          <w:rFonts w:ascii="Times" w:hAnsi="Times" w:cs="Times New Roman"/>
          <w:color w:val="auto"/>
          <w:sz w:val="22"/>
          <w:szCs w:val="22"/>
          <w:lang w:val="en-GB"/>
        </w:rPr>
        <w:t>System risks</w:t>
      </w:r>
      <w:bookmarkEnd w:id="1973"/>
    </w:p>
    <w:p w14:paraId="7B401194" w14:textId="769E873A" w:rsidR="00093EC5" w:rsidRPr="00802990" w:rsidRDefault="00093EC5" w:rsidP="00802990">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If the deployment of the website on the </w:t>
      </w:r>
      <w:r w:rsidR="00EC0BC2" w:rsidRPr="00802990">
        <w:rPr>
          <w:rFonts w:ascii="Times" w:eastAsia="Times New Roman" w:hAnsi="Times" w:cs="Times New Roman"/>
          <w:sz w:val="22"/>
          <w:szCs w:val="22"/>
          <w:shd w:val="clear" w:color="auto" w:fill="FFFFFF"/>
          <w:lang w:val="en-GB"/>
        </w:rPr>
        <w:t>University</w:t>
      </w:r>
      <w:r w:rsidRPr="00802990">
        <w:rPr>
          <w:rFonts w:ascii="Times" w:eastAsia="Times New Roman" w:hAnsi="Times" w:cs="Times New Roman"/>
          <w:sz w:val="22"/>
          <w:szCs w:val="22"/>
          <w:shd w:val="clear" w:color="auto" w:fill="FFFFFF"/>
          <w:lang w:val="en-GB"/>
        </w:rPr>
        <w:t xml:space="preserve"> of Surrey intranet is not approved, the deployment to early adopters cannot be completed and neither feedback can be collected.</w:t>
      </w:r>
    </w:p>
    <w:p w14:paraId="63EF56FF" w14:textId="77777777" w:rsidR="00093EC5" w:rsidRPr="00802990" w:rsidRDefault="00093EC5" w:rsidP="00802990">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UAT depends on testers being available when required (CS students, volunteers).</w:t>
      </w:r>
    </w:p>
    <w:p w14:paraId="6FE954C4" w14:textId="77777777" w:rsidR="00E1363E" w:rsidRPr="00802990" w:rsidRDefault="00093EC5" w:rsidP="00802990">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End user expectations unrealistic compared to solution.</w:t>
      </w:r>
      <w:r w:rsidR="00E1363E" w:rsidRPr="00802990">
        <w:rPr>
          <w:rFonts w:ascii="Times" w:eastAsia="Times New Roman" w:hAnsi="Times" w:cs="Times New Roman"/>
          <w:sz w:val="22"/>
          <w:szCs w:val="22"/>
          <w:shd w:val="clear" w:color="auto" w:fill="FFFFFF"/>
          <w:lang w:val="en-GB"/>
        </w:rPr>
        <w:t xml:space="preserve"> </w:t>
      </w:r>
    </w:p>
    <w:p w14:paraId="6565E520" w14:textId="77777777" w:rsidR="00E1363E" w:rsidRPr="00802990" w:rsidRDefault="00E1363E" w:rsidP="00802990">
      <w:pPr>
        <w:pStyle w:val="ListParagraph"/>
        <w:spacing w:line="360" w:lineRule="auto"/>
        <w:ind w:left="709"/>
        <w:jc w:val="both"/>
        <w:rPr>
          <w:rFonts w:ascii="Times" w:eastAsia="Times New Roman" w:hAnsi="Times" w:cs="Times New Roman"/>
          <w:sz w:val="22"/>
          <w:szCs w:val="22"/>
          <w:shd w:val="clear" w:color="auto" w:fill="FFFFFF"/>
          <w:lang w:val="en-GB"/>
        </w:rPr>
      </w:pPr>
    </w:p>
    <w:p w14:paraId="61F3F513" w14:textId="48C29F43" w:rsidR="00E1363E" w:rsidRPr="00802990" w:rsidRDefault="00E1363E" w:rsidP="00802990">
      <w:pPr>
        <w:spacing w:line="360" w:lineRule="auto"/>
        <w:ind w:left="426" w:firstLine="283"/>
        <w:contextualSpacing/>
        <w:jc w:val="both"/>
        <w:rPr>
          <w:rFonts w:ascii="Times" w:eastAsia="Times New Roman" w:hAnsi="Times" w:cs="Times New Roman"/>
          <w:i/>
          <w:sz w:val="22"/>
          <w:szCs w:val="22"/>
          <w:shd w:val="clear" w:color="auto" w:fill="FFFFFF"/>
          <w:lang w:val="en-GB"/>
        </w:rPr>
      </w:pPr>
      <w:r w:rsidRPr="00802990">
        <w:rPr>
          <w:rFonts w:ascii="Times" w:eastAsia="Times New Roman" w:hAnsi="Times" w:cs="Times New Roman"/>
          <w:i/>
          <w:sz w:val="22"/>
          <w:szCs w:val="22"/>
          <w:shd w:val="clear" w:color="auto" w:fill="FFFFFF"/>
          <w:lang w:val="en-GB"/>
        </w:rPr>
        <w:t>Contingency plan to mitigate risks:</w:t>
      </w:r>
      <w:r w:rsidR="008950D1" w:rsidRPr="00802990">
        <w:rPr>
          <w:rFonts w:ascii="Times" w:eastAsia="Times New Roman" w:hAnsi="Times" w:cs="Times New Roman"/>
          <w:i/>
          <w:sz w:val="22"/>
          <w:szCs w:val="22"/>
          <w:shd w:val="clear" w:color="auto" w:fill="FFFFFF"/>
          <w:lang w:val="en-GB"/>
        </w:rPr>
        <w:t xml:space="preserve"> </w:t>
      </w:r>
      <w:r w:rsidR="00093EC5" w:rsidRPr="00802990">
        <w:rPr>
          <w:rFonts w:ascii="Times" w:eastAsia="Times New Roman" w:hAnsi="Times" w:cs="Times New Roman"/>
          <w:sz w:val="22"/>
          <w:szCs w:val="22"/>
          <w:shd w:val="clear" w:color="auto" w:fill="FFFFFF"/>
          <w:lang w:val="en-GB"/>
        </w:rPr>
        <w:t xml:space="preserve">The development of the website is based on Rapid Application Development (RAD) which allows visual prototypes to be shown to the stakeholders. This keeps stakeholders engaged and feedback can be received in early stages of the development lifecycle. </w:t>
      </w:r>
    </w:p>
    <w:p w14:paraId="5F5FBFF7" w14:textId="77777777" w:rsidR="00340F77" w:rsidRPr="00802990" w:rsidRDefault="00340F77" w:rsidP="00802990">
      <w:pPr>
        <w:pStyle w:val="ListParagraph"/>
        <w:spacing w:line="360" w:lineRule="auto"/>
        <w:ind w:left="709"/>
        <w:jc w:val="both"/>
        <w:rPr>
          <w:rFonts w:ascii="Times" w:eastAsia="Times New Roman" w:hAnsi="Times" w:cs="Times New Roman"/>
          <w:sz w:val="22"/>
          <w:szCs w:val="22"/>
          <w:shd w:val="clear" w:color="auto" w:fill="FFFFFF"/>
          <w:lang w:val="en-GB"/>
        </w:rPr>
      </w:pPr>
    </w:p>
    <w:p w14:paraId="5708E762" w14:textId="77777777" w:rsidR="003F330E" w:rsidRPr="00802990" w:rsidRDefault="003F330E" w:rsidP="00802990">
      <w:pPr>
        <w:pStyle w:val="Heading2"/>
        <w:numPr>
          <w:ilvl w:val="2"/>
          <w:numId w:val="13"/>
        </w:numPr>
        <w:spacing w:line="360" w:lineRule="auto"/>
        <w:contextualSpacing/>
        <w:jc w:val="both"/>
        <w:rPr>
          <w:rFonts w:ascii="Times" w:hAnsi="Times" w:cs="Times New Roman"/>
          <w:color w:val="auto"/>
          <w:sz w:val="22"/>
          <w:szCs w:val="22"/>
          <w:lang w:val="en-GB"/>
        </w:rPr>
      </w:pPr>
      <w:bookmarkStart w:id="1974" w:name="_Toc290491166"/>
      <w:r w:rsidRPr="00802990">
        <w:rPr>
          <w:rFonts w:ascii="Times" w:hAnsi="Times" w:cs="Times New Roman"/>
          <w:color w:val="auto"/>
          <w:sz w:val="22"/>
          <w:szCs w:val="22"/>
          <w:lang w:val="en-GB"/>
        </w:rPr>
        <w:t>System issues</w:t>
      </w:r>
      <w:bookmarkEnd w:id="1974"/>
    </w:p>
    <w:p w14:paraId="6A261AF4" w14:textId="0FC9FF70" w:rsidR="003D7AA1" w:rsidRPr="00802990" w:rsidRDefault="001B46A6" w:rsidP="00802990">
      <w:pPr>
        <w:pStyle w:val="ListParagraph"/>
        <w:spacing w:line="360" w:lineRule="auto"/>
        <w:ind w:firstLine="504"/>
        <w:jc w:val="both"/>
        <w:rPr>
          <w:ins w:id="1975" w:author="Chara Katiri" w:date="2015-04-12T02:16:00Z"/>
          <w:rFonts w:ascii="Times" w:eastAsia="Times New Roman" w:hAnsi="Times" w:cs="Times New Roman"/>
          <w:sz w:val="22"/>
          <w:szCs w:val="22"/>
          <w:shd w:val="clear" w:color="auto" w:fill="FFFFFF"/>
          <w:lang w:val="en-GB"/>
        </w:rPr>
      </w:pPr>
      <w:r w:rsidRPr="00802990">
        <w:rPr>
          <w:rFonts w:ascii="Times" w:eastAsia="Times New Roman" w:hAnsi="Times" w:cs="Times New Roman"/>
          <w:i/>
          <w:sz w:val="22"/>
          <w:szCs w:val="22"/>
          <w:shd w:val="clear" w:color="auto" w:fill="FFFFFF"/>
          <w:lang w:val="en-GB"/>
        </w:rPr>
        <w:t>Collection of junk emails:</w:t>
      </w:r>
      <w:r w:rsidRPr="00802990">
        <w:rPr>
          <w:rFonts w:ascii="Times" w:eastAsia="Times New Roman" w:hAnsi="Times" w:cs="Times New Roman"/>
          <w:sz w:val="22"/>
          <w:szCs w:val="22"/>
          <w:shd w:val="clear" w:color="auto" w:fill="FFFFFF"/>
          <w:lang w:val="en-GB"/>
        </w:rPr>
        <w:t xml:space="preserve"> </w:t>
      </w:r>
      <w:r w:rsidR="00093EC5" w:rsidRPr="00802990">
        <w:rPr>
          <w:rFonts w:ascii="Times" w:eastAsia="Times New Roman" w:hAnsi="Times" w:cs="Times New Roman"/>
          <w:sz w:val="22"/>
          <w:szCs w:val="22"/>
          <w:shd w:val="clear" w:color="auto" w:fill="FFFFFF"/>
          <w:lang w:val="en-GB"/>
        </w:rPr>
        <w:t xml:space="preserve">One of the </w:t>
      </w:r>
      <w:r w:rsidR="00416E89" w:rsidRPr="00802990">
        <w:rPr>
          <w:rFonts w:ascii="Times" w:eastAsia="Times New Roman" w:hAnsi="Times" w:cs="Times New Roman"/>
          <w:sz w:val="22"/>
          <w:szCs w:val="22"/>
          <w:shd w:val="clear" w:color="auto" w:fill="FFFFFF"/>
          <w:lang w:val="en-GB"/>
        </w:rPr>
        <w:t xml:space="preserve">initial </w:t>
      </w:r>
      <w:r w:rsidR="003B0C3D" w:rsidRPr="00802990">
        <w:rPr>
          <w:rFonts w:ascii="Times" w:eastAsia="Times New Roman" w:hAnsi="Times" w:cs="Times New Roman"/>
          <w:sz w:val="22"/>
          <w:szCs w:val="22"/>
          <w:shd w:val="clear" w:color="auto" w:fill="FFFFFF"/>
          <w:lang w:val="en-GB"/>
        </w:rPr>
        <w:t>aims</w:t>
      </w:r>
      <w:r w:rsidR="00093EC5" w:rsidRPr="00802990">
        <w:rPr>
          <w:rFonts w:ascii="Times" w:eastAsia="Times New Roman" w:hAnsi="Times" w:cs="Times New Roman"/>
          <w:sz w:val="22"/>
          <w:szCs w:val="22"/>
          <w:shd w:val="clear" w:color="auto" w:fill="FFFFFF"/>
          <w:lang w:val="en-GB"/>
        </w:rPr>
        <w:t xml:space="preserve"> of the system </w:t>
      </w:r>
      <w:r w:rsidR="00416E89" w:rsidRPr="00802990">
        <w:rPr>
          <w:rFonts w:ascii="Times" w:eastAsia="Times New Roman" w:hAnsi="Times" w:cs="Times New Roman"/>
          <w:sz w:val="22"/>
          <w:szCs w:val="22"/>
          <w:shd w:val="clear" w:color="auto" w:fill="FFFFFF"/>
          <w:lang w:val="en-GB"/>
        </w:rPr>
        <w:t>was</w:t>
      </w:r>
      <w:r w:rsidR="00093EC5" w:rsidRPr="00802990">
        <w:rPr>
          <w:rFonts w:ascii="Times" w:eastAsia="Times New Roman" w:hAnsi="Times" w:cs="Times New Roman"/>
          <w:sz w:val="22"/>
          <w:szCs w:val="22"/>
          <w:shd w:val="clear" w:color="auto" w:fill="FFFFFF"/>
          <w:lang w:val="en-GB"/>
        </w:rPr>
        <w:t xml:space="preserve"> to </w:t>
      </w:r>
      <w:r w:rsidR="003B0C3D" w:rsidRPr="00802990">
        <w:rPr>
          <w:rFonts w:ascii="Times" w:eastAsia="Times New Roman" w:hAnsi="Times" w:cs="Times New Roman"/>
          <w:sz w:val="22"/>
          <w:szCs w:val="22"/>
          <w:shd w:val="clear" w:color="auto" w:fill="FFFFFF"/>
          <w:lang w:val="en-GB"/>
        </w:rPr>
        <w:t>collect</w:t>
      </w:r>
      <w:r w:rsidR="008950D1" w:rsidRPr="00802990">
        <w:rPr>
          <w:rFonts w:ascii="Times" w:eastAsia="Times New Roman" w:hAnsi="Times" w:cs="Times New Roman"/>
          <w:sz w:val="22"/>
          <w:szCs w:val="22"/>
          <w:shd w:val="clear" w:color="auto" w:fill="FFFFFF"/>
          <w:lang w:val="en-GB"/>
        </w:rPr>
        <w:t xml:space="preserve"> </w:t>
      </w:r>
      <w:r w:rsidR="00093EC5" w:rsidRPr="00802990">
        <w:rPr>
          <w:rFonts w:ascii="Times" w:eastAsia="Times New Roman" w:hAnsi="Times" w:cs="Times New Roman"/>
          <w:sz w:val="22"/>
          <w:szCs w:val="22"/>
          <w:shd w:val="clear" w:color="auto" w:fill="FFFFFF"/>
          <w:lang w:val="en-GB"/>
        </w:rPr>
        <w:t xml:space="preserve">the </w:t>
      </w:r>
      <w:r w:rsidR="00416E89" w:rsidRPr="00802990">
        <w:rPr>
          <w:rFonts w:ascii="Times" w:eastAsia="Times New Roman" w:hAnsi="Times" w:cs="Times New Roman"/>
          <w:sz w:val="22"/>
          <w:szCs w:val="22"/>
          <w:shd w:val="clear" w:color="auto" w:fill="FFFFFF"/>
          <w:lang w:val="en-GB"/>
        </w:rPr>
        <w:t>number of</w:t>
      </w:r>
      <w:r w:rsidR="00093EC5" w:rsidRPr="00802990">
        <w:rPr>
          <w:rFonts w:ascii="Times" w:eastAsia="Times New Roman" w:hAnsi="Times" w:cs="Times New Roman"/>
          <w:sz w:val="22"/>
          <w:szCs w:val="22"/>
          <w:shd w:val="clear" w:color="auto" w:fill="FFFFFF"/>
          <w:lang w:val="en-GB"/>
        </w:rPr>
        <w:t xml:space="preserve"> the junk emails sent </w:t>
      </w:r>
      <w:r w:rsidR="003B0C3D" w:rsidRPr="00802990">
        <w:rPr>
          <w:rFonts w:ascii="Times" w:eastAsia="Times New Roman" w:hAnsi="Times" w:cs="Times New Roman"/>
          <w:sz w:val="22"/>
          <w:szCs w:val="22"/>
          <w:shd w:val="clear" w:color="auto" w:fill="FFFFFF"/>
          <w:lang w:val="en-GB"/>
        </w:rPr>
        <w:t xml:space="preserve">within the </w:t>
      </w:r>
      <w:r w:rsidR="00EC0BC2" w:rsidRPr="00802990">
        <w:rPr>
          <w:rFonts w:ascii="Times" w:eastAsia="Times New Roman" w:hAnsi="Times" w:cs="Times New Roman"/>
          <w:sz w:val="22"/>
          <w:szCs w:val="22"/>
          <w:shd w:val="clear" w:color="auto" w:fill="FFFFFF"/>
          <w:lang w:val="en-GB"/>
        </w:rPr>
        <w:t>University</w:t>
      </w:r>
      <w:r w:rsidR="003B0C3D" w:rsidRPr="00802990">
        <w:rPr>
          <w:rFonts w:ascii="Times" w:eastAsia="Times New Roman" w:hAnsi="Times" w:cs="Times New Roman"/>
          <w:sz w:val="22"/>
          <w:szCs w:val="22"/>
          <w:shd w:val="clear" w:color="auto" w:fill="FFFFFF"/>
          <w:lang w:val="en-GB"/>
        </w:rPr>
        <w:t>. Then</w:t>
      </w:r>
      <w:r w:rsidR="008950D1" w:rsidRPr="00802990">
        <w:rPr>
          <w:rFonts w:ascii="Times" w:eastAsia="Times New Roman" w:hAnsi="Times" w:cs="Times New Roman"/>
          <w:sz w:val="22"/>
          <w:szCs w:val="22"/>
          <w:shd w:val="clear" w:color="auto" w:fill="FFFFFF"/>
          <w:lang w:val="en-GB"/>
        </w:rPr>
        <w:t>, the plan was to</w:t>
      </w:r>
      <w:r w:rsidR="0031704D" w:rsidRPr="00802990">
        <w:rPr>
          <w:rFonts w:ascii="Times" w:eastAsia="Times New Roman" w:hAnsi="Times" w:cs="Times New Roman"/>
          <w:sz w:val="22"/>
          <w:szCs w:val="22"/>
          <w:shd w:val="clear" w:color="auto" w:fill="FFFFFF"/>
          <w:lang w:val="en-GB"/>
        </w:rPr>
        <w:t xml:space="preserve"> </w:t>
      </w:r>
      <w:r w:rsidR="008950D1" w:rsidRPr="00802990">
        <w:rPr>
          <w:rFonts w:ascii="Times" w:eastAsia="Times New Roman" w:hAnsi="Times" w:cs="Times New Roman"/>
          <w:sz w:val="22"/>
          <w:szCs w:val="22"/>
          <w:shd w:val="clear" w:color="auto" w:fill="FFFFFF"/>
          <w:lang w:val="en-GB"/>
        </w:rPr>
        <w:t>analyse</w:t>
      </w:r>
      <w:r w:rsidR="0031704D" w:rsidRPr="00802990">
        <w:rPr>
          <w:rFonts w:ascii="Times" w:eastAsia="Times New Roman" w:hAnsi="Times" w:cs="Times New Roman"/>
          <w:sz w:val="22"/>
          <w:szCs w:val="22"/>
          <w:shd w:val="clear" w:color="auto" w:fill="FFFFFF"/>
          <w:lang w:val="en-GB"/>
        </w:rPr>
        <w:t xml:space="preserve"> the number of</w:t>
      </w:r>
      <w:r w:rsidR="003B0C3D" w:rsidRPr="00802990">
        <w:rPr>
          <w:rFonts w:ascii="Times" w:eastAsia="Times New Roman" w:hAnsi="Times" w:cs="Times New Roman"/>
          <w:sz w:val="22"/>
          <w:szCs w:val="22"/>
          <w:shd w:val="clear" w:color="auto" w:fill="FFFFFF"/>
          <w:lang w:val="en-GB"/>
        </w:rPr>
        <w:t xml:space="preserve"> emails</w:t>
      </w:r>
      <w:r w:rsidR="00416E89" w:rsidRPr="00802990">
        <w:rPr>
          <w:rFonts w:ascii="Times" w:eastAsia="Times New Roman" w:hAnsi="Times" w:cs="Times New Roman"/>
          <w:sz w:val="22"/>
          <w:szCs w:val="22"/>
          <w:shd w:val="clear" w:color="auto" w:fill="FFFFFF"/>
          <w:lang w:val="en-GB"/>
        </w:rPr>
        <w:t xml:space="preserve"> </w:t>
      </w:r>
      <w:r w:rsidR="0031704D" w:rsidRPr="00802990">
        <w:rPr>
          <w:rFonts w:ascii="Times" w:eastAsia="Times New Roman" w:hAnsi="Times" w:cs="Times New Roman"/>
          <w:sz w:val="22"/>
          <w:szCs w:val="22"/>
          <w:shd w:val="clear" w:color="auto" w:fill="FFFFFF"/>
          <w:lang w:val="en-GB"/>
        </w:rPr>
        <w:t xml:space="preserve">sent </w:t>
      </w:r>
      <w:r w:rsidR="00416E89" w:rsidRPr="00802990">
        <w:rPr>
          <w:rFonts w:ascii="Times" w:eastAsia="Times New Roman" w:hAnsi="Times" w:cs="Times New Roman"/>
          <w:sz w:val="22"/>
          <w:szCs w:val="22"/>
          <w:shd w:val="clear" w:color="auto" w:fill="FFFFFF"/>
          <w:lang w:val="en-GB"/>
        </w:rPr>
        <w:t>before</w:t>
      </w:r>
      <w:r w:rsidR="00093EC5" w:rsidRPr="00802990">
        <w:rPr>
          <w:rFonts w:ascii="Times" w:eastAsia="Times New Roman" w:hAnsi="Times" w:cs="Times New Roman"/>
          <w:sz w:val="22"/>
          <w:szCs w:val="22"/>
          <w:shd w:val="clear" w:color="auto" w:fill="FFFFFF"/>
          <w:lang w:val="en-GB"/>
        </w:rPr>
        <w:t xml:space="preserve"> and after the </w:t>
      </w:r>
      <w:r w:rsidR="00416E89" w:rsidRPr="00802990">
        <w:rPr>
          <w:rFonts w:ascii="Times" w:eastAsia="Times New Roman" w:hAnsi="Times" w:cs="Times New Roman"/>
          <w:sz w:val="22"/>
          <w:szCs w:val="22"/>
          <w:shd w:val="clear" w:color="auto" w:fill="FFFFFF"/>
          <w:lang w:val="en-GB"/>
        </w:rPr>
        <w:t>deployment</w:t>
      </w:r>
      <w:r w:rsidR="00093EC5" w:rsidRPr="00802990">
        <w:rPr>
          <w:rFonts w:ascii="Times" w:eastAsia="Times New Roman" w:hAnsi="Times" w:cs="Times New Roman"/>
          <w:sz w:val="22"/>
          <w:szCs w:val="22"/>
          <w:shd w:val="clear" w:color="auto" w:fill="FFFFFF"/>
          <w:lang w:val="en-GB"/>
        </w:rPr>
        <w:t xml:space="preserve"> of </w:t>
      </w:r>
      <w:r w:rsidR="003B0C3D" w:rsidRPr="00802990">
        <w:rPr>
          <w:rFonts w:ascii="Times" w:eastAsia="Times New Roman" w:hAnsi="Times" w:cs="Times New Roman"/>
          <w:sz w:val="22"/>
          <w:szCs w:val="22"/>
          <w:shd w:val="clear" w:color="auto" w:fill="FFFFFF"/>
          <w:lang w:val="en-GB"/>
        </w:rPr>
        <w:t xml:space="preserve">the website </w:t>
      </w:r>
      <w:r w:rsidR="008950D1" w:rsidRPr="00802990">
        <w:rPr>
          <w:rFonts w:ascii="Times" w:eastAsia="Times New Roman" w:hAnsi="Times" w:cs="Times New Roman"/>
          <w:sz w:val="22"/>
          <w:szCs w:val="22"/>
          <w:shd w:val="clear" w:color="auto" w:fill="FFFFFF"/>
          <w:lang w:val="en-GB"/>
        </w:rPr>
        <w:t xml:space="preserve">in order </w:t>
      </w:r>
      <w:r w:rsidR="003B0C3D" w:rsidRPr="00802990">
        <w:rPr>
          <w:rFonts w:ascii="Times" w:eastAsia="Times New Roman" w:hAnsi="Times" w:cs="Times New Roman"/>
          <w:sz w:val="22"/>
          <w:szCs w:val="22"/>
          <w:shd w:val="clear" w:color="auto" w:fill="FFFFFF"/>
          <w:lang w:val="en-GB"/>
        </w:rPr>
        <w:t xml:space="preserve">to measure the efficiency of </w:t>
      </w:r>
      <w:r w:rsidR="008950D1" w:rsidRPr="00802990">
        <w:rPr>
          <w:rFonts w:ascii="Times" w:eastAsia="Times New Roman" w:hAnsi="Times" w:cs="Times New Roman"/>
          <w:sz w:val="22"/>
          <w:szCs w:val="22"/>
          <w:shd w:val="clear" w:color="auto" w:fill="FFFFFF"/>
          <w:lang w:val="en-GB"/>
        </w:rPr>
        <w:t xml:space="preserve">the </w:t>
      </w:r>
      <w:r w:rsidR="003B0C3D" w:rsidRPr="00802990">
        <w:rPr>
          <w:rFonts w:ascii="Times" w:eastAsia="Times New Roman" w:hAnsi="Times" w:cs="Times New Roman"/>
          <w:sz w:val="22"/>
          <w:szCs w:val="22"/>
          <w:shd w:val="clear" w:color="auto" w:fill="FFFFFF"/>
          <w:lang w:val="en-GB"/>
        </w:rPr>
        <w:t>website</w:t>
      </w:r>
      <w:r w:rsidR="008950D1" w:rsidRPr="00802990">
        <w:rPr>
          <w:rFonts w:ascii="Times" w:eastAsia="Times New Roman" w:hAnsi="Times" w:cs="Times New Roman"/>
          <w:sz w:val="22"/>
          <w:szCs w:val="22"/>
          <w:shd w:val="clear" w:color="auto" w:fill="FFFFFF"/>
          <w:lang w:val="en-GB"/>
        </w:rPr>
        <w:t xml:space="preserve"> th</w:t>
      </w:r>
      <w:ins w:id="1976" w:author="Chara Katiri" w:date="2015-04-11T21:39:00Z">
        <w:r w:rsidR="00C2757E" w:rsidRPr="00802990">
          <w:rPr>
            <w:rFonts w:ascii="Times" w:eastAsia="Times New Roman" w:hAnsi="Times" w:cs="Times New Roman"/>
            <w:sz w:val="22"/>
            <w:szCs w:val="22"/>
            <w:shd w:val="clear" w:color="auto" w:fill="FFFFFF"/>
            <w:lang w:val="en-GB"/>
          </w:rPr>
          <w:t>r</w:t>
        </w:r>
      </w:ins>
      <w:r w:rsidR="008950D1" w:rsidRPr="00802990">
        <w:rPr>
          <w:rFonts w:ascii="Times" w:eastAsia="Times New Roman" w:hAnsi="Times" w:cs="Times New Roman"/>
          <w:sz w:val="22"/>
          <w:szCs w:val="22"/>
          <w:shd w:val="clear" w:color="auto" w:fill="FFFFFF"/>
          <w:lang w:val="en-GB"/>
        </w:rPr>
        <w:t>ough the functionalities it offers</w:t>
      </w:r>
      <w:r w:rsidR="003B0C3D" w:rsidRPr="00802990">
        <w:rPr>
          <w:rFonts w:ascii="Times" w:eastAsia="Times New Roman" w:hAnsi="Times" w:cs="Times New Roman"/>
          <w:sz w:val="22"/>
          <w:szCs w:val="22"/>
          <w:shd w:val="clear" w:color="auto" w:fill="FFFFFF"/>
          <w:lang w:val="en-GB"/>
        </w:rPr>
        <w:t xml:space="preserve">. </w:t>
      </w:r>
      <w:r w:rsidR="00416E89" w:rsidRPr="00802990">
        <w:rPr>
          <w:rFonts w:ascii="Times" w:eastAsia="Times New Roman" w:hAnsi="Times" w:cs="Times New Roman"/>
          <w:sz w:val="22"/>
          <w:szCs w:val="22"/>
          <w:shd w:val="clear" w:color="auto" w:fill="FFFFFF"/>
          <w:lang w:val="en-GB"/>
        </w:rPr>
        <w:t>A request was submitted to the IT services team to extract the average number of junk email</w:t>
      </w:r>
      <w:r w:rsidR="003B0C3D" w:rsidRPr="00802990">
        <w:rPr>
          <w:rFonts w:ascii="Times" w:eastAsia="Times New Roman" w:hAnsi="Times" w:cs="Times New Roman"/>
          <w:sz w:val="22"/>
          <w:szCs w:val="22"/>
          <w:shd w:val="clear" w:color="auto" w:fill="FFFFFF"/>
          <w:lang w:val="en-GB"/>
        </w:rPr>
        <w:t>s exchanged on Su</w:t>
      </w:r>
      <w:r w:rsidR="008950D1" w:rsidRPr="00802990">
        <w:rPr>
          <w:rFonts w:ascii="Times" w:eastAsia="Times New Roman" w:hAnsi="Times" w:cs="Times New Roman"/>
          <w:sz w:val="22"/>
          <w:szCs w:val="22"/>
          <w:shd w:val="clear" w:color="auto" w:fill="FFFFFF"/>
          <w:lang w:val="en-GB"/>
        </w:rPr>
        <w:t>rrey’s network. In response the team</w:t>
      </w:r>
      <w:r w:rsidR="003B0C3D" w:rsidRPr="00802990">
        <w:rPr>
          <w:rFonts w:ascii="Times" w:eastAsia="Times New Roman" w:hAnsi="Times" w:cs="Times New Roman"/>
          <w:sz w:val="22"/>
          <w:szCs w:val="22"/>
          <w:shd w:val="clear" w:color="auto" w:fill="FFFFFF"/>
          <w:lang w:val="en-GB"/>
        </w:rPr>
        <w:t xml:space="preserve"> explained that there is no way to pull out the</w:t>
      </w:r>
      <w:r w:rsidR="0031704D" w:rsidRPr="00802990">
        <w:rPr>
          <w:rFonts w:ascii="Times" w:eastAsia="Times New Roman" w:hAnsi="Times" w:cs="Times New Roman"/>
          <w:sz w:val="22"/>
          <w:szCs w:val="22"/>
          <w:shd w:val="clear" w:color="auto" w:fill="FFFFFF"/>
          <w:lang w:val="en-GB"/>
        </w:rPr>
        <w:t xml:space="preserve"> junk emails as all Surrey accounts are automatically listed as ‘safe senders’ and they can’t be filtered as junk unless those emails are marked as junk by the receivers. </w:t>
      </w:r>
      <w:r w:rsidR="008950D1" w:rsidRPr="00802990">
        <w:rPr>
          <w:rFonts w:ascii="Times" w:eastAsia="Times New Roman" w:hAnsi="Times" w:cs="Times New Roman"/>
          <w:sz w:val="22"/>
          <w:szCs w:val="22"/>
          <w:shd w:val="clear" w:color="auto" w:fill="FFFFFF"/>
          <w:lang w:val="en-GB"/>
        </w:rPr>
        <w:t xml:space="preserve">(The email trail can be found in </w:t>
      </w:r>
      <w:r w:rsidR="00455757" w:rsidRPr="00802990">
        <w:rPr>
          <w:rFonts w:ascii="Times" w:eastAsia="Times New Roman" w:hAnsi="Times" w:cs="Times New Roman"/>
          <w:sz w:val="22"/>
          <w:szCs w:val="22"/>
          <w:shd w:val="clear" w:color="auto" w:fill="FFFFFF"/>
          <w:lang w:val="en-GB"/>
        </w:rPr>
        <w:t>section</w:t>
      </w:r>
      <w:r w:rsidR="008950D1" w:rsidRPr="00802990">
        <w:rPr>
          <w:rFonts w:ascii="Times" w:eastAsia="Times New Roman" w:hAnsi="Times" w:cs="Times New Roman"/>
          <w:sz w:val="22"/>
          <w:szCs w:val="22"/>
          <w:shd w:val="clear" w:color="auto" w:fill="FFFFFF"/>
          <w:lang w:val="en-GB"/>
        </w:rPr>
        <w:t xml:space="preserve"> </w:t>
      </w:r>
      <w:ins w:id="1977" w:author="Chara Katiri" w:date="2015-04-12T02:16:00Z">
        <w:r w:rsidR="003D7AA1" w:rsidRPr="00802990">
          <w:rPr>
            <w:rFonts w:ascii="Times" w:eastAsia="Times New Roman" w:hAnsi="Times" w:cs="Times New Roman"/>
            <w:sz w:val="22"/>
            <w:szCs w:val="22"/>
            <w:shd w:val="clear" w:color="auto" w:fill="FFFFFF"/>
            <w:lang w:val="en-GB"/>
          </w:rPr>
          <w:t>9.1</w:t>
        </w:r>
      </w:ins>
      <w:r w:rsidR="00455757" w:rsidRPr="00802990">
        <w:rPr>
          <w:rFonts w:ascii="Times" w:eastAsia="Times New Roman" w:hAnsi="Times" w:cs="Times New Roman"/>
          <w:sz w:val="22"/>
          <w:szCs w:val="22"/>
          <w:shd w:val="clear" w:color="auto" w:fill="FFFFFF"/>
          <w:lang w:val="en-GB"/>
        </w:rPr>
        <w:t xml:space="preserve">. </w:t>
      </w:r>
      <w:r w:rsidR="008950D1" w:rsidRPr="00802990">
        <w:rPr>
          <w:rFonts w:ascii="Times" w:eastAsia="Times New Roman" w:hAnsi="Times" w:cs="Times New Roman"/>
          <w:sz w:val="22"/>
          <w:szCs w:val="22"/>
          <w:shd w:val="clear" w:color="auto" w:fill="FFFFFF"/>
          <w:lang w:val="en-GB"/>
        </w:rPr>
        <w:t xml:space="preserve">Appendix).  </w:t>
      </w:r>
    </w:p>
    <w:p w14:paraId="16D18DE0" w14:textId="21977887" w:rsidR="00416E89" w:rsidRPr="00802990" w:rsidRDefault="00C2757E" w:rsidP="00802990">
      <w:pPr>
        <w:pStyle w:val="ListParagraph"/>
        <w:spacing w:line="360" w:lineRule="auto"/>
        <w:ind w:firstLine="504"/>
        <w:jc w:val="both"/>
        <w:rPr>
          <w:rFonts w:ascii="Times" w:eastAsia="Times New Roman" w:hAnsi="Times" w:cs="Times New Roman"/>
          <w:sz w:val="22"/>
          <w:szCs w:val="22"/>
          <w:shd w:val="clear" w:color="auto" w:fill="FFFFFF"/>
          <w:lang w:val="en-GB"/>
        </w:rPr>
      </w:pPr>
      <w:commentRangeStart w:id="1978"/>
      <w:ins w:id="1979" w:author="Chara Katiri" w:date="2015-04-11T21:39:00Z">
        <w:r w:rsidRPr="00802990">
          <w:rPr>
            <w:rFonts w:ascii="Times" w:eastAsia="Times New Roman" w:hAnsi="Times" w:cs="Times New Roman"/>
            <w:sz w:val="22"/>
            <w:szCs w:val="22"/>
            <w:highlight w:val="yellow"/>
            <w:shd w:val="clear" w:color="auto" w:fill="FFFFFF"/>
            <w:lang w:val="en-GB"/>
            <w:rPrChange w:id="1980" w:author="Chara Katiri" w:date="2015-04-12T20:48:00Z">
              <w:rPr>
                <w:rFonts w:ascii="Times" w:eastAsia="Times New Roman" w:hAnsi="Times" w:cs="Times New Roman"/>
                <w:sz w:val="22"/>
                <w:szCs w:val="22"/>
                <w:shd w:val="clear" w:color="auto" w:fill="FFFFFF"/>
                <w:lang w:val="en-GB"/>
              </w:rPr>
            </w:rPrChange>
          </w:rPr>
          <w:t xml:space="preserve">Mitigation </w:t>
        </w:r>
        <w:commentRangeEnd w:id="1978"/>
        <w:r w:rsidRPr="00802990">
          <w:rPr>
            <w:rStyle w:val="CommentReference"/>
            <w:rFonts w:ascii="Times" w:hAnsi="Times"/>
            <w:sz w:val="22"/>
            <w:szCs w:val="22"/>
            <w:highlight w:val="yellow"/>
            <w:rPrChange w:id="1981" w:author="Chara Katiri" w:date="2015-04-12T20:48:00Z">
              <w:rPr>
                <w:rStyle w:val="CommentReference"/>
                <w:rFonts w:ascii="Times" w:hAnsi="Times"/>
                <w:sz w:val="22"/>
                <w:szCs w:val="22"/>
              </w:rPr>
            </w:rPrChange>
          </w:rPr>
          <w:commentReference w:id="1978"/>
        </w:r>
      </w:ins>
      <w:ins w:id="1982" w:author="Chara Katiri" w:date="2015-04-12T02:16:00Z">
        <w:r w:rsidR="003D7AA1" w:rsidRPr="00802990">
          <w:rPr>
            <w:rFonts w:ascii="Times" w:eastAsia="Times New Roman" w:hAnsi="Times" w:cs="Times New Roman"/>
            <w:sz w:val="22"/>
            <w:szCs w:val="22"/>
            <w:shd w:val="clear" w:color="auto" w:fill="FFFFFF"/>
            <w:lang w:val="en-GB"/>
          </w:rPr>
          <w:t>?</w:t>
        </w:r>
      </w:ins>
    </w:p>
    <w:p w14:paraId="003C86C5" w14:textId="77777777" w:rsidR="00093EC5" w:rsidRPr="00802990" w:rsidRDefault="00093EC5" w:rsidP="00802990">
      <w:pPr>
        <w:spacing w:line="360" w:lineRule="auto"/>
        <w:contextualSpacing/>
        <w:jc w:val="both"/>
        <w:rPr>
          <w:rFonts w:ascii="Times" w:eastAsia="Times New Roman" w:hAnsi="Times" w:cs="Times New Roman"/>
          <w:sz w:val="22"/>
          <w:szCs w:val="22"/>
          <w:shd w:val="clear" w:color="auto" w:fill="FFFFFF"/>
          <w:lang w:val="en-GB"/>
        </w:rPr>
      </w:pPr>
    </w:p>
    <w:p w14:paraId="59C1C990" w14:textId="63351A79" w:rsidR="003F330E" w:rsidRPr="00802990" w:rsidRDefault="003F330E" w:rsidP="00802990">
      <w:pPr>
        <w:pStyle w:val="Heading2"/>
        <w:numPr>
          <w:ilvl w:val="1"/>
          <w:numId w:val="13"/>
        </w:numPr>
        <w:spacing w:line="360" w:lineRule="auto"/>
        <w:contextualSpacing/>
        <w:jc w:val="both"/>
        <w:rPr>
          <w:rFonts w:ascii="Times" w:hAnsi="Times" w:cs="Times New Roman"/>
          <w:color w:val="auto"/>
          <w:sz w:val="22"/>
          <w:szCs w:val="22"/>
          <w:lang w:val="en-GB"/>
        </w:rPr>
      </w:pPr>
      <w:bookmarkStart w:id="1983" w:name="_Toc290491167"/>
      <w:r w:rsidRPr="00802990">
        <w:rPr>
          <w:rFonts w:ascii="Times" w:hAnsi="Times" w:cs="Times New Roman"/>
          <w:color w:val="auto"/>
          <w:sz w:val="22"/>
          <w:szCs w:val="22"/>
          <w:lang w:val="en-GB"/>
        </w:rPr>
        <w:t xml:space="preserve">System </w:t>
      </w:r>
      <w:ins w:id="1984" w:author="Chara Katiri" w:date="2015-04-11T21:41:00Z">
        <w:r w:rsidR="00660A0D" w:rsidRPr="00802990">
          <w:rPr>
            <w:rFonts w:ascii="Times" w:hAnsi="Times" w:cs="Times New Roman"/>
            <w:color w:val="auto"/>
            <w:sz w:val="22"/>
            <w:szCs w:val="22"/>
            <w:lang w:val="en-GB"/>
          </w:rPr>
          <w:t>risks</w:t>
        </w:r>
      </w:ins>
      <w:r w:rsidRPr="00802990">
        <w:rPr>
          <w:rFonts w:ascii="Times" w:hAnsi="Times" w:cs="Times New Roman"/>
          <w:color w:val="auto"/>
          <w:sz w:val="22"/>
          <w:szCs w:val="22"/>
          <w:lang w:val="en-GB"/>
        </w:rPr>
        <w:t>, dependencies and timescales</w:t>
      </w:r>
      <w:bookmarkEnd w:id="1983"/>
      <w:r w:rsidRPr="00802990">
        <w:rPr>
          <w:rFonts w:ascii="Times" w:hAnsi="Times" w:cs="Times New Roman"/>
          <w:color w:val="auto"/>
          <w:sz w:val="22"/>
          <w:szCs w:val="22"/>
          <w:lang w:val="en-GB"/>
        </w:rPr>
        <w:t xml:space="preserve"> </w:t>
      </w:r>
    </w:p>
    <w:p w14:paraId="7A5E7A44" w14:textId="705A6979" w:rsidR="003F330E" w:rsidRPr="00802990" w:rsidRDefault="003F330E" w:rsidP="00802990">
      <w:pPr>
        <w:pStyle w:val="Heading2"/>
        <w:numPr>
          <w:ilvl w:val="2"/>
          <w:numId w:val="13"/>
        </w:numPr>
        <w:spacing w:line="360" w:lineRule="auto"/>
        <w:contextualSpacing/>
        <w:jc w:val="both"/>
        <w:rPr>
          <w:rFonts w:ascii="Times" w:hAnsi="Times" w:cs="Times New Roman"/>
          <w:color w:val="auto"/>
          <w:sz w:val="22"/>
          <w:szCs w:val="22"/>
          <w:lang w:val="en-GB"/>
        </w:rPr>
      </w:pPr>
      <w:bookmarkStart w:id="1985" w:name="_Toc290491168"/>
      <w:r w:rsidRPr="00802990">
        <w:rPr>
          <w:rFonts w:ascii="Times" w:hAnsi="Times" w:cs="Times New Roman"/>
          <w:color w:val="auto"/>
          <w:sz w:val="22"/>
          <w:szCs w:val="22"/>
          <w:lang w:val="en-GB"/>
        </w:rPr>
        <w:t xml:space="preserve">System </w:t>
      </w:r>
      <w:ins w:id="1986" w:author="Chara Katiri" w:date="2015-04-11T21:41:00Z">
        <w:r w:rsidR="00660A0D" w:rsidRPr="00802990">
          <w:rPr>
            <w:rFonts w:ascii="Times" w:hAnsi="Times" w:cs="Times New Roman"/>
            <w:color w:val="auto"/>
            <w:sz w:val="22"/>
            <w:szCs w:val="22"/>
            <w:lang w:val="en-GB"/>
          </w:rPr>
          <w:t>risks</w:t>
        </w:r>
      </w:ins>
      <w:bookmarkEnd w:id="1985"/>
    </w:p>
    <w:p w14:paraId="14D55760" w14:textId="77777777" w:rsidR="0031704D" w:rsidRPr="00802990" w:rsidRDefault="0031704D" w:rsidP="00802990">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Time constraints due to 5 other modules that run in parallel with COM3001. All the modules are assessed based on at least one coursework and an exam. </w:t>
      </w:r>
    </w:p>
    <w:p w14:paraId="5785C7C1" w14:textId="77777777" w:rsidR="0031704D" w:rsidRPr="00802990" w:rsidRDefault="0031704D" w:rsidP="00802990">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Time scales for set up, development and deployment of the website are aggressive in order to meet the demands of COM3001 Professional Project deadlines and deliveries.</w:t>
      </w:r>
    </w:p>
    <w:p w14:paraId="424D14B3" w14:textId="77777777" w:rsidR="0031704D" w:rsidRPr="00802990" w:rsidRDefault="0031704D" w:rsidP="00802990">
      <w:pPr>
        <w:pStyle w:val="ListParagraph"/>
        <w:spacing w:line="360" w:lineRule="auto"/>
        <w:ind w:left="709"/>
        <w:jc w:val="both"/>
        <w:rPr>
          <w:rFonts w:ascii="Times" w:eastAsia="Times New Roman" w:hAnsi="Times" w:cs="Times New Roman"/>
          <w:sz w:val="22"/>
          <w:szCs w:val="22"/>
          <w:shd w:val="clear" w:color="auto" w:fill="FFFFFF"/>
          <w:lang w:val="en-GB"/>
        </w:rPr>
      </w:pPr>
    </w:p>
    <w:p w14:paraId="221FEBD9" w14:textId="77777777" w:rsidR="0031704D" w:rsidRPr="00802990" w:rsidRDefault="0031704D" w:rsidP="00802990">
      <w:pPr>
        <w:spacing w:line="360" w:lineRule="auto"/>
        <w:ind w:left="426" w:firstLine="283"/>
        <w:contextualSpacing/>
        <w:jc w:val="both"/>
        <w:rPr>
          <w:rFonts w:ascii="Times" w:eastAsia="Times New Roman" w:hAnsi="Times" w:cs="Times New Roman"/>
          <w:i/>
          <w:sz w:val="22"/>
          <w:szCs w:val="22"/>
          <w:shd w:val="clear" w:color="auto" w:fill="FFFFFF"/>
          <w:lang w:val="en-GB"/>
        </w:rPr>
      </w:pPr>
      <w:r w:rsidRPr="00802990">
        <w:rPr>
          <w:rFonts w:ascii="Times" w:eastAsia="Times New Roman" w:hAnsi="Times" w:cs="Times New Roman"/>
          <w:i/>
          <w:sz w:val="22"/>
          <w:szCs w:val="22"/>
          <w:shd w:val="clear" w:color="auto" w:fill="FFFFFF"/>
          <w:lang w:val="en-GB"/>
        </w:rPr>
        <w:t>Contingency plan to mitigate risks:</w:t>
      </w:r>
    </w:p>
    <w:p w14:paraId="3DA7AEFC" w14:textId="77777777" w:rsidR="0031704D" w:rsidRPr="00802990" w:rsidRDefault="0031704D" w:rsidP="00802990">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Timescales were set up with the work required by other modules in mind.</w:t>
      </w:r>
    </w:p>
    <w:p w14:paraId="64F0DA81" w14:textId="77777777" w:rsidR="0031704D" w:rsidRPr="00802990" w:rsidRDefault="0031704D" w:rsidP="00802990">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If for any reason the timescales shift, the requirements categorised as ‘</w:t>
      </w:r>
      <w:proofErr w:type="gramStart"/>
      <w:r w:rsidRPr="00802990">
        <w:rPr>
          <w:rFonts w:ascii="Times" w:eastAsia="Times New Roman" w:hAnsi="Times" w:cs="Times New Roman"/>
          <w:sz w:val="22"/>
          <w:szCs w:val="22"/>
          <w:shd w:val="clear" w:color="auto" w:fill="FFFFFF"/>
          <w:lang w:val="en-GB"/>
        </w:rPr>
        <w:t>Could’ will</w:t>
      </w:r>
      <w:proofErr w:type="gramEnd"/>
      <w:r w:rsidRPr="00802990">
        <w:rPr>
          <w:rFonts w:ascii="Times" w:eastAsia="Times New Roman" w:hAnsi="Times" w:cs="Times New Roman"/>
          <w:sz w:val="22"/>
          <w:szCs w:val="22"/>
          <w:shd w:val="clear" w:color="auto" w:fill="FFFFFF"/>
          <w:lang w:val="en-GB"/>
        </w:rPr>
        <w:t xml:space="preserve"> not be implemented. </w:t>
      </w:r>
    </w:p>
    <w:p w14:paraId="06FB625B" w14:textId="77777777" w:rsidR="00682029" w:rsidRPr="00802990" w:rsidRDefault="00682029" w:rsidP="00802990">
      <w:pPr>
        <w:pStyle w:val="ListParagraph"/>
        <w:spacing w:line="360" w:lineRule="auto"/>
        <w:ind w:left="709"/>
        <w:jc w:val="both"/>
        <w:rPr>
          <w:rFonts w:ascii="Times" w:eastAsia="Times New Roman" w:hAnsi="Times" w:cs="Times New Roman"/>
          <w:sz w:val="22"/>
          <w:szCs w:val="22"/>
          <w:shd w:val="clear" w:color="auto" w:fill="FFFFFF"/>
          <w:lang w:val="en-GB"/>
        </w:rPr>
      </w:pPr>
    </w:p>
    <w:p w14:paraId="753CE19E" w14:textId="0A1A48BB" w:rsidR="00DE309C" w:rsidRPr="00802990" w:rsidRDefault="00DE309C" w:rsidP="00802990">
      <w:pPr>
        <w:pStyle w:val="Heading2"/>
        <w:numPr>
          <w:ilvl w:val="2"/>
          <w:numId w:val="13"/>
        </w:numPr>
        <w:spacing w:line="360" w:lineRule="auto"/>
        <w:contextualSpacing/>
        <w:jc w:val="both"/>
        <w:rPr>
          <w:ins w:id="1987" w:author="Chara Katiri" w:date="2015-04-11T21:43:00Z"/>
          <w:rFonts w:ascii="Times" w:hAnsi="Times" w:cs="Times New Roman"/>
          <w:color w:val="auto"/>
          <w:sz w:val="22"/>
          <w:szCs w:val="22"/>
          <w:lang w:val="en-GB"/>
        </w:rPr>
      </w:pPr>
      <w:bookmarkStart w:id="1988" w:name="_Toc290491169"/>
      <w:commentRangeStart w:id="1989"/>
      <w:ins w:id="1990" w:author="Chara Katiri" w:date="2015-04-11T21:43:00Z">
        <w:r w:rsidRPr="00802990">
          <w:rPr>
            <w:rFonts w:ascii="Times" w:hAnsi="Times" w:cs="Times New Roman"/>
            <w:color w:val="auto"/>
            <w:sz w:val="22"/>
            <w:szCs w:val="22"/>
            <w:lang w:val="en-GB"/>
          </w:rPr>
          <w:t xml:space="preserve">System constraints </w:t>
        </w:r>
      </w:ins>
      <w:commentRangeEnd w:id="1989"/>
      <w:ins w:id="1991" w:author="Chara Katiri" w:date="2015-04-11T22:35:00Z">
        <w:r w:rsidR="00F64192" w:rsidRPr="00802990">
          <w:rPr>
            <w:rStyle w:val="CommentReference"/>
            <w:rFonts w:ascii="Times" w:eastAsiaTheme="minorEastAsia" w:hAnsi="Times" w:cstheme="minorBidi"/>
            <w:b w:val="0"/>
            <w:bCs w:val="0"/>
            <w:color w:val="auto"/>
            <w:sz w:val="22"/>
            <w:szCs w:val="22"/>
          </w:rPr>
          <w:commentReference w:id="1989"/>
        </w:r>
      </w:ins>
      <w:bookmarkEnd w:id="1988"/>
    </w:p>
    <w:p w14:paraId="1839B726" w14:textId="0EBC4771" w:rsidR="00E921E9" w:rsidRPr="00802990" w:rsidRDefault="00E921E9" w:rsidP="00802990">
      <w:pPr>
        <w:pStyle w:val="ListParagraph"/>
        <w:numPr>
          <w:ilvl w:val="0"/>
          <w:numId w:val="50"/>
        </w:numPr>
        <w:spacing w:line="360" w:lineRule="auto"/>
        <w:jc w:val="both"/>
        <w:rPr>
          <w:ins w:id="1992" w:author="Chara Katiri" w:date="2015-04-11T21:54:00Z"/>
          <w:rFonts w:ascii="Times" w:hAnsi="Times"/>
          <w:sz w:val="22"/>
          <w:szCs w:val="22"/>
        </w:rPr>
        <w:pPrChange w:id="1993" w:author="Chara Katiri" w:date="2015-04-12T20:48:00Z">
          <w:pPr>
            <w:pStyle w:val="Heading2"/>
            <w:numPr>
              <w:ilvl w:val="2"/>
              <w:numId w:val="13"/>
            </w:numPr>
            <w:spacing w:line="360" w:lineRule="auto"/>
            <w:ind w:left="1224" w:hanging="504"/>
            <w:contextualSpacing/>
            <w:jc w:val="both"/>
          </w:pPr>
        </w:pPrChange>
      </w:pPr>
      <w:ins w:id="1994" w:author="Chara Katiri" w:date="2015-04-11T21:50:00Z">
        <w:r w:rsidRPr="00802990">
          <w:rPr>
            <w:rFonts w:ascii="Times" w:hAnsi="Times"/>
            <w:sz w:val="22"/>
            <w:szCs w:val="22"/>
          </w:rPr>
          <w:t xml:space="preserve">Spring Framework </w:t>
        </w:r>
        <w:r w:rsidR="008323E2" w:rsidRPr="00802990">
          <w:rPr>
            <w:rFonts w:ascii="Times" w:hAnsi="Times"/>
            <w:sz w:val="22"/>
            <w:szCs w:val="22"/>
          </w:rPr>
          <w:t xml:space="preserve">4.0 </w:t>
        </w:r>
      </w:ins>
      <w:ins w:id="1995" w:author="Chara Katiri" w:date="2015-04-11T21:51:00Z">
        <w:r w:rsidRPr="00802990">
          <w:rPr>
            <w:rFonts w:ascii="Times" w:hAnsi="Times"/>
            <w:sz w:val="22"/>
            <w:szCs w:val="22"/>
          </w:rPr>
          <w:t>is</w:t>
        </w:r>
      </w:ins>
      <w:ins w:id="1996" w:author="Chara Katiri" w:date="2015-04-11T21:50:00Z">
        <w:r w:rsidR="008323E2" w:rsidRPr="00802990">
          <w:rPr>
            <w:rFonts w:ascii="Times" w:hAnsi="Times"/>
            <w:sz w:val="22"/>
            <w:szCs w:val="22"/>
          </w:rPr>
          <w:t xml:space="preserve"> the latest version</w:t>
        </w:r>
      </w:ins>
      <w:ins w:id="1997" w:author="Chara Katiri" w:date="2015-04-11T21:51:00Z">
        <w:r w:rsidRPr="00802990">
          <w:rPr>
            <w:rFonts w:ascii="Times" w:hAnsi="Times"/>
            <w:sz w:val="22"/>
            <w:szCs w:val="22"/>
          </w:rPr>
          <w:t xml:space="preserve"> released and it requires minimum Java SE 6 and above.  </w:t>
        </w:r>
      </w:ins>
      <w:ins w:id="1998" w:author="Chara Katiri" w:date="2015-04-11T21:54:00Z">
        <w:r w:rsidRPr="00802990">
          <w:rPr>
            <w:rFonts w:ascii="Times" w:hAnsi="Times"/>
            <w:sz w:val="22"/>
            <w:szCs w:val="22"/>
          </w:rPr>
          <w:t>Spring Framework 4.0 supports fully Java 8 features</w:t>
        </w:r>
      </w:ins>
      <w:ins w:id="1999" w:author="Chara Katiri" w:date="2015-04-11T21:55:00Z">
        <w:r w:rsidRPr="00802990">
          <w:rPr>
            <w:rFonts w:ascii="Times" w:hAnsi="Times"/>
            <w:sz w:val="22"/>
            <w:szCs w:val="22"/>
          </w:rPr>
          <w:t xml:space="preserve"> and use of Java 7 or above is </w:t>
        </w:r>
      </w:ins>
      <w:ins w:id="2000" w:author="Chara Katiri" w:date="2015-04-11T21:56:00Z">
        <w:r w:rsidRPr="00802990">
          <w:rPr>
            <w:rFonts w:ascii="Times" w:hAnsi="Times"/>
            <w:sz w:val="22"/>
            <w:szCs w:val="22"/>
          </w:rPr>
          <w:t xml:space="preserve">recommended [28]. </w:t>
        </w:r>
      </w:ins>
    </w:p>
    <w:p w14:paraId="576F0D79" w14:textId="617D2BC3" w:rsidR="00E921E9" w:rsidRPr="00802990" w:rsidRDefault="0065420B" w:rsidP="00802990">
      <w:pPr>
        <w:pStyle w:val="ListParagraph"/>
        <w:numPr>
          <w:ilvl w:val="0"/>
          <w:numId w:val="50"/>
        </w:numPr>
        <w:spacing w:line="360" w:lineRule="auto"/>
        <w:jc w:val="both"/>
        <w:rPr>
          <w:ins w:id="2001" w:author="Chara Katiri" w:date="2015-04-11T22:33:00Z"/>
          <w:rFonts w:ascii="Times" w:hAnsi="Times"/>
          <w:sz w:val="22"/>
          <w:szCs w:val="22"/>
        </w:rPr>
        <w:pPrChange w:id="2002" w:author="Chara Katiri" w:date="2015-04-12T20:48:00Z">
          <w:pPr>
            <w:pStyle w:val="Heading2"/>
            <w:numPr>
              <w:ilvl w:val="2"/>
              <w:numId w:val="13"/>
            </w:numPr>
            <w:spacing w:line="360" w:lineRule="auto"/>
            <w:ind w:left="1224" w:hanging="504"/>
            <w:contextualSpacing/>
            <w:jc w:val="both"/>
          </w:pPr>
        </w:pPrChange>
      </w:pPr>
      <w:ins w:id="2003" w:author="Chara Katiri" w:date="2015-04-11T22:22:00Z">
        <w:r w:rsidRPr="00802990">
          <w:rPr>
            <w:rFonts w:ascii="Times" w:hAnsi="Times"/>
            <w:sz w:val="22"/>
            <w:szCs w:val="22"/>
          </w:rPr>
          <w:t>Tomcat server</w:t>
        </w:r>
      </w:ins>
      <w:ins w:id="2004" w:author="Chara Katiri" w:date="2015-04-11T22:33:00Z">
        <w:r w:rsidR="00F64192" w:rsidRPr="00802990">
          <w:rPr>
            <w:rFonts w:ascii="Times" w:hAnsi="Times"/>
            <w:sz w:val="22"/>
            <w:szCs w:val="22"/>
          </w:rPr>
          <w:t xml:space="preserve"> is required</w:t>
        </w:r>
      </w:ins>
      <w:ins w:id="2005" w:author="Chara Katiri" w:date="2015-04-11T22:22:00Z">
        <w:r w:rsidRPr="00802990">
          <w:rPr>
            <w:rFonts w:ascii="Times" w:hAnsi="Times"/>
            <w:sz w:val="22"/>
            <w:szCs w:val="22"/>
          </w:rPr>
          <w:t xml:space="preserve">. </w:t>
        </w:r>
      </w:ins>
      <w:ins w:id="2006" w:author="Chara Katiri" w:date="2015-04-11T22:21:00Z">
        <w:r w:rsidRPr="00802990">
          <w:rPr>
            <w:rFonts w:ascii="Times" w:hAnsi="Times"/>
            <w:sz w:val="22"/>
            <w:szCs w:val="22"/>
          </w:rPr>
          <w:t>As shown in ‘The 2014 Leaderboard of Java Tools &amp; Technologies</w:t>
        </w:r>
      </w:ins>
      <w:ins w:id="2007" w:author="Chara Katiri" w:date="2015-04-11T22:22:00Z">
        <w:r w:rsidRPr="00802990">
          <w:rPr>
            <w:rFonts w:ascii="Times" w:hAnsi="Times"/>
            <w:sz w:val="22"/>
            <w:szCs w:val="22"/>
          </w:rPr>
          <w:t xml:space="preserve">’ </w:t>
        </w:r>
      </w:ins>
      <w:ins w:id="2008" w:author="Chara Katiri" w:date="2015-04-11T22:30:00Z">
        <w:r w:rsidRPr="00802990">
          <w:rPr>
            <w:rFonts w:ascii="Times" w:hAnsi="Times"/>
            <w:sz w:val="22"/>
            <w:szCs w:val="22"/>
          </w:rPr>
          <w:t xml:space="preserve">[42] </w:t>
        </w:r>
      </w:ins>
      <w:ins w:id="2009" w:author="Chara Katiri" w:date="2015-04-11T22:23:00Z">
        <w:r w:rsidRPr="00802990">
          <w:rPr>
            <w:rFonts w:ascii="Times" w:hAnsi="Times"/>
            <w:sz w:val="22"/>
            <w:szCs w:val="22"/>
          </w:rPr>
          <w:t>Tomcat is the most popular application server</w:t>
        </w:r>
      </w:ins>
      <w:ins w:id="2010" w:author="Chara Katiri" w:date="2015-04-11T22:30:00Z">
        <w:r w:rsidRPr="00802990">
          <w:rPr>
            <w:rFonts w:ascii="Times" w:hAnsi="Times"/>
            <w:sz w:val="22"/>
            <w:szCs w:val="22"/>
          </w:rPr>
          <w:t xml:space="preserve"> used in Spring Framework</w:t>
        </w:r>
      </w:ins>
      <w:ins w:id="2011" w:author="Chara Katiri" w:date="2015-04-11T22:23:00Z">
        <w:r w:rsidRPr="00802990">
          <w:rPr>
            <w:rFonts w:ascii="Times" w:hAnsi="Times"/>
            <w:sz w:val="22"/>
            <w:szCs w:val="22"/>
          </w:rPr>
          <w:t>.</w:t>
        </w:r>
      </w:ins>
      <w:ins w:id="2012" w:author="Chara Katiri" w:date="2015-04-11T22:31:00Z">
        <w:r w:rsidR="00F64192" w:rsidRPr="00802990">
          <w:rPr>
            <w:rFonts w:ascii="Times" w:hAnsi="Times"/>
            <w:sz w:val="22"/>
            <w:szCs w:val="22"/>
          </w:rPr>
          <w:t xml:space="preserve"> This is due to the easy of download and installation, tooling support and server configuration. </w:t>
        </w:r>
      </w:ins>
      <w:ins w:id="2013" w:author="Chara Katiri" w:date="2015-04-11T22:23:00Z">
        <w:r w:rsidRPr="00802990">
          <w:rPr>
            <w:rFonts w:ascii="Times" w:hAnsi="Times"/>
            <w:sz w:val="22"/>
            <w:szCs w:val="22"/>
          </w:rPr>
          <w:t xml:space="preserve">  </w:t>
        </w:r>
      </w:ins>
      <w:ins w:id="2014" w:author="Chara Katiri" w:date="2015-04-11T22:22:00Z">
        <w:r w:rsidRPr="00802990">
          <w:rPr>
            <w:rFonts w:ascii="Times" w:hAnsi="Times"/>
            <w:sz w:val="22"/>
            <w:szCs w:val="22"/>
          </w:rPr>
          <w:t xml:space="preserve"> </w:t>
        </w:r>
      </w:ins>
    </w:p>
    <w:p w14:paraId="1FDA9B09" w14:textId="06F97CDC" w:rsidR="00F64192" w:rsidRPr="00802990" w:rsidRDefault="00F64192" w:rsidP="00802990">
      <w:pPr>
        <w:pStyle w:val="ListParagraph"/>
        <w:numPr>
          <w:ilvl w:val="0"/>
          <w:numId w:val="50"/>
        </w:numPr>
        <w:spacing w:line="360" w:lineRule="auto"/>
        <w:jc w:val="both"/>
        <w:rPr>
          <w:ins w:id="2015" w:author="Chara Katiri" w:date="2015-04-11T22:35:00Z"/>
          <w:rFonts w:ascii="Times" w:hAnsi="Times"/>
          <w:sz w:val="22"/>
          <w:szCs w:val="22"/>
        </w:rPr>
        <w:pPrChange w:id="2016" w:author="Chara Katiri" w:date="2015-04-12T20:48:00Z">
          <w:pPr>
            <w:pStyle w:val="Heading2"/>
            <w:numPr>
              <w:ilvl w:val="2"/>
              <w:numId w:val="13"/>
            </w:numPr>
            <w:spacing w:line="360" w:lineRule="auto"/>
            <w:ind w:left="1224" w:hanging="504"/>
            <w:contextualSpacing/>
            <w:jc w:val="both"/>
          </w:pPr>
        </w:pPrChange>
      </w:pPr>
      <w:ins w:id="2017" w:author="Chara Katiri" w:date="2015-04-11T22:33:00Z">
        <w:r w:rsidRPr="00802990">
          <w:rPr>
            <w:rFonts w:ascii="Times" w:hAnsi="Times"/>
            <w:sz w:val="22"/>
            <w:szCs w:val="22"/>
          </w:rPr>
          <w:t xml:space="preserve">MySQL </w:t>
        </w:r>
      </w:ins>
      <w:ins w:id="2018" w:author="Chara Katiri" w:date="2015-04-11T22:34:00Z">
        <w:r w:rsidRPr="00802990">
          <w:rPr>
            <w:rFonts w:ascii="Times" w:hAnsi="Times"/>
            <w:sz w:val="22"/>
            <w:szCs w:val="22"/>
          </w:rPr>
          <w:t xml:space="preserve">server is required to save user data and items data. </w:t>
        </w:r>
      </w:ins>
    </w:p>
    <w:p w14:paraId="73CEBB2F" w14:textId="77777777" w:rsidR="00F64192" w:rsidRPr="00802990" w:rsidRDefault="00F64192" w:rsidP="00802990">
      <w:pPr>
        <w:pStyle w:val="ListParagraph"/>
        <w:spacing w:line="360" w:lineRule="auto"/>
        <w:ind w:left="1440"/>
        <w:jc w:val="both"/>
        <w:rPr>
          <w:ins w:id="2019" w:author="Chara Katiri" w:date="2015-04-11T21:54:00Z"/>
          <w:rFonts w:ascii="Times" w:hAnsi="Times"/>
          <w:sz w:val="22"/>
          <w:szCs w:val="22"/>
        </w:rPr>
        <w:pPrChange w:id="2020" w:author="Chara Katiri" w:date="2015-04-12T20:48:00Z">
          <w:pPr>
            <w:pStyle w:val="Heading2"/>
            <w:numPr>
              <w:ilvl w:val="2"/>
              <w:numId w:val="13"/>
            </w:numPr>
            <w:spacing w:line="360" w:lineRule="auto"/>
            <w:ind w:left="1224" w:hanging="504"/>
            <w:contextualSpacing/>
            <w:jc w:val="both"/>
          </w:pPr>
        </w:pPrChange>
      </w:pPr>
    </w:p>
    <w:p w14:paraId="0C1B587D" w14:textId="77777777" w:rsidR="003F330E" w:rsidRPr="00802990" w:rsidRDefault="003F330E" w:rsidP="00802990">
      <w:pPr>
        <w:pStyle w:val="Heading2"/>
        <w:numPr>
          <w:ilvl w:val="2"/>
          <w:numId w:val="13"/>
        </w:numPr>
        <w:spacing w:line="360" w:lineRule="auto"/>
        <w:contextualSpacing/>
        <w:jc w:val="both"/>
        <w:rPr>
          <w:rFonts w:ascii="Times" w:hAnsi="Times" w:cs="Times New Roman"/>
          <w:color w:val="auto"/>
          <w:sz w:val="22"/>
          <w:szCs w:val="22"/>
          <w:lang w:val="en-GB"/>
        </w:rPr>
      </w:pPr>
      <w:bookmarkStart w:id="2021" w:name="_Toc290491170"/>
      <w:r w:rsidRPr="00802990">
        <w:rPr>
          <w:rFonts w:ascii="Times" w:hAnsi="Times" w:cs="Times New Roman"/>
          <w:color w:val="auto"/>
          <w:sz w:val="22"/>
          <w:szCs w:val="22"/>
          <w:lang w:val="en-GB"/>
        </w:rPr>
        <w:t>System dependencies</w:t>
      </w:r>
      <w:bookmarkEnd w:id="2021"/>
    </w:p>
    <w:p w14:paraId="36817537" w14:textId="22DB92CD" w:rsidR="00A75B9B" w:rsidRPr="00802990" w:rsidRDefault="002D6E33" w:rsidP="00802990">
      <w:pPr>
        <w:pStyle w:val="ListParagraph"/>
        <w:numPr>
          <w:ilvl w:val="0"/>
          <w:numId w:val="50"/>
        </w:numPr>
        <w:spacing w:line="360" w:lineRule="auto"/>
        <w:jc w:val="both"/>
        <w:rPr>
          <w:ins w:id="2022" w:author="Chara Katiri" w:date="2015-04-11T22:53:00Z"/>
          <w:rFonts w:ascii="Times" w:hAnsi="Times"/>
          <w:sz w:val="22"/>
          <w:szCs w:val="22"/>
        </w:rPr>
        <w:pPrChange w:id="2023" w:author="Chara Katiri" w:date="2015-04-12T20:48:00Z">
          <w:pPr>
            <w:pStyle w:val="ListParagraph"/>
            <w:spacing w:after="240" w:line="360" w:lineRule="auto"/>
            <w:ind w:left="1224"/>
            <w:jc w:val="both"/>
          </w:pPr>
        </w:pPrChange>
      </w:pPr>
      <w:ins w:id="2024" w:author="Chara Katiri" w:date="2015-04-11T22:47:00Z">
        <w:r w:rsidRPr="00802990">
          <w:rPr>
            <w:rFonts w:ascii="Times" w:hAnsi="Times"/>
            <w:sz w:val="22"/>
            <w:szCs w:val="22"/>
          </w:rPr>
          <w:t>Additional dependencies are required to configure</w:t>
        </w:r>
      </w:ins>
      <w:ins w:id="2025" w:author="Chara Katiri" w:date="2015-04-11T22:48:00Z">
        <w:r w:rsidRPr="00802990">
          <w:rPr>
            <w:rFonts w:ascii="Times" w:hAnsi="Times"/>
            <w:sz w:val="22"/>
            <w:szCs w:val="22"/>
          </w:rPr>
          <w:t xml:space="preserve"> authentication in</w:t>
        </w:r>
      </w:ins>
      <w:ins w:id="2026" w:author="Chara Katiri" w:date="2015-04-11T22:47:00Z">
        <w:r w:rsidRPr="00802990">
          <w:rPr>
            <w:rFonts w:ascii="Times" w:hAnsi="Times"/>
            <w:sz w:val="22"/>
            <w:szCs w:val="22"/>
          </w:rPr>
          <w:t xml:space="preserve"> </w:t>
        </w:r>
      </w:ins>
      <w:ins w:id="2027" w:author="Chara Katiri" w:date="2015-04-11T22:40:00Z">
        <w:r w:rsidR="00F64192" w:rsidRPr="00802990">
          <w:rPr>
            <w:rFonts w:ascii="Times" w:hAnsi="Times"/>
            <w:sz w:val="22"/>
            <w:szCs w:val="22"/>
            <w:rPrChange w:id="2028" w:author="Chara Katiri" w:date="2015-04-12T20:48:00Z">
              <w:rPr>
                <w:rFonts w:ascii="Times" w:eastAsia="Times New Roman" w:hAnsi="Times" w:cs="Times New Roman"/>
                <w:sz w:val="22"/>
                <w:szCs w:val="22"/>
                <w:highlight w:val="yellow"/>
                <w:lang w:val="en-GB"/>
              </w:rPr>
            </w:rPrChange>
          </w:rPr>
          <w:t xml:space="preserve">Spring </w:t>
        </w:r>
      </w:ins>
      <w:ins w:id="2029" w:author="Chara Katiri" w:date="2015-04-11T22:48:00Z">
        <w:r w:rsidRPr="00802990">
          <w:rPr>
            <w:rFonts w:ascii="Times" w:hAnsi="Times"/>
            <w:sz w:val="22"/>
            <w:szCs w:val="22"/>
          </w:rPr>
          <w:t xml:space="preserve">MVC </w:t>
        </w:r>
      </w:ins>
      <w:ins w:id="2030" w:author="Chara Katiri" w:date="2015-04-11T22:47:00Z">
        <w:r w:rsidRPr="00802990">
          <w:rPr>
            <w:rFonts w:ascii="Times" w:hAnsi="Times"/>
            <w:sz w:val="22"/>
            <w:szCs w:val="22"/>
          </w:rPr>
          <w:t>and allow the</w:t>
        </w:r>
      </w:ins>
      <w:ins w:id="2031" w:author="Chara Katiri" w:date="2015-04-11T22:41:00Z">
        <w:r w:rsidRPr="00802990">
          <w:rPr>
            <w:rFonts w:ascii="Times" w:hAnsi="Times"/>
            <w:sz w:val="22"/>
            <w:szCs w:val="22"/>
          </w:rPr>
          <w:t xml:space="preserve"> application to function. </w:t>
        </w:r>
      </w:ins>
      <w:commentRangeStart w:id="2032"/>
      <w:ins w:id="2033" w:author="Chara Katiri" w:date="2015-04-11T22:49:00Z">
        <w:r w:rsidRPr="00802990">
          <w:rPr>
            <w:rFonts w:ascii="Times" w:hAnsi="Times"/>
            <w:sz w:val="22"/>
            <w:szCs w:val="22"/>
          </w:rPr>
          <w:t>Some of the dependencies are</w:t>
        </w:r>
      </w:ins>
      <w:commentRangeEnd w:id="2032"/>
      <w:ins w:id="2034" w:author="Chara Katiri" w:date="2015-04-12T02:01:00Z">
        <w:r w:rsidR="005E77F2" w:rsidRPr="00802990">
          <w:rPr>
            <w:rStyle w:val="CommentReference"/>
            <w:rFonts w:ascii="Times" w:hAnsi="Times"/>
            <w:sz w:val="22"/>
            <w:szCs w:val="22"/>
            <w:rPrChange w:id="2035" w:author="Chara Katiri" w:date="2015-04-12T20:48:00Z">
              <w:rPr>
                <w:rStyle w:val="CommentReference"/>
              </w:rPr>
            </w:rPrChange>
          </w:rPr>
          <w:commentReference w:id="2032"/>
        </w:r>
      </w:ins>
      <w:ins w:id="2036" w:author="Chara Katiri" w:date="2015-04-11T22:49:00Z">
        <w:r w:rsidRPr="00802990">
          <w:rPr>
            <w:rFonts w:ascii="Times" w:hAnsi="Times"/>
            <w:sz w:val="22"/>
            <w:szCs w:val="22"/>
          </w:rPr>
          <w:t>:</w:t>
        </w:r>
      </w:ins>
      <w:ins w:id="2037" w:author="Chara Katiri" w:date="2015-04-11T22:50:00Z">
        <w:r w:rsidRPr="00802990">
          <w:rPr>
            <w:rFonts w:ascii="Times" w:hAnsi="Times"/>
            <w:sz w:val="22"/>
            <w:szCs w:val="22"/>
          </w:rPr>
          <w:t xml:space="preserve"> </w:t>
        </w:r>
      </w:ins>
      <w:ins w:id="2038" w:author="Chara Katiri" w:date="2015-04-11T23:02:00Z">
        <w:r w:rsidR="005139F0" w:rsidRPr="00802990">
          <w:rPr>
            <w:rFonts w:ascii="Times" w:hAnsi="Times"/>
            <w:sz w:val="22"/>
            <w:szCs w:val="22"/>
          </w:rPr>
          <w:t>[43]</w:t>
        </w:r>
      </w:ins>
    </w:p>
    <w:p w14:paraId="3C625964" w14:textId="6141D963" w:rsidR="00A75B9B" w:rsidRPr="00802990" w:rsidRDefault="00A75B9B" w:rsidP="00802990">
      <w:pPr>
        <w:pStyle w:val="ListParagraph"/>
        <w:numPr>
          <w:ilvl w:val="1"/>
          <w:numId w:val="50"/>
        </w:numPr>
        <w:spacing w:line="360" w:lineRule="auto"/>
        <w:jc w:val="both"/>
        <w:rPr>
          <w:ins w:id="2039" w:author="Chara Katiri" w:date="2015-04-11T22:53:00Z"/>
          <w:rFonts w:ascii="Times" w:hAnsi="Times"/>
          <w:sz w:val="22"/>
          <w:szCs w:val="22"/>
        </w:rPr>
        <w:pPrChange w:id="2040" w:author="Chara Katiri" w:date="2015-04-12T20:48:00Z">
          <w:pPr>
            <w:pStyle w:val="ListParagraph"/>
            <w:spacing w:after="240" w:line="360" w:lineRule="auto"/>
            <w:ind w:left="1224"/>
            <w:jc w:val="both"/>
          </w:pPr>
        </w:pPrChange>
      </w:pPr>
      <w:ins w:id="2041" w:author="Chara Katiri" w:date="2015-04-11T22:50:00Z">
        <w:r w:rsidRPr="00802990">
          <w:rPr>
            <w:rFonts w:ascii="Times" w:hAnsi="Times"/>
            <w:sz w:val="22"/>
            <w:szCs w:val="22"/>
          </w:rPr>
          <w:t>‘</w:t>
        </w:r>
        <w:proofErr w:type="gramStart"/>
        <w:r w:rsidRPr="00802990">
          <w:rPr>
            <w:rFonts w:ascii="Times" w:hAnsi="Times"/>
            <w:sz w:val="22"/>
            <w:szCs w:val="22"/>
          </w:rPr>
          <w:t>spring</w:t>
        </w:r>
        <w:proofErr w:type="gramEnd"/>
        <w:r w:rsidRPr="00802990">
          <w:rPr>
            <w:rFonts w:ascii="Times" w:hAnsi="Times"/>
            <w:sz w:val="22"/>
            <w:szCs w:val="22"/>
          </w:rPr>
          <w:t>-security-</w:t>
        </w:r>
        <w:proofErr w:type="spellStart"/>
        <w:r w:rsidRPr="00802990">
          <w:rPr>
            <w:rFonts w:ascii="Times" w:hAnsi="Times"/>
            <w:sz w:val="22"/>
            <w:szCs w:val="22"/>
          </w:rPr>
          <w:t>confiq</w:t>
        </w:r>
        <w:proofErr w:type="spellEnd"/>
        <w:r w:rsidRPr="00802990">
          <w:rPr>
            <w:rFonts w:ascii="Times" w:hAnsi="Times"/>
            <w:sz w:val="22"/>
            <w:szCs w:val="22"/>
          </w:rPr>
          <w:t>’ that is used for Spring Security namespace configuration</w:t>
        </w:r>
      </w:ins>
      <w:ins w:id="2042" w:author="Chara Katiri" w:date="2015-04-11T23:00:00Z">
        <w:r w:rsidRPr="00802990">
          <w:rPr>
            <w:rFonts w:ascii="Times" w:hAnsi="Times"/>
            <w:sz w:val="22"/>
            <w:szCs w:val="22"/>
          </w:rPr>
          <w:t>.</w:t>
        </w:r>
      </w:ins>
      <w:ins w:id="2043" w:author="Chara Katiri" w:date="2015-04-11T22:50:00Z">
        <w:r w:rsidR="002D6E33" w:rsidRPr="00802990">
          <w:rPr>
            <w:rFonts w:ascii="Times" w:hAnsi="Times"/>
            <w:sz w:val="22"/>
            <w:szCs w:val="22"/>
          </w:rPr>
          <w:t xml:space="preserve"> </w:t>
        </w:r>
      </w:ins>
    </w:p>
    <w:p w14:paraId="7F3A80CF" w14:textId="4C0D28BC" w:rsidR="00A75B9B" w:rsidRPr="00802990" w:rsidRDefault="002D6E33" w:rsidP="00802990">
      <w:pPr>
        <w:pStyle w:val="ListParagraph"/>
        <w:numPr>
          <w:ilvl w:val="1"/>
          <w:numId w:val="50"/>
        </w:numPr>
        <w:spacing w:line="360" w:lineRule="auto"/>
        <w:jc w:val="both"/>
        <w:rPr>
          <w:ins w:id="2044" w:author="Chara Katiri" w:date="2015-04-11T22:53:00Z"/>
          <w:rFonts w:ascii="Times" w:hAnsi="Times"/>
          <w:sz w:val="22"/>
          <w:szCs w:val="22"/>
        </w:rPr>
        <w:pPrChange w:id="2045" w:author="Chara Katiri" w:date="2015-04-12T20:48:00Z">
          <w:pPr>
            <w:pStyle w:val="ListParagraph"/>
            <w:spacing w:after="240" w:line="360" w:lineRule="auto"/>
            <w:ind w:left="1224"/>
            <w:jc w:val="both"/>
          </w:pPr>
        </w:pPrChange>
      </w:pPr>
      <w:ins w:id="2046" w:author="Chara Katiri" w:date="2015-04-11T22:50:00Z">
        <w:r w:rsidRPr="00802990">
          <w:rPr>
            <w:rFonts w:ascii="Times" w:hAnsi="Times"/>
            <w:sz w:val="22"/>
            <w:szCs w:val="22"/>
          </w:rPr>
          <w:t>‘</w:t>
        </w:r>
        <w:proofErr w:type="gramStart"/>
        <w:r w:rsidRPr="00802990">
          <w:rPr>
            <w:rFonts w:ascii="Times" w:hAnsi="Times"/>
            <w:sz w:val="22"/>
            <w:szCs w:val="22"/>
          </w:rPr>
          <w:t>spring</w:t>
        </w:r>
        <w:proofErr w:type="gramEnd"/>
        <w:r w:rsidRPr="00802990">
          <w:rPr>
            <w:rFonts w:ascii="Times" w:hAnsi="Times"/>
            <w:sz w:val="22"/>
            <w:szCs w:val="22"/>
          </w:rPr>
          <w:t>-security-web’</w:t>
        </w:r>
        <w:r w:rsidR="00A75B9B" w:rsidRPr="00802990">
          <w:rPr>
            <w:rFonts w:ascii="Times" w:hAnsi="Times"/>
            <w:sz w:val="22"/>
            <w:szCs w:val="22"/>
          </w:rPr>
          <w:t xml:space="preserve">  that is required for applications that use Servlet API.</w:t>
        </w:r>
      </w:ins>
    </w:p>
    <w:p w14:paraId="29A702D5" w14:textId="5A3E2E98" w:rsidR="002D6E33" w:rsidRPr="00802990" w:rsidRDefault="002D6E33" w:rsidP="00802990">
      <w:pPr>
        <w:pStyle w:val="ListParagraph"/>
        <w:numPr>
          <w:ilvl w:val="1"/>
          <w:numId w:val="50"/>
        </w:numPr>
        <w:spacing w:line="360" w:lineRule="auto"/>
        <w:jc w:val="both"/>
        <w:rPr>
          <w:ins w:id="2047" w:author="Chara Katiri" w:date="2015-04-11T22:53:00Z"/>
          <w:rFonts w:ascii="Times" w:hAnsi="Times"/>
          <w:sz w:val="22"/>
          <w:szCs w:val="22"/>
        </w:rPr>
        <w:pPrChange w:id="2048" w:author="Chara Katiri" w:date="2015-04-12T20:48:00Z">
          <w:pPr>
            <w:pStyle w:val="ListParagraph"/>
            <w:spacing w:after="240" w:line="360" w:lineRule="auto"/>
            <w:ind w:left="1224"/>
            <w:jc w:val="both"/>
          </w:pPr>
        </w:pPrChange>
      </w:pPr>
      <w:ins w:id="2049" w:author="Chara Katiri" w:date="2015-04-11T22:50:00Z">
        <w:r w:rsidRPr="00802990">
          <w:rPr>
            <w:rFonts w:ascii="Times" w:hAnsi="Times"/>
            <w:sz w:val="22"/>
            <w:szCs w:val="22"/>
          </w:rPr>
          <w:t>‘</w:t>
        </w:r>
        <w:proofErr w:type="gramStart"/>
        <w:r w:rsidRPr="00802990">
          <w:rPr>
            <w:rFonts w:ascii="Times" w:hAnsi="Times"/>
            <w:sz w:val="22"/>
            <w:szCs w:val="22"/>
          </w:rPr>
          <w:t>spring</w:t>
        </w:r>
        <w:proofErr w:type="gramEnd"/>
        <w:r w:rsidRPr="00802990">
          <w:rPr>
            <w:rFonts w:ascii="Times" w:hAnsi="Times"/>
            <w:sz w:val="22"/>
            <w:szCs w:val="22"/>
          </w:rPr>
          <w:t>-</w:t>
        </w:r>
        <w:proofErr w:type="spellStart"/>
        <w:r w:rsidRPr="00802990">
          <w:rPr>
            <w:rFonts w:ascii="Times" w:hAnsi="Times"/>
            <w:sz w:val="22"/>
            <w:szCs w:val="22"/>
          </w:rPr>
          <w:t>jdbc</w:t>
        </w:r>
        <w:proofErr w:type="spellEnd"/>
        <w:r w:rsidRPr="00802990">
          <w:rPr>
            <w:rFonts w:ascii="Times" w:hAnsi="Times"/>
            <w:sz w:val="22"/>
            <w:szCs w:val="22"/>
          </w:rPr>
          <w:t xml:space="preserve">’ </w:t>
        </w:r>
      </w:ins>
      <w:ins w:id="2050" w:author="Chara Katiri" w:date="2015-04-11T22:51:00Z">
        <w:r w:rsidR="00A75B9B" w:rsidRPr="00802990">
          <w:rPr>
            <w:rFonts w:ascii="Times" w:hAnsi="Times"/>
            <w:sz w:val="22"/>
            <w:szCs w:val="22"/>
          </w:rPr>
          <w:t xml:space="preserve">that is used for Spring JDBC </w:t>
        </w:r>
      </w:ins>
      <w:ins w:id="2051" w:author="Chara Katiri" w:date="2015-04-11T22:53:00Z">
        <w:r w:rsidR="00A75B9B" w:rsidRPr="00802990">
          <w:rPr>
            <w:rFonts w:ascii="Times" w:hAnsi="Times"/>
            <w:sz w:val="22"/>
            <w:szCs w:val="22"/>
          </w:rPr>
          <w:t>authentication</w:t>
        </w:r>
      </w:ins>
      <w:ins w:id="2052" w:author="Chara Katiri" w:date="2015-04-11T22:51:00Z">
        <w:r w:rsidR="00A75B9B" w:rsidRPr="00802990">
          <w:rPr>
            <w:rFonts w:ascii="Times" w:hAnsi="Times"/>
            <w:sz w:val="22"/>
            <w:szCs w:val="22"/>
          </w:rPr>
          <w:t>,</w:t>
        </w:r>
      </w:ins>
      <w:ins w:id="2053" w:author="Chara Katiri" w:date="2015-04-11T22:53:00Z">
        <w:r w:rsidR="00A75B9B" w:rsidRPr="00802990">
          <w:rPr>
            <w:rFonts w:ascii="Times" w:hAnsi="Times"/>
            <w:sz w:val="22"/>
            <w:szCs w:val="22"/>
          </w:rPr>
          <w:t xml:space="preserve"> </w:t>
        </w:r>
      </w:ins>
    </w:p>
    <w:p w14:paraId="1E8E52CA" w14:textId="40AF6192" w:rsidR="00A75B9B" w:rsidRPr="00802990" w:rsidRDefault="00A75B9B" w:rsidP="00802990">
      <w:pPr>
        <w:pStyle w:val="ListParagraph"/>
        <w:numPr>
          <w:ilvl w:val="1"/>
          <w:numId w:val="50"/>
        </w:numPr>
        <w:spacing w:line="360" w:lineRule="auto"/>
        <w:jc w:val="both"/>
        <w:rPr>
          <w:ins w:id="2054" w:author="Chara Katiri" w:date="2015-04-12T02:01:00Z"/>
          <w:rFonts w:ascii="Times" w:hAnsi="Times"/>
          <w:sz w:val="22"/>
          <w:szCs w:val="22"/>
        </w:rPr>
        <w:pPrChange w:id="2055" w:author="Chara Katiri" w:date="2015-04-12T20:48:00Z">
          <w:pPr>
            <w:pStyle w:val="ListParagraph"/>
            <w:spacing w:after="240" w:line="360" w:lineRule="auto"/>
            <w:ind w:left="1224"/>
            <w:jc w:val="both"/>
          </w:pPr>
        </w:pPrChange>
      </w:pPr>
      <w:ins w:id="2056" w:author="Chara Katiri" w:date="2015-04-11T22:55:00Z">
        <w:r w:rsidRPr="00802990">
          <w:rPr>
            <w:rFonts w:ascii="Times" w:hAnsi="Times"/>
            <w:sz w:val="22"/>
            <w:szCs w:val="22"/>
          </w:rPr>
          <w:t>‘</w:t>
        </w:r>
        <w:proofErr w:type="spellStart"/>
        <w:r w:rsidRPr="00802990">
          <w:rPr>
            <w:rFonts w:ascii="Times" w:hAnsi="Times"/>
            <w:sz w:val="22"/>
            <w:szCs w:val="22"/>
          </w:rPr>
          <w:t>DelegatingFilterProxy</w:t>
        </w:r>
        <w:proofErr w:type="spellEnd"/>
        <w:r w:rsidRPr="00802990">
          <w:rPr>
            <w:rFonts w:ascii="Times" w:hAnsi="Times"/>
            <w:sz w:val="22"/>
            <w:szCs w:val="22"/>
          </w:rPr>
          <w:t xml:space="preserve">’ that is used as a filter to intercept the HTTP requests for </w:t>
        </w:r>
      </w:ins>
      <w:ins w:id="2057" w:author="Chara Katiri" w:date="2015-04-11T22:56:00Z">
        <w:r w:rsidRPr="00802990">
          <w:rPr>
            <w:rFonts w:ascii="Times" w:hAnsi="Times"/>
            <w:sz w:val="22"/>
            <w:szCs w:val="22"/>
          </w:rPr>
          <w:t>authentication</w:t>
        </w:r>
      </w:ins>
      <w:ins w:id="2058" w:author="Chara Katiri" w:date="2015-04-11T22:55:00Z">
        <w:r w:rsidRPr="00802990">
          <w:rPr>
            <w:rFonts w:ascii="Times" w:hAnsi="Times"/>
            <w:sz w:val="22"/>
            <w:szCs w:val="22"/>
          </w:rPr>
          <w:t xml:space="preserve"> purposes</w:t>
        </w:r>
      </w:ins>
      <w:ins w:id="2059" w:author="Chara Katiri" w:date="2015-04-11T22:56:00Z">
        <w:r w:rsidRPr="00802990">
          <w:rPr>
            <w:rFonts w:ascii="Times" w:hAnsi="Times"/>
            <w:sz w:val="22"/>
            <w:szCs w:val="22"/>
          </w:rPr>
          <w:t xml:space="preserve"> </w:t>
        </w:r>
      </w:ins>
    </w:p>
    <w:p w14:paraId="27A1D429" w14:textId="77777777" w:rsidR="005E77F2" w:rsidRPr="00802990" w:rsidRDefault="005E77F2" w:rsidP="00802990">
      <w:pPr>
        <w:pStyle w:val="ListParagraph"/>
        <w:spacing w:line="360" w:lineRule="auto"/>
        <w:ind w:left="2160"/>
        <w:jc w:val="both"/>
        <w:rPr>
          <w:ins w:id="2060" w:author="Chara Katiri" w:date="2015-04-11T22:41:00Z"/>
          <w:rFonts w:ascii="Times" w:hAnsi="Times"/>
          <w:sz w:val="22"/>
          <w:szCs w:val="22"/>
        </w:rPr>
        <w:pPrChange w:id="2061" w:author="Chara Katiri" w:date="2015-04-12T20:48:00Z">
          <w:pPr>
            <w:pStyle w:val="ListParagraph"/>
            <w:spacing w:after="240" w:line="360" w:lineRule="auto"/>
            <w:ind w:left="1224"/>
            <w:jc w:val="both"/>
          </w:pPr>
        </w:pPrChange>
      </w:pPr>
    </w:p>
    <w:p w14:paraId="5F036F2D" w14:textId="77777777" w:rsidR="003F330E" w:rsidRPr="00802990" w:rsidRDefault="003F330E" w:rsidP="00802990">
      <w:pPr>
        <w:pStyle w:val="Heading2"/>
        <w:numPr>
          <w:ilvl w:val="2"/>
          <w:numId w:val="13"/>
        </w:numPr>
        <w:spacing w:line="360" w:lineRule="auto"/>
        <w:contextualSpacing/>
        <w:jc w:val="both"/>
        <w:rPr>
          <w:rFonts w:ascii="Times" w:hAnsi="Times" w:cs="Times New Roman"/>
          <w:color w:val="auto"/>
          <w:sz w:val="22"/>
          <w:szCs w:val="22"/>
          <w:lang w:val="en-GB"/>
        </w:rPr>
      </w:pPr>
      <w:bookmarkStart w:id="2062" w:name="_Toc290491171"/>
      <w:r w:rsidRPr="00802990">
        <w:rPr>
          <w:rFonts w:ascii="Times" w:hAnsi="Times" w:cs="Times New Roman"/>
          <w:color w:val="auto"/>
          <w:sz w:val="22"/>
          <w:szCs w:val="22"/>
          <w:lang w:val="en-GB"/>
        </w:rPr>
        <w:t>System timescales</w:t>
      </w:r>
      <w:bookmarkEnd w:id="2062"/>
      <w:r w:rsidRPr="00802990">
        <w:rPr>
          <w:rFonts w:ascii="Times" w:hAnsi="Times" w:cs="Times New Roman"/>
          <w:color w:val="auto"/>
          <w:sz w:val="22"/>
          <w:szCs w:val="22"/>
          <w:lang w:val="en-GB"/>
        </w:rPr>
        <w:t xml:space="preserve"> </w:t>
      </w:r>
    </w:p>
    <w:p w14:paraId="43B8F91C" w14:textId="225C8D1D" w:rsidR="004E4850" w:rsidRPr="00802990" w:rsidRDefault="004E4850" w:rsidP="00802990">
      <w:pPr>
        <w:spacing w:after="240" w:line="360" w:lineRule="auto"/>
        <w:ind w:left="720" w:firstLine="556"/>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 xml:space="preserve">Following the </w:t>
      </w:r>
      <w:r w:rsidR="00F3001A" w:rsidRPr="00802990">
        <w:rPr>
          <w:rFonts w:ascii="Times" w:eastAsia="Times New Roman" w:hAnsi="Times" w:cs="Times New Roman"/>
          <w:sz w:val="22"/>
          <w:szCs w:val="22"/>
          <w:lang w:val="en-GB"/>
        </w:rPr>
        <w:t>gathering and definition</w:t>
      </w:r>
      <w:r w:rsidRPr="00802990">
        <w:rPr>
          <w:rFonts w:ascii="Times" w:eastAsia="Times New Roman" w:hAnsi="Times" w:cs="Times New Roman"/>
          <w:sz w:val="22"/>
          <w:szCs w:val="22"/>
          <w:lang w:val="en-GB"/>
        </w:rPr>
        <w:t xml:space="preserve"> of functional responsibilities a project plan is developed.  T</w:t>
      </w:r>
      <w:r w:rsidR="00FD088B" w:rsidRPr="00802990">
        <w:rPr>
          <w:rFonts w:ascii="Times" w:eastAsia="Times New Roman" w:hAnsi="Times" w:cs="Times New Roman"/>
          <w:sz w:val="22"/>
          <w:szCs w:val="22"/>
          <w:lang w:val="en-GB"/>
        </w:rPr>
        <w:t>ime limits for scheduling</w:t>
      </w:r>
      <w:r w:rsidRPr="00802990">
        <w:rPr>
          <w:rFonts w:ascii="Times" w:eastAsia="Times New Roman" w:hAnsi="Times" w:cs="Times New Roman"/>
          <w:sz w:val="22"/>
          <w:szCs w:val="22"/>
          <w:lang w:val="en-GB"/>
        </w:rPr>
        <w:t xml:space="preserve"> were created to ensure that the required time is allocated for the completion of each task. Milestones and deliverables were defined </w:t>
      </w:r>
      <w:r w:rsidR="00E83FF6" w:rsidRPr="00802990">
        <w:rPr>
          <w:rFonts w:ascii="Times" w:eastAsia="Times New Roman" w:hAnsi="Times" w:cs="Times New Roman"/>
          <w:sz w:val="22"/>
          <w:szCs w:val="22"/>
          <w:lang w:val="en-GB"/>
        </w:rPr>
        <w:t>to keep track of the project progress and help get closer to the finished product. Then the Critical Path was defined. Activities</w:t>
      </w:r>
      <w:r w:rsidRPr="00802990">
        <w:rPr>
          <w:rFonts w:ascii="Times" w:eastAsia="Times New Roman" w:hAnsi="Times" w:cs="Times New Roman"/>
          <w:sz w:val="22"/>
          <w:szCs w:val="22"/>
          <w:lang w:val="en-GB"/>
        </w:rPr>
        <w:t xml:space="preserve"> </w:t>
      </w:r>
      <w:r w:rsidR="00F3001A" w:rsidRPr="00802990">
        <w:rPr>
          <w:rFonts w:ascii="Times" w:eastAsia="Times New Roman" w:hAnsi="Times" w:cs="Times New Roman"/>
          <w:sz w:val="22"/>
          <w:szCs w:val="22"/>
          <w:lang w:val="en-GB"/>
        </w:rPr>
        <w:t xml:space="preserve">included </w:t>
      </w:r>
      <w:r w:rsidR="00E83FF6" w:rsidRPr="00802990">
        <w:rPr>
          <w:rFonts w:ascii="Times" w:eastAsia="Times New Roman" w:hAnsi="Times" w:cs="Times New Roman"/>
          <w:sz w:val="22"/>
          <w:szCs w:val="22"/>
          <w:lang w:val="en-GB"/>
        </w:rPr>
        <w:t>in it</w:t>
      </w:r>
      <w:r w:rsidR="00F3001A" w:rsidRPr="00802990">
        <w:rPr>
          <w:rFonts w:ascii="Times" w:eastAsia="Times New Roman" w:hAnsi="Times" w:cs="Times New Roman"/>
          <w:sz w:val="22"/>
          <w:szCs w:val="22"/>
          <w:lang w:val="en-GB"/>
        </w:rPr>
        <w:t xml:space="preserve"> are critical and any delay in delivering those will have a negative impact on the rest of the project and will result delay in the delivery of the project [29].</w:t>
      </w:r>
      <w:ins w:id="2063" w:author="Chara Katiri" w:date="2015-04-11T19:31:00Z">
        <w:r w:rsidR="004F4BD6" w:rsidRPr="00802990">
          <w:rPr>
            <w:rFonts w:ascii="Times" w:eastAsia="Times New Roman" w:hAnsi="Times" w:cs="Times New Roman"/>
            <w:sz w:val="22"/>
            <w:szCs w:val="22"/>
            <w:lang w:val="en-GB"/>
          </w:rPr>
          <w:t xml:space="preserve"> </w:t>
        </w:r>
      </w:ins>
    </w:p>
    <w:p w14:paraId="2258ED21" w14:textId="4D631754" w:rsidR="002E74CA" w:rsidRPr="00802990" w:rsidRDefault="00FD088B" w:rsidP="00802990">
      <w:pPr>
        <w:spacing w:after="240" w:line="360" w:lineRule="auto"/>
        <w:ind w:left="720" w:firstLine="556"/>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 xml:space="preserve">The aim of the project plan </w:t>
      </w:r>
      <w:r w:rsidR="00F3001A" w:rsidRPr="00802990">
        <w:rPr>
          <w:rFonts w:ascii="Times" w:eastAsia="Times New Roman" w:hAnsi="Times" w:cs="Times New Roman"/>
          <w:sz w:val="22"/>
          <w:szCs w:val="22"/>
          <w:lang w:val="en-GB"/>
        </w:rPr>
        <w:t>was</w:t>
      </w:r>
      <w:r w:rsidRPr="00802990">
        <w:rPr>
          <w:rFonts w:ascii="Times" w:eastAsia="Times New Roman" w:hAnsi="Times" w:cs="Times New Roman"/>
          <w:sz w:val="22"/>
          <w:szCs w:val="22"/>
          <w:lang w:val="en-GB"/>
        </w:rPr>
        <w:t xml:space="preserve"> to ensure balance between </w:t>
      </w:r>
      <w:r w:rsidR="004E4850" w:rsidRPr="00802990">
        <w:rPr>
          <w:rFonts w:ascii="Times" w:eastAsia="Times New Roman" w:hAnsi="Times" w:cs="Times New Roman"/>
          <w:sz w:val="22"/>
          <w:szCs w:val="22"/>
          <w:lang w:val="en-GB"/>
        </w:rPr>
        <w:t xml:space="preserve">timescales and project quality. </w:t>
      </w:r>
      <w:r w:rsidR="00F3001A" w:rsidRPr="00802990">
        <w:rPr>
          <w:rFonts w:ascii="Times" w:eastAsia="Times New Roman" w:hAnsi="Times" w:cs="Times New Roman"/>
          <w:sz w:val="22"/>
          <w:szCs w:val="22"/>
          <w:lang w:val="en-GB"/>
        </w:rPr>
        <w:t xml:space="preserve">Details in the R&amp;D phase </w:t>
      </w:r>
      <w:r w:rsidR="007C15E7" w:rsidRPr="00802990">
        <w:rPr>
          <w:rFonts w:ascii="Times" w:eastAsia="Times New Roman" w:hAnsi="Times" w:cs="Times New Roman"/>
          <w:sz w:val="22"/>
          <w:szCs w:val="22"/>
          <w:lang w:val="en-GB"/>
        </w:rPr>
        <w:t>were</w:t>
      </w:r>
      <w:r w:rsidR="00F3001A" w:rsidRPr="00802990">
        <w:rPr>
          <w:rFonts w:ascii="Times" w:eastAsia="Times New Roman" w:hAnsi="Times" w:cs="Times New Roman"/>
          <w:sz w:val="22"/>
          <w:szCs w:val="22"/>
          <w:lang w:val="en-GB"/>
        </w:rPr>
        <w:t xml:space="preserve"> important but it was equally important to avoid destructions and remain focused on the project goal</w:t>
      </w:r>
      <w:r w:rsidR="00E83FF6" w:rsidRPr="00802990">
        <w:rPr>
          <w:rFonts w:ascii="Times" w:eastAsia="Times New Roman" w:hAnsi="Times" w:cs="Times New Roman"/>
          <w:sz w:val="22"/>
          <w:szCs w:val="22"/>
          <w:lang w:val="en-GB"/>
        </w:rPr>
        <w:t xml:space="preserve"> [30]</w:t>
      </w:r>
      <w:r w:rsidR="00F3001A" w:rsidRPr="00802990">
        <w:rPr>
          <w:rFonts w:ascii="Times" w:eastAsia="Times New Roman" w:hAnsi="Times" w:cs="Times New Roman"/>
          <w:sz w:val="22"/>
          <w:szCs w:val="22"/>
          <w:lang w:val="en-GB"/>
        </w:rPr>
        <w:t xml:space="preserve">.  </w:t>
      </w:r>
    </w:p>
    <w:p w14:paraId="45F17FE3" w14:textId="609B6C35" w:rsidR="00B42BFE" w:rsidRPr="00802990" w:rsidRDefault="00682029" w:rsidP="00802990">
      <w:pPr>
        <w:spacing w:after="240" w:line="360" w:lineRule="auto"/>
        <w:ind w:left="720" w:firstLine="556"/>
        <w:contextualSpacing/>
        <w:jc w:val="both"/>
        <w:rPr>
          <w:ins w:id="2064" w:author="Chara Katiri" w:date="2015-04-11T23:21:00Z"/>
          <w:rFonts w:ascii="Times" w:eastAsia="Times New Roman" w:hAnsi="Times" w:cs="Times New Roman"/>
          <w:sz w:val="22"/>
          <w:szCs w:val="22"/>
          <w:lang w:val="en-GB"/>
        </w:rPr>
      </w:pPr>
      <w:r w:rsidRPr="00802990">
        <w:rPr>
          <w:rFonts w:ascii="Times" w:eastAsia="Times New Roman" w:hAnsi="Times" w:cs="Times New Roman"/>
          <w:sz w:val="22"/>
          <w:szCs w:val="22"/>
          <w:lang w:val="en-GB"/>
        </w:rPr>
        <w:t>The optimal</w:t>
      </w:r>
      <w:ins w:id="2065" w:author="Chara Katiri" w:date="2015-04-11T23:19:00Z">
        <w:r w:rsidR="00B42BFE" w:rsidRPr="00802990">
          <w:rPr>
            <w:rFonts w:ascii="Times" w:eastAsia="Times New Roman" w:hAnsi="Times" w:cs="Times New Roman"/>
            <w:sz w:val="22"/>
            <w:szCs w:val="22"/>
            <w:lang w:val="en-GB"/>
          </w:rPr>
          <w:t xml:space="preserve"> strategy to estimate</w:t>
        </w:r>
      </w:ins>
      <w:r w:rsidRPr="00802990">
        <w:rPr>
          <w:rFonts w:ascii="Times" w:eastAsia="Times New Roman" w:hAnsi="Times" w:cs="Times New Roman"/>
          <w:sz w:val="22"/>
          <w:szCs w:val="22"/>
          <w:lang w:val="en-GB"/>
        </w:rPr>
        <w:t xml:space="preserve"> timescales </w:t>
      </w:r>
      <w:r w:rsidR="004C7FE3" w:rsidRPr="00802990">
        <w:rPr>
          <w:rFonts w:ascii="Times" w:eastAsia="Times New Roman" w:hAnsi="Times" w:cs="Times New Roman"/>
          <w:sz w:val="22"/>
          <w:szCs w:val="22"/>
          <w:lang w:val="en-GB"/>
        </w:rPr>
        <w:t>for system’s dev</w:t>
      </w:r>
      <w:r w:rsidR="007C15E7" w:rsidRPr="00802990">
        <w:rPr>
          <w:rFonts w:ascii="Times" w:eastAsia="Times New Roman" w:hAnsi="Times" w:cs="Times New Roman"/>
          <w:sz w:val="22"/>
          <w:szCs w:val="22"/>
          <w:lang w:val="en-GB"/>
        </w:rPr>
        <w:t>elopment is</w:t>
      </w:r>
      <w:ins w:id="2066" w:author="Chara Katiri" w:date="2015-04-11T23:20:00Z">
        <w:r w:rsidR="00B42BFE" w:rsidRPr="00802990">
          <w:rPr>
            <w:rFonts w:ascii="Times" w:eastAsia="Times New Roman" w:hAnsi="Times" w:cs="Times New Roman"/>
            <w:sz w:val="22"/>
            <w:szCs w:val="22"/>
            <w:lang w:val="en-GB"/>
          </w:rPr>
          <w:t>:</w:t>
        </w:r>
      </w:ins>
      <w:ins w:id="2067" w:author="Chara Katiri" w:date="2015-04-11T23:21:00Z">
        <w:r w:rsidR="00B42BFE" w:rsidRPr="00802990">
          <w:rPr>
            <w:rFonts w:ascii="Times" w:eastAsia="Times New Roman" w:hAnsi="Times" w:cs="Times New Roman"/>
            <w:sz w:val="22"/>
            <w:szCs w:val="22"/>
            <w:lang w:val="en-GB"/>
          </w:rPr>
          <w:t xml:space="preserve"> [44] </w:t>
        </w:r>
      </w:ins>
    </w:p>
    <w:p w14:paraId="079F3B9B" w14:textId="77777777" w:rsidR="007605EF" w:rsidRPr="00802990" w:rsidRDefault="007605EF" w:rsidP="00802990">
      <w:pPr>
        <w:pStyle w:val="ListParagraph"/>
        <w:numPr>
          <w:ilvl w:val="0"/>
          <w:numId w:val="52"/>
        </w:numPr>
        <w:spacing w:after="240" w:line="360" w:lineRule="auto"/>
        <w:jc w:val="both"/>
        <w:rPr>
          <w:ins w:id="2068" w:author="Chara Katiri" w:date="2015-04-11T23:23:00Z"/>
          <w:rFonts w:ascii="Times" w:eastAsia="Times New Roman" w:hAnsi="Times" w:cs="Times New Roman"/>
          <w:sz w:val="22"/>
          <w:szCs w:val="22"/>
          <w:lang w:val="en-GB"/>
        </w:rPr>
        <w:pPrChange w:id="2069" w:author="Chara Katiri" w:date="2015-04-12T20:48:00Z">
          <w:pPr>
            <w:spacing w:after="240" w:line="360" w:lineRule="auto"/>
            <w:ind w:left="720" w:firstLine="556"/>
            <w:contextualSpacing/>
            <w:jc w:val="both"/>
          </w:pPr>
        </w:pPrChange>
      </w:pPr>
      <w:ins w:id="2070" w:author="Chara Katiri" w:date="2015-04-11T23:23:00Z">
        <w:r w:rsidRPr="00802990">
          <w:rPr>
            <w:rFonts w:ascii="Times" w:eastAsia="Times New Roman" w:hAnsi="Times" w:cs="Times New Roman"/>
            <w:sz w:val="22"/>
            <w:szCs w:val="22"/>
            <w:lang w:val="en-GB"/>
          </w:rPr>
          <w:t>Phase 1:</w:t>
        </w:r>
      </w:ins>
    </w:p>
    <w:p w14:paraId="615DC43A" w14:textId="02BE61E2" w:rsidR="007605EF" w:rsidRPr="00802990" w:rsidRDefault="007605EF" w:rsidP="00802990">
      <w:pPr>
        <w:pStyle w:val="ListParagraph"/>
        <w:numPr>
          <w:ilvl w:val="1"/>
          <w:numId w:val="52"/>
        </w:numPr>
        <w:spacing w:after="240" w:line="360" w:lineRule="auto"/>
        <w:jc w:val="both"/>
        <w:rPr>
          <w:ins w:id="2071" w:author="Chara Katiri" w:date="2015-04-11T23:22:00Z"/>
          <w:rFonts w:ascii="Times" w:eastAsia="Times New Roman" w:hAnsi="Times" w:cs="Times New Roman"/>
          <w:sz w:val="22"/>
          <w:szCs w:val="22"/>
          <w:lang w:val="en-GB"/>
        </w:rPr>
        <w:pPrChange w:id="2072" w:author="Chara Katiri" w:date="2015-04-12T20:48:00Z">
          <w:pPr>
            <w:spacing w:after="240" w:line="360" w:lineRule="auto"/>
            <w:ind w:left="720" w:firstLine="556"/>
            <w:contextualSpacing/>
            <w:jc w:val="both"/>
          </w:pPr>
        </w:pPrChange>
      </w:pPr>
      <w:ins w:id="2073" w:author="Chara Katiri" w:date="2015-04-11T23:22:00Z">
        <w:r w:rsidRPr="00802990">
          <w:rPr>
            <w:rFonts w:ascii="Times" w:eastAsia="Times New Roman" w:hAnsi="Times" w:cs="Times New Roman"/>
            <w:sz w:val="22"/>
            <w:szCs w:val="22"/>
            <w:lang w:val="en-GB"/>
          </w:rPr>
          <w:lastRenderedPageBreak/>
          <w:t>Research and planning: 5%</w:t>
        </w:r>
      </w:ins>
    </w:p>
    <w:p w14:paraId="1B48AF43" w14:textId="5C4CE523" w:rsidR="007605EF" w:rsidRPr="00802990" w:rsidRDefault="007605EF" w:rsidP="00802990">
      <w:pPr>
        <w:pStyle w:val="ListParagraph"/>
        <w:numPr>
          <w:ilvl w:val="1"/>
          <w:numId w:val="52"/>
        </w:numPr>
        <w:spacing w:after="240" w:line="360" w:lineRule="auto"/>
        <w:jc w:val="both"/>
        <w:rPr>
          <w:ins w:id="2074" w:author="Chara Katiri" w:date="2015-04-11T23:23:00Z"/>
          <w:rFonts w:ascii="Times" w:eastAsia="Times New Roman" w:hAnsi="Times" w:cs="Times New Roman"/>
          <w:sz w:val="22"/>
          <w:szCs w:val="22"/>
          <w:lang w:val="en-GB"/>
        </w:rPr>
        <w:pPrChange w:id="2075" w:author="Chara Katiri" w:date="2015-04-12T20:48:00Z">
          <w:pPr>
            <w:spacing w:after="240" w:line="360" w:lineRule="auto"/>
            <w:ind w:left="720" w:firstLine="556"/>
            <w:contextualSpacing/>
            <w:jc w:val="both"/>
          </w:pPr>
        </w:pPrChange>
      </w:pPr>
      <w:ins w:id="2076" w:author="Chara Katiri" w:date="2015-04-11T23:22:00Z">
        <w:r w:rsidRPr="00802990">
          <w:rPr>
            <w:rFonts w:ascii="Times" w:eastAsia="Times New Roman" w:hAnsi="Times" w:cs="Times New Roman"/>
            <w:sz w:val="22"/>
            <w:szCs w:val="22"/>
            <w:lang w:val="en-GB"/>
          </w:rPr>
          <w:t>Solution design: 5%</w:t>
        </w:r>
      </w:ins>
    </w:p>
    <w:p w14:paraId="1FEAAC1D" w14:textId="7F6B500A" w:rsidR="007605EF" w:rsidRPr="00802990" w:rsidRDefault="007605EF" w:rsidP="00802990">
      <w:pPr>
        <w:pStyle w:val="ListParagraph"/>
        <w:numPr>
          <w:ilvl w:val="1"/>
          <w:numId w:val="52"/>
        </w:numPr>
        <w:spacing w:after="240" w:line="360" w:lineRule="auto"/>
        <w:jc w:val="both"/>
        <w:rPr>
          <w:ins w:id="2077" w:author="Chara Katiri" w:date="2015-04-11T23:22:00Z"/>
          <w:rFonts w:ascii="Times" w:eastAsia="Times New Roman" w:hAnsi="Times" w:cs="Times New Roman"/>
          <w:sz w:val="22"/>
          <w:szCs w:val="22"/>
          <w:lang w:val="en-GB"/>
        </w:rPr>
        <w:pPrChange w:id="2078" w:author="Chara Katiri" w:date="2015-04-12T20:48:00Z">
          <w:pPr>
            <w:spacing w:after="240" w:line="360" w:lineRule="auto"/>
            <w:ind w:left="720" w:firstLine="556"/>
            <w:contextualSpacing/>
            <w:jc w:val="both"/>
          </w:pPr>
        </w:pPrChange>
      </w:pPr>
      <w:ins w:id="2079" w:author="Chara Katiri" w:date="2015-04-11T23:23:00Z">
        <w:r w:rsidRPr="00802990">
          <w:rPr>
            <w:rFonts w:ascii="Times" w:eastAsia="Times New Roman" w:hAnsi="Times" w:cs="Times New Roman"/>
            <w:sz w:val="22"/>
            <w:szCs w:val="22"/>
            <w:lang w:val="en-GB"/>
          </w:rPr>
          <w:t>Design: 25%</w:t>
        </w:r>
      </w:ins>
    </w:p>
    <w:p w14:paraId="03461107" w14:textId="001D4EF9" w:rsidR="007605EF" w:rsidRPr="00802990" w:rsidRDefault="007605EF" w:rsidP="00802990">
      <w:pPr>
        <w:pStyle w:val="ListParagraph"/>
        <w:numPr>
          <w:ilvl w:val="0"/>
          <w:numId w:val="52"/>
        </w:numPr>
        <w:spacing w:after="240" w:line="360" w:lineRule="auto"/>
        <w:jc w:val="both"/>
        <w:rPr>
          <w:ins w:id="2080" w:author="Chara Katiri" w:date="2015-04-11T23:23:00Z"/>
          <w:rFonts w:ascii="Times" w:eastAsia="Times New Roman" w:hAnsi="Times" w:cs="Times New Roman"/>
          <w:sz w:val="22"/>
          <w:szCs w:val="22"/>
          <w:lang w:val="en-GB"/>
        </w:rPr>
        <w:pPrChange w:id="2081" w:author="Chara Katiri" w:date="2015-04-12T20:48:00Z">
          <w:pPr>
            <w:spacing w:after="240" w:line="360" w:lineRule="auto"/>
            <w:ind w:left="720" w:firstLine="556"/>
            <w:contextualSpacing/>
            <w:jc w:val="both"/>
          </w:pPr>
        </w:pPrChange>
      </w:pPr>
      <w:ins w:id="2082" w:author="Chara Katiri" w:date="2015-04-11T23:23:00Z">
        <w:r w:rsidRPr="00802990">
          <w:rPr>
            <w:rFonts w:ascii="Times" w:eastAsia="Times New Roman" w:hAnsi="Times" w:cs="Times New Roman"/>
            <w:sz w:val="22"/>
            <w:szCs w:val="22"/>
            <w:lang w:val="en-GB"/>
          </w:rPr>
          <w:t xml:space="preserve">Phase 2: </w:t>
        </w:r>
      </w:ins>
    </w:p>
    <w:p w14:paraId="5113DFC6" w14:textId="27E432CB" w:rsidR="007605EF" w:rsidRPr="00802990" w:rsidRDefault="007605EF" w:rsidP="00802990">
      <w:pPr>
        <w:pStyle w:val="ListParagraph"/>
        <w:numPr>
          <w:ilvl w:val="1"/>
          <w:numId w:val="52"/>
        </w:numPr>
        <w:spacing w:after="240" w:line="360" w:lineRule="auto"/>
        <w:jc w:val="both"/>
        <w:rPr>
          <w:ins w:id="2083" w:author="Chara Katiri" w:date="2015-04-11T23:23:00Z"/>
          <w:rFonts w:ascii="Times" w:eastAsia="Times New Roman" w:hAnsi="Times" w:cs="Times New Roman"/>
          <w:sz w:val="22"/>
          <w:szCs w:val="22"/>
          <w:lang w:val="en-GB"/>
        </w:rPr>
        <w:pPrChange w:id="2084" w:author="Chara Katiri" w:date="2015-04-12T20:48:00Z">
          <w:pPr>
            <w:spacing w:after="240" w:line="360" w:lineRule="auto"/>
            <w:ind w:left="720" w:firstLine="556"/>
            <w:contextualSpacing/>
            <w:jc w:val="both"/>
          </w:pPr>
        </w:pPrChange>
      </w:pPr>
      <w:ins w:id="2085" w:author="Chara Katiri" w:date="2015-04-11T23:23:00Z">
        <w:r w:rsidRPr="00802990">
          <w:rPr>
            <w:rFonts w:ascii="Times" w:eastAsia="Times New Roman" w:hAnsi="Times" w:cs="Times New Roman"/>
            <w:sz w:val="22"/>
            <w:szCs w:val="22"/>
            <w:lang w:val="en-GB"/>
          </w:rPr>
          <w:t>Front-</w:t>
        </w:r>
      </w:ins>
      <w:ins w:id="2086" w:author="Chara Katiri" w:date="2015-04-11T23:29:00Z">
        <w:r w:rsidRPr="00802990">
          <w:rPr>
            <w:rFonts w:ascii="Times" w:eastAsia="Times New Roman" w:hAnsi="Times" w:cs="Times New Roman"/>
            <w:sz w:val="22"/>
            <w:szCs w:val="22"/>
            <w:lang w:val="en-GB"/>
          </w:rPr>
          <w:t xml:space="preserve">end and back-end </w:t>
        </w:r>
      </w:ins>
      <w:ins w:id="2087" w:author="Chara Katiri" w:date="2015-04-11T23:23:00Z">
        <w:r w:rsidRPr="00802990">
          <w:rPr>
            <w:rFonts w:ascii="Times" w:eastAsia="Times New Roman" w:hAnsi="Times" w:cs="Times New Roman"/>
            <w:sz w:val="22"/>
            <w:szCs w:val="22"/>
            <w:lang w:val="en-GB"/>
          </w:rPr>
          <w:t>development: 15%</w:t>
        </w:r>
      </w:ins>
    </w:p>
    <w:p w14:paraId="019EA10C" w14:textId="77777777" w:rsidR="007605EF" w:rsidRPr="00802990" w:rsidRDefault="007605EF" w:rsidP="00802990">
      <w:pPr>
        <w:pStyle w:val="ListParagraph"/>
        <w:numPr>
          <w:ilvl w:val="0"/>
          <w:numId w:val="52"/>
        </w:numPr>
        <w:spacing w:after="240" w:line="360" w:lineRule="auto"/>
        <w:jc w:val="both"/>
        <w:rPr>
          <w:ins w:id="2088" w:author="Chara Katiri" w:date="2015-04-11T23:24:00Z"/>
          <w:rFonts w:ascii="Times" w:eastAsia="Times New Roman" w:hAnsi="Times" w:cs="Times New Roman"/>
          <w:sz w:val="22"/>
          <w:szCs w:val="22"/>
          <w:lang w:val="en-GB"/>
        </w:rPr>
        <w:pPrChange w:id="2089" w:author="Chara Katiri" w:date="2015-04-12T20:48:00Z">
          <w:pPr>
            <w:spacing w:after="240" w:line="360" w:lineRule="auto"/>
            <w:ind w:left="720" w:firstLine="556"/>
            <w:contextualSpacing/>
            <w:jc w:val="both"/>
          </w:pPr>
        </w:pPrChange>
      </w:pPr>
      <w:ins w:id="2090" w:author="Chara Katiri" w:date="2015-04-11T23:24:00Z">
        <w:r w:rsidRPr="00802990">
          <w:rPr>
            <w:rFonts w:ascii="Times" w:eastAsia="Times New Roman" w:hAnsi="Times" w:cs="Times New Roman"/>
            <w:sz w:val="22"/>
            <w:szCs w:val="22"/>
            <w:lang w:val="en-GB"/>
          </w:rPr>
          <w:t xml:space="preserve">Phase 3: </w:t>
        </w:r>
      </w:ins>
    </w:p>
    <w:p w14:paraId="238F0E1D" w14:textId="623FD718" w:rsidR="007605EF" w:rsidRPr="00802990" w:rsidRDefault="007605EF" w:rsidP="00802990">
      <w:pPr>
        <w:pStyle w:val="ListParagraph"/>
        <w:numPr>
          <w:ilvl w:val="1"/>
          <w:numId w:val="52"/>
        </w:numPr>
        <w:spacing w:after="240" w:line="360" w:lineRule="auto"/>
        <w:jc w:val="both"/>
        <w:rPr>
          <w:ins w:id="2091" w:author="Chara Katiri" w:date="2015-04-11T23:24:00Z"/>
          <w:rFonts w:ascii="Times" w:eastAsia="Times New Roman" w:hAnsi="Times" w:cs="Times New Roman"/>
          <w:sz w:val="22"/>
          <w:szCs w:val="22"/>
          <w:lang w:val="en-GB"/>
        </w:rPr>
        <w:pPrChange w:id="2092" w:author="Chara Katiri" w:date="2015-04-12T20:48:00Z">
          <w:pPr>
            <w:spacing w:after="240" w:line="360" w:lineRule="auto"/>
            <w:ind w:left="720" w:firstLine="556"/>
            <w:contextualSpacing/>
            <w:jc w:val="both"/>
          </w:pPr>
        </w:pPrChange>
      </w:pPr>
      <w:ins w:id="2093" w:author="Chara Katiri" w:date="2015-04-11T23:24:00Z">
        <w:r w:rsidRPr="00802990">
          <w:rPr>
            <w:rFonts w:ascii="Times" w:eastAsia="Times New Roman" w:hAnsi="Times" w:cs="Times New Roman"/>
            <w:sz w:val="22"/>
            <w:szCs w:val="22"/>
            <w:lang w:val="en-GB"/>
          </w:rPr>
          <w:t>Testing: 30%</w:t>
        </w:r>
      </w:ins>
    </w:p>
    <w:p w14:paraId="593483EC" w14:textId="12B493DA" w:rsidR="007605EF" w:rsidRPr="00802990" w:rsidRDefault="007605EF" w:rsidP="00802990">
      <w:pPr>
        <w:pStyle w:val="ListParagraph"/>
        <w:numPr>
          <w:ilvl w:val="0"/>
          <w:numId w:val="52"/>
        </w:numPr>
        <w:spacing w:after="240" w:line="360" w:lineRule="auto"/>
        <w:jc w:val="both"/>
        <w:rPr>
          <w:ins w:id="2094" w:author="Chara Katiri" w:date="2015-04-11T23:24:00Z"/>
          <w:rFonts w:ascii="Times" w:eastAsia="Times New Roman" w:hAnsi="Times" w:cs="Times New Roman"/>
          <w:sz w:val="22"/>
          <w:szCs w:val="22"/>
          <w:lang w:val="en-GB"/>
        </w:rPr>
        <w:pPrChange w:id="2095" w:author="Chara Katiri" w:date="2015-04-12T20:48:00Z">
          <w:pPr>
            <w:spacing w:after="240" w:line="360" w:lineRule="auto"/>
            <w:ind w:left="720" w:firstLine="556"/>
            <w:contextualSpacing/>
            <w:jc w:val="both"/>
          </w:pPr>
        </w:pPrChange>
      </w:pPr>
      <w:ins w:id="2096" w:author="Chara Katiri" w:date="2015-04-11T23:24:00Z">
        <w:r w:rsidRPr="00802990">
          <w:rPr>
            <w:rFonts w:ascii="Times" w:eastAsia="Times New Roman" w:hAnsi="Times" w:cs="Times New Roman"/>
            <w:sz w:val="22"/>
            <w:szCs w:val="22"/>
            <w:lang w:val="en-GB"/>
          </w:rPr>
          <w:t>Phase 4:</w:t>
        </w:r>
      </w:ins>
    </w:p>
    <w:p w14:paraId="724D1892" w14:textId="0FB1C149" w:rsidR="007605EF" w:rsidRPr="00802990" w:rsidRDefault="007605EF" w:rsidP="00802990">
      <w:pPr>
        <w:pStyle w:val="ListParagraph"/>
        <w:numPr>
          <w:ilvl w:val="1"/>
          <w:numId w:val="52"/>
        </w:numPr>
        <w:spacing w:after="240" w:line="360" w:lineRule="auto"/>
        <w:jc w:val="both"/>
        <w:rPr>
          <w:ins w:id="2097" w:author="Chara Katiri" w:date="2015-04-11T23:20:00Z"/>
          <w:rFonts w:ascii="Times" w:eastAsia="Times New Roman" w:hAnsi="Times" w:cs="Times New Roman"/>
          <w:sz w:val="22"/>
          <w:szCs w:val="22"/>
          <w:lang w:val="en-GB"/>
          <w:rPrChange w:id="2098" w:author="Chara Katiri" w:date="2015-04-12T20:48:00Z">
            <w:rPr>
              <w:ins w:id="2099" w:author="Chara Katiri" w:date="2015-04-11T23:20:00Z"/>
              <w:lang w:val="en-GB"/>
            </w:rPr>
          </w:rPrChange>
        </w:rPr>
        <w:pPrChange w:id="2100" w:author="Chara Katiri" w:date="2015-04-12T20:48:00Z">
          <w:pPr>
            <w:spacing w:after="240" w:line="360" w:lineRule="auto"/>
            <w:ind w:left="720" w:firstLine="556"/>
            <w:contextualSpacing/>
            <w:jc w:val="both"/>
          </w:pPr>
        </w:pPrChange>
      </w:pPr>
      <w:ins w:id="2101" w:author="Chara Katiri" w:date="2015-04-11T23:24:00Z">
        <w:r w:rsidRPr="00802990">
          <w:rPr>
            <w:rFonts w:ascii="Times" w:eastAsia="Times New Roman" w:hAnsi="Times" w:cs="Times New Roman"/>
            <w:sz w:val="22"/>
            <w:szCs w:val="22"/>
            <w:lang w:val="en-GB"/>
          </w:rPr>
          <w:t>Contingency: 10%</w:t>
        </w:r>
      </w:ins>
    </w:p>
    <w:p w14:paraId="5488B3C4" w14:textId="084BE07A" w:rsidR="000A1787" w:rsidRPr="00802990" w:rsidRDefault="009F7C93" w:rsidP="00802990">
      <w:pPr>
        <w:spacing w:after="240" w:line="360" w:lineRule="auto"/>
        <w:ind w:left="720" w:firstLine="556"/>
        <w:contextualSpacing/>
        <w:jc w:val="both"/>
        <w:rPr>
          <w:ins w:id="2102" w:author="Chara Katiri" w:date="2015-04-12T03:30:00Z"/>
          <w:rFonts w:ascii="Times" w:eastAsia="Times New Roman" w:hAnsi="Times" w:cs="Times New Roman"/>
          <w:sz w:val="22"/>
          <w:szCs w:val="22"/>
          <w:lang w:val="en-GB"/>
        </w:rPr>
        <w:sectPr w:rsidR="000A1787" w:rsidRPr="00802990" w:rsidSect="00871CBC">
          <w:pgSz w:w="11900" w:h="16840"/>
          <w:pgMar w:top="1440" w:right="1440" w:bottom="1440" w:left="1440" w:header="708" w:footer="708" w:gutter="0"/>
          <w:cols w:space="708"/>
          <w:titlePg/>
          <w:docGrid w:linePitch="360"/>
        </w:sectPr>
        <w:pPrChange w:id="2103" w:author="Chara Katiri" w:date="2015-04-12T20:48:00Z">
          <w:pPr>
            <w:spacing w:after="240" w:line="360" w:lineRule="auto"/>
            <w:contextualSpacing/>
            <w:jc w:val="both"/>
          </w:pPr>
        </w:pPrChange>
      </w:pPr>
      <w:r w:rsidRPr="00802990">
        <w:rPr>
          <w:rFonts w:ascii="Times" w:eastAsia="Times New Roman" w:hAnsi="Times" w:cs="Times New Roman"/>
          <w:sz w:val="22"/>
          <w:szCs w:val="22"/>
          <w:lang w:val="en-GB"/>
        </w:rPr>
        <w:t xml:space="preserve">The detailed project plan including Milestones and resources allocated for each task is shown </w:t>
      </w:r>
      <w:ins w:id="2104" w:author="Chara Katiri" w:date="2015-04-12T03:23:00Z">
        <w:r w:rsidRPr="00802990">
          <w:rPr>
            <w:rFonts w:ascii="Times" w:eastAsia="Times New Roman" w:hAnsi="Times" w:cs="Times New Roman"/>
            <w:sz w:val="22"/>
            <w:szCs w:val="22"/>
            <w:lang w:val="en-GB"/>
          </w:rPr>
          <w:t>chapter 9.3 Appen</w:t>
        </w:r>
        <w:r w:rsidR="000A1787" w:rsidRPr="00802990">
          <w:rPr>
            <w:rFonts w:ascii="Times" w:eastAsia="Times New Roman" w:hAnsi="Times" w:cs="Times New Roman"/>
            <w:sz w:val="22"/>
            <w:szCs w:val="22"/>
            <w:lang w:val="en-GB"/>
          </w:rPr>
          <w:t xml:space="preserve">dix. </w:t>
        </w:r>
      </w:ins>
    </w:p>
    <w:p w14:paraId="25D5367A" w14:textId="77777777" w:rsidR="00157397" w:rsidRPr="00802990" w:rsidRDefault="00157397" w:rsidP="00802990">
      <w:pPr>
        <w:pStyle w:val="Heading1"/>
        <w:numPr>
          <w:ilvl w:val="0"/>
          <w:numId w:val="13"/>
        </w:numPr>
        <w:spacing w:line="360" w:lineRule="auto"/>
        <w:contextualSpacing/>
        <w:jc w:val="both"/>
        <w:rPr>
          <w:rFonts w:ascii="Times" w:hAnsi="Times" w:cs="Times New Roman"/>
          <w:color w:val="auto"/>
          <w:sz w:val="22"/>
          <w:szCs w:val="22"/>
          <w:lang w:val="en-GB"/>
        </w:rPr>
        <w:pPrChange w:id="2105" w:author="Chara Katiri" w:date="2015-04-12T20:48:00Z">
          <w:pPr>
            <w:pStyle w:val="Heading1"/>
            <w:numPr>
              <w:numId w:val="15"/>
            </w:numPr>
            <w:spacing w:line="360" w:lineRule="auto"/>
            <w:ind w:left="360" w:hanging="360"/>
            <w:contextualSpacing/>
            <w:jc w:val="both"/>
          </w:pPr>
        </w:pPrChange>
      </w:pPr>
      <w:bookmarkStart w:id="2106" w:name="_Toc290491172"/>
      <w:r w:rsidRPr="00802990">
        <w:rPr>
          <w:rFonts w:ascii="Times" w:hAnsi="Times" w:cs="Times New Roman"/>
          <w:color w:val="auto"/>
          <w:sz w:val="22"/>
          <w:szCs w:val="22"/>
          <w:lang w:val="en-GB"/>
        </w:rPr>
        <w:lastRenderedPageBreak/>
        <w:t>System implementation</w:t>
      </w:r>
      <w:bookmarkEnd w:id="2106"/>
    </w:p>
    <w:p w14:paraId="7F979F30" w14:textId="77777777" w:rsidR="00157397" w:rsidRPr="00802990" w:rsidRDefault="00157397" w:rsidP="00802990">
      <w:pPr>
        <w:pStyle w:val="Heading2"/>
        <w:numPr>
          <w:ilvl w:val="1"/>
          <w:numId w:val="15"/>
        </w:numPr>
        <w:spacing w:line="360" w:lineRule="auto"/>
        <w:contextualSpacing/>
        <w:jc w:val="both"/>
        <w:rPr>
          <w:rFonts w:ascii="Times" w:hAnsi="Times" w:cs="Times New Roman"/>
          <w:color w:val="auto"/>
          <w:sz w:val="22"/>
          <w:szCs w:val="22"/>
          <w:lang w:val="en-GB"/>
        </w:rPr>
      </w:pPr>
      <w:bookmarkStart w:id="2107" w:name="_Toc290491173"/>
      <w:r w:rsidRPr="00802990">
        <w:rPr>
          <w:rFonts w:ascii="Times" w:hAnsi="Times" w:cs="Times New Roman"/>
          <w:color w:val="auto"/>
          <w:sz w:val="22"/>
          <w:szCs w:val="22"/>
          <w:lang w:val="en-GB"/>
        </w:rPr>
        <w:t>Implementation plan</w:t>
      </w:r>
      <w:bookmarkEnd w:id="2107"/>
      <w:r w:rsidRPr="00802990">
        <w:rPr>
          <w:rFonts w:ascii="Times" w:hAnsi="Times" w:cs="Times New Roman"/>
          <w:color w:val="auto"/>
          <w:sz w:val="22"/>
          <w:szCs w:val="22"/>
          <w:lang w:val="en-GB"/>
        </w:rPr>
        <w:t xml:space="preserve"> </w:t>
      </w:r>
    </w:p>
    <w:p w14:paraId="38F48DE2" w14:textId="2E8571F6" w:rsidR="004A3B0F" w:rsidRPr="00802990" w:rsidRDefault="004A3B0F" w:rsidP="00802990">
      <w:pPr>
        <w:spacing w:line="360" w:lineRule="auto"/>
        <w:contextualSpacing/>
        <w:jc w:val="both"/>
        <w:rPr>
          <w:ins w:id="2108" w:author="Chara Katiri" w:date="2015-04-12T20:28:00Z"/>
          <w:rFonts w:ascii="Times" w:hAnsi="Times" w:cs="Times New Roman"/>
          <w:sz w:val="22"/>
          <w:szCs w:val="22"/>
          <w:rPrChange w:id="2109" w:author="Chara Katiri" w:date="2015-04-12T20:48:00Z">
            <w:rPr>
              <w:ins w:id="2110" w:author="Chara Katiri" w:date="2015-04-12T20:28:00Z"/>
              <w:rFonts w:ascii="Times" w:eastAsia="Times New Roman" w:hAnsi="Times" w:cs="Times New Roman"/>
              <w:sz w:val="22"/>
              <w:szCs w:val="22"/>
              <w:lang w:val="en-GB"/>
            </w:rPr>
          </w:rPrChange>
        </w:rPr>
      </w:pPr>
      <w:ins w:id="2111" w:author="Chara Katiri" w:date="2015-04-12T20:28:00Z">
        <w:r w:rsidRPr="00802990">
          <w:rPr>
            <w:rFonts w:ascii="Times" w:hAnsi="Times" w:cs="Times New Roman"/>
            <w:sz w:val="22"/>
            <w:szCs w:val="22"/>
            <w:highlight w:val="yellow"/>
            <w:rPrChange w:id="2112" w:author="Chara Katiri" w:date="2015-04-12T20:48:00Z">
              <w:rPr>
                <w:highlight w:val="yellow"/>
              </w:rPr>
            </w:rPrChange>
          </w:rPr>
          <w:t>To be completed</w:t>
        </w:r>
      </w:ins>
    </w:p>
    <w:p w14:paraId="1403E3E8" w14:textId="7FAC0CF6" w:rsidR="004F4BD6" w:rsidRPr="00802990" w:rsidRDefault="004F4BD6" w:rsidP="00802990">
      <w:pPr>
        <w:spacing w:line="360" w:lineRule="auto"/>
        <w:contextualSpacing/>
        <w:jc w:val="both"/>
        <w:rPr>
          <w:ins w:id="2113" w:author="Chara Katiri" w:date="2015-04-11T19:31:00Z"/>
          <w:rFonts w:ascii="Times" w:eastAsia="Times New Roman" w:hAnsi="Times" w:cs="Times New Roman"/>
          <w:sz w:val="22"/>
          <w:szCs w:val="22"/>
          <w:lang w:val="en-GB"/>
        </w:rPr>
      </w:pPr>
      <w:ins w:id="2114" w:author="Chara Katiri" w:date="2015-04-11T19:31:00Z">
        <w:r w:rsidRPr="00802990">
          <w:rPr>
            <w:rFonts w:ascii="Times" w:eastAsia="Times New Roman" w:hAnsi="Times" w:cs="Times New Roman"/>
            <w:sz w:val="22"/>
            <w:szCs w:val="22"/>
            <w:lang w:val="en-GB"/>
          </w:rPr>
          <w:t xml:space="preserve">The main resource that the development plan was based on is the final year student - developer (CK) and the supervisor (SW) that supports and guides the project. </w:t>
        </w:r>
      </w:ins>
    </w:p>
    <w:p w14:paraId="37C7D73D" w14:textId="49B7C3CE" w:rsidR="00855909" w:rsidRPr="00802990" w:rsidRDefault="00855909" w:rsidP="00802990">
      <w:pPr>
        <w:spacing w:line="360" w:lineRule="auto"/>
        <w:contextualSpacing/>
        <w:jc w:val="both"/>
        <w:rPr>
          <w:ins w:id="2115" w:author="Chara Katiri" w:date="2015-04-12T20:15:00Z"/>
          <w:rFonts w:ascii="Times" w:hAnsi="Times" w:cs="Times New Roman"/>
          <w:sz w:val="22"/>
          <w:szCs w:val="22"/>
        </w:rPr>
      </w:pPr>
      <w:ins w:id="2116" w:author="Chara Katiri" w:date="2015-04-12T20:15:00Z">
        <w:r w:rsidRPr="00802990">
          <w:rPr>
            <w:rFonts w:ascii="Times" w:hAnsi="Times" w:cs="Times New Roman"/>
            <w:sz w:val="22"/>
            <w:szCs w:val="22"/>
          </w:rPr>
          <w:t>Creation of the homepage</w:t>
        </w:r>
      </w:ins>
    </w:p>
    <w:p w14:paraId="6E157F0B" w14:textId="7EEE44A8" w:rsidR="00855909" w:rsidRPr="00802990" w:rsidRDefault="00855909" w:rsidP="00802990">
      <w:pPr>
        <w:spacing w:line="360" w:lineRule="auto"/>
        <w:contextualSpacing/>
        <w:jc w:val="both"/>
        <w:rPr>
          <w:ins w:id="2117" w:author="Chara Katiri" w:date="2015-04-12T20:15:00Z"/>
          <w:rFonts w:ascii="Times" w:hAnsi="Times" w:cs="Times New Roman"/>
          <w:sz w:val="22"/>
          <w:szCs w:val="22"/>
        </w:rPr>
      </w:pPr>
      <w:ins w:id="2118" w:author="Chara Katiri" w:date="2015-04-12T20:15:00Z">
        <w:r w:rsidRPr="00802990">
          <w:rPr>
            <w:rFonts w:ascii="Times" w:hAnsi="Times" w:cs="Times New Roman"/>
            <w:sz w:val="22"/>
            <w:szCs w:val="22"/>
          </w:rPr>
          <w:t>Creation of login page</w:t>
        </w:r>
      </w:ins>
    </w:p>
    <w:p w14:paraId="29DF8496" w14:textId="1E288FCF" w:rsidR="00855909" w:rsidRPr="00802990" w:rsidRDefault="00855909" w:rsidP="00802990">
      <w:pPr>
        <w:spacing w:line="360" w:lineRule="auto"/>
        <w:contextualSpacing/>
        <w:jc w:val="both"/>
        <w:rPr>
          <w:ins w:id="2119" w:author="Chara Katiri" w:date="2015-04-12T20:15:00Z"/>
          <w:rFonts w:ascii="Times" w:hAnsi="Times" w:cs="Times New Roman"/>
          <w:sz w:val="22"/>
          <w:szCs w:val="22"/>
        </w:rPr>
      </w:pPr>
      <w:ins w:id="2120" w:author="Chara Katiri" w:date="2015-04-12T20:15:00Z">
        <w:r w:rsidRPr="00802990">
          <w:rPr>
            <w:rFonts w:ascii="Times" w:hAnsi="Times" w:cs="Times New Roman"/>
            <w:sz w:val="22"/>
            <w:szCs w:val="22"/>
          </w:rPr>
          <w:t>Creation of MySQL database</w:t>
        </w:r>
      </w:ins>
    </w:p>
    <w:p w14:paraId="22973713" w14:textId="2C41E292" w:rsidR="00855909" w:rsidRPr="00802990" w:rsidRDefault="00855909" w:rsidP="00802990">
      <w:pPr>
        <w:spacing w:line="360" w:lineRule="auto"/>
        <w:contextualSpacing/>
        <w:jc w:val="both"/>
        <w:rPr>
          <w:ins w:id="2121" w:author="Chara Katiri" w:date="2015-04-12T20:15:00Z"/>
          <w:rFonts w:ascii="Times" w:hAnsi="Times" w:cs="Times New Roman"/>
          <w:sz w:val="22"/>
          <w:szCs w:val="22"/>
        </w:rPr>
      </w:pPr>
      <w:ins w:id="2122" w:author="Chara Katiri" w:date="2015-04-12T20:15:00Z">
        <w:r w:rsidRPr="00802990">
          <w:rPr>
            <w:rFonts w:ascii="Times" w:hAnsi="Times" w:cs="Times New Roman"/>
            <w:sz w:val="22"/>
            <w:szCs w:val="22"/>
          </w:rPr>
          <w:t>Creation of Items page</w:t>
        </w:r>
      </w:ins>
    </w:p>
    <w:p w14:paraId="3E24FE70" w14:textId="56CF6440" w:rsidR="00855909" w:rsidRPr="00802990" w:rsidRDefault="00855909" w:rsidP="00802990">
      <w:pPr>
        <w:spacing w:line="360" w:lineRule="auto"/>
        <w:contextualSpacing/>
        <w:jc w:val="both"/>
        <w:rPr>
          <w:ins w:id="2123" w:author="Chara Katiri" w:date="2015-04-12T20:15:00Z"/>
          <w:rFonts w:ascii="Times" w:hAnsi="Times" w:cs="Times New Roman"/>
          <w:sz w:val="22"/>
          <w:szCs w:val="22"/>
        </w:rPr>
      </w:pPr>
      <w:ins w:id="2124" w:author="Chara Katiri" w:date="2015-04-12T20:15:00Z">
        <w:r w:rsidRPr="00802990">
          <w:rPr>
            <w:rFonts w:ascii="Times" w:hAnsi="Times" w:cs="Times New Roman"/>
            <w:sz w:val="22"/>
            <w:szCs w:val="22"/>
          </w:rPr>
          <w:t>Creation of Favourites page</w:t>
        </w:r>
      </w:ins>
    </w:p>
    <w:p w14:paraId="16C4B942" w14:textId="77777777" w:rsidR="004F4BD6" w:rsidRPr="00802990" w:rsidDel="004A3B0F" w:rsidRDefault="004F4BD6" w:rsidP="00802990">
      <w:pPr>
        <w:spacing w:line="360" w:lineRule="auto"/>
        <w:contextualSpacing/>
        <w:jc w:val="both"/>
        <w:rPr>
          <w:del w:id="2125" w:author="Chara Katiri" w:date="2015-04-12T20:21:00Z"/>
          <w:rFonts w:ascii="Times" w:hAnsi="Times" w:cs="Times New Roman"/>
          <w:sz w:val="22"/>
          <w:szCs w:val="22"/>
        </w:rPr>
        <w:pPrChange w:id="2126" w:author="Chara Katiri" w:date="2015-04-12T20:48:00Z">
          <w:pPr>
            <w:spacing w:line="360" w:lineRule="auto"/>
            <w:contextualSpacing/>
            <w:jc w:val="both"/>
          </w:pPr>
        </w:pPrChange>
      </w:pPr>
    </w:p>
    <w:p w14:paraId="439B0AC1" w14:textId="77777777" w:rsidR="00340F77" w:rsidRPr="00802990" w:rsidRDefault="00340F77" w:rsidP="00802990">
      <w:pPr>
        <w:spacing w:line="360" w:lineRule="auto"/>
        <w:contextualSpacing/>
        <w:jc w:val="both"/>
        <w:rPr>
          <w:rFonts w:ascii="Times" w:hAnsi="Times" w:cs="Times New Roman"/>
          <w:sz w:val="22"/>
          <w:szCs w:val="22"/>
        </w:rPr>
      </w:pPr>
    </w:p>
    <w:p w14:paraId="76C2EF77" w14:textId="77777777" w:rsidR="00157397" w:rsidRPr="00802990" w:rsidRDefault="00157397" w:rsidP="00802990">
      <w:pPr>
        <w:pStyle w:val="Heading2"/>
        <w:numPr>
          <w:ilvl w:val="1"/>
          <w:numId w:val="15"/>
        </w:numPr>
        <w:spacing w:line="360" w:lineRule="auto"/>
        <w:contextualSpacing/>
        <w:jc w:val="both"/>
        <w:rPr>
          <w:rFonts w:ascii="Times" w:hAnsi="Times" w:cs="Times New Roman"/>
          <w:color w:val="auto"/>
          <w:sz w:val="22"/>
          <w:szCs w:val="22"/>
          <w:lang w:val="en-GB"/>
        </w:rPr>
      </w:pPr>
      <w:bookmarkStart w:id="2127" w:name="_Toc290491174"/>
      <w:r w:rsidRPr="00802990">
        <w:rPr>
          <w:rFonts w:ascii="Times" w:hAnsi="Times" w:cs="Times New Roman"/>
          <w:color w:val="auto"/>
          <w:sz w:val="22"/>
          <w:szCs w:val="22"/>
          <w:lang w:val="en-GB"/>
        </w:rPr>
        <w:t>Build tools and libraries</w:t>
      </w:r>
      <w:bookmarkEnd w:id="2127"/>
    </w:p>
    <w:p w14:paraId="75EA9675" w14:textId="58FCD760" w:rsidR="00340F77" w:rsidRPr="00802990" w:rsidRDefault="006D0834" w:rsidP="00802990">
      <w:pPr>
        <w:spacing w:line="360" w:lineRule="auto"/>
        <w:contextualSpacing/>
        <w:jc w:val="both"/>
        <w:rPr>
          <w:ins w:id="2128" w:author="Chara Katiri" w:date="2015-04-12T20:13:00Z"/>
          <w:rFonts w:ascii="Times" w:hAnsi="Times" w:cs="Times New Roman"/>
          <w:sz w:val="22"/>
          <w:szCs w:val="22"/>
        </w:rPr>
      </w:pPr>
      <w:r w:rsidRPr="00802990">
        <w:rPr>
          <w:rFonts w:ascii="Times" w:hAnsi="Times" w:cs="Times New Roman"/>
          <w:sz w:val="22"/>
          <w:szCs w:val="22"/>
          <w:highlight w:val="yellow"/>
        </w:rPr>
        <w:t>To be completed</w:t>
      </w:r>
    </w:p>
    <w:p w14:paraId="2DA251A7" w14:textId="092D5CEC" w:rsidR="006E0F4A" w:rsidRPr="00802990" w:rsidRDefault="006E0F4A" w:rsidP="00802990">
      <w:pPr>
        <w:spacing w:line="360" w:lineRule="auto"/>
        <w:contextualSpacing/>
        <w:jc w:val="both"/>
        <w:rPr>
          <w:ins w:id="2129" w:author="Chara Katiri" w:date="2015-04-12T20:28:00Z"/>
          <w:rFonts w:ascii="Times" w:hAnsi="Times" w:cs="Times New Roman"/>
          <w:sz w:val="22"/>
          <w:szCs w:val="22"/>
        </w:rPr>
      </w:pPr>
      <w:ins w:id="2130" w:author="Chara Katiri" w:date="2015-04-12T20:31:00Z">
        <w:r w:rsidRPr="00802990">
          <w:rPr>
            <w:rFonts w:ascii="Times" w:hAnsi="Times" w:cs="Times New Roman"/>
            <w:sz w:val="22"/>
            <w:szCs w:val="22"/>
          </w:rPr>
          <w:t xml:space="preserve">Development </w:t>
        </w:r>
      </w:ins>
      <w:ins w:id="2131" w:author="Chara Katiri" w:date="2015-04-12T20:28:00Z">
        <w:r w:rsidRPr="00802990">
          <w:rPr>
            <w:rFonts w:ascii="Times" w:hAnsi="Times" w:cs="Times New Roman"/>
            <w:sz w:val="22"/>
            <w:szCs w:val="22"/>
          </w:rPr>
          <w:t>Tools:</w:t>
        </w:r>
      </w:ins>
    </w:p>
    <w:p w14:paraId="3E37FEF5" w14:textId="64BCEAEF" w:rsidR="00855909" w:rsidRPr="00802990" w:rsidRDefault="00855909" w:rsidP="00802990">
      <w:pPr>
        <w:spacing w:line="360" w:lineRule="auto"/>
        <w:ind w:left="720"/>
        <w:contextualSpacing/>
        <w:jc w:val="both"/>
        <w:rPr>
          <w:ins w:id="2132" w:author="Chara Katiri" w:date="2015-04-12T20:13:00Z"/>
          <w:rFonts w:ascii="Times" w:hAnsi="Times" w:cs="Times New Roman"/>
          <w:sz w:val="22"/>
          <w:szCs w:val="22"/>
        </w:rPr>
        <w:pPrChange w:id="2133" w:author="Chara Katiri" w:date="2015-04-12T20:48:00Z">
          <w:pPr>
            <w:spacing w:line="360" w:lineRule="auto"/>
            <w:contextualSpacing/>
            <w:jc w:val="both"/>
          </w:pPr>
        </w:pPrChange>
      </w:pPr>
      <w:proofErr w:type="spellStart"/>
      <w:ins w:id="2134" w:author="Chara Katiri" w:date="2015-04-12T20:13:00Z">
        <w:r w:rsidRPr="00802990">
          <w:rPr>
            <w:rFonts w:ascii="Times" w:hAnsi="Times" w:cs="Times New Roman"/>
            <w:sz w:val="22"/>
            <w:szCs w:val="22"/>
          </w:rPr>
          <w:t>NetBeans</w:t>
        </w:r>
        <w:proofErr w:type="spellEnd"/>
      </w:ins>
    </w:p>
    <w:p w14:paraId="14282FC2" w14:textId="24CEA7EA" w:rsidR="00855909" w:rsidRPr="00802990" w:rsidRDefault="00855909" w:rsidP="00802990">
      <w:pPr>
        <w:spacing w:line="360" w:lineRule="auto"/>
        <w:ind w:left="720"/>
        <w:contextualSpacing/>
        <w:jc w:val="both"/>
        <w:rPr>
          <w:ins w:id="2135" w:author="Chara Katiri" w:date="2015-04-12T20:13:00Z"/>
          <w:rFonts w:ascii="Times" w:hAnsi="Times" w:cs="Times New Roman"/>
          <w:sz w:val="22"/>
          <w:szCs w:val="22"/>
        </w:rPr>
        <w:pPrChange w:id="2136" w:author="Chara Katiri" w:date="2015-04-12T20:48:00Z">
          <w:pPr>
            <w:spacing w:line="360" w:lineRule="auto"/>
            <w:contextualSpacing/>
            <w:jc w:val="both"/>
          </w:pPr>
        </w:pPrChange>
      </w:pPr>
      <w:ins w:id="2137" w:author="Chara Katiri" w:date="2015-04-12T20:13:00Z">
        <w:r w:rsidRPr="00802990">
          <w:rPr>
            <w:rFonts w:ascii="Times" w:hAnsi="Times" w:cs="Times New Roman"/>
            <w:sz w:val="22"/>
            <w:szCs w:val="22"/>
          </w:rPr>
          <w:t>MySQL Workbench</w:t>
        </w:r>
      </w:ins>
    </w:p>
    <w:p w14:paraId="7B4518A0" w14:textId="08459C92" w:rsidR="00855909" w:rsidRPr="00802990" w:rsidRDefault="00855909" w:rsidP="00802990">
      <w:pPr>
        <w:spacing w:line="360" w:lineRule="auto"/>
        <w:ind w:left="720"/>
        <w:contextualSpacing/>
        <w:jc w:val="both"/>
        <w:rPr>
          <w:ins w:id="2138" w:author="Chara Katiri" w:date="2015-04-12T20:28:00Z"/>
          <w:rFonts w:ascii="Times" w:hAnsi="Times" w:cs="Times New Roman"/>
          <w:sz w:val="22"/>
          <w:szCs w:val="22"/>
        </w:rPr>
        <w:pPrChange w:id="2139" w:author="Chara Katiri" w:date="2015-04-12T20:48:00Z">
          <w:pPr>
            <w:spacing w:line="360" w:lineRule="auto"/>
            <w:contextualSpacing/>
            <w:jc w:val="both"/>
          </w:pPr>
        </w:pPrChange>
      </w:pPr>
      <w:proofErr w:type="spellStart"/>
      <w:ins w:id="2140" w:author="Chara Katiri" w:date="2015-04-12T20:13:00Z">
        <w:r w:rsidRPr="00802990">
          <w:rPr>
            <w:rFonts w:ascii="Times" w:hAnsi="Times" w:cs="Times New Roman"/>
            <w:sz w:val="22"/>
            <w:szCs w:val="22"/>
          </w:rPr>
          <w:t>GitHub</w:t>
        </w:r>
        <w:proofErr w:type="spellEnd"/>
        <w:r w:rsidRPr="00802990">
          <w:rPr>
            <w:rFonts w:ascii="Times" w:hAnsi="Times" w:cs="Times New Roman"/>
            <w:sz w:val="22"/>
            <w:szCs w:val="22"/>
          </w:rPr>
          <w:t xml:space="preserve">: </w:t>
        </w:r>
      </w:ins>
    </w:p>
    <w:p w14:paraId="2F27F3FF" w14:textId="77777777" w:rsidR="006E0F4A" w:rsidRPr="00802990" w:rsidRDefault="006E0F4A" w:rsidP="00802990">
      <w:pPr>
        <w:spacing w:line="360" w:lineRule="auto"/>
        <w:contextualSpacing/>
        <w:jc w:val="both"/>
        <w:rPr>
          <w:ins w:id="2141" w:author="Chara Katiri" w:date="2015-04-12T20:28:00Z"/>
          <w:rFonts w:ascii="Times" w:hAnsi="Times" w:cs="Times New Roman"/>
          <w:sz w:val="22"/>
          <w:szCs w:val="22"/>
        </w:rPr>
      </w:pPr>
    </w:p>
    <w:p w14:paraId="09238D31" w14:textId="3EAC4E92" w:rsidR="006E0F4A" w:rsidRPr="00802990" w:rsidRDefault="006E0F4A" w:rsidP="00802990">
      <w:pPr>
        <w:spacing w:line="360" w:lineRule="auto"/>
        <w:contextualSpacing/>
        <w:jc w:val="both"/>
        <w:rPr>
          <w:ins w:id="2142" w:author="Chara Katiri" w:date="2015-04-12T20:28:00Z"/>
          <w:rFonts w:ascii="Times" w:hAnsi="Times" w:cs="Times New Roman"/>
          <w:sz w:val="22"/>
          <w:szCs w:val="22"/>
        </w:rPr>
      </w:pPr>
      <w:ins w:id="2143" w:author="Chara Katiri" w:date="2015-04-12T20:28:00Z">
        <w:r w:rsidRPr="00802990">
          <w:rPr>
            <w:rFonts w:ascii="Times" w:hAnsi="Times" w:cs="Times New Roman"/>
            <w:sz w:val="22"/>
            <w:szCs w:val="22"/>
          </w:rPr>
          <w:t>Software development:</w:t>
        </w:r>
      </w:ins>
    </w:p>
    <w:p w14:paraId="3BA7A51E" w14:textId="0DCAF9F4" w:rsidR="006E0F4A" w:rsidRPr="00802990" w:rsidRDefault="006E0F4A" w:rsidP="00802990">
      <w:pPr>
        <w:spacing w:line="360" w:lineRule="auto"/>
        <w:contextualSpacing/>
        <w:jc w:val="both"/>
        <w:rPr>
          <w:ins w:id="2144" w:author="Chara Katiri" w:date="2015-04-12T20:29:00Z"/>
          <w:rFonts w:ascii="Times" w:hAnsi="Times" w:cs="Times New Roman"/>
          <w:sz w:val="22"/>
          <w:szCs w:val="22"/>
        </w:rPr>
      </w:pPr>
      <w:ins w:id="2145" w:author="Chara Katiri" w:date="2015-04-12T20:28:00Z">
        <w:r w:rsidRPr="00802990">
          <w:rPr>
            <w:rFonts w:ascii="Times" w:hAnsi="Times" w:cs="Times New Roman"/>
            <w:sz w:val="22"/>
            <w:szCs w:val="22"/>
          </w:rPr>
          <w:tab/>
          <w:t xml:space="preserve">Spring MVC </w:t>
        </w:r>
      </w:ins>
      <w:ins w:id="2146" w:author="Chara Katiri" w:date="2015-04-12T20:29:00Z">
        <w:r w:rsidRPr="00802990">
          <w:rPr>
            <w:rFonts w:ascii="Times" w:hAnsi="Times" w:cs="Times New Roman"/>
            <w:sz w:val="22"/>
            <w:szCs w:val="22"/>
          </w:rPr>
          <w:t>–</w:t>
        </w:r>
      </w:ins>
      <w:ins w:id="2147" w:author="Chara Katiri" w:date="2015-04-12T20:28:00Z">
        <w:r w:rsidRPr="00802990">
          <w:rPr>
            <w:rFonts w:ascii="Times" w:hAnsi="Times" w:cs="Times New Roman"/>
            <w:sz w:val="22"/>
            <w:szCs w:val="22"/>
          </w:rPr>
          <w:t xml:space="preserve"> Java</w:t>
        </w:r>
      </w:ins>
    </w:p>
    <w:p w14:paraId="306F80F0" w14:textId="4F782A72" w:rsidR="006E0F4A" w:rsidRPr="00802990" w:rsidRDefault="006E0F4A" w:rsidP="00802990">
      <w:pPr>
        <w:spacing w:line="360" w:lineRule="auto"/>
        <w:ind w:firstLine="720"/>
        <w:contextualSpacing/>
        <w:jc w:val="both"/>
        <w:rPr>
          <w:ins w:id="2148" w:author="Chara Katiri" w:date="2015-04-12T20:29:00Z"/>
          <w:rFonts w:ascii="Times" w:hAnsi="Times" w:cs="Times New Roman"/>
          <w:sz w:val="22"/>
          <w:szCs w:val="22"/>
        </w:rPr>
        <w:pPrChange w:id="2149" w:author="Chara Katiri" w:date="2015-04-12T20:48:00Z">
          <w:pPr>
            <w:spacing w:line="360" w:lineRule="auto"/>
            <w:contextualSpacing/>
            <w:jc w:val="both"/>
          </w:pPr>
        </w:pPrChange>
      </w:pPr>
      <w:ins w:id="2150" w:author="Chara Katiri" w:date="2015-04-12T20:29:00Z">
        <w:r w:rsidRPr="00802990">
          <w:rPr>
            <w:rFonts w:ascii="Times" w:hAnsi="Times" w:cs="Times New Roman"/>
            <w:sz w:val="22"/>
            <w:szCs w:val="22"/>
          </w:rPr>
          <w:t xml:space="preserve">JavaScript </w:t>
        </w:r>
      </w:ins>
    </w:p>
    <w:p w14:paraId="57094951" w14:textId="7FECA57B" w:rsidR="006E0F4A" w:rsidRPr="00802990" w:rsidRDefault="006E0F4A" w:rsidP="00802990">
      <w:pPr>
        <w:spacing w:line="360" w:lineRule="auto"/>
        <w:ind w:firstLine="720"/>
        <w:contextualSpacing/>
        <w:jc w:val="both"/>
        <w:rPr>
          <w:ins w:id="2151" w:author="Chara Katiri" w:date="2015-04-12T20:30:00Z"/>
          <w:rFonts w:ascii="Times" w:hAnsi="Times" w:cs="Times New Roman"/>
          <w:sz w:val="22"/>
          <w:szCs w:val="22"/>
        </w:rPr>
        <w:pPrChange w:id="2152" w:author="Chara Katiri" w:date="2015-04-12T20:48:00Z">
          <w:pPr>
            <w:spacing w:line="360" w:lineRule="auto"/>
            <w:contextualSpacing/>
            <w:jc w:val="both"/>
          </w:pPr>
        </w:pPrChange>
      </w:pPr>
      <w:proofErr w:type="spellStart"/>
      <w:ins w:id="2153" w:author="Chara Katiri" w:date="2015-04-12T20:29:00Z">
        <w:r w:rsidRPr="00802990">
          <w:rPr>
            <w:rFonts w:ascii="Times" w:hAnsi="Times" w:cs="Times New Roman"/>
            <w:sz w:val="22"/>
            <w:szCs w:val="22"/>
          </w:rPr>
          <w:t>Jquery</w:t>
        </w:r>
        <w:proofErr w:type="spellEnd"/>
        <w:r w:rsidRPr="00802990">
          <w:rPr>
            <w:rFonts w:ascii="Times" w:hAnsi="Times" w:cs="Times New Roman"/>
            <w:sz w:val="22"/>
            <w:szCs w:val="22"/>
          </w:rPr>
          <w:t xml:space="preserve"> (validation)</w:t>
        </w:r>
      </w:ins>
    </w:p>
    <w:p w14:paraId="3EE3C182" w14:textId="099847F4" w:rsidR="006E0F4A" w:rsidRPr="00802990" w:rsidRDefault="006E0F4A" w:rsidP="00802990">
      <w:pPr>
        <w:spacing w:line="360" w:lineRule="auto"/>
        <w:ind w:firstLine="720"/>
        <w:contextualSpacing/>
        <w:jc w:val="both"/>
        <w:rPr>
          <w:ins w:id="2154" w:author="Chara Katiri" w:date="2015-04-12T20:29:00Z"/>
          <w:rFonts w:ascii="Times" w:hAnsi="Times" w:cs="Times New Roman"/>
          <w:sz w:val="22"/>
          <w:szCs w:val="22"/>
        </w:rPr>
        <w:pPrChange w:id="2155" w:author="Chara Katiri" w:date="2015-04-12T20:48:00Z">
          <w:pPr>
            <w:spacing w:line="360" w:lineRule="auto"/>
            <w:contextualSpacing/>
            <w:jc w:val="both"/>
          </w:pPr>
        </w:pPrChange>
      </w:pPr>
      <w:ins w:id="2156" w:author="Chara Katiri" w:date="2015-04-12T20:30:00Z">
        <w:r w:rsidRPr="00802990">
          <w:rPr>
            <w:rFonts w:ascii="Times" w:hAnsi="Times" w:cs="Times New Roman"/>
            <w:sz w:val="22"/>
            <w:szCs w:val="22"/>
          </w:rPr>
          <w:t>Bootstrap (HTML, CSS)</w:t>
        </w:r>
      </w:ins>
    </w:p>
    <w:p w14:paraId="5B0A8017" w14:textId="60B1D0C6" w:rsidR="006E0F4A" w:rsidRPr="00802990" w:rsidDel="00AB15DC" w:rsidRDefault="006E0F4A" w:rsidP="00802990">
      <w:pPr>
        <w:spacing w:line="360" w:lineRule="auto"/>
        <w:contextualSpacing/>
        <w:jc w:val="both"/>
        <w:rPr>
          <w:del w:id="2157" w:author="Chara Katiri" w:date="2015-04-12T20:30:00Z"/>
          <w:rFonts w:ascii="Times" w:hAnsi="Times" w:cs="Times New Roman"/>
          <w:sz w:val="22"/>
          <w:szCs w:val="22"/>
        </w:rPr>
        <w:pPrChange w:id="2158" w:author="Chara Katiri" w:date="2015-04-12T20:48:00Z">
          <w:pPr>
            <w:spacing w:line="360" w:lineRule="auto"/>
            <w:contextualSpacing/>
            <w:jc w:val="both"/>
          </w:pPr>
        </w:pPrChange>
      </w:pPr>
    </w:p>
    <w:p w14:paraId="22EFB2F9" w14:textId="77777777" w:rsidR="00AB15DC" w:rsidRPr="00802990" w:rsidRDefault="00AB15DC" w:rsidP="00802990">
      <w:pPr>
        <w:spacing w:line="360" w:lineRule="auto"/>
        <w:contextualSpacing/>
        <w:jc w:val="both"/>
        <w:rPr>
          <w:ins w:id="2159" w:author="Chara Katiri" w:date="2015-04-12T20:33:00Z"/>
          <w:rFonts w:ascii="Times" w:hAnsi="Times" w:cs="Times New Roman"/>
          <w:sz w:val="22"/>
          <w:szCs w:val="22"/>
        </w:rPr>
      </w:pPr>
    </w:p>
    <w:p w14:paraId="306EFB6F" w14:textId="0EC61167" w:rsidR="00AB15DC" w:rsidRPr="00802990" w:rsidRDefault="00AB15DC" w:rsidP="00802990">
      <w:pPr>
        <w:spacing w:line="360" w:lineRule="auto"/>
        <w:contextualSpacing/>
        <w:jc w:val="both"/>
        <w:rPr>
          <w:ins w:id="2160" w:author="Chara Katiri" w:date="2015-04-12T20:33:00Z"/>
          <w:rFonts w:ascii="Times" w:hAnsi="Times" w:cs="Times New Roman"/>
          <w:sz w:val="22"/>
          <w:szCs w:val="22"/>
        </w:rPr>
      </w:pPr>
      <w:ins w:id="2161" w:author="Chara Katiri" w:date="2015-04-12T20:33:00Z">
        <w:r w:rsidRPr="00802990">
          <w:rPr>
            <w:rFonts w:ascii="Times" w:hAnsi="Times" w:cs="Times New Roman"/>
            <w:sz w:val="22"/>
            <w:szCs w:val="22"/>
          </w:rPr>
          <w:t>Libraries:</w:t>
        </w:r>
      </w:ins>
    </w:p>
    <w:p w14:paraId="2CB09EBA" w14:textId="108F0F33" w:rsidR="00AB15DC" w:rsidRPr="00802990" w:rsidRDefault="00AB15DC" w:rsidP="00802990">
      <w:pPr>
        <w:spacing w:line="360" w:lineRule="auto"/>
        <w:ind w:firstLine="720"/>
        <w:contextualSpacing/>
        <w:jc w:val="both"/>
        <w:rPr>
          <w:ins w:id="2162" w:author="Chara Katiri" w:date="2015-04-12T20:33:00Z"/>
          <w:rFonts w:ascii="Times" w:hAnsi="Times" w:cs="Times New Roman"/>
          <w:sz w:val="22"/>
          <w:szCs w:val="22"/>
        </w:rPr>
        <w:pPrChange w:id="2163" w:author="Chara Katiri" w:date="2015-04-12T20:48:00Z">
          <w:pPr>
            <w:spacing w:line="360" w:lineRule="auto"/>
            <w:contextualSpacing/>
            <w:jc w:val="both"/>
          </w:pPr>
        </w:pPrChange>
      </w:pPr>
      <w:ins w:id="2164" w:author="Chara Katiri" w:date="2015-04-12T20:33:00Z">
        <w:r w:rsidRPr="00802990">
          <w:rPr>
            <w:rFonts w:ascii="Times" w:hAnsi="Times" w:cs="Times New Roman"/>
            <w:sz w:val="22"/>
            <w:szCs w:val="22"/>
          </w:rPr>
          <w:t>Spring libraries for security</w:t>
        </w:r>
        <w:r w:rsidR="005E29E9" w:rsidRPr="00802990">
          <w:rPr>
            <w:rFonts w:ascii="Times" w:hAnsi="Times" w:cs="Times New Roman"/>
            <w:sz w:val="22"/>
            <w:szCs w:val="22"/>
          </w:rPr>
          <w:t>:</w:t>
        </w:r>
      </w:ins>
    </w:p>
    <w:p w14:paraId="631559BD" w14:textId="7B5C170F" w:rsidR="005E29E9" w:rsidRPr="00802990" w:rsidRDefault="005E29E9" w:rsidP="00802990">
      <w:pPr>
        <w:spacing w:line="360" w:lineRule="auto"/>
        <w:ind w:firstLine="720"/>
        <w:contextualSpacing/>
        <w:jc w:val="both"/>
        <w:rPr>
          <w:ins w:id="2165" w:author="Chara Katiri" w:date="2015-04-12T20:45:00Z"/>
          <w:rFonts w:ascii="Times" w:hAnsi="Times" w:cs="Times New Roman"/>
          <w:sz w:val="22"/>
          <w:szCs w:val="22"/>
          <w:rPrChange w:id="2166" w:author="Chara Katiri" w:date="2015-04-12T20:48:00Z">
            <w:rPr>
              <w:ins w:id="2167" w:author="Chara Katiri" w:date="2015-04-12T20:45:00Z"/>
            </w:rPr>
          </w:rPrChange>
        </w:rPr>
        <w:pPrChange w:id="2168" w:author="Chara Katiri" w:date="2015-04-12T20:48:00Z">
          <w:pPr>
            <w:pStyle w:val="NormalWeb"/>
            <w:spacing w:before="0" w:beforeAutospacing="0" w:after="0" w:afterAutospacing="0"/>
            <w:jc w:val="both"/>
          </w:pPr>
        </w:pPrChange>
      </w:pPr>
      <w:ins w:id="2169" w:author="Chara Katiri" w:date="2015-04-12T20:45:00Z">
        <w:r w:rsidRPr="00802990">
          <w:rPr>
            <w:rFonts w:ascii="Times" w:hAnsi="Times" w:cs="Times New Roman"/>
            <w:sz w:val="22"/>
            <w:szCs w:val="22"/>
            <w:rPrChange w:id="2170" w:author="Chara Katiri" w:date="2015-04-12T20:48:00Z">
              <w:rPr>
                <w:rFonts w:ascii="Calibri" w:hAnsi="Calibri"/>
                <w:color w:val="000000"/>
                <w:sz w:val="23"/>
                <w:szCs w:val="23"/>
              </w:rPr>
            </w:rPrChange>
          </w:rPr>
          <w:t xml:space="preserve">Spring Security - </w:t>
        </w:r>
        <w:proofErr w:type="spellStart"/>
        <w:r w:rsidRPr="00802990">
          <w:rPr>
            <w:rFonts w:ascii="Times" w:hAnsi="Times" w:cs="Times New Roman"/>
            <w:sz w:val="22"/>
            <w:szCs w:val="22"/>
            <w:rPrChange w:id="2171" w:author="Chara Katiri" w:date="2015-04-12T20:48:00Z">
              <w:rPr>
                <w:rFonts w:ascii="Calibri" w:hAnsi="Calibri"/>
                <w:color w:val="000000"/>
                <w:sz w:val="23"/>
                <w:szCs w:val="23"/>
              </w:rPr>
            </w:rPrChange>
          </w:rPr>
          <w:t>jdbc</w:t>
        </w:r>
        <w:proofErr w:type="spellEnd"/>
        <w:r w:rsidRPr="00802990">
          <w:rPr>
            <w:rFonts w:ascii="Times" w:hAnsi="Times" w:cs="Times New Roman"/>
            <w:sz w:val="22"/>
            <w:szCs w:val="22"/>
            <w:rPrChange w:id="2172" w:author="Chara Katiri" w:date="2015-04-12T20:48:00Z">
              <w:rPr>
                <w:rFonts w:ascii="Calibri" w:hAnsi="Calibri"/>
                <w:color w:val="000000"/>
                <w:sz w:val="23"/>
                <w:szCs w:val="23"/>
              </w:rPr>
            </w:rPrChange>
          </w:rPr>
          <w:t xml:space="preserve"> authorisation: </w:t>
        </w:r>
        <w:r w:rsidRPr="00802990">
          <w:rPr>
            <w:rFonts w:ascii="Times" w:hAnsi="Times" w:cs="Times New Roman"/>
            <w:sz w:val="22"/>
            <w:szCs w:val="22"/>
            <w:rPrChange w:id="2173" w:author="Chara Katiri" w:date="2015-04-12T20:48:00Z">
              <w:rPr/>
            </w:rPrChange>
          </w:rPr>
          <w:fldChar w:fldCharType="begin"/>
        </w:r>
        <w:r w:rsidRPr="00802990">
          <w:rPr>
            <w:rFonts w:ascii="Times" w:hAnsi="Times" w:cs="Times New Roman"/>
            <w:sz w:val="22"/>
            <w:szCs w:val="22"/>
            <w:rPrChange w:id="2174" w:author="Chara Katiri" w:date="2015-04-12T20:48:00Z">
              <w:rPr/>
            </w:rPrChange>
          </w:rPr>
          <w:instrText xml:space="preserve"> HYPERLINK "http://www.mkyong.com/spring-security/spring-security-form-login-using-database/" </w:instrText>
        </w:r>
      </w:ins>
      <w:r w:rsidRPr="00802990">
        <w:rPr>
          <w:rFonts w:ascii="Times" w:hAnsi="Times" w:cs="Times New Roman"/>
          <w:sz w:val="22"/>
          <w:szCs w:val="22"/>
          <w:rPrChange w:id="2175" w:author="Chara Katiri" w:date="2015-04-12T20:48:00Z">
            <w:rPr/>
          </w:rPrChange>
        </w:rPr>
      </w:r>
      <w:ins w:id="2176" w:author="Chara Katiri" w:date="2015-04-12T20:45:00Z">
        <w:r w:rsidRPr="00802990">
          <w:rPr>
            <w:rFonts w:ascii="Times" w:hAnsi="Times" w:cs="Times New Roman"/>
            <w:sz w:val="22"/>
            <w:szCs w:val="22"/>
            <w:rPrChange w:id="2177" w:author="Chara Katiri" w:date="2015-04-12T20:48:00Z">
              <w:rPr/>
            </w:rPrChange>
          </w:rPr>
          <w:fldChar w:fldCharType="separate"/>
        </w:r>
        <w:r w:rsidRPr="00802990">
          <w:rPr>
            <w:rFonts w:ascii="Times" w:hAnsi="Times" w:cs="Times New Roman"/>
            <w:sz w:val="22"/>
            <w:szCs w:val="22"/>
            <w:rPrChange w:id="2178" w:author="Chara Katiri" w:date="2015-04-12T20:48:00Z">
              <w:rPr>
                <w:rStyle w:val="Hyperlink"/>
                <w:rFonts w:ascii="Calibri" w:hAnsi="Calibri"/>
                <w:color w:val="1155CC"/>
                <w:sz w:val="23"/>
                <w:szCs w:val="23"/>
              </w:rPr>
            </w:rPrChange>
          </w:rPr>
          <w:t>http://www.mkyong.com/spring-security/spring-security-form-login-using-database/</w:t>
        </w:r>
        <w:r w:rsidRPr="00802990">
          <w:rPr>
            <w:rFonts w:ascii="Times" w:hAnsi="Times" w:cs="Times New Roman"/>
            <w:sz w:val="22"/>
            <w:szCs w:val="22"/>
            <w:rPrChange w:id="2179" w:author="Chara Katiri" w:date="2015-04-12T20:48:00Z">
              <w:rPr/>
            </w:rPrChange>
          </w:rPr>
          <w:fldChar w:fldCharType="end"/>
        </w:r>
      </w:ins>
    </w:p>
    <w:p w14:paraId="0E145AA5" w14:textId="5D625998" w:rsidR="005E29E9" w:rsidRPr="00802990" w:rsidRDefault="005E29E9" w:rsidP="00802990">
      <w:pPr>
        <w:spacing w:line="360" w:lineRule="auto"/>
        <w:ind w:firstLine="720"/>
        <w:contextualSpacing/>
        <w:jc w:val="both"/>
        <w:rPr>
          <w:ins w:id="2180" w:author="Chara Katiri" w:date="2015-04-12T20:45:00Z"/>
          <w:rFonts w:ascii="Times" w:hAnsi="Times" w:cs="Times New Roman"/>
          <w:sz w:val="22"/>
          <w:szCs w:val="22"/>
          <w:rPrChange w:id="2181" w:author="Chara Katiri" w:date="2015-04-12T20:48:00Z">
            <w:rPr>
              <w:ins w:id="2182" w:author="Chara Katiri" w:date="2015-04-12T20:45:00Z"/>
            </w:rPr>
          </w:rPrChange>
        </w:rPr>
        <w:pPrChange w:id="2183" w:author="Chara Katiri" w:date="2015-04-12T20:48:00Z">
          <w:pPr>
            <w:pStyle w:val="NormalWeb"/>
            <w:spacing w:before="0" w:beforeAutospacing="0" w:after="0" w:afterAutospacing="0"/>
            <w:jc w:val="both"/>
          </w:pPr>
        </w:pPrChange>
      </w:pPr>
      <w:ins w:id="2184" w:author="Chara Katiri" w:date="2015-04-12T20:45:00Z">
        <w:r w:rsidRPr="00802990">
          <w:rPr>
            <w:rFonts w:ascii="Times" w:hAnsi="Times" w:cs="Times New Roman"/>
            <w:sz w:val="22"/>
            <w:szCs w:val="22"/>
            <w:rPrChange w:id="2185" w:author="Chara Katiri" w:date="2015-04-12T20:48:00Z">
              <w:rPr>
                <w:rFonts w:ascii="Calibri" w:hAnsi="Calibri"/>
                <w:color w:val="000000"/>
                <w:sz w:val="23"/>
                <w:szCs w:val="23"/>
              </w:rPr>
            </w:rPrChange>
          </w:rPr>
          <w:t xml:space="preserve">Spring Security - getting currently logged in user: </w:t>
        </w:r>
        <w:r w:rsidRPr="00802990">
          <w:rPr>
            <w:rFonts w:ascii="Times" w:hAnsi="Times" w:cs="Times New Roman"/>
            <w:sz w:val="22"/>
            <w:szCs w:val="22"/>
            <w:rPrChange w:id="2186" w:author="Chara Katiri" w:date="2015-04-12T20:48:00Z">
              <w:rPr/>
            </w:rPrChange>
          </w:rPr>
          <w:fldChar w:fldCharType="begin"/>
        </w:r>
        <w:r w:rsidRPr="00802990">
          <w:rPr>
            <w:rFonts w:ascii="Times" w:hAnsi="Times" w:cs="Times New Roman"/>
            <w:sz w:val="22"/>
            <w:szCs w:val="22"/>
            <w:rPrChange w:id="2187" w:author="Chara Katiri" w:date="2015-04-12T20:48:00Z">
              <w:rPr/>
            </w:rPrChange>
          </w:rPr>
          <w:instrText xml:space="preserve"> HYPERLINK "http://www.mkyong.com/spring-security/get-current-logged-in-username-in-spring-security/" </w:instrText>
        </w:r>
      </w:ins>
      <w:r w:rsidRPr="00802990">
        <w:rPr>
          <w:rFonts w:ascii="Times" w:hAnsi="Times" w:cs="Times New Roman"/>
          <w:sz w:val="22"/>
          <w:szCs w:val="22"/>
          <w:rPrChange w:id="2188" w:author="Chara Katiri" w:date="2015-04-12T20:48:00Z">
            <w:rPr/>
          </w:rPrChange>
        </w:rPr>
      </w:r>
      <w:ins w:id="2189" w:author="Chara Katiri" w:date="2015-04-12T20:45:00Z">
        <w:r w:rsidRPr="00802990">
          <w:rPr>
            <w:rFonts w:ascii="Times" w:hAnsi="Times" w:cs="Times New Roman"/>
            <w:sz w:val="22"/>
            <w:szCs w:val="22"/>
            <w:rPrChange w:id="2190" w:author="Chara Katiri" w:date="2015-04-12T20:48:00Z">
              <w:rPr/>
            </w:rPrChange>
          </w:rPr>
          <w:fldChar w:fldCharType="separate"/>
        </w:r>
        <w:r w:rsidRPr="00802990">
          <w:rPr>
            <w:rFonts w:ascii="Times" w:hAnsi="Times" w:cs="Times New Roman"/>
            <w:sz w:val="22"/>
            <w:szCs w:val="22"/>
            <w:rPrChange w:id="2191" w:author="Chara Katiri" w:date="2015-04-12T20:48:00Z">
              <w:rPr>
                <w:rStyle w:val="Hyperlink"/>
                <w:rFonts w:ascii="Calibri" w:hAnsi="Calibri"/>
                <w:color w:val="1155CC"/>
                <w:sz w:val="23"/>
                <w:szCs w:val="23"/>
              </w:rPr>
            </w:rPrChange>
          </w:rPr>
          <w:t>http://www.mkyong.com/spring-security/get-current-logged-in-username-in-spring-security/</w:t>
        </w:r>
        <w:r w:rsidRPr="00802990">
          <w:rPr>
            <w:rFonts w:ascii="Times" w:hAnsi="Times" w:cs="Times New Roman"/>
            <w:sz w:val="22"/>
            <w:szCs w:val="22"/>
            <w:rPrChange w:id="2192" w:author="Chara Katiri" w:date="2015-04-12T20:48:00Z">
              <w:rPr/>
            </w:rPrChange>
          </w:rPr>
          <w:fldChar w:fldCharType="end"/>
        </w:r>
      </w:ins>
    </w:p>
    <w:p w14:paraId="7B936653" w14:textId="28E2530F" w:rsidR="005E29E9" w:rsidRPr="00802990" w:rsidRDefault="005E29E9" w:rsidP="00802990">
      <w:pPr>
        <w:spacing w:line="360" w:lineRule="auto"/>
        <w:ind w:firstLine="720"/>
        <w:contextualSpacing/>
        <w:jc w:val="both"/>
        <w:rPr>
          <w:ins w:id="2193" w:author="Chara Katiri" w:date="2015-04-12T20:45:00Z"/>
          <w:rFonts w:ascii="Times" w:hAnsi="Times" w:cs="Times New Roman"/>
          <w:sz w:val="22"/>
          <w:szCs w:val="22"/>
        </w:rPr>
        <w:pPrChange w:id="2194" w:author="Chara Katiri" w:date="2015-04-12T20:48:00Z">
          <w:pPr>
            <w:spacing w:line="360" w:lineRule="auto"/>
            <w:contextualSpacing/>
            <w:jc w:val="both"/>
          </w:pPr>
        </w:pPrChange>
      </w:pPr>
      <w:ins w:id="2195" w:author="Chara Katiri" w:date="2015-04-12T20:45:00Z">
        <w:r w:rsidRPr="00802990">
          <w:rPr>
            <w:rFonts w:ascii="Times" w:hAnsi="Times" w:cs="Times New Roman"/>
            <w:sz w:val="22"/>
            <w:szCs w:val="22"/>
            <w:rPrChange w:id="2196" w:author="Chara Katiri" w:date="2015-04-12T20:48:00Z">
              <w:rPr>
                <w:rFonts w:ascii="Calibri" w:hAnsi="Calibri"/>
                <w:color w:val="000000"/>
                <w:sz w:val="23"/>
                <w:szCs w:val="23"/>
              </w:rPr>
            </w:rPrChange>
          </w:rPr>
          <w:t xml:space="preserve">Spring Security - encoding password: </w:t>
        </w:r>
        <w:r w:rsidRPr="00802990">
          <w:rPr>
            <w:rFonts w:ascii="Times" w:hAnsi="Times" w:cs="Times New Roman"/>
            <w:sz w:val="22"/>
            <w:szCs w:val="22"/>
            <w:rPrChange w:id="2197" w:author="Chara Katiri" w:date="2015-04-12T20:48:00Z">
              <w:rPr/>
            </w:rPrChange>
          </w:rPr>
          <w:fldChar w:fldCharType="begin"/>
        </w:r>
        <w:r w:rsidRPr="00802990">
          <w:rPr>
            <w:rFonts w:ascii="Times" w:hAnsi="Times" w:cs="Times New Roman"/>
            <w:sz w:val="22"/>
            <w:szCs w:val="22"/>
            <w:rPrChange w:id="2198" w:author="Chara Katiri" w:date="2015-04-12T20:48:00Z">
              <w:rPr/>
            </w:rPrChange>
          </w:rPr>
          <w:instrText xml:space="preserve"> HYPERLINK "http://www.mkyong.com/spring-security/spring-security-password-hashing-example/" </w:instrText>
        </w:r>
      </w:ins>
      <w:r w:rsidRPr="00802990">
        <w:rPr>
          <w:rFonts w:ascii="Times" w:hAnsi="Times" w:cs="Times New Roman"/>
          <w:sz w:val="22"/>
          <w:szCs w:val="22"/>
          <w:rPrChange w:id="2199" w:author="Chara Katiri" w:date="2015-04-12T20:48:00Z">
            <w:rPr/>
          </w:rPrChange>
        </w:rPr>
      </w:r>
      <w:ins w:id="2200" w:author="Chara Katiri" w:date="2015-04-12T20:45:00Z">
        <w:r w:rsidRPr="00802990">
          <w:rPr>
            <w:rFonts w:ascii="Times" w:hAnsi="Times" w:cs="Times New Roman"/>
            <w:sz w:val="22"/>
            <w:szCs w:val="22"/>
            <w:rPrChange w:id="2201" w:author="Chara Katiri" w:date="2015-04-12T20:48:00Z">
              <w:rPr/>
            </w:rPrChange>
          </w:rPr>
          <w:fldChar w:fldCharType="separate"/>
        </w:r>
        <w:r w:rsidRPr="00802990">
          <w:rPr>
            <w:rFonts w:ascii="Times" w:hAnsi="Times" w:cs="Times New Roman"/>
            <w:sz w:val="22"/>
            <w:szCs w:val="22"/>
            <w:rPrChange w:id="2202" w:author="Chara Katiri" w:date="2015-04-12T20:48:00Z">
              <w:rPr>
                <w:rStyle w:val="Hyperlink"/>
                <w:rFonts w:ascii="Calibri" w:hAnsi="Calibri"/>
                <w:color w:val="1155CC"/>
                <w:sz w:val="23"/>
                <w:szCs w:val="23"/>
              </w:rPr>
            </w:rPrChange>
          </w:rPr>
          <w:t>http://www.mkyong.com/spring-security/spring-security-password-hashing-example/</w:t>
        </w:r>
        <w:r w:rsidRPr="00802990">
          <w:rPr>
            <w:rFonts w:ascii="Times" w:hAnsi="Times" w:cs="Times New Roman"/>
            <w:sz w:val="22"/>
            <w:szCs w:val="22"/>
            <w:rPrChange w:id="2203" w:author="Chara Katiri" w:date="2015-04-12T20:48:00Z">
              <w:rPr/>
            </w:rPrChange>
          </w:rPr>
          <w:fldChar w:fldCharType="end"/>
        </w:r>
      </w:ins>
    </w:p>
    <w:p w14:paraId="11A69FB7" w14:textId="4CFFB95B" w:rsidR="005E29E9" w:rsidRPr="00802990" w:rsidRDefault="005E29E9" w:rsidP="00802990">
      <w:pPr>
        <w:pStyle w:val="NormalWeb"/>
        <w:spacing w:before="0" w:beforeAutospacing="0" w:after="0" w:afterAutospacing="0" w:line="360" w:lineRule="auto"/>
        <w:contextualSpacing/>
        <w:jc w:val="both"/>
        <w:rPr>
          <w:ins w:id="2204" w:author="Chara Katiri" w:date="2015-04-12T20:46:00Z"/>
          <w:rFonts w:eastAsia="Times New Roman"/>
          <w:sz w:val="22"/>
          <w:szCs w:val="22"/>
          <w:rPrChange w:id="2205" w:author="Chara Katiri" w:date="2015-04-12T20:48:00Z">
            <w:rPr>
              <w:ins w:id="2206" w:author="Chara Katiri" w:date="2015-04-12T20:46:00Z"/>
              <w:rFonts w:eastAsia="Times New Roman"/>
            </w:rPr>
          </w:rPrChange>
        </w:rPr>
        <w:pPrChange w:id="2207" w:author="Chara Katiri" w:date="2015-04-12T20:48:00Z">
          <w:pPr/>
        </w:pPrChange>
      </w:pPr>
      <w:ins w:id="2208" w:author="Chara Katiri" w:date="2015-04-12T20:45:00Z">
        <w:r w:rsidRPr="00802990">
          <w:rPr>
            <w:sz w:val="22"/>
            <w:szCs w:val="22"/>
          </w:rPr>
          <w:tab/>
        </w:r>
        <w:r w:rsidRPr="00802990">
          <w:rPr>
            <w:rFonts w:cs="Arial"/>
            <w:color w:val="000000"/>
            <w:sz w:val="22"/>
            <w:szCs w:val="22"/>
            <w:shd w:val="clear" w:color="auto" w:fill="FFFFFF"/>
            <w:rPrChange w:id="2209" w:author="Chara Katiri" w:date="2015-04-12T20:48:00Z">
              <w:rPr>
                <w:rFonts w:ascii="Arial" w:hAnsi="Arial" w:cs="Arial"/>
                <w:color w:val="000000"/>
                <w:shd w:val="clear" w:color="auto" w:fill="FFFFFF"/>
              </w:rPr>
            </w:rPrChange>
          </w:rPr>
          <w:t>Bootstrap CSS Library:</w:t>
        </w:r>
        <w:r w:rsidRPr="00802990">
          <w:rPr>
            <w:sz w:val="22"/>
            <w:szCs w:val="22"/>
            <w:rPrChange w:id="2210" w:author="Chara Katiri" w:date="2015-04-12T20:48:00Z">
              <w:rPr/>
            </w:rPrChange>
          </w:rPr>
          <w:t xml:space="preserve"> </w:t>
        </w:r>
        <w:r w:rsidRPr="00802990">
          <w:rPr>
            <w:sz w:val="22"/>
            <w:szCs w:val="22"/>
            <w:rPrChange w:id="2211" w:author="Chara Katiri" w:date="2015-04-12T20:48:00Z">
              <w:rPr/>
            </w:rPrChange>
          </w:rPr>
          <w:fldChar w:fldCharType="begin"/>
        </w:r>
        <w:r w:rsidRPr="00802990">
          <w:rPr>
            <w:sz w:val="22"/>
            <w:szCs w:val="22"/>
            <w:rPrChange w:id="2212" w:author="Chara Katiri" w:date="2015-04-12T20:48:00Z">
              <w:rPr/>
            </w:rPrChange>
          </w:rPr>
          <w:instrText xml:space="preserve"> HYPERLINK "http://getbootstrap.com/" </w:instrText>
        </w:r>
      </w:ins>
      <w:r w:rsidRPr="00802990">
        <w:rPr>
          <w:sz w:val="22"/>
          <w:szCs w:val="22"/>
          <w:rPrChange w:id="2213" w:author="Chara Katiri" w:date="2015-04-12T20:48:00Z">
            <w:rPr/>
          </w:rPrChange>
        </w:rPr>
      </w:r>
      <w:ins w:id="2214" w:author="Chara Katiri" w:date="2015-04-12T20:45:00Z">
        <w:r w:rsidRPr="00802990">
          <w:rPr>
            <w:sz w:val="22"/>
            <w:szCs w:val="22"/>
            <w:rPrChange w:id="2215" w:author="Chara Katiri" w:date="2015-04-12T20:48:00Z">
              <w:rPr/>
            </w:rPrChange>
          </w:rPr>
          <w:fldChar w:fldCharType="separate"/>
        </w:r>
        <w:r w:rsidRPr="00802990">
          <w:rPr>
            <w:rStyle w:val="Hyperlink"/>
            <w:rFonts w:cs="Arial"/>
            <w:color w:val="1155CC"/>
            <w:sz w:val="22"/>
            <w:szCs w:val="22"/>
            <w:shd w:val="clear" w:color="auto" w:fill="FFFFFF"/>
            <w:rPrChange w:id="2216" w:author="Chara Katiri" w:date="2015-04-12T20:48:00Z">
              <w:rPr>
                <w:rStyle w:val="Hyperlink"/>
                <w:rFonts w:ascii="Arial" w:hAnsi="Arial" w:cs="Arial"/>
                <w:color w:val="1155CC"/>
                <w:shd w:val="clear" w:color="auto" w:fill="FFFFFF"/>
              </w:rPr>
            </w:rPrChange>
          </w:rPr>
          <w:t>http://getbootstrap.com/</w:t>
        </w:r>
        <w:r w:rsidRPr="00802990">
          <w:rPr>
            <w:sz w:val="22"/>
            <w:szCs w:val="22"/>
            <w:rPrChange w:id="2217" w:author="Chara Katiri" w:date="2015-04-12T20:48:00Z">
              <w:rPr/>
            </w:rPrChange>
          </w:rPr>
          <w:fldChar w:fldCharType="end"/>
        </w:r>
        <w:r w:rsidRPr="00802990">
          <w:rPr>
            <w:sz w:val="22"/>
            <w:szCs w:val="22"/>
            <w:rPrChange w:id="2218" w:author="Chara Katiri" w:date="2015-04-12T20:48:00Z">
              <w:rPr/>
            </w:rPrChange>
          </w:rPr>
          <w:t xml:space="preserve">, </w:t>
        </w:r>
        <w:r w:rsidRPr="00802990">
          <w:rPr>
            <w:rFonts w:eastAsia="Times New Roman"/>
            <w:sz w:val="22"/>
            <w:szCs w:val="22"/>
            <w:rPrChange w:id="2219" w:author="Chara Katiri" w:date="2015-04-12T20:48:00Z">
              <w:rPr>
                <w:rFonts w:eastAsia="Times New Roman" w:cs="Times New Roman"/>
              </w:rPr>
            </w:rPrChange>
          </w:rPr>
          <w:fldChar w:fldCharType="begin"/>
        </w:r>
        <w:r w:rsidRPr="00802990">
          <w:rPr>
            <w:rFonts w:eastAsia="Times New Roman"/>
            <w:sz w:val="22"/>
            <w:szCs w:val="22"/>
            <w:rPrChange w:id="2220" w:author="Chara Katiri" w:date="2015-04-12T20:48:00Z">
              <w:rPr>
                <w:rFonts w:eastAsia="Times New Roman" w:cs="Times New Roman"/>
              </w:rPr>
            </w:rPrChange>
          </w:rPr>
          <w:instrText xml:space="preserve"> HYPERLINK "http://www.bootstrapcdn.com/" </w:instrText>
        </w:r>
      </w:ins>
      <w:r w:rsidRPr="00802990">
        <w:rPr>
          <w:rFonts w:eastAsia="Times New Roman"/>
          <w:sz w:val="22"/>
          <w:szCs w:val="22"/>
          <w:rPrChange w:id="2221" w:author="Chara Katiri" w:date="2015-04-12T20:48:00Z">
            <w:rPr>
              <w:rFonts w:eastAsia="Times New Roman" w:cs="Times New Roman"/>
            </w:rPr>
          </w:rPrChange>
        </w:rPr>
      </w:r>
      <w:ins w:id="2222" w:author="Chara Katiri" w:date="2015-04-12T20:45:00Z">
        <w:r w:rsidRPr="00802990">
          <w:rPr>
            <w:rFonts w:eastAsia="Times New Roman"/>
            <w:sz w:val="22"/>
            <w:szCs w:val="22"/>
            <w:rPrChange w:id="2223" w:author="Chara Katiri" w:date="2015-04-12T20:48:00Z">
              <w:rPr>
                <w:rFonts w:eastAsia="Times New Roman" w:cs="Times New Roman"/>
              </w:rPr>
            </w:rPrChange>
          </w:rPr>
          <w:fldChar w:fldCharType="separate"/>
        </w:r>
        <w:r w:rsidRPr="00802990">
          <w:rPr>
            <w:rStyle w:val="Hyperlink"/>
            <w:rFonts w:eastAsia="Times New Roman" w:cs="Arial"/>
            <w:color w:val="1155CC"/>
            <w:sz w:val="22"/>
            <w:szCs w:val="22"/>
            <w:shd w:val="clear" w:color="auto" w:fill="FFFFFF"/>
            <w:rPrChange w:id="2224" w:author="Chara Katiri" w:date="2015-04-12T20:48:00Z">
              <w:rPr>
                <w:rStyle w:val="Hyperlink"/>
                <w:rFonts w:ascii="Arial" w:eastAsia="Times New Roman" w:hAnsi="Arial" w:cs="Arial"/>
                <w:color w:val="1155CC"/>
                <w:shd w:val="clear" w:color="auto" w:fill="FFFFFF"/>
              </w:rPr>
            </w:rPrChange>
          </w:rPr>
          <w:t>http://www.bootstrapcdn.com/</w:t>
        </w:r>
        <w:r w:rsidRPr="00802990">
          <w:rPr>
            <w:rFonts w:eastAsia="Times New Roman"/>
            <w:sz w:val="22"/>
            <w:szCs w:val="22"/>
            <w:rPrChange w:id="2225" w:author="Chara Katiri" w:date="2015-04-12T20:48:00Z">
              <w:rPr>
                <w:rFonts w:eastAsia="Times New Roman" w:cs="Times New Roman"/>
              </w:rPr>
            </w:rPrChange>
          </w:rPr>
          <w:fldChar w:fldCharType="end"/>
        </w:r>
      </w:ins>
    </w:p>
    <w:p w14:paraId="4421A3A9" w14:textId="4BC84CB3" w:rsidR="005E29E9" w:rsidRPr="00802990" w:rsidRDefault="005E29E9" w:rsidP="00802990">
      <w:pPr>
        <w:pStyle w:val="NormalWeb"/>
        <w:spacing w:before="0" w:beforeAutospacing="0" w:after="0" w:afterAutospacing="0" w:line="360" w:lineRule="auto"/>
        <w:ind w:firstLine="720"/>
        <w:contextualSpacing/>
        <w:jc w:val="both"/>
        <w:rPr>
          <w:ins w:id="2226" w:author="Chara Katiri" w:date="2015-04-12T20:46:00Z"/>
          <w:rFonts w:eastAsia="Times New Roman"/>
          <w:sz w:val="22"/>
          <w:szCs w:val="22"/>
          <w:rPrChange w:id="2227" w:author="Chara Katiri" w:date="2015-04-12T20:48:00Z">
            <w:rPr>
              <w:ins w:id="2228" w:author="Chara Katiri" w:date="2015-04-12T20:46:00Z"/>
              <w:rFonts w:eastAsia="Times New Roman"/>
            </w:rPr>
          </w:rPrChange>
        </w:rPr>
        <w:pPrChange w:id="2229" w:author="Chara Katiri" w:date="2015-04-12T20:48:00Z">
          <w:pPr/>
        </w:pPrChange>
      </w:pPr>
      <w:ins w:id="2230" w:author="Chara Katiri" w:date="2015-04-12T20:46:00Z">
        <w:r w:rsidRPr="00802990">
          <w:rPr>
            <w:color w:val="000000"/>
            <w:sz w:val="22"/>
            <w:szCs w:val="22"/>
            <w:rPrChange w:id="2231" w:author="Chara Katiri" w:date="2015-04-12T20:48:00Z">
              <w:rPr>
                <w:rFonts w:ascii="Calibri" w:hAnsi="Calibri"/>
                <w:color w:val="000000"/>
                <w:sz w:val="23"/>
                <w:szCs w:val="23"/>
              </w:rPr>
            </w:rPrChange>
          </w:rPr>
          <w:t xml:space="preserve">Smooth back to top scrolling: </w:t>
        </w:r>
        <w:r w:rsidRPr="00802990">
          <w:rPr>
            <w:rFonts w:eastAsia="Times New Roman"/>
            <w:sz w:val="22"/>
            <w:szCs w:val="22"/>
            <w:rPrChange w:id="2232" w:author="Chara Katiri" w:date="2015-04-12T20:48:00Z">
              <w:rPr>
                <w:rFonts w:eastAsia="Times New Roman" w:cs="Times New Roman"/>
              </w:rPr>
            </w:rPrChange>
          </w:rPr>
          <w:fldChar w:fldCharType="begin"/>
        </w:r>
        <w:r w:rsidRPr="00802990">
          <w:rPr>
            <w:rFonts w:eastAsia="Times New Roman"/>
            <w:sz w:val="22"/>
            <w:szCs w:val="22"/>
            <w:rPrChange w:id="2233" w:author="Chara Katiri" w:date="2015-04-12T20:48:00Z">
              <w:rPr>
                <w:rFonts w:eastAsia="Times New Roman" w:cs="Times New Roman"/>
              </w:rPr>
            </w:rPrChange>
          </w:rPr>
          <w:instrText xml:space="preserve"> HYPERLINK "http://developerdrive.developerdrive.netdna-cdn.com/wp-content/uploads/2013/07/scroll-to-top.html" </w:instrText>
        </w:r>
      </w:ins>
      <w:r w:rsidRPr="00802990">
        <w:rPr>
          <w:rFonts w:eastAsia="Times New Roman"/>
          <w:sz w:val="22"/>
          <w:szCs w:val="22"/>
          <w:rPrChange w:id="2234" w:author="Chara Katiri" w:date="2015-04-12T20:48:00Z">
            <w:rPr>
              <w:rFonts w:eastAsia="Times New Roman" w:cs="Times New Roman"/>
            </w:rPr>
          </w:rPrChange>
        </w:rPr>
      </w:r>
      <w:ins w:id="2235" w:author="Chara Katiri" w:date="2015-04-12T20:46:00Z">
        <w:r w:rsidRPr="00802990">
          <w:rPr>
            <w:rFonts w:eastAsia="Times New Roman"/>
            <w:sz w:val="22"/>
            <w:szCs w:val="22"/>
            <w:rPrChange w:id="2236" w:author="Chara Katiri" w:date="2015-04-12T20:48:00Z">
              <w:rPr>
                <w:rFonts w:eastAsia="Times New Roman" w:cs="Times New Roman"/>
              </w:rPr>
            </w:rPrChange>
          </w:rPr>
          <w:fldChar w:fldCharType="separate"/>
        </w:r>
        <w:r w:rsidRPr="00802990">
          <w:rPr>
            <w:rStyle w:val="Hyperlink"/>
            <w:rFonts w:eastAsia="Times New Roman"/>
            <w:color w:val="1155CC"/>
            <w:sz w:val="22"/>
            <w:szCs w:val="22"/>
            <w:rPrChange w:id="2237" w:author="Chara Katiri" w:date="2015-04-12T20:48:00Z">
              <w:rPr>
                <w:rStyle w:val="Hyperlink"/>
                <w:rFonts w:ascii="Calibri" w:eastAsia="Times New Roman" w:hAnsi="Calibri" w:cs="Times New Roman"/>
                <w:color w:val="1155CC"/>
                <w:sz w:val="23"/>
                <w:szCs w:val="23"/>
              </w:rPr>
            </w:rPrChange>
          </w:rPr>
          <w:t>http://developerdrive.developerdrive.netdna-cdn.com/wp-content/uploads/2013/07/scroll-to-top.html</w:t>
        </w:r>
        <w:r w:rsidRPr="00802990">
          <w:rPr>
            <w:rFonts w:eastAsia="Times New Roman"/>
            <w:sz w:val="22"/>
            <w:szCs w:val="22"/>
            <w:rPrChange w:id="2238" w:author="Chara Katiri" w:date="2015-04-12T20:48:00Z">
              <w:rPr>
                <w:rFonts w:eastAsia="Times New Roman" w:cs="Times New Roman"/>
              </w:rPr>
            </w:rPrChange>
          </w:rPr>
          <w:fldChar w:fldCharType="end"/>
        </w:r>
      </w:ins>
    </w:p>
    <w:p w14:paraId="1D1E25DF" w14:textId="77777777" w:rsidR="005E29E9" w:rsidRPr="00802990" w:rsidRDefault="005E29E9" w:rsidP="00802990">
      <w:pPr>
        <w:pStyle w:val="NormalWeb"/>
        <w:spacing w:before="0" w:beforeAutospacing="0" w:after="0" w:afterAutospacing="0" w:line="360" w:lineRule="auto"/>
        <w:ind w:firstLine="720"/>
        <w:contextualSpacing/>
        <w:jc w:val="both"/>
        <w:rPr>
          <w:ins w:id="2239" w:author="Chara Katiri" w:date="2015-04-12T20:46:00Z"/>
          <w:color w:val="000000"/>
          <w:sz w:val="22"/>
          <w:szCs w:val="22"/>
          <w:rPrChange w:id="2240" w:author="Chara Katiri" w:date="2015-04-12T20:48:00Z">
            <w:rPr>
              <w:ins w:id="2241" w:author="Chara Katiri" w:date="2015-04-12T20:46:00Z"/>
              <w:rFonts w:ascii="Calibri" w:hAnsi="Calibri"/>
              <w:color w:val="000000"/>
              <w:sz w:val="23"/>
              <w:szCs w:val="23"/>
            </w:rPr>
          </w:rPrChange>
        </w:rPr>
        <w:pPrChange w:id="2242" w:author="Chara Katiri" w:date="2015-04-12T20:48:00Z">
          <w:pPr>
            <w:pStyle w:val="NormalWeb"/>
            <w:spacing w:before="0" w:beforeAutospacing="0" w:after="0" w:afterAutospacing="0"/>
            <w:jc w:val="both"/>
          </w:pPr>
        </w:pPrChange>
      </w:pPr>
      <w:ins w:id="2243" w:author="Chara Katiri" w:date="2015-04-12T20:46:00Z">
        <w:r w:rsidRPr="00802990">
          <w:rPr>
            <w:color w:val="000000"/>
            <w:sz w:val="22"/>
            <w:szCs w:val="22"/>
            <w:rPrChange w:id="2244" w:author="Chara Katiri" w:date="2015-04-12T20:48:00Z">
              <w:rPr>
                <w:rFonts w:ascii="Calibri" w:hAnsi="Calibri"/>
                <w:color w:val="000000"/>
                <w:sz w:val="23"/>
                <w:szCs w:val="23"/>
              </w:rPr>
            </w:rPrChange>
          </w:rPr>
          <w:lastRenderedPageBreak/>
          <w:t>Passwords:</w:t>
        </w:r>
      </w:ins>
    </w:p>
    <w:p w14:paraId="76DE6C13" w14:textId="54B61DEA" w:rsidR="005E29E9" w:rsidRPr="00802990" w:rsidRDefault="005E29E9" w:rsidP="00802990">
      <w:pPr>
        <w:pStyle w:val="NormalWeb"/>
        <w:spacing w:before="0" w:beforeAutospacing="0" w:after="0" w:afterAutospacing="0" w:line="360" w:lineRule="auto"/>
        <w:ind w:firstLine="720"/>
        <w:contextualSpacing/>
        <w:jc w:val="both"/>
        <w:rPr>
          <w:ins w:id="2245" w:author="Chara Katiri" w:date="2015-04-12T20:46:00Z"/>
          <w:sz w:val="22"/>
          <w:szCs w:val="22"/>
          <w:rPrChange w:id="2246" w:author="Chara Katiri" w:date="2015-04-12T20:48:00Z">
            <w:rPr>
              <w:ins w:id="2247" w:author="Chara Katiri" w:date="2015-04-12T20:46:00Z"/>
            </w:rPr>
          </w:rPrChange>
        </w:rPr>
        <w:pPrChange w:id="2248" w:author="Chara Katiri" w:date="2015-04-12T20:48:00Z">
          <w:pPr>
            <w:pStyle w:val="NormalWeb"/>
            <w:spacing w:before="0" w:beforeAutospacing="0" w:after="0" w:afterAutospacing="0"/>
            <w:jc w:val="both"/>
          </w:pPr>
        </w:pPrChange>
      </w:pPr>
      <w:ins w:id="2249" w:author="Chara Katiri" w:date="2015-04-12T20:46:00Z">
        <w:r w:rsidRPr="00802990">
          <w:rPr>
            <w:color w:val="000000"/>
            <w:sz w:val="22"/>
            <w:szCs w:val="22"/>
            <w:rPrChange w:id="2250" w:author="Chara Katiri" w:date="2015-04-12T20:48:00Z">
              <w:rPr>
                <w:rFonts w:ascii="Calibri" w:hAnsi="Calibri"/>
                <w:color w:val="000000"/>
                <w:sz w:val="23"/>
                <w:szCs w:val="23"/>
              </w:rPr>
            </w:rPrChange>
          </w:rPr>
          <w:t>Hashing examples:</w:t>
        </w:r>
      </w:ins>
      <w:ins w:id="2251" w:author="Chara Katiri" w:date="2015-04-12T20:47:00Z">
        <w:r w:rsidRPr="00802990">
          <w:rPr>
            <w:sz w:val="22"/>
            <w:szCs w:val="22"/>
            <w:rPrChange w:id="2252" w:author="Chara Katiri" w:date="2015-04-12T20:48:00Z">
              <w:rPr/>
            </w:rPrChange>
          </w:rPr>
          <w:t xml:space="preserve"> </w:t>
        </w:r>
      </w:ins>
      <w:ins w:id="2253" w:author="Chara Katiri" w:date="2015-04-12T20:46:00Z">
        <w:r w:rsidRPr="00802990">
          <w:rPr>
            <w:sz w:val="22"/>
            <w:szCs w:val="22"/>
            <w:rPrChange w:id="2254" w:author="Chara Katiri" w:date="2015-04-12T20:48:00Z">
              <w:rPr/>
            </w:rPrChange>
          </w:rPr>
          <w:fldChar w:fldCharType="begin"/>
        </w:r>
        <w:r w:rsidRPr="00802990">
          <w:rPr>
            <w:sz w:val="22"/>
            <w:szCs w:val="22"/>
            <w:rPrChange w:id="2255" w:author="Chara Katiri" w:date="2015-04-12T20:48:00Z">
              <w:rPr/>
            </w:rPrChange>
          </w:rPr>
          <w:instrText xml:space="preserve"> HYPERLINK "http://www.mkyong.com/java/java-sha-hashing-example/" </w:instrText>
        </w:r>
      </w:ins>
      <w:r w:rsidRPr="00802990">
        <w:rPr>
          <w:sz w:val="22"/>
          <w:szCs w:val="22"/>
          <w:rPrChange w:id="2256" w:author="Chara Katiri" w:date="2015-04-12T20:48:00Z">
            <w:rPr/>
          </w:rPrChange>
        </w:rPr>
      </w:r>
      <w:ins w:id="2257" w:author="Chara Katiri" w:date="2015-04-12T20:46:00Z">
        <w:r w:rsidRPr="00802990">
          <w:rPr>
            <w:sz w:val="22"/>
            <w:szCs w:val="22"/>
            <w:rPrChange w:id="2258" w:author="Chara Katiri" w:date="2015-04-12T20:48:00Z">
              <w:rPr/>
            </w:rPrChange>
          </w:rPr>
          <w:fldChar w:fldCharType="separate"/>
        </w:r>
        <w:r w:rsidRPr="00802990">
          <w:rPr>
            <w:rStyle w:val="Hyperlink"/>
            <w:color w:val="1155CC"/>
            <w:sz w:val="22"/>
            <w:szCs w:val="22"/>
            <w:rPrChange w:id="2259" w:author="Chara Katiri" w:date="2015-04-12T20:48:00Z">
              <w:rPr>
                <w:rStyle w:val="Hyperlink"/>
                <w:rFonts w:ascii="Calibri" w:hAnsi="Calibri"/>
                <w:color w:val="1155CC"/>
                <w:sz w:val="23"/>
                <w:szCs w:val="23"/>
              </w:rPr>
            </w:rPrChange>
          </w:rPr>
          <w:t>http://www.mkyong.com/java/java-sha-hashing-example/</w:t>
        </w:r>
        <w:r w:rsidRPr="00802990">
          <w:rPr>
            <w:sz w:val="22"/>
            <w:szCs w:val="22"/>
            <w:rPrChange w:id="2260" w:author="Chara Katiri" w:date="2015-04-12T20:48:00Z">
              <w:rPr/>
            </w:rPrChange>
          </w:rPr>
          <w:fldChar w:fldCharType="end"/>
        </w:r>
      </w:ins>
    </w:p>
    <w:p w14:paraId="65202451" w14:textId="4E0DD9DF" w:rsidR="005E29E9" w:rsidRPr="00802990" w:rsidRDefault="005E29E9" w:rsidP="00802990">
      <w:pPr>
        <w:pStyle w:val="NormalWeb"/>
        <w:spacing w:before="0" w:beforeAutospacing="0" w:after="0" w:afterAutospacing="0" w:line="360" w:lineRule="auto"/>
        <w:ind w:firstLine="720"/>
        <w:contextualSpacing/>
        <w:jc w:val="both"/>
        <w:rPr>
          <w:ins w:id="2261" w:author="Chara Katiri" w:date="2015-04-12T20:47:00Z"/>
          <w:rFonts w:eastAsia="Times New Roman"/>
          <w:sz w:val="22"/>
          <w:szCs w:val="22"/>
          <w:rPrChange w:id="2262" w:author="Chara Katiri" w:date="2015-04-12T20:48:00Z">
            <w:rPr>
              <w:ins w:id="2263" w:author="Chara Katiri" w:date="2015-04-12T20:47:00Z"/>
              <w:rFonts w:eastAsia="Times New Roman"/>
            </w:rPr>
          </w:rPrChange>
        </w:rPr>
        <w:pPrChange w:id="2264" w:author="Chara Katiri" w:date="2015-04-12T20:48:00Z">
          <w:pPr/>
        </w:pPrChange>
      </w:pPr>
      <w:ins w:id="2265" w:author="Chara Katiri" w:date="2015-04-12T20:46:00Z">
        <w:r w:rsidRPr="00802990">
          <w:rPr>
            <w:color w:val="000000"/>
            <w:sz w:val="22"/>
            <w:szCs w:val="22"/>
            <w:rPrChange w:id="2266" w:author="Chara Katiri" w:date="2015-04-12T20:48:00Z">
              <w:rPr>
                <w:rFonts w:ascii="Calibri" w:hAnsi="Calibri"/>
                <w:color w:val="000000"/>
                <w:sz w:val="23"/>
                <w:szCs w:val="23"/>
              </w:rPr>
            </w:rPrChange>
          </w:rPr>
          <w:t>Best way to store passwords:</w:t>
        </w:r>
      </w:ins>
      <w:ins w:id="2267" w:author="Chara Katiri" w:date="2015-04-12T20:47:00Z">
        <w:r w:rsidRPr="00802990">
          <w:rPr>
            <w:color w:val="000000"/>
            <w:sz w:val="22"/>
            <w:szCs w:val="22"/>
            <w:rPrChange w:id="2268" w:author="Chara Katiri" w:date="2015-04-12T20:48:00Z">
              <w:rPr>
                <w:rFonts w:ascii="Calibri" w:hAnsi="Calibri"/>
                <w:color w:val="000000"/>
                <w:sz w:val="23"/>
                <w:szCs w:val="23"/>
              </w:rPr>
            </w:rPrChange>
          </w:rPr>
          <w:t xml:space="preserve"> </w:t>
        </w:r>
      </w:ins>
      <w:ins w:id="2269" w:author="Chara Katiri" w:date="2015-04-12T20:46:00Z">
        <w:r w:rsidRPr="00802990">
          <w:rPr>
            <w:rFonts w:eastAsia="Times New Roman"/>
            <w:sz w:val="22"/>
            <w:szCs w:val="22"/>
            <w:rPrChange w:id="2270" w:author="Chara Katiri" w:date="2015-04-12T20:48:00Z">
              <w:rPr>
                <w:rFonts w:eastAsia="Times New Roman" w:cs="Times New Roman"/>
              </w:rPr>
            </w:rPrChange>
          </w:rPr>
          <w:fldChar w:fldCharType="begin"/>
        </w:r>
        <w:r w:rsidRPr="00802990">
          <w:rPr>
            <w:rFonts w:eastAsia="Times New Roman"/>
            <w:sz w:val="22"/>
            <w:szCs w:val="22"/>
            <w:rPrChange w:id="2271" w:author="Chara Katiri" w:date="2015-04-12T20:48:00Z">
              <w:rPr>
                <w:rFonts w:eastAsia="Times New Roman" w:cs="Times New Roman"/>
              </w:rPr>
            </w:rPrChange>
          </w:rPr>
          <w:instrText xml:space="preserve"> HYPERLINK "http://stackoverflow.com/questions/14798275/best-way-to-store-passwords-in-mysql-database" </w:instrText>
        </w:r>
      </w:ins>
      <w:r w:rsidRPr="00802990">
        <w:rPr>
          <w:rFonts w:eastAsia="Times New Roman"/>
          <w:sz w:val="22"/>
          <w:szCs w:val="22"/>
          <w:rPrChange w:id="2272" w:author="Chara Katiri" w:date="2015-04-12T20:48:00Z">
            <w:rPr>
              <w:rFonts w:eastAsia="Times New Roman" w:cs="Times New Roman"/>
            </w:rPr>
          </w:rPrChange>
        </w:rPr>
      </w:r>
      <w:ins w:id="2273" w:author="Chara Katiri" w:date="2015-04-12T20:46:00Z">
        <w:r w:rsidRPr="00802990">
          <w:rPr>
            <w:rFonts w:eastAsia="Times New Roman"/>
            <w:sz w:val="22"/>
            <w:szCs w:val="22"/>
            <w:rPrChange w:id="2274" w:author="Chara Katiri" w:date="2015-04-12T20:48:00Z">
              <w:rPr>
                <w:rFonts w:eastAsia="Times New Roman" w:cs="Times New Roman"/>
              </w:rPr>
            </w:rPrChange>
          </w:rPr>
          <w:fldChar w:fldCharType="separate"/>
        </w:r>
        <w:r w:rsidRPr="00802990">
          <w:rPr>
            <w:rStyle w:val="Hyperlink"/>
            <w:rFonts w:eastAsia="Times New Roman"/>
            <w:color w:val="1155CC"/>
            <w:sz w:val="22"/>
            <w:szCs w:val="22"/>
            <w:rPrChange w:id="2275" w:author="Chara Katiri" w:date="2015-04-12T20:48:00Z">
              <w:rPr>
                <w:rStyle w:val="Hyperlink"/>
                <w:rFonts w:ascii="Calibri" w:eastAsia="Times New Roman" w:hAnsi="Calibri" w:cs="Times New Roman"/>
                <w:color w:val="1155CC"/>
                <w:sz w:val="23"/>
                <w:szCs w:val="23"/>
              </w:rPr>
            </w:rPrChange>
          </w:rPr>
          <w:t>http://stackoverflow.com/questions/14798275/best-way-to-store-passwords-in-mysql-database</w:t>
        </w:r>
        <w:r w:rsidRPr="00802990">
          <w:rPr>
            <w:rFonts w:eastAsia="Times New Roman"/>
            <w:sz w:val="22"/>
            <w:szCs w:val="22"/>
            <w:rPrChange w:id="2276" w:author="Chara Katiri" w:date="2015-04-12T20:48:00Z">
              <w:rPr>
                <w:rFonts w:eastAsia="Times New Roman" w:cs="Times New Roman"/>
              </w:rPr>
            </w:rPrChange>
          </w:rPr>
          <w:fldChar w:fldCharType="end"/>
        </w:r>
      </w:ins>
    </w:p>
    <w:p w14:paraId="298AF45C" w14:textId="3FC52236" w:rsidR="005E29E9" w:rsidRPr="00802990" w:rsidRDefault="005E29E9" w:rsidP="00802990">
      <w:pPr>
        <w:spacing w:line="360" w:lineRule="auto"/>
        <w:contextualSpacing/>
        <w:jc w:val="both"/>
        <w:rPr>
          <w:ins w:id="2277" w:author="Chara Katiri" w:date="2015-04-12T20:33:00Z"/>
          <w:rFonts w:ascii="Times" w:hAnsi="Times" w:cs="Times New Roman"/>
          <w:sz w:val="22"/>
          <w:szCs w:val="22"/>
        </w:rPr>
      </w:pPr>
    </w:p>
    <w:p w14:paraId="2DF85885" w14:textId="77777777" w:rsidR="00340F77" w:rsidRPr="00802990" w:rsidRDefault="00340F77" w:rsidP="00802990">
      <w:pPr>
        <w:spacing w:line="360" w:lineRule="auto"/>
        <w:contextualSpacing/>
        <w:jc w:val="both"/>
        <w:rPr>
          <w:rFonts w:ascii="Times" w:hAnsi="Times" w:cs="Times New Roman"/>
          <w:sz w:val="22"/>
          <w:szCs w:val="22"/>
        </w:rPr>
      </w:pPr>
    </w:p>
    <w:p w14:paraId="77BD483A" w14:textId="7A60B141" w:rsidR="00BA0921" w:rsidRPr="00802990" w:rsidRDefault="00BA0921" w:rsidP="00802990">
      <w:pPr>
        <w:pStyle w:val="Heading2"/>
        <w:numPr>
          <w:ilvl w:val="1"/>
          <w:numId w:val="15"/>
        </w:numPr>
        <w:spacing w:line="360" w:lineRule="auto"/>
        <w:contextualSpacing/>
        <w:jc w:val="both"/>
        <w:rPr>
          <w:rFonts w:ascii="Times" w:hAnsi="Times" w:cs="Times New Roman"/>
          <w:color w:val="auto"/>
          <w:sz w:val="22"/>
          <w:szCs w:val="22"/>
          <w:lang w:val="en-GB"/>
        </w:rPr>
      </w:pPr>
      <w:bookmarkStart w:id="2278" w:name="_Toc290491175"/>
      <w:r w:rsidRPr="00802990">
        <w:rPr>
          <w:rFonts w:ascii="Times" w:hAnsi="Times" w:cs="Times New Roman"/>
          <w:color w:val="auto"/>
          <w:sz w:val="22"/>
          <w:szCs w:val="22"/>
          <w:lang w:val="en-GB"/>
        </w:rPr>
        <w:t>Database creation and integration</w:t>
      </w:r>
      <w:bookmarkEnd w:id="2278"/>
      <w:r w:rsidRPr="00802990">
        <w:rPr>
          <w:rFonts w:ascii="Times" w:hAnsi="Times" w:cs="Times New Roman"/>
          <w:color w:val="auto"/>
          <w:sz w:val="22"/>
          <w:szCs w:val="22"/>
          <w:lang w:val="en-GB"/>
        </w:rPr>
        <w:t xml:space="preserve"> </w:t>
      </w:r>
    </w:p>
    <w:p w14:paraId="3E2D9D05" w14:textId="7386441A" w:rsidR="0061539A" w:rsidRDefault="006E0F4A" w:rsidP="0061539A">
      <w:pPr>
        <w:pStyle w:val="NormalWeb"/>
        <w:spacing w:before="0" w:beforeAutospacing="0" w:after="0" w:afterAutospacing="0" w:line="360" w:lineRule="auto"/>
        <w:ind w:firstLine="720"/>
        <w:contextualSpacing/>
        <w:jc w:val="both"/>
        <w:rPr>
          <w:sz w:val="22"/>
          <w:szCs w:val="22"/>
        </w:rPr>
        <w:pPrChange w:id="2279" w:author="Chara Katiri" w:date="2015-04-12T20:48:00Z">
          <w:pPr/>
        </w:pPrChange>
      </w:pPr>
      <w:ins w:id="2280" w:author="Chara Katiri" w:date="2015-04-12T20:30:00Z">
        <w:r w:rsidRPr="00802990">
          <w:rPr>
            <w:sz w:val="22"/>
            <w:szCs w:val="22"/>
            <w:highlight w:val="yellow"/>
          </w:rPr>
          <w:t xml:space="preserve">To be </w:t>
        </w:r>
        <w:proofErr w:type="gramStart"/>
        <w:r w:rsidRPr="00802990">
          <w:rPr>
            <w:sz w:val="22"/>
            <w:szCs w:val="22"/>
            <w:highlight w:val="yellow"/>
          </w:rPr>
          <w:t>completed</w:t>
        </w:r>
      </w:ins>
      <w:r w:rsidR="0061539A" w:rsidRPr="0061539A">
        <w:rPr>
          <w:sz w:val="22"/>
          <w:szCs w:val="22"/>
        </w:rPr>
        <w:t xml:space="preserve"> </w:t>
      </w:r>
      <w:r w:rsidR="0061539A">
        <w:rPr>
          <w:sz w:val="22"/>
          <w:szCs w:val="22"/>
        </w:rPr>
        <w:t>:</w:t>
      </w:r>
      <w:proofErr w:type="gramEnd"/>
      <w:r w:rsidR="0061539A">
        <w:rPr>
          <w:sz w:val="22"/>
          <w:szCs w:val="22"/>
        </w:rPr>
        <w:t xml:space="preserve"> </w:t>
      </w:r>
      <w:ins w:id="2281" w:author="Chara Katiri" w:date="2015-04-12T20:31:00Z">
        <w:r w:rsidR="0061539A" w:rsidRPr="00802990">
          <w:rPr>
            <w:sz w:val="22"/>
            <w:szCs w:val="22"/>
          </w:rPr>
          <w:t xml:space="preserve">MySQL (Add description here). </w:t>
        </w:r>
      </w:ins>
    </w:p>
    <w:p w14:paraId="66E0237B" w14:textId="77777777" w:rsidR="006E0F4A" w:rsidRPr="00802990" w:rsidRDefault="006E0F4A" w:rsidP="00802990">
      <w:pPr>
        <w:pStyle w:val="ListParagraph"/>
        <w:spacing w:line="360" w:lineRule="auto"/>
        <w:ind w:left="360"/>
        <w:jc w:val="both"/>
        <w:rPr>
          <w:ins w:id="2282" w:author="Chara Katiri" w:date="2015-04-12T20:30:00Z"/>
          <w:rFonts w:ascii="Times" w:hAnsi="Times" w:cs="Times New Roman"/>
          <w:sz w:val="22"/>
          <w:szCs w:val="22"/>
        </w:rPr>
        <w:pPrChange w:id="2283" w:author="Chara Katiri" w:date="2015-04-12T20:48:00Z">
          <w:pPr>
            <w:pStyle w:val="ListParagraph"/>
            <w:numPr>
              <w:numId w:val="15"/>
            </w:numPr>
            <w:spacing w:line="360" w:lineRule="auto"/>
            <w:ind w:left="360" w:hanging="360"/>
            <w:jc w:val="both"/>
          </w:pPr>
        </w:pPrChange>
      </w:pPr>
    </w:p>
    <w:p w14:paraId="5C1C299D" w14:textId="0C58EB7D" w:rsidR="00802990" w:rsidRPr="00802990" w:rsidRDefault="00802990" w:rsidP="00802990">
      <w:pPr>
        <w:pStyle w:val="NormalWeb"/>
        <w:spacing w:before="0" w:beforeAutospacing="0" w:after="0" w:afterAutospacing="0" w:line="360" w:lineRule="auto"/>
        <w:ind w:left="720" w:firstLine="720"/>
        <w:contextualSpacing/>
        <w:jc w:val="both"/>
        <w:rPr>
          <w:ins w:id="2284" w:author="Chara Katiri" w:date="2015-04-12T20:47:00Z"/>
          <w:sz w:val="22"/>
          <w:szCs w:val="22"/>
          <w:rPrChange w:id="2285" w:author="Chara Katiri" w:date="2015-04-12T20:48:00Z">
            <w:rPr>
              <w:ins w:id="2286" w:author="Chara Katiri" w:date="2015-04-12T20:47:00Z"/>
              <w:rFonts w:eastAsia="Times New Roman"/>
            </w:rPr>
          </w:rPrChange>
        </w:rPr>
      </w:pPr>
      <w:ins w:id="2287" w:author="Chara Katiri" w:date="2015-04-12T20:47:00Z">
        <w:r w:rsidRPr="00802990">
          <w:rPr>
            <w:color w:val="000000"/>
            <w:sz w:val="22"/>
            <w:szCs w:val="22"/>
            <w:rPrChange w:id="2288" w:author="Chara Katiri" w:date="2015-04-12T20:48:00Z">
              <w:rPr>
                <w:rFonts w:ascii="Calibri" w:hAnsi="Calibri"/>
                <w:color w:val="000000"/>
                <w:sz w:val="23"/>
                <w:szCs w:val="23"/>
              </w:rPr>
            </w:rPrChange>
          </w:rPr>
          <w:t xml:space="preserve">Connect to MySQL database using Java: </w:t>
        </w:r>
        <w:r w:rsidRPr="00802990">
          <w:rPr>
            <w:rFonts w:eastAsia="Times New Roman"/>
            <w:sz w:val="22"/>
            <w:szCs w:val="22"/>
            <w:rPrChange w:id="2289" w:author="Chara Katiri" w:date="2015-04-12T20:48:00Z">
              <w:rPr>
                <w:rFonts w:eastAsia="Times New Roman"/>
              </w:rPr>
            </w:rPrChange>
          </w:rPr>
          <w:fldChar w:fldCharType="begin"/>
        </w:r>
        <w:r w:rsidRPr="00802990">
          <w:rPr>
            <w:rFonts w:eastAsia="Times New Roman"/>
            <w:sz w:val="22"/>
            <w:szCs w:val="22"/>
            <w:rPrChange w:id="2290" w:author="Chara Katiri" w:date="2015-04-12T20:48:00Z">
              <w:rPr>
                <w:rFonts w:eastAsia="Times New Roman"/>
              </w:rPr>
            </w:rPrChange>
          </w:rPr>
          <w:instrText xml:space="preserve"> HYPERLINK "http://mrbool.com/how-to-connect-with-mysql-database-using-java/25440" </w:instrText>
        </w:r>
      </w:ins>
      <w:r w:rsidRPr="00802990">
        <w:rPr>
          <w:rFonts w:eastAsia="Times New Roman"/>
          <w:sz w:val="22"/>
          <w:szCs w:val="22"/>
          <w:rPrChange w:id="2291" w:author="Chara Katiri" w:date="2015-04-12T20:48:00Z">
            <w:rPr>
              <w:rFonts w:eastAsia="Times New Roman"/>
            </w:rPr>
          </w:rPrChange>
        </w:rPr>
      </w:r>
      <w:ins w:id="2292" w:author="Chara Katiri" w:date="2015-04-12T20:47:00Z">
        <w:r w:rsidRPr="00802990">
          <w:rPr>
            <w:rFonts w:eastAsia="Times New Roman"/>
            <w:sz w:val="22"/>
            <w:szCs w:val="22"/>
            <w:rPrChange w:id="2293" w:author="Chara Katiri" w:date="2015-04-12T20:48:00Z">
              <w:rPr>
                <w:rFonts w:eastAsia="Times New Roman"/>
              </w:rPr>
            </w:rPrChange>
          </w:rPr>
          <w:fldChar w:fldCharType="separate"/>
        </w:r>
        <w:r w:rsidRPr="00802990">
          <w:rPr>
            <w:rStyle w:val="Hyperlink"/>
            <w:rFonts w:eastAsia="Times New Roman"/>
            <w:color w:val="1155CC"/>
            <w:sz w:val="22"/>
            <w:szCs w:val="22"/>
            <w:rPrChange w:id="2294" w:author="Chara Katiri" w:date="2015-04-12T20:48:00Z">
              <w:rPr>
                <w:rStyle w:val="Hyperlink"/>
                <w:rFonts w:ascii="Calibri" w:eastAsia="Times New Roman" w:hAnsi="Calibri"/>
                <w:color w:val="1155CC"/>
                <w:sz w:val="23"/>
                <w:szCs w:val="23"/>
              </w:rPr>
            </w:rPrChange>
          </w:rPr>
          <w:t>http://mrbool.com/how-to-connect-with-mysql-database-using-java/25440</w:t>
        </w:r>
        <w:r w:rsidRPr="00802990">
          <w:rPr>
            <w:rFonts w:eastAsia="Times New Roman"/>
            <w:sz w:val="22"/>
            <w:szCs w:val="22"/>
            <w:rPrChange w:id="2295" w:author="Chara Katiri" w:date="2015-04-12T20:48:00Z">
              <w:rPr>
                <w:rFonts w:eastAsia="Times New Roman"/>
              </w:rPr>
            </w:rPrChange>
          </w:rPr>
          <w:fldChar w:fldCharType="end"/>
        </w:r>
      </w:ins>
    </w:p>
    <w:p w14:paraId="6D761A69" w14:textId="01151B4F" w:rsidR="006E0F4A" w:rsidRPr="00802990" w:rsidRDefault="006E0F4A" w:rsidP="00802990">
      <w:pPr>
        <w:spacing w:line="360" w:lineRule="auto"/>
        <w:contextualSpacing/>
        <w:jc w:val="both"/>
        <w:rPr>
          <w:ins w:id="2296" w:author="Chara Katiri" w:date="2015-04-12T20:31:00Z"/>
          <w:rFonts w:ascii="Times" w:hAnsi="Times" w:cs="Times New Roman"/>
          <w:sz w:val="22"/>
          <w:szCs w:val="22"/>
        </w:rPr>
      </w:pPr>
    </w:p>
    <w:p w14:paraId="48B5CA0C" w14:textId="77777777" w:rsidR="006E0F4A" w:rsidRPr="00802990" w:rsidRDefault="006E0F4A" w:rsidP="00802990">
      <w:pPr>
        <w:spacing w:line="360" w:lineRule="auto"/>
        <w:contextualSpacing/>
        <w:jc w:val="both"/>
        <w:rPr>
          <w:ins w:id="2297" w:author="Chara Katiri" w:date="2015-04-12T20:30:00Z"/>
          <w:rFonts w:ascii="Times" w:hAnsi="Times" w:cs="Times New Roman"/>
          <w:sz w:val="22"/>
          <w:szCs w:val="22"/>
        </w:rPr>
      </w:pPr>
    </w:p>
    <w:p w14:paraId="5B8E4042" w14:textId="74B3CB22" w:rsidR="00AE51AF" w:rsidRPr="00802990" w:rsidRDefault="001E54D9" w:rsidP="00802990">
      <w:pPr>
        <w:spacing w:line="360" w:lineRule="auto"/>
        <w:contextualSpacing/>
        <w:jc w:val="both"/>
        <w:rPr>
          <w:rFonts w:ascii="Times" w:hAnsi="Times" w:cs="Times New Roman"/>
          <w:sz w:val="22"/>
          <w:szCs w:val="22"/>
          <w:rPrChange w:id="2298" w:author="Chara Katiri" w:date="2015-04-12T20:48:00Z">
            <w:rPr/>
          </w:rPrChange>
        </w:rPr>
      </w:pPr>
      <w:ins w:id="2299" w:author="Chara Katiri" w:date="2015-04-12T02:06:00Z">
        <w:r w:rsidRPr="00802990">
          <w:rPr>
            <w:rFonts w:ascii="Times" w:hAnsi="Times" w:cs="Times New Roman"/>
            <w:sz w:val="22"/>
            <w:szCs w:val="22"/>
          </w:rPr>
          <w:t xml:space="preserve">Details about remote connection to the database </w:t>
        </w:r>
      </w:ins>
      <w:ins w:id="2300" w:author="Chara Katiri" w:date="2015-04-12T02:07:00Z">
        <w:r w:rsidRPr="00802990">
          <w:rPr>
            <w:rFonts w:ascii="Times" w:hAnsi="Times" w:cs="Times New Roman"/>
            <w:sz w:val="22"/>
            <w:szCs w:val="22"/>
          </w:rPr>
          <w:t xml:space="preserve">can be found in </w:t>
        </w:r>
      </w:ins>
      <w:ins w:id="2301" w:author="Chara Katiri" w:date="2015-04-12T02:16:00Z">
        <w:r w:rsidR="003D7AA1" w:rsidRPr="00802990">
          <w:rPr>
            <w:rFonts w:ascii="Times" w:hAnsi="Times" w:cs="Times New Roman"/>
            <w:sz w:val="22"/>
            <w:szCs w:val="22"/>
          </w:rPr>
          <w:t>section 9.2</w:t>
        </w:r>
      </w:ins>
      <w:ins w:id="2302" w:author="Chara Katiri" w:date="2015-04-12T02:07:00Z">
        <w:r w:rsidRPr="00802990">
          <w:rPr>
            <w:rFonts w:ascii="Times" w:hAnsi="Times" w:cs="Times New Roman"/>
            <w:sz w:val="22"/>
            <w:szCs w:val="22"/>
          </w:rPr>
          <w:t xml:space="preserve"> Appendix.  </w:t>
        </w:r>
      </w:ins>
    </w:p>
    <w:p w14:paraId="396965F8" w14:textId="77777777" w:rsidR="004A3B0F" w:rsidRPr="00802990" w:rsidRDefault="004A3B0F" w:rsidP="00802990">
      <w:pPr>
        <w:pStyle w:val="Heading2"/>
        <w:numPr>
          <w:ilvl w:val="2"/>
          <w:numId w:val="13"/>
        </w:numPr>
        <w:spacing w:line="360" w:lineRule="auto"/>
        <w:contextualSpacing/>
        <w:jc w:val="both"/>
        <w:rPr>
          <w:rFonts w:ascii="Times" w:hAnsi="Times" w:cs="Times New Roman"/>
          <w:color w:val="auto"/>
          <w:sz w:val="22"/>
          <w:szCs w:val="22"/>
          <w:lang w:val="en-GB"/>
        </w:rPr>
      </w:pPr>
      <w:bookmarkStart w:id="2303" w:name="_Toc290491176"/>
      <w:r w:rsidRPr="00802990">
        <w:rPr>
          <w:rFonts w:ascii="Times" w:hAnsi="Times" w:cs="Times New Roman"/>
          <w:color w:val="auto"/>
          <w:sz w:val="22"/>
          <w:szCs w:val="22"/>
          <w:lang w:val="en-GB"/>
        </w:rPr>
        <w:t>Security levels</w:t>
      </w:r>
      <w:bookmarkEnd w:id="2303"/>
    </w:p>
    <w:p w14:paraId="1B79BB87" w14:textId="77777777" w:rsidR="004A3B0F" w:rsidRPr="00802990" w:rsidRDefault="004A3B0F" w:rsidP="00802990">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i/>
          <w:sz w:val="22"/>
          <w:szCs w:val="22"/>
          <w:shd w:val="clear" w:color="auto" w:fill="FFFFFF"/>
          <w:lang w:val="en-GB"/>
        </w:rPr>
        <w:t>Security defence – SQL injection</w:t>
      </w:r>
      <w:r w:rsidRPr="00802990">
        <w:rPr>
          <w:rFonts w:ascii="Times" w:eastAsia="Times New Roman" w:hAnsi="Times" w:cs="Times New Roman"/>
          <w:sz w:val="22"/>
          <w:szCs w:val="22"/>
          <w:shd w:val="clear" w:color="auto" w:fill="FFFFFF"/>
          <w:lang w:val="en-GB"/>
        </w:rPr>
        <w:t xml:space="preserve">: Login is required for buyers in order to view the list of available items, and for sellers in order to add new items. There’s no need for the users to register as they’re using their University email account.  During the login process the students provide their username (email) and password. The submission of their personal information generates an SQL query [13]. The query is then executed on the database and the user’s account is authenticated and authorised to allow access to the website.  Text submitted by the user is always treaded as suspicious thus not only client side but also server side validation was applied. Lack of validation will allow cybercriminals to submit specifically crafted SQL commands (known as SQL injection) aiming to attack the application and reveal information about the database’s structure such as numbers and names of tables. The knowledge of such information will allow them to manipulate the tables, create admin accounts to manage the database and access users’ private information. </w:t>
      </w:r>
    </w:p>
    <w:p w14:paraId="281BFB1E" w14:textId="77777777" w:rsidR="004A3B0F" w:rsidRPr="00802990" w:rsidRDefault="004A3B0F" w:rsidP="00802990">
      <w:pPr>
        <w:pStyle w:val="ListParagraph"/>
        <w:spacing w:line="360" w:lineRule="auto"/>
        <w:ind w:firstLine="720"/>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In order to defend such operations from attackers, the SQL query is parameterised to prevent execution of malicious code. </w:t>
      </w:r>
    </w:p>
    <w:p w14:paraId="547D75E7" w14:textId="77777777" w:rsidR="004A3B0F" w:rsidRPr="00802990" w:rsidRDefault="004A3B0F" w:rsidP="00802990">
      <w:pPr>
        <w:pStyle w:val="ListParagraph"/>
        <w:spacing w:line="360" w:lineRule="auto"/>
        <w:ind w:firstLine="720"/>
        <w:jc w:val="both"/>
        <w:rPr>
          <w:rFonts w:ascii="Times" w:eastAsia="Times New Roman" w:hAnsi="Times" w:cs="Times New Roman"/>
          <w:sz w:val="22"/>
          <w:szCs w:val="22"/>
          <w:shd w:val="clear" w:color="auto" w:fill="FFFFFF"/>
          <w:lang w:val="en-GB"/>
        </w:rPr>
      </w:pPr>
    </w:p>
    <w:p w14:paraId="6C210E1C" w14:textId="77777777" w:rsidR="004A3B0F" w:rsidRPr="00802990" w:rsidRDefault="004A3B0F" w:rsidP="00802990">
      <w:pPr>
        <w:pStyle w:val="ListParagraph"/>
        <w:numPr>
          <w:ilvl w:val="0"/>
          <w:numId w:val="5"/>
        </w:numPr>
        <w:spacing w:line="360" w:lineRule="auto"/>
        <w:ind w:left="709" w:hanging="283"/>
        <w:jc w:val="both"/>
        <w:rPr>
          <w:rFonts w:ascii="Times" w:eastAsia="Times New Roman" w:hAnsi="Times" w:cs="Times New Roman"/>
          <w:i/>
          <w:sz w:val="22"/>
          <w:szCs w:val="22"/>
          <w:shd w:val="clear" w:color="auto" w:fill="FFFFFF"/>
          <w:lang w:val="en-GB"/>
        </w:rPr>
      </w:pPr>
      <w:r w:rsidRPr="00802990">
        <w:rPr>
          <w:rFonts w:ascii="Times" w:eastAsia="Times New Roman" w:hAnsi="Times" w:cs="Times New Roman"/>
          <w:i/>
          <w:sz w:val="22"/>
          <w:szCs w:val="22"/>
          <w:shd w:val="clear" w:color="auto" w:fill="FFFFFF"/>
          <w:lang w:val="en-GB"/>
        </w:rPr>
        <w:t xml:space="preserve">Form validation: </w:t>
      </w:r>
      <w:r w:rsidRPr="00802990">
        <w:rPr>
          <w:rFonts w:ascii="Times" w:eastAsia="Times New Roman" w:hAnsi="Times" w:cs="Times New Roman"/>
          <w:sz w:val="22"/>
          <w:szCs w:val="22"/>
          <w:shd w:val="clear" w:color="auto" w:fill="FFFFFF"/>
          <w:lang w:val="en-GB"/>
        </w:rPr>
        <w:t xml:space="preserve">The </w:t>
      </w:r>
      <w:proofErr w:type="spellStart"/>
      <w:r w:rsidRPr="00802990">
        <w:rPr>
          <w:rFonts w:ascii="Times" w:eastAsia="Times New Roman" w:hAnsi="Times" w:cs="Times New Roman"/>
          <w:sz w:val="22"/>
          <w:szCs w:val="22"/>
          <w:shd w:val="clear" w:color="auto" w:fill="FFFFFF"/>
          <w:lang w:val="en-GB"/>
        </w:rPr>
        <w:t>jQuery</w:t>
      </w:r>
      <w:proofErr w:type="spellEnd"/>
      <w:r w:rsidRPr="00802990">
        <w:rPr>
          <w:rFonts w:ascii="Times" w:eastAsia="Times New Roman" w:hAnsi="Times" w:cs="Times New Roman"/>
          <w:sz w:val="22"/>
          <w:szCs w:val="22"/>
          <w:shd w:val="clear" w:color="auto" w:fill="FFFFFF"/>
          <w:lang w:val="en-GB"/>
        </w:rPr>
        <w:t xml:space="preserve"> validator [14] plugin is used to validate the input submitted by users through the login form. The customisation options offered by the plugin provide easy validation of input content. These include ready-made validation methods such as email validation and delivery of prepared error messages. </w:t>
      </w:r>
    </w:p>
    <w:p w14:paraId="4B27374A" w14:textId="77777777" w:rsidR="004A3B0F" w:rsidRPr="00802990" w:rsidRDefault="004A3B0F" w:rsidP="00802990">
      <w:pPr>
        <w:pStyle w:val="ListParagraph"/>
        <w:spacing w:line="360" w:lineRule="auto"/>
        <w:ind w:firstLine="720"/>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lastRenderedPageBreak/>
        <w:t>Validation is applied both on client and server side. Client side validation offers a smooth user experience and it helps reduce the load on server by identifying user errors. Server side validation checks the data submitted by the user to prevent SQL injection attacks of cybercriminals attempts to submit untrustworthy data.</w:t>
      </w:r>
    </w:p>
    <w:p w14:paraId="50EDCC4B" w14:textId="77777777" w:rsidR="00AE51AF" w:rsidRPr="00802990" w:rsidRDefault="00AE51AF" w:rsidP="00802990">
      <w:pPr>
        <w:spacing w:line="360" w:lineRule="auto"/>
        <w:contextualSpacing/>
        <w:jc w:val="both"/>
        <w:rPr>
          <w:rFonts w:ascii="Times" w:hAnsi="Times" w:cs="Times New Roman"/>
          <w:sz w:val="22"/>
          <w:szCs w:val="22"/>
          <w:rPrChange w:id="2304" w:author="Chara Katiri" w:date="2015-04-12T20:48:00Z">
            <w:rPr/>
          </w:rPrChange>
        </w:rPr>
      </w:pPr>
    </w:p>
    <w:p w14:paraId="43463877" w14:textId="77777777" w:rsidR="00157397" w:rsidRPr="00802990" w:rsidRDefault="00157397" w:rsidP="00802990">
      <w:pPr>
        <w:pStyle w:val="Heading2"/>
        <w:numPr>
          <w:ilvl w:val="1"/>
          <w:numId w:val="15"/>
        </w:numPr>
        <w:spacing w:line="360" w:lineRule="auto"/>
        <w:contextualSpacing/>
        <w:jc w:val="both"/>
        <w:rPr>
          <w:rFonts w:ascii="Times" w:hAnsi="Times" w:cs="Times New Roman"/>
          <w:color w:val="auto"/>
          <w:sz w:val="22"/>
          <w:szCs w:val="22"/>
          <w:lang w:val="en-GB"/>
        </w:rPr>
      </w:pPr>
      <w:bookmarkStart w:id="2305" w:name="_Toc290491177"/>
      <w:r w:rsidRPr="00802990">
        <w:rPr>
          <w:rFonts w:ascii="Times" w:hAnsi="Times" w:cs="Times New Roman"/>
          <w:color w:val="auto"/>
          <w:sz w:val="22"/>
          <w:szCs w:val="22"/>
          <w:lang w:val="en-GB"/>
        </w:rPr>
        <w:t>Success criteria</w:t>
      </w:r>
      <w:bookmarkEnd w:id="2305"/>
    </w:p>
    <w:p w14:paraId="3CECC953" w14:textId="77777777" w:rsidR="00775D55" w:rsidRPr="00802990" w:rsidRDefault="00775D55" w:rsidP="00802990">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The</w:t>
      </w:r>
      <w:r w:rsidR="009F14BF" w:rsidRPr="00802990">
        <w:rPr>
          <w:rFonts w:ascii="Times" w:eastAsia="Times New Roman" w:hAnsi="Times" w:cs="Times New Roman"/>
          <w:sz w:val="22"/>
          <w:szCs w:val="22"/>
          <w:shd w:val="clear" w:color="auto" w:fill="FFFFFF"/>
          <w:lang w:val="en-GB"/>
        </w:rPr>
        <w:t xml:space="preserve"> deliverables and</w:t>
      </w:r>
      <w:r w:rsidRPr="00802990">
        <w:rPr>
          <w:rFonts w:ascii="Times" w:eastAsia="Times New Roman" w:hAnsi="Times" w:cs="Times New Roman"/>
          <w:sz w:val="22"/>
          <w:szCs w:val="22"/>
          <w:shd w:val="clear" w:color="auto" w:fill="FFFFFF"/>
          <w:lang w:val="en-GB"/>
        </w:rPr>
        <w:t xml:space="preserve"> </w:t>
      </w:r>
      <w:r w:rsidR="009F14BF" w:rsidRPr="00802990">
        <w:rPr>
          <w:rFonts w:ascii="Times" w:eastAsia="Times New Roman" w:hAnsi="Times" w:cs="Times New Roman"/>
          <w:sz w:val="22"/>
          <w:szCs w:val="22"/>
          <w:shd w:val="clear" w:color="auto" w:fill="FFFFFF"/>
          <w:lang w:val="en-GB"/>
        </w:rPr>
        <w:t xml:space="preserve">software development </w:t>
      </w:r>
      <w:r w:rsidRPr="00802990">
        <w:rPr>
          <w:rFonts w:ascii="Times" w:eastAsia="Times New Roman" w:hAnsi="Times" w:cs="Times New Roman"/>
          <w:sz w:val="22"/>
          <w:szCs w:val="22"/>
          <w:shd w:val="clear" w:color="auto" w:fill="FFFFFF"/>
          <w:lang w:val="en-GB"/>
        </w:rPr>
        <w:t>requ</w:t>
      </w:r>
      <w:r w:rsidR="009F14BF" w:rsidRPr="00802990">
        <w:rPr>
          <w:rFonts w:ascii="Times" w:eastAsia="Times New Roman" w:hAnsi="Times" w:cs="Times New Roman"/>
          <w:sz w:val="22"/>
          <w:szCs w:val="22"/>
          <w:shd w:val="clear" w:color="auto" w:fill="FFFFFF"/>
          <w:lang w:val="en-GB"/>
        </w:rPr>
        <w:t>irements met.</w:t>
      </w:r>
    </w:p>
    <w:p w14:paraId="62F455E2" w14:textId="77777777" w:rsidR="009F14BF" w:rsidRPr="00802990" w:rsidRDefault="009F14BF" w:rsidP="00802990">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The objectives are met.</w:t>
      </w:r>
    </w:p>
    <w:p w14:paraId="528FAC0C" w14:textId="1AF25E5B" w:rsidR="009F14BF" w:rsidRPr="00802990" w:rsidRDefault="009F14BF" w:rsidP="00802990">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The website </w:t>
      </w:r>
      <w:r w:rsidR="00D36D43" w:rsidRPr="00802990">
        <w:rPr>
          <w:rFonts w:ascii="Times" w:eastAsia="Times New Roman" w:hAnsi="Times" w:cs="Times New Roman"/>
          <w:sz w:val="22"/>
          <w:szCs w:val="22"/>
          <w:shd w:val="clear" w:color="auto" w:fill="FFFFFF"/>
          <w:lang w:val="en-GB"/>
        </w:rPr>
        <w:t>is functional.</w:t>
      </w:r>
    </w:p>
    <w:p w14:paraId="6CC8263E" w14:textId="77777777" w:rsidR="009F14BF" w:rsidRPr="00802990" w:rsidRDefault="009F14BF" w:rsidP="00802990">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Delivery of final project in agreed timescale.</w:t>
      </w:r>
    </w:p>
    <w:p w14:paraId="55700937" w14:textId="612B8DA3" w:rsidR="009F14BF" w:rsidRPr="00802990" w:rsidRDefault="009F14BF" w:rsidP="00802990">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System testing (requirements and UAT) is </w:t>
      </w:r>
      <w:r w:rsidR="00561678" w:rsidRPr="00802990">
        <w:rPr>
          <w:rFonts w:ascii="Times" w:eastAsia="Times New Roman" w:hAnsi="Times" w:cs="Times New Roman"/>
          <w:sz w:val="22"/>
          <w:szCs w:val="22"/>
          <w:shd w:val="clear" w:color="auto" w:fill="FFFFFF"/>
          <w:lang w:val="en-GB"/>
        </w:rPr>
        <w:t>documented and completed</w:t>
      </w:r>
      <w:r w:rsidRPr="00802990">
        <w:rPr>
          <w:rFonts w:ascii="Times" w:eastAsia="Times New Roman" w:hAnsi="Times" w:cs="Times New Roman"/>
          <w:sz w:val="22"/>
          <w:szCs w:val="22"/>
          <w:shd w:val="clear" w:color="auto" w:fill="FFFFFF"/>
          <w:lang w:val="en-GB"/>
        </w:rPr>
        <w:t xml:space="preserve">. </w:t>
      </w:r>
    </w:p>
    <w:p w14:paraId="461E6403" w14:textId="77777777" w:rsidR="009F14BF" w:rsidRPr="00802990" w:rsidRDefault="009F14BF" w:rsidP="00802990">
      <w:pPr>
        <w:spacing w:line="360" w:lineRule="auto"/>
        <w:ind w:left="426"/>
        <w:contextualSpacing/>
        <w:jc w:val="both"/>
        <w:rPr>
          <w:rFonts w:ascii="Times" w:eastAsia="Times New Roman" w:hAnsi="Times" w:cs="Times New Roman"/>
          <w:sz w:val="22"/>
          <w:szCs w:val="22"/>
          <w:shd w:val="clear" w:color="auto" w:fill="FFFFFF"/>
          <w:lang w:val="en-GB"/>
        </w:rPr>
      </w:pPr>
    </w:p>
    <w:p w14:paraId="6CA95B54" w14:textId="3BED32FC" w:rsidR="0045682C" w:rsidRPr="00802990" w:rsidRDefault="0045682C" w:rsidP="00802990">
      <w:pPr>
        <w:spacing w:line="360" w:lineRule="auto"/>
        <w:contextualSpacing/>
        <w:jc w:val="both"/>
        <w:rPr>
          <w:rFonts w:ascii="Times" w:eastAsia="Times New Roman" w:hAnsi="Times" w:cs="Times New Roman"/>
          <w:b/>
          <w:sz w:val="22"/>
          <w:szCs w:val="22"/>
          <w:lang w:val="en-GB"/>
        </w:rPr>
      </w:pPr>
      <w:r w:rsidRPr="00802990">
        <w:rPr>
          <w:rFonts w:ascii="Times" w:eastAsia="Times New Roman" w:hAnsi="Times" w:cs="Times New Roman"/>
          <w:b/>
          <w:sz w:val="22"/>
          <w:szCs w:val="22"/>
          <w:lang w:val="en-GB"/>
        </w:rPr>
        <w:br w:type="page"/>
      </w:r>
    </w:p>
    <w:p w14:paraId="3B69D949" w14:textId="77777777" w:rsidR="00C67445" w:rsidRPr="00802990" w:rsidRDefault="00C67445" w:rsidP="00802990">
      <w:pPr>
        <w:pStyle w:val="Heading1"/>
        <w:numPr>
          <w:ilvl w:val="0"/>
          <w:numId w:val="15"/>
        </w:numPr>
        <w:spacing w:line="360" w:lineRule="auto"/>
        <w:contextualSpacing/>
        <w:jc w:val="both"/>
        <w:rPr>
          <w:rFonts w:ascii="Times" w:hAnsi="Times" w:cs="Times New Roman"/>
          <w:color w:val="auto"/>
          <w:sz w:val="22"/>
          <w:szCs w:val="22"/>
          <w:lang w:val="en-GB"/>
        </w:rPr>
        <w:sectPr w:rsidR="00C67445" w:rsidRPr="00802990" w:rsidSect="00871CBC">
          <w:pgSz w:w="11900" w:h="16840"/>
          <w:pgMar w:top="1440" w:right="1440" w:bottom="1440" w:left="1440" w:header="708" w:footer="1161" w:gutter="0"/>
          <w:cols w:space="708"/>
          <w:titlePg/>
          <w:docGrid w:linePitch="360"/>
        </w:sectPr>
      </w:pPr>
    </w:p>
    <w:p w14:paraId="34115177" w14:textId="7702A466" w:rsidR="009023B1" w:rsidRPr="00802990" w:rsidRDefault="009023B1" w:rsidP="00802990">
      <w:pPr>
        <w:pStyle w:val="Heading1"/>
        <w:numPr>
          <w:ilvl w:val="0"/>
          <w:numId w:val="15"/>
        </w:numPr>
        <w:spacing w:line="360" w:lineRule="auto"/>
        <w:contextualSpacing/>
        <w:jc w:val="both"/>
        <w:rPr>
          <w:rFonts w:ascii="Times" w:hAnsi="Times" w:cs="Times New Roman"/>
          <w:color w:val="auto"/>
          <w:sz w:val="22"/>
          <w:szCs w:val="22"/>
          <w:lang w:val="en-GB"/>
        </w:rPr>
      </w:pPr>
      <w:bookmarkStart w:id="2306" w:name="_Toc290491178"/>
      <w:r w:rsidRPr="00802990">
        <w:rPr>
          <w:rFonts w:ascii="Times" w:hAnsi="Times" w:cs="Times New Roman"/>
          <w:color w:val="auto"/>
          <w:sz w:val="22"/>
          <w:szCs w:val="22"/>
          <w:lang w:val="en-GB"/>
        </w:rPr>
        <w:lastRenderedPageBreak/>
        <w:t>Test and evaluation</w:t>
      </w:r>
      <w:bookmarkEnd w:id="2306"/>
    </w:p>
    <w:p w14:paraId="176F139B" w14:textId="77777777" w:rsidR="009023B1" w:rsidRPr="00802990" w:rsidRDefault="009023B1" w:rsidP="00802990">
      <w:pPr>
        <w:pStyle w:val="Heading2"/>
        <w:numPr>
          <w:ilvl w:val="1"/>
          <w:numId w:val="15"/>
        </w:numPr>
        <w:spacing w:line="360" w:lineRule="auto"/>
        <w:contextualSpacing/>
        <w:jc w:val="both"/>
        <w:rPr>
          <w:rFonts w:ascii="Times" w:hAnsi="Times" w:cs="Times New Roman"/>
          <w:color w:val="auto"/>
          <w:sz w:val="22"/>
          <w:szCs w:val="22"/>
          <w:lang w:val="en-GB"/>
        </w:rPr>
      </w:pPr>
      <w:bookmarkStart w:id="2307" w:name="_Toc290491179"/>
      <w:r w:rsidRPr="00802990">
        <w:rPr>
          <w:rFonts w:ascii="Times" w:hAnsi="Times" w:cs="Times New Roman"/>
          <w:color w:val="auto"/>
          <w:sz w:val="22"/>
          <w:szCs w:val="22"/>
          <w:lang w:val="en-GB"/>
        </w:rPr>
        <w:t>Requirements testing</w:t>
      </w:r>
      <w:bookmarkEnd w:id="2307"/>
    </w:p>
    <w:tbl>
      <w:tblPr>
        <w:tblStyle w:val="TableGrid"/>
        <w:tblW w:w="11472" w:type="dxa"/>
        <w:tblInd w:w="108" w:type="dxa"/>
        <w:tblLook w:val="04A0" w:firstRow="1" w:lastRow="0" w:firstColumn="1" w:lastColumn="0" w:noHBand="0" w:noVBand="1"/>
        <w:tblPrChange w:id="2308" w:author="Chara Katiri" w:date="2015-04-12T03:35:00Z">
          <w:tblPr>
            <w:tblStyle w:val="TableGrid"/>
            <w:tblW w:w="10300" w:type="dxa"/>
            <w:tblInd w:w="108" w:type="dxa"/>
            <w:tblLook w:val="04A0" w:firstRow="1" w:lastRow="0" w:firstColumn="1" w:lastColumn="0" w:noHBand="0" w:noVBand="1"/>
          </w:tblPr>
        </w:tblPrChange>
      </w:tblPr>
      <w:tblGrid>
        <w:gridCol w:w="598"/>
        <w:gridCol w:w="40"/>
        <w:gridCol w:w="448"/>
        <w:gridCol w:w="137"/>
        <w:gridCol w:w="355"/>
        <w:gridCol w:w="127"/>
        <w:gridCol w:w="443"/>
        <w:gridCol w:w="1104"/>
        <w:gridCol w:w="1183"/>
        <w:gridCol w:w="8999"/>
        <w:gridCol w:w="222"/>
        <w:gridCol w:w="412"/>
        <w:tblGridChange w:id="2309">
          <w:tblGrid>
            <w:gridCol w:w="1037"/>
            <w:gridCol w:w="135"/>
            <w:gridCol w:w="1037"/>
            <w:gridCol w:w="135"/>
            <w:gridCol w:w="1037"/>
            <w:gridCol w:w="135"/>
            <w:gridCol w:w="1910"/>
            <w:gridCol w:w="1288"/>
            <w:gridCol w:w="1242"/>
            <w:gridCol w:w="1172"/>
            <w:gridCol w:w="1172"/>
            <w:gridCol w:w="1172"/>
          </w:tblGrid>
        </w:tblGridChange>
      </w:tblGrid>
      <w:tr w:rsidR="00BF78B7" w:rsidRPr="00802990" w:rsidDel="00D71A41" w14:paraId="5A7C5A56" w14:textId="13E92F60" w:rsidTr="00BF78B7">
        <w:trPr>
          <w:del w:id="2310" w:author="Chara Katiri" w:date="2015-04-12T17:50:00Z"/>
        </w:trPr>
        <w:tc>
          <w:tcPr>
            <w:tcW w:w="1172" w:type="dxa"/>
            <w:gridSpan w:val="2"/>
            <w:shd w:val="clear" w:color="auto" w:fill="548DD4" w:themeFill="text2" w:themeFillTint="99"/>
            <w:tcPrChange w:id="2311" w:author="Chara Katiri" w:date="2015-04-12T03:35:00Z">
              <w:tcPr>
                <w:tcW w:w="1172" w:type="dxa"/>
                <w:gridSpan w:val="2"/>
                <w:shd w:val="clear" w:color="auto" w:fill="548DD4" w:themeFill="text2" w:themeFillTint="99"/>
              </w:tcPr>
            </w:tcPrChange>
          </w:tcPr>
          <w:p w14:paraId="3F80A6B0" w14:textId="2227DCB7" w:rsidR="00BF78B7" w:rsidRPr="00802990" w:rsidDel="00D71A41" w:rsidRDefault="00BF78B7" w:rsidP="00802990">
            <w:pPr>
              <w:pStyle w:val="ListParagraph"/>
              <w:spacing w:line="360" w:lineRule="auto"/>
              <w:ind w:left="0"/>
              <w:jc w:val="both"/>
              <w:rPr>
                <w:del w:id="2312" w:author="Chara Katiri" w:date="2015-04-12T17:50:00Z"/>
                <w:rFonts w:ascii="Times" w:hAnsi="Times" w:cs="Times New Roman"/>
                <w:b/>
                <w:color w:val="FFFFFF" w:themeColor="background1"/>
                <w:sz w:val="22"/>
                <w:szCs w:val="22"/>
              </w:rPr>
              <w:pPrChange w:id="2313" w:author="Chara Katiri" w:date="2015-04-12T20:48:00Z">
                <w:pPr>
                  <w:pStyle w:val="ListParagraph"/>
                  <w:spacing w:line="360" w:lineRule="auto"/>
                  <w:ind w:left="0"/>
                  <w:jc w:val="both"/>
                </w:pPr>
              </w:pPrChange>
            </w:pPr>
            <w:del w:id="2314" w:author="Chara Katiri" w:date="2015-04-12T17:50:00Z">
              <w:r w:rsidRPr="00802990" w:rsidDel="00D71A41">
                <w:rPr>
                  <w:rFonts w:ascii="Times" w:hAnsi="Times" w:cs="Times New Roman"/>
                  <w:b/>
                  <w:bCs/>
                  <w:color w:val="FFFFFF" w:themeColor="background1"/>
                  <w:sz w:val="22"/>
                  <w:szCs w:val="22"/>
                  <w:lang w:val="en-GB"/>
                </w:rPr>
                <w:delText>Req. no.</w:delText>
              </w:r>
            </w:del>
          </w:p>
        </w:tc>
        <w:tc>
          <w:tcPr>
            <w:tcW w:w="4254" w:type="dxa"/>
            <w:gridSpan w:val="5"/>
            <w:shd w:val="clear" w:color="auto" w:fill="548DD4" w:themeFill="text2" w:themeFillTint="99"/>
            <w:tcPrChange w:id="2315" w:author="Chara Katiri" w:date="2015-04-12T03:35:00Z">
              <w:tcPr>
                <w:tcW w:w="4254" w:type="dxa"/>
                <w:gridSpan w:val="5"/>
                <w:shd w:val="clear" w:color="auto" w:fill="548DD4" w:themeFill="text2" w:themeFillTint="99"/>
              </w:tcPr>
            </w:tcPrChange>
          </w:tcPr>
          <w:p w14:paraId="45878D52" w14:textId="52528DF0" w:rsidR="00BF78B7" w:rsidRPr="00802990" w:rsidDel="00D71A41" w:rsidRDefault="00BF78B7" w:rsidP="00802990">
            <w:pPr>
              <w:pStyle w:val="ListParagraph"/>
              <w:spacing w:line="360" w:lineRule="auto"/>
              <w:ind w:left="0"/>
              <w:jc w:val="both"/>
              <w:rPr>
                <w:del w:id="2316" w:author="Chara Katiri" w:date="2015-04-12T17:50:00Z"/>
                <w:rFonts w:ascii="Times" w:hAnsi="Times" w:cs="Times New Roman"/>
                <w:b/>
                <w:color w:val="FFFFFF" w:themeColor="background1"/>
                <w:sz w:val="22"/>
                <w:szCs w:val="22"/>
              </w:rPr>
              <w:pPrChange w:id="2317" w:author="Chara Katiri" w:date="2015-04-12T20:48:00Z">
                <w:pPr>
                  <w:pStyle w:val="ListParagraph"/>
                  <w:spacing w:line="360" w:lineRule="auto"/>
                  <w:ind w:left="0"/>
                  <w:jc w:val="both"/>
                </w:pPr>
              </w:pPrChange>
            </w:pPr>
            <w:del w:id="2318" w:author="Chara Katiri" w:date="2015-04-12T17:50:00Z">
              <w:r w:rsidRPr="00802990" w:rsidDel="00D71A41">
                <w:rPr>
                  <w:rFonts w:ascii="Times" w:hAnsi="Times" w:cs="Times New Roman"/>
                  <w:b/>
                  <w:bCs/>
                  <w:color w:val="FFFFFF" w:themeColor="background1"/>
                  <w:sz w:val="22"/>
                  <w:szCs w:val="22"/>
                  <w:lang w:val="en-GB"/>
                </w:rPr>
                <w:delText>Requirements Description</w:delText>
              </w:r>
            </w:del>
          </w:p>
        </w:tc>
        <w:tc>
          <w:tcPr>
            <w:tcW w:w="1288" w:type="dxa"/>
            <w:shd w:val="clear" w:color="auto" w:fill="548DD4" w:themeFill="text2" w:themeFillTint="99"/>
            <w:tcPrChange w:id="2319" w:author="Chara Katiri" w:date="2015-04-12T03:35:00Z">
              <w:tcPr>
                <w:tcW w:w="1288" w:type="dxa"/>
                <w:shd w:val="clear" w:color="auto" w:fill="548DD4" w:themeFill="text2" w:themeFillTint="99"/>
              </w:tcPr>
            </w:tcPrChange>
          </w:tcPr>
          <w:p w14:paraId="7C456564" w14:textId="0640179C" w:rsidR="00BF78B7" w:rsidRPr="00802990" w:rsidDel="00D71A41" w:rsidRDefault="00BF78B7" w:rsidP="00802990">
            <w:pPr>
              <w:pStyle w:val="ListParagraph"/>
              <w:spacing w:line="360" w:lineRule="auto"/>
              <w:ind w:left="0"/>
              <w:jc w:val="both"/>
              <w:rPr>
                <w:del w:id="2320" w:author="Chara Katiri" w:date="2015-04-12T17:50:00Z"/>
                <w:rFonts w:ascii="Times" w:hAnsi="Times" w:cs="Times New Roman"/>
                <w:b/>
                <w:color w:val="FFFFFF" w:themeColor="background1"/>
                <w:sz w:val="22"/>
                <w:szCs w:val="22"/>
              </w:rPr>
              <w:pPrChange w:id="2321" w:author="Chara Katiri" w:date="2015-04-12T20:48:00Z">
                <w:pPr>
                  <w:pStyle w:val="ListParagraph"/>
                  <w:spacing w:line="360" w:lineRule="auto"/>
                  <w:ind w:left="0"/>
                  <w:jc w:val="both"/>
                </w:pPr>
              </w:pPrChange>
            </w:pPr>
            <w:del w:id="2322" w:author="Chara Katiri" w:date="2015-04-12T17:50:00Z">
              <w:r w:rsidRPr="00802990" w:rsidDel="00D71A41">
                <w:rPr>
                  <w:rFonts w:ascii="Times" w:hAnsi="Times" w:cs="Times New Roman"/>
                  <w:b/>
                  <w:bCs/>
                  <w:color w:val="FFFFFF" w:themeColor="background1"/>
                  <w:sz w:val="22"/>
                  <w:szCs w:val="22"/>
                  <w:lang w:val="en-GB"/>
                </w:rPr>
                <w:delText>Req. Type</w:delText>
              </w:r>
            </w:del>
          </w:p>
        </w:tc>
        <w:tc>
          <w:tcPr>
            <w:tcW w:w="1242" w:type="dxa"/>
            <w:shd w:val="clear" w:color="auto" w:fill="548DD4" w:themeFill="text2" w:themeFillTint="99"/>
            <w:tcPrChange w:id="2323" w:author="Chara Katiri" w:date="2015-04-12T03:35:00Z">
              <w:tcPr>
                <w:tcW w:w="1242" w:type="dxa"/>
                <w:shd w:val="clear" w:color="auto" w:fill="548DD4" w:themeFill="text2" w:themeFillTint="99"/>
              </w:tcPr>
            </w:tcPrChange>
          </w:tcPr>
          <w:p w14:paraId="0D4FAF08" w14:textId="63D67909" w:rsidR="00BF78B7" w:rsidRPr="00802990" w:rsidDel="00D71A41" w:rsidRDefault="00BF78B7" w:rsidP="00802990">
            <w:pPr>
              <w:pStyle w:val="ListParagraph"/>
              <w:spacing w:line="360" w:lineRule="auto"/>
              <w:ind w:left="0"/>
              <w:jc w:val="both"/>
              <w:rPr>
                <w:del w:id="2324" w:author="Chara Katiri" w:date="2015-04-12T17:50:00Z"/>
                <w:rFonts w:ascii="Times" w:hAnsi="Times" w:cs="Times New Roman"/>
                <w:b/>
                <w:bCs/>
                <w:color w:val="FFFFFF" w:themeColor="background1"/>
                <w:sz w:val="22"/>
                <w:szCs w:val="22"/>
                <w:lang w:val="en-GB"/>
              </w:rPr>
              <w:pPrChange w:id="2325" w:author="Chara Katiri" w:date="2015-04-12T20:48:00Z">
                <w:pPr>
                  <w:pStyle w:val="ListParagraph"/>
                  <w:spacing w:line="360" w:lineRule="auto"/>
                  <w:ind w:left="0"/>
                  <w:jc w:val="both"/>
                </w:pPr>
              </w:pPrChange>
            </w:pPr>
            <w:del w:id="2326" w:author="Chara Katiri" w:date="2015-04-12T17:50:00Z">
              <w:r w:rsidRPr="00802990" w:rsidDel="00D71A41">
                <w:rPr>
                  <w:rFonts w:ascii="Times" w:hAnsi="Times" w:cs="Times New Roman"/>
                  <w:b/>
                  <w:bCs/>
                  <w:color w:val="FFFFFF" w:themeColor="background1"/>
                  <w:sz w:val="22"/>
                  <w:szCs w:val="22"/>
                  <w:lang w:val="en-GB"/>
                </w:rPr>
                <w:delText>Shall/Must</w:delText>
              </w:r>
            </w:del>
          </w:p>
        </w:tc>
        <w:tc>
          <w:tcPr>
            <w:tcW w:w="1172" w:type="dxa"/>
            <w:shd w:val="clear" w:color="auto" w:fill="548DD4" w:themeFill="text2" w:themeFillTint="99"/>
            <w:tcPrChange w:id="2327" w:author="Chara Katiri" w:date="2015-04-12T03:35:00Z">
              <w:tcPr>
                <w:tcW w:w="1172" w:type="dxa"/>
                <w:shd w:val="clear" w:color="auto" w:fill="548DD4" w:themeFill="text2" w:themeFillTint="99"/>
              </w:tcPr>
            </w:tcPrChange>
          </w:tcPr>
          <w:tbl>
            <w:tblPr>
              <w:tblStyle w:val="TableGrid"/>
              <w:tblW w:w="9128" w:type="dxa"/>
              <w:tblInd w:w="108" w:type="dxa"/>
              <w:tblLook w:val="04A0" w:firstRow="1" w:lastRow="0" w:firstColumn="1" w:lastColumn="0" w:noHBand="0" w:noVBand="1"/>
            </w:tblPr>
            <w:tblGrid>
              <w:gridCol w:w="1116"/>
              <w:gridCol w:w="3960"/>
              <w:gridCol w:w="1274"/>
              <w:gridCol w:w="1609"/>
              <w:gridCol w:w="1169"/>
              <w:tblGridChange w:id="2328">
                <w:tblGrid>
                  <w:gridCol w:w="1116"/>
                  <w:gridCol w:w="3960"/>
                  <w:gridCol w:w="1274"/>
                  <w:gridCol w:w="1609"/>
                  <w:gridCol w:w="1169"/>
                </w:tblGrid>
              </w:tblGridChange>
            </w:tblGrid>
            <w:tr w:rsidR="00D71A41" w:rsidRPr="00802990" w14:paraId="4F0A189C" w14:textId="77777777" w:rsidTr="004A6681">
              <w:trPr>
                <w:ins w:id="2329" w:author="Chara Katiri" w:date="2015-04-12T17:50:00Z"/>
              </w:trPr>
              <w:tc>
                <w:tcPr>
                  <w:tcW w:w="1116" w:type="dxa"/>
                  <w:shd w:val="clear" w:color="auto" w:fill="548DD4" w:themeFill="text2" w:themeFillTint="99"/>
                </w:tcPr>
                <w:p w14:paraId="758E8CAE" w14:textId="77777777" w:rsidR="00D71A41" w:rsidRPr="00802990" w:rsidRDefault="00D71A41" w:rsidP="00802990">
                  <w:pPr>
                    <w:pStyle w:val="ListParagraph"/>
                    <w:spacing w:line="360" w:lineRule="auto"/>
                    <w:ind w:left="0"/>
                    <w:jc w:val="both"/>
                    <w:rPr>
                      <w:ins w:id="2330" w:author="Chara Katiri" w:date="2015-04-12T17:50:00Z"/>
                      <w:rFonts w:ascii="Times" w:hAnsi="Times" w:cs="Times New Roman"/>
                      <w:b/>
                      <w:color w:val="FFFFFF" w:themeColor="background1"/>
                      <w:sz w:val="22"/>
                      <w:szCs w:val="22"/>
                    </w:rPr>
                  </w:pPr>
                  <w:ins w:id="2331" w:author="Chara Katiri" w:date="2015-04-12T17:50:00Z">
                    <w:r w:rsidRPr="00802990">
                      <w:rPr>
                        <w:rFonts w:ascii="Times" w:hAnsi="Times" w:cs="Times New Roman"/>
                        <w:b/>
                        <w:bCs/>
                        <w:color w:val="FFFFFF" w:themeColor="background1"/>
                        <w:sz w:val="22"/>
                        <w:szCs w:val="22"/>
                        <w:lang w:val="en-GB"/>
                      </w:rPr>
                      <w:t>Req. no.</w:t>
                    </w:r>
                  </w:ins>
                </w:p>
              </w:tc>
              <w:tc>
                <w:tcPr>
                  <w:tcW w:w="3960" w:type="dxa"/>
                  <w:shd w:val="clear" w:color="auto" w:fill="548DD4" w:themeFill="text2" w:themeFillTint="99"/>
                </w:tcPr>
                <w:p w14:paraId="78B7F867" w14:textId="77777777" w:rsidR="00D71A41" w:rsidRPr="00802990" w:rsidRDefault="00D71A41" w:rsidP="00802990">
                  <w:pPr>
                    <w:pStyle w:val="ListParagraph"/>
                    <w:spacing w:line="360" w:lineRule="auto"/>
                    <w:ind w:left="0"/>
                    <w:jc w:val="both"/>
                    <w:rPr>
                      <w:ins w:id="2332" w:author="Chara Katiri" w:date="2015-04-12T17:50:00Z"/>
                      <w:rFonts w:ascii="Times" w:hAnsi="Times" w:cs="Times New Roman"/>
                      <w:b/>
                      <w:color w:val="FFFFFF" w:themeColor="background1"/>
                      <w:sz w:val="22"/>
                      <w:szCs w:val="22"/>
                    </w:rPr>
                  </w:pPr>
                  <w:ins w:id="2333" w:author="Chara Katiri" w:date="2015-04-12T17:50:00Z">
                    <w:r w:rsidRPr="00802990">
                      <w:rPr>
                        <w:rFonts w:ascii="Times" w:hAnsi="Times" w:cs="Times New Roman"/>
                        <w:b/>
                        <w:bCs/>
                        <w:color w:val="FFFFFF" w:themeColor="background1"/>
                        <w:sz w:val="22"/>
                        <w:szCs w:val="22"/>
                        <w:lang w:val="en-GB"/>
                      </w:rPr>
                      <w:t>Requirements Description</w:t>
                    </w:r>
                  </w:ins>
                </w:p>
              </w:tc>
              <w:tc>
                <w:tcPr>
                  <w:tcW w:w="1274" w:type="dxa"/>
                  <w:shd w:val="clear" w:color="auto" w:fill="548DD4" w:themeFill="text2" w:themeFillTint="99"/>
                </w:tcPr>
                <w:p w14:paraId="44C177BC" w14:textId="77777777" w:rsidR="00D71A41" w:rsidRPr="00802990" w:rsidRDefault="00D71A41" w:rsidP="00802990">
                  <w:pPr>
                    <w:pStyle w:val="ListParagraph"/>
                    <w:spacing w:line="360" w:lineRule="auto"/>
                    <w:ind w:left="0"/>
                    <w:jc w:val="both"/>
                    <w:rPr>
                      <w:ins w:id="2334" w:author="Chara Katiri" w:date="2015-04-12T17:50:00Z"/>
                      <w:rFonts w:ascii="Times" w:hAnsi="Times" w:cs="Times New Roman"/>
                      <w:b/>
                      <w:color w:val="FFFFFF" w:themeColor="background1"/>
                      <w:sz w:val="22"/>
                      <w:szCs w:val="22"/>
                    </w:rPr>
                  </w:pPr>
                  <w:ins w:id="2335" w:author="Chara Katiri" w:date="2015-04-12T17:50:00Z">
                    <w:r w:rsidRPr="00802990">
                      <w:rPr>
                        <w:rFonts w:ascii="Times" w:hAnsi="Times" w:cs="Times New Roman"/>
                        <w:b/>
                        <w:bCs/>
                        <w:color w:val="FFFFFF" w:themeColor="background1"/>
                        <w:sz w:val="22"/>
                        <w:szCs w:val="22"/>
                        <w:lang w:val="en-GB"/>
                      </w:rPr>
                      <w:t>Req. Type</w:t>
                    </w:r>
                  </w:ins>
                </w:p>
              </w:tc>
              <w:tc>
                <w:tcPr>
                  <w:tcW w:w="1609" w:type="dxa"/>
                  <w:shd w:val="clear" w:color="auto" w:fill="548DD4" w:themeFill="text2" w:themeFillTint="99"/>
                </w:tcPr>
                <w:p w14:paraId="4D1B4BED" w14:textId="77777777" w:rsidR="00D71A41" w:rsidRPr="00802990" w:rsidRDefault="00D71A41" w:rsidP="00802990">
                  <w:pPr>
                    <w:pStyle w:val="ListParagraph"/>
                    <w:spacing w:line="360" w:lineRule="auto"/>
                    <w:ind w:left="0"/>
                    <w:jc w:val="both"/>
                    <w:rPr>
                      <w:ins w:id="2336" w:author="Chara Katiri" w:date="2015-04-12T17:50:00Z"/>
                      <w:rFonts w:ascii="Times" w:hAnsi="Times" w:cs="Times New Roman"/>
                      <w:b/>
                      <w:bCs/>
                      <w:color w:val="FFFFFF" w:themeColor="background1"/>
                      <w:sz w:val="22"/>
                      <w:szCs w:val="22"/>
                      <w:lang w:val="en-GB"/>
                    </w:rPr>
                  </w:pPr>
                  <w:ins w:id="2337" w:author="Chara Katiri" w:date="2015-04-12T17:50:00Z">
                    <w:r w:rsidRPr="00802990">
                      <w:rPr>
                        <w:rFonts w:ascii="Times" w:hAnsi="Times" w:cs="Times New Roman"/>
                        <w:b/>
                        <w:bCs/>
                        <w:color w:val="FFFFFF" w:themeColor="background1"/>
                        <w:sz w:val="22"/>
                        <w:szCs w:val="22"/>
                        <w:lang w:val="en-GB"/>
                      </w:rPr>
                      <w:t>Shall/Must</w:t>
                    </w:r>
                  </w:ins>
                </w:p>
              </w:tc>
              <w:tc>
                <w:tcPr>
                  <w:tcW w:w="1169" w:type="dxa"/>
                  <w:shd w:val="clear" w:color="auto" w:fill="548DD4" w:themeFill="text2" w:themeFillTint="99"/>
                </w:tcPr>
                <w:p w14:paraId="2B3C9AC4" w14:textId="77777777" w:rsidR="00D71A41" w:rsidRPr="00802990" w:rsidRDefault="00D71A41" w:rsidP="00802990">
                  <w:pPr>
                    <w:pStyle w:val="ListParagraph"/>
                    <w:spacing w:line="360" w:lineRule="auto"/>
                    <w:ind w:left="0"/>
                    <w:jc w:val="both"/>
                    <w:rPr>
                      <w:ins w:id="2338" w:author="Chara Katiri" w:date="2015-04-12T17:50:00Z"/>
                      <w:rFonts w:ascii="Times" w:hAnsi="Times" w:cs="Times New Roman"/>
                      <w:b/>
                      <w:color w:val="FFFFFF" w:themeColor="background1"/>
                      <w:sz w:val="22"/>
                      <w:szCs w:val="22"/>
                    </w:rPr>
                  </w:pPr>
                  <w:ins w:id="2339" w:author="Chara Katiri" w:date="2015-04-12T17:50:00Z">
                    <w:r w:rsidRPr="00802990">
                      <w:rPr>
                        <w:rFonts w:ascii="Times" w:hAnsi="Times" w:cs="Times New Roman"/>
                        <w:b/>
                        <w:bCs/>
                        <w:color w:val="FFFFFF" w:themeColor="background1"/>
                        <w:sz w:val="22"/>
                        <w:szCs w:val="22"/>
                        <w:lang w:val="en-GB"/>
                      </w:rPr>
                      <w:t>MoSCoW</w:t>
                    </w:r>
                  </w:ins>
                </w:p>
              </w:tc>
            </w:tr>
            <w:tr w:rsidR="00D71A41" w:rsidRPr="00802990" w14:paraId="25BC98F0" w14:textId="77777777" w:rsidTr="004A6681">
              <w:trPr>
                <w:ins w:id="2340" w:author="Chara Katiri" w:date="2015-04-12T17:50:00Z"/>
              </w:trPr>
              <w:tc>
                <w:tcPr>
                  <w:tcW w:w="1116" w:type="dxa"/>
                  <w:shd w:val="clear" w:color="auto" w:fill="548DD4" w:themeFill="text2" w:themeFillTint="99"/>
                </w:tcPr>
                <w:p w14:paraId="515EF67B" w14:textId="77777777" w:rsidR="00D71A41" w:rsidRPr="00802990" w:rsidRDefault="00D71A41" w:rsidP="00802990">
                  <w:pPr>
                    <w:pStyle w:val="ListParagraph"/>
                    <w:spacing w:line="360" w:lineRule="auto"/>
                    <w:ind w:left="0"/>
                    <w:jc w:val="both"/>
                    <w:rPr>
                      <w:ins w:id="2341" w:author="Chara Katiri" w:date="2015-04-12T17:50:00Z"/>
                      <w:rFonts w:ascii="Times" w:hAnsi="Times" w:cs="Times New Roman"/>
                      <w:b/>
                      <w:color w:val="FFFFFF" w:themeColor="background1"/>
                      <w:sz w:val="22"/>
                      <w:szCs w:val="22"/>
                    </w:rPr>
                  </w:pPr>
                </w:p>
              </w:tc>
              <w:tc>
                <w:tcPr>
                  <w:tcW w:w="8012" w:type="dxa"/>
                  <w:gridSpan w:val="4"/>
                  <w:shd w:val="clear" w:color="auto" w:fill="548DD4" w:themeFill="text2" w:themeFillTint="99"/>
                </w:tcPr>
                <w:p w14:paraId="4322B668" w14:textId="77777777" w:rsidR="00D71A41" w:rsidRPr="00802990" w:rsidRDefault="00D71A41" w:rsidP="00802990">
                  <w:pPr>
                    <w:pStyle w:val="ListParagraph"/>
                    <w:spacing w:line="360" w:lineRule="auto"/>
                    <w:ind w:left="0"/>
                    <w:jc w:val="both"/>
                    <w:rPr>
                      <w:ins w:id="2342" w:author="Chara Katiri" w:date="2015-04-12T17:50:00Z"/>
                      <w:rFonts w:ascii="Times" w:hAnsi="Times" w:cs="Times New Roman"/>
                      <w:b/>
                      <w:color w:val="FFFFFF" w:themeColor="background1"/>
                      <w:sz w:val="22"/>
                      <w:szCs w:val="22"/>
                    </w:rPr>
                  </w:pPr>
                  <w:ins w:id="2343" w:author="Chara Katiri" w:date="2015-04-12T17:50:00Z">
                    <w:r w:rsidRPr="00802990">
                      <w:rPr>
                        <w:rFonts w:ascii="Times" w:hAnsi="Times" w:cs="Times New Roman"/>
                        <w:b/>
                        <w:color w:val="FFFFFF" w:themeColor="background1"/>
                        <w:sz w:val="22"/>
                        <w:szCs w:val="22"/>
                      </w:rPr>
                      <w:t>Database</w:t>
                    </w:r>
                  </w:ins>
                </w:p>
              </w:tc>
            </w:tr>
            <w:tr w:rsidR="00D71A41" w:rsidRPr="00802990" w14:paraId="5D6CD97D" w14:textId="77777777" w:rsidTr="004A6681">
              <w:trPr>
                <w:ins w:id="2344" w:author="Chara Katiri" w:date="2015-04-12T17:50:00Z"/>
              </w:trPr>
              <w:tc>
                <w:tcPr>
                  <w:tcW w:w="1116" w:type="dxa"/>
                </w:tcPr>
                <w:p w14:paraId="4F43EAE8" w14:textId="77777777" w:rsidR="00D71A41" w:rsidRPr="00802990" w:rsidRDefault="00D71A41" w:rsidP="00802990">
                  <w:pPr>
                    <w:pStyle w:val="ListParagraph"/>
                    <w:spacing w:line="360" w:lineRule="auto"/>
                    <w:ind w:left="0"/>
                    <w:jc w:val="both"/>
                    <w:rPr>
                      <w:ins w:id="2345" w:author="Chara Katiri" w:date="2015-04-12T17:50:00Z"/>
                      <w:rFonts w:ascii="Times" w:hAnsi="Times" w:cs="Times New Roman"/>
                      <w:sz w:val="22"/>
                      <w:szCs w:val="22"/>
                    </w:rPr>
                  </w:pPr>
                  <w:ins w:id="2346" w:author="Chara Katiri" w:date="2015-04-12T17:50:00Z">
                    <w:r w:rsidRPr="00802990">
                      <w:rPr>
                        <w:rFonts w:ascii="Times" w:hAnsi="Times" w:cs="Times New Roman"/>
                        <w:sz w:val="22"/>
                        <w:szCs w:val="22"/>
                      </w:rPr>
                      <w:t>1</w:t>
                    </w:r>
                  </w:ins>
                </w:p>
              </w:tc>
              <w:tc>
                <w:tcPr>
                  <w:tcW w:w="3960" w:type="dxa"/>
                </w:tcPr>
                <w:p w14:paraId="7B979733" w14:textId="77777777" w:rsidR="00D71A41" w:rsidRPr="00802990" w:rsidRDefault="00D71A41" w:rsidP="00802990">
                  <w:pPr>
                    <w:pStyle w:val="ListParagraph"/>
                    <w:spacing w:line="360" w:lineRule="auto"/>
                    <w:ind w:left="0"/>
                    <w:jc w:val="both"/>
                    <w:rPr>
                      <w:ins w:id="2347" w:author="Chara Katiri" w:date="2015-04-12T17:50:00Z"/>
                      <w:rFonts w:ascii="Times" w:hAnsi="Times" w:cs="Times New Roman"/>
                      <w:sz w:val="22"/>
                      <w:szCs w:val="22"/>
                    </w:rPr>
                  </w:pPr>
                  <w:ins w:id="2348" w:author="Chara Katiri" w:date="2015-04-12T17:50:00Z">
                    <w:r w:rsidRPr="00802990">
                      <w:rPr>
                        <w:rFonts w:ascii="Times" w:hAnsi="Times" w:cs="Times New Roman"/>
                        <w:sz w:val="22"/>
                        <w:szCs w:val="22"/>
                      </w:rPr>
                      <w:t xml:space="preserve">The centralized database that contains the products must update automatically and in real time.  </w:t>
                    </w:r>
                  </w:ins>
                </w:p>
              </w:tc>
              <w:tc>
                <w:tcPr>
                  <w:tcW w:w="1274" w:type="dxa"/>
                </w:tcPr>
                <w:p w14:paraId="01908654" w14:textId="77777777" w:rsidR="00D71A41" w:rsidRPr="00802990" w:rsidRDefault="00D71A41" w:rsidP="00802990">
                  <w:pPr>
                    <w:pStyle w:val="ListParagraph"/>
                    <w:spacing w:line="360" w:lineRule="auto"/>
                    <w:ind w:left="0"/>
                    <w:jc w:val="both"/>
                    <w:rPr>
                      <w:ins w:id="2349" w:author="Chara Katiri" w:date="2015-04-12T17:50:00Z"/>
                      <w:rFonts w:ascii="Times" w:hAnsi="Times" w:cs="Times New Roman"/>
                      <w:sz w:val="22"/>
                      <w:szCs w:val="22"/>
                    </w:rPr>
                  </w:pPr>
                  <w:ins w:id="2350" w:author="Chara Katiri" w:date="2015-04-12T17:50:00Z">
                    <w:r w:rsidRPr="00802990">
                      <w:rPr>
                        <w:rFonts w:ascii="Times" w:hAnsi="Times" w:cs="Times New Roman"/>
                        <w:sz w:val="22"/>
                        <w:szCs w:val="22"/>
                      </w:rPr>
                      <w:t>Non-functional</w:t>
                    </w:r>
                  </w:ins>
                </w:p>
              </w:tc>
              <w:tc>
                <w:tcPr>
                  <w:tcW w:w="1609" w:type="dxa"/>
                </w:tcPr>
                <w:p w14:paraId="207DEF4D" w14:textId="77777777" w:rsidR="00D71A41" w:rsidRPr="00802990" w:rsidRDefault="00D71A41" w:rsidP="00802990">
                  <w:pPr>
                    <w:pStyle w:val="ListParagraph"/>
                    <w:spacing w:line="360" w:lineRule="auto"/>
                    <w:ind w:left="0"/>
                    <w:jc w:val="both"/>
                    <w:rPr>
                      <w:ins w:id="2351" w:author="Chara Katiri" w:date="2015-04-12T17:50:00Z"/>
                      <w:rFonts w:ascii="Times" w:hAnsi="Times" w:cs="Times New Roman"/>
                      <w:sz w:val="22"/>
                      <w:szCs w:val="22"/>
                    </w:rPr>
                  </w:pPr>
                  <w:ins w:id="2352" w:author="Chara Katiri" w:date="2015-04-12T17:50:00Z">
                    <w:r w:rsidRPr="00802990">
                      <w:rPr>
                        <w:rFonts w:ascii="Times" w:hAnsi="Times" w:cs="Times New Roman"/>
                        <w:sz w:val="22"/>
                        <w:szCs w:val="22"/>
                      </w:rPr>
                      <w:t>Shall</w:t>
                    </w:r>
                  </w:ins>
                </w:p>
              </w:tc>
              <w:tc>
                <w:tcPr>
                  <w:tcW w:w="1169" w:type="dxa"/>
                </w:tcPr>
                <w:p w14:paraId="1A522BF3" w14:textId="77777777" w:rsidR="00D71A41" w:rsidRPr="00802990" w:rsidRDefault="00D71A41" w:rsidP="00802990">
                  <w:pPr>
                    <w:pStyle w:val="ListParagraph"/>
                    <w:spacing w:line="360" w:lineRule="auto"/>
                    <w:ind w:left="0"/>
                    <w:jc w:val="both"/>
                    <w:rPr>
                      <w:ins w:id="2353" w:author="Chara Katiri" w:date="2015-04-12T17:50:00Z"/>
                      <w:rFonts w:ascii="Times" w:hAnsi="Times" w:cs="Times New Roman"/>
                      <w:sz w:val="22"/>
                      <w:szCs w:val="22"/>
                    </w:rPr>
                  </w:pPr>
                  <w:ins w:id="2354" w:author="Chara Katiri" w:date="2015-04-12T17:50:00Z">
                    <w:r w:rsidRPr="00802990">
                      <w:rPr>
                        <w:rFonts w:ascii="Times" w:hAnsi="Times" w:cs="Times New Roman"/>
                        <w:sz w:val="22"/>
                        <w:szCs w:val="22"/>
                      </w:rPr>
                      <w:t>M</w:t>
                    </w:r>
                  </w:ins>
                </w:p>
              </w:tc>
            </w:tr>
            <w:tr w:rsidR="00D71A41" w:rsidRPr="00802990" w14:paraId="5F5E7675" w14:textId="77777777" w:rsidTr="004A6681">
              <w:trPr>
                <w:ins w:id="2355" w:author="Chara Katiri" w:date="2015-04-12T17:50:00Z"/>
              </w:trPr>
              <w:tc>
                <w:tcPr>
                  <w:tcW w:w="1116" w:type="dxa"/>
                </w:tcPr>
                <w:p w14:paraId="33E06831" w14:textId="77777777" w:rsidR="00D71A41" w:rsidRPr="00802990" w:rsidRDefault="00D71A41" w:rsidP="00802990">
                  <w:pPr>
                    <w:pStyle w:val="ListParagraph"/>
                    <w:spacing w:line="360" w:lineRule="auto"/>
                    <w:ind w:left="0"/>
                    <w:jc w:val="both"/>
                    <w:rPr>
                      <w:ins w:id="2356" w:author="Chara Katiri" w:date="2015-04-12T17:50:00Z"/>
                      <w:rFonts w:ascii="Times" w:hAnsi="Times" w:cs="Times New Roman"/>
                      <w:sz w:val="22"/>
                      <w:szCs w:val="22"/>
                    </w:rPr>
                  </w:pPr>
                  <w:ins w:id="2357" w:author="Chara Katiri" w:date="2015-04-12T17:50:00Z">
                    <w:r w:rsidRPr="00802990">
                      <w:rPr>
                        <w:rFonts w:ascii="Times" w:hAnsi="Times" w:cs="Times New Roman"/>
                        <w:sz w:val="22"/>
                        <w:szCs w:val="22"/>
                      </w:rPr>
                      <w:t>2</w:t>
                    </w:r>
                  </w:ins>
                </w:p>
              </w:tc>
              <w:tc>
                <w:tcPr>
                  <w:tcW w:w="3960" w:type="dxa"/>
                </w:tcPr>
                <w:p w14:paraId="4309DE71" w14:textId="77777777" w:rsidR="00D71A41" w:rsidRPr="00802990" w:rsidRDefault="00D71A41" w:rsidP="00802990">
                  <w:pPr>
                    <w:pStyle w:val="ListParagraph"/>
                    <w:spacing w:line="360" w:lineRule="auto"/>
                    <w:ind w:left="0"/>
                    <w:jc w:val="both"/>
                    <w:rPr>
                      <w:ins w:id="2358" w:author="Chara Katiri" w:date="2015-04-12T17:50:00Z"/>
                      <w:rFonts w:ascii="Times" w:hAnsi="Times" w:cs="Times New Roman"/>
                      <w:sz w:val="22"/>
                      <w:szCs w:val="22"/>
                    </w:rPr>
                  </w:pPr>
                  <w:ins w:id="2359" w:author="Chara Katiri" w:date="2015-04-12T17:50:00Z">
                    <w:r w:rsidRPr="00802990">
                      <w:rPr>
                        <w:rFonts w:ascii="Times" w:hAnsi="Times" w:cs="Times New Roman"/>
                        <w:sz w:val="22"/>
                        <w:szCs w:val="22"/>
                      </w:rPr>
                      <w:t xml:space="preserve">The system must update the list of products so that a product becomes unavailable after a user purchases it. </w:t>
                    </w:r>
                  </w:ins>
                </w:p>
              </w:tc>
              <w:tc>
                <w:tcPr>
                  <w:tcW w:w="1274" w:type="dxa"/>
                </w:tcPr>
                <w:p w14:paraId="6CA76931" w14:textId="77777777" w:rsidR="00D71A41" w:rsidRPr="00802990" w:rsidRDefault="00D71A41" w:rsidP="00802990">
                  <w:pPr>
                    <w:pStyle w:val="ListParagraph"/>
                    <w:spacing w:line="360" w:lineRule="auto"/>
                    <w:ind w:left="0"/>
                    <w:jc w:val="both"/>
                    <w:rPr>
                      <w:ins w:id="2360" w:author="Chara Katiri" w:date="2015-04-12T17:50:00Z"/>
                      <w:rFonts w:ascii="Times" w:hAnsi="Times" w:cs="Times New Roman"/>
                      <w:sz w:val="22"/>
                      <w:szCs w:val="22"/>
                    </w:rPr>
                  </w:pPr>
                  <w:ins w:id="2361" w:author="Chara Katiri" w:date="2015-04-12T17:50:00Z">
                    <w:r w:rsidRPr="00802990">
                      <w:rPr>
                        <w:rFonts w:ascii="Times" w:hAnsi="Times" w:cs="Times New Roman"/>
                        <w:sz w:val="22"/>
                        <w:szCs w:val="22"/>
                      </w:rPr>
                      <w:t>Functional</w:t>
                    </w:r>
                  </w:ins>
                </w:p>
              </w:tc>
              <w:tc>
                <w:tcPr>
                  <w:tcW w:w="1609" w:type="dxa"/>
                </w:tcPr>
                <w:p w14:paraId="6D7B7C54" w14:textId="77777777" w:rsidR="00D71A41" w:rsidRPr="00802990" w:rsidRDefault="00D71A41" w:rsidP="00802990">
                  <w:pPr>
                    <w:pStyle w:val="ListParagraph"/>
                    <w:spacing w:line="360" w:lineRule="auto"/>
                    <w:ind w:left="0"/>
                    <w:jc w:val="both"/>
                    <w:rPr>
                      <w:ins w:id="2362" w:author="Chara Katiri" w:date="2015-04-12T17:50:00Z"/>
                      <w:rFonts w:ascii="Times" w:hAnsi="Times" w:cs="Times New Roman"/>
                      <w:sz w:val="22"/>
                      <w:szCs w:val="22"/>
                    </w:rPr>
                  </w:pPr>
                </w:p>
              </w:tc>
              <w:tc>
                <w:tcPr>
                  <w:tcW w:w="1169" w:type="dxa"/>
                </w:tcPr>
                <w:p w14:paraId="355D825A" w14:textId="77777777" w:rsidR="00D71A41" w:rsidRPr="00802990" w:rsidRDefault="00D71A41" w:rsidP="00802990">
                  <w:pPr>
                    <w:pStyle w:val="ListParagraph"/>
                    <w:spacing w:line="360" w:lineRule="auto"/>
                    <w:ind w:left="0"/>
                    <w:jc w:val="both"/>
                    <w:rPr>
                      <w:ins w:id="2363" w:author="Chara Katiri" w:date="2015-04-12T17:50:00Z"/>
                      <w:rFonts w:ascii="Times" w:hAnsi="Times" w:cs="Times New Roman"/>
                      <w:sz w:val="22"/>
                      <w:szCs w:val="22"/>
                    </w:rPr>
                  </w:pPr>
                  <w:ins w:id="2364" w:author="Chara Katiri" w:date="2015-04-12T17:50:00Z">
                    <w:r w:rsidRPr="00802990">
                      <w:rPr>
                        <w:rFonts w:ascii="Times" w:hAnsi="Times" w:cs="Times New Roman"/>
                        <w:sz w:val="22"/>
                        <w:szCs w:val="22"/>
                      </w:rPr>
                      <w:t>M</w:t>
                    </w:r>
                  </w:ins>
                </w:p>
              </w:tc>
            </w:tr>
            <w:tr w:rsidR="00D71A41" w:rsidRPr="00802990" w14:paraId="44763FE0" w14:textId="77777777" w:rsidTr="004A6681">
              <w:trPr>
                <w:ins w:id="2365" w:author="Chara Katiri" w:date="2015-04-12T17:50:00Z"/>
              </w:trPr>
              <w:tc>
                <w:tcPr>
                  <w:tcW w:w="1116" w:type="dxa"/>
                  <w:shd w:val="clear" w:color="auto" w:fill="4F81BD" w:themeFill="accent1"/>
                </w:tcPr>
                <w:p w14:paraId="45F35672" w14:textId="77777777" w:rsidR="00D71A41" w:rsidRPr="00802990" w:rsidRDefault="00D71A41" w:rsidP="00802990">
                  <w:pPr>
                    <w:pStyle w:val="ListParagraph"/>
                    <w:spacing w:line="360" w:lineRule="auto"/>
                    <w:ind w:left="0"/>
                    <w:jc w:val="both"/>
                    <w:rPr>
                      <w:ins w:id="2366" w:author="Chara Katiri" w:date="2015-04-12T17:50:00Z"/>
                      <w:rFonts w:ascii="Times" w:hAnsi="Times" w:cs="Times New Roman"/>
                      <w:b/>
                      <w:color w:val="FFFFFF" w:themeColor="background1"/>
                      <w:sz w:val="22"/>
                      <w:szCs w:val="22"/>
                    </w:rPr>
                  </w:pPr>
                </w:p>
              </w:tc>
              <w:tc>
                <w:tcPr>
                  <w:tcW w:w="3960" w:type="dxa"/>
                  <w:shd w:val="clear" w:color="auto" w:fill="4F81BD" w:themeFill="accent1"/>
                </w:tcPr>
                <w:p w14:paraId="23483B7E" w14:textId="77777777" w:rsidR="00D71A41" w:rsidRPr="00802990" w:rsidRDefault="00D71A41" w:rsidP="00802990">
                  <w:pPr>
                    <w:pStyle w:val="ListParagraph"/>
                    <w:spacing w:line="360" w:lineRule="auto"/>
                    <w:ind w:left="0"/>
                    <w:jc w:val="both"/>
                    <w:rPr>
                      <w:ins w:id="2367" w:author="Chara Katiri" w:date="2015-04-12T17:50:00Z"/>
                      <w:rFonts w:ascii="Times" w:hAnsi="Times" w:cs="Times New Roman"/>
                      <w:b/>
                      <w:color w:val="FFFFFF" w:themeColor="background1"/>
                      <w:sz w:val="22"/>
                      <w:szCs w:val="22"/>
                    </w:rPr>
                  </w:pPr>
                  <w:ins w:id="2368" w:author="Chara Katiri" w:date="2015-04-12T17:50:00Z">
                    <w:r w:rsidRPr="00802990">
                      <w:rPr>
                        <w:rFonts w:ascii="Times" w:hAnsi="Times" w:cs="Times New Roman"/>
                        <w:b/>
                        <w:color w:val="FFFFFF" w:themeColor="background1"/>
                        <w:sz w:val="22"/>
                        <w:szCs w:val="22"/>
                      </w:rPr>
                      <w:t>System permissions and roles</w:t>
                    </w:r>
                  </w:ins>
                </w:p>
              </w:tc>
              <w:tc>
                <w:tcPr>
                  <w:tcW w:w="1274" w:type="dxa"/>
                  <w:shd w:val="clear" w:color="auto" w:fill="4F81BD" w:themeFill="accent1"/>
                </w:tcPr>
                <w:p w14:paraId="251F0FB7" w14:textId="77777777" w:rsidR="00D71A41" w:rsidRPr="00802990" w:rsidRDefault="00D71A41" w:rsidP="00802990">
                  <w:pPr>
                    <w:pStyle w:val="ListParagraph"/>
                    <w:spacing w:line="360" w:lineRule="auto"/>
                    <w:ind w:left="0"/>
                    <w:jc w:val="both"/>
                    <w:rPr>
                      <w:ins w:id="2369" w:author="Chara Katiri" w:date="2015-04-12T17:50:00Z"/>
                      <w:rFonts w:ascii="Times" w:hAnsi="Times" w:cs="Times New Roman"/>
                      <w:b/>
                      <w:color w:val="FFFFFF" w:themeColor="background1"/>
                      <w:sz w:val="22"/>
                      <w:szCs w:val="22"/>
                    </w:rPr>
                  </w:pPr>
                </w:p>
              </w:tc>
              <w:tc>
                <w:tcPr>
                  <w:tcW w:w="1609" w:type="dxa"/>
                  <w:shd w:val="clear" w:color="auto" w:fill="4F81BD" w:themeFill="accent1"/>
                </w:tcPr>
                <w:p w14:paraId="33AAA923" w14:textId="77777777" w:rsidR="00D71A41" w:rsidRPr="00802990" w:rsidRDefault="00D71A41" w:rsidP="00802990">
                  <w:pPr>
                    <w:pStyle w:val="ListParagraph"/>
                    <w:spacing w:line="360" w:lineRule="auto"/>
                    <w:ind w:left="0"/>
                    <w:jc w:val="both"/>
                    <w:rPr>
                      <w:ins w:id="2370" w:author="Chara Katiri" w:date="2015-04-12T17:50:00Z"/>
                      <w:rFonts w:ascii="Times" w:hAnsi="Times" w:cs="Times New Roman"/>
                      <w:b/>
                      <w:color w:val="FFFFFF" w:themeColor="background1"/>
                      <w:sz w:val="22"/>
                      <w:szCs w:val="22"/>
                    </w:rPr>
                  </w:pPr>
                </w:p>
              </w:tc>
              <w:tc>
                <w:tcPr>
                  <w:tcW w:w="1169" w:type="dxa"/>
                  <w:shd w:val="clear" w:color="auto" w:fill="4F81BD" w:themeFill="accent1"/>
                </w:tcPr>
                <w:p w14:paraId="35276C65" w14:textId="77777777" w:rsidR="00D71A41" w:rsidRPr="00802990" w:rsidRDefault="00D71A41" w:rsidP="00802990">
                  <w:pPr>
                    <w:pStyle w:val="ListParagraph"/>
                    <w:spacing w:line="360" w:lineRule="auto"/>
                    <w:ind w:left="0"/>
                    <w:jc w:val="both"/>
                    <w:rPr>
                      <w:ins w:id="2371" w:author="Chara Katiri" w:date="2015-04-12T17:50:00Z"/>
                      <w:rFonts w:ascii="Times" w:hAnsi="Times" w:cs="Times New Roman"/>
                      <w:b/>
                      <w:color w:val="FFFFFF" w:themeColor="background1"/>
                      <w:sz w:val="22"/>
                      <w:szCs w:val="22"/>
                    </w:rPr>
                  </w:pPr>
                </w:p>
              </w:tc>
            </w:tr>
            <w:tr w:rsidR="00D71A41" w:rsidRPr="00802990" w14:paraId="22737072" w14:textId="77777777" w:rsidTr="004A6681">
              <w:trPr>
                <w:ins w:id="2372" w:author="Chara Katiri" w:date="2015-04-12T17:50:00Z"/>
              </w:trPr>
              <w:tc>
                <w:tcPr>
                  <w:tcW w:w="1116" w:type="dxa"/>
                </w:tcPr>
                <w:p w14:paraId="077D3E68" w14:textId="77777777" w:rsidR="00D71A41" w:rsidRPr="00802990" w:rsidRDefault="00D71A41" w:rsidP="00802990">
                  <w:pPr>
                    <w:pStyle w:val="ListParagraph"/>
                    <w:spacing w:line="360" w:lineRule="auto"/>
                    <w:ind w:left="0"/>
                    <w:jc w:val="both"/>
                    <w:rPr>
                      <w:ins w:id="2373" w:author="Chara Katiri" w:date="2015-04-12T17:50:00Z"/>
                      <w:rFonts w:ascii="Times" w:hAnsi="Times" w:cs="Times New Roman"/>
                      <w:sz w:val="22"/>
                      <w:szCs w:val="22"/>
                    </w:rPr>
                  </w:pPr>
                  <w:ins w:id="2374" w:author="Chara Katiri" w:date="2015-04-12T17:50:00Z">
                    <w:r w:rsidRPr="00802990">
                      <w:rPr>
                        <w:rFonts w:ascii="Times" w:hAnsi="Times" w:cs="Times New Roman"/>
                        <w:sz w:val="22"/>
                        <w:szCs w:val="22"/>
                      </w:rPr>
                      <w:t>3</w:t>
                    </w:r>
                  </w:ins>
                </w:p>
              </w:tc>
              <w:tc>
                <w:tcPr>
                  <w:tcW w:w="3960" w:type="dxa"/>
                </w:tcPr>
                <w:p w14:paraId="6ACFE0F0" w14:textId="77777777" w:rsidR="00D71A41" w:rsidRPr="00802990" w:rsidRDefault="00D71A41" w:rsidP="00802990">
                  <w:pPr>
                    <w:pStyle w:val="ListParagraph"/>
                    <w:spacing w:line="360" w:lineRule="auto"/>
                    <w:ind w:left="0"/>
                    <w:jc w:val="both"/>
                    <w:rPr>
                      <w:ins w:id="2375" w:author="Chara Katiri" w:date="2015-04-12T17:50:00Z"/>
                      <w:rFonts w:ascii="Times" w:hAnsi="Times" w:cs="Times New Roman"/>
                      <w:sz w:val="22"/>
                      <w:szCs w:val="22"/>
                    </w:rPr>
                  </w:pPr>
                  <w:ins w:id="2376" w:author="Chara Katiri" w:date="2015-04-12T17:50:00Z">
                    <w:r w:rsidRPr="00802990">
                      <w:rPr>
                        <w:rFonts w:ascii="Times" w:hAnsi="Times" w:cs="Times New Roman"/>
                        <w:sz w:val="22"/>
                        <w:szCs w:val="22"/>
                      </w:rPr>
                      <w:t xml:space="preserve">The system must be available only to the University of Surrey students and staff. </w:t>
                    </w:r>
                  </w:ins>
                </w:p>
              </w:tc>
              <w:tc>
                <w:tcPr>
                  <w:tcW w:w="1274" w:type="dxa"/>
                </w:tcPr>
                <w:p w14:paraId="43F54A21" w14:textId="77777777" w:rsidR="00D71A41" w:rsidRPr="00802990" w:rsidRDefault="00D71A41" w:rsidP="00802990">
                  <w:pPr>
                    <w:pStyle w:val="ListParagraph"/>
                    <w:spacing w:line="360" w:lineRule="auto"/>
                    <w:ind w:left="0"/>
                    <w:jc w:val="both"/>
                    <w:rPr>
                      <w:ins w:id="2377" w:author="Chara Katiri" w:date="2015-04-12T17:50:00Z"/>
                      <w:rFonts w:ascii="Times" w:hAnsi="Times" w:cs="Times New Roman"/>
                      <w:sz w:val="22"/>
                      <w:szCs w:val="22"/>
                    </w:rPr>
                  </w:pPr>
                  <w:ins w:id="2378" w:author="Chara Katiri" w:date="2015-04-12T17:50:00Z">
                    <w:r w:rsidRPr="00802990">
                      <w:rPr>
                        <w:rFonts w:ascii="Times" w:hAnsi="Times" w:cs="Times New Roman"/>
                        <w:sz w:val="22"/>
                        <w:szCs w:val="22"/>
                      </w:rPr>
                      <w:t>Functional</w:t>
                    </w:r>
                  </w:ins>
                </w:p>
              </w:tc>
              <w:tc>
                <w:tcPr>
                  <w:tcW w:w="1609" w:type="dxa"/>
                </w:tcPr>
                <w:p w14:paraId="3429A00B" w14:textId="77777777" w:rsidR="00D71A41" w:rsidRPr="00802990" w:rsidRDefault="00D71A41" w:rsidP="00802990">
                  <w:pPr>
                    <w:pStyle w:val="ListParagraph"/>
                    <w:spacing w:line="360" w:lineRule="auto"/>
                    <w:ind w:left="0"/>
                    <w:jc w:val="both"/>
                    <w:rPr>
                      <w:ins w:id="2379" w:author="Chara Katiri" w:date="2015-04-12T17:50:00Z"/>
                      <w:rFonts w:ascii="Times" w:hAnsi="Times" w:cs="Times New Roman"/>
                      <w:sz w:val="22"/>
                      <w:szCs w:val="22"/>
                    </w:rPr>
                  </w:pPr>
                </w:p>
              </w:tc>
              <w:tc>
                <w:tcPr>
                  <w:tcW w:w="1169" w:type="dxa"/>
                </w:tcPr>
                <w:p w14:paraId="3BED877C" w14:textId="77777777" w:rsidR="00D71A41" w:rsidRPr="00802990" w:rsidRDefault="00D71A41" w:rsidP="00802990">
                  <w:pPr>
                    <w:pStyle w:val="ListParagraph"/>
                    <w:spacing w:line="360" w:lineRule="auto"/>
                    <w:ind w:left="0"/>
                    <w:jc w:val="both"/>
                    <w:rPr>
                      <w:ins w:id="2380" w:author="Chara Katiri" w:date="2015-04-12T17:50:00Z"/>
                      <w:rFonts w:ascii="Times" w:hAnsi="Times" w:cs="Times New Roman"/>
                      <w:sz w:val="22"/>
                      <w:szCs w:val="22"/>
                    </w:rPr>
                  </w:pPr>
                  <w:ins w:id="2381" w:author="Chara Katiri" w:date="2015-04-12T17:50:00Z">
                    <w:r w:rsidRPr="00802990">
                      <w:rPr>
                        <w:rFonts w:ascii="Times" w:hAnsi="Times" w:cs="Times New Roman"/>
                        <w:sz w:val="22"/>
                        <w:szCs w:val="22"/>
                      </w:rPr>
                      <w:t>M</w:t>
                    </w:r>
                  </w:ins>
                </w:p>
              </w:tc>
            </w:tr>
            <w:tr w:rsidR="00D71A41" w:rsidRPr="00802990" w14:paraId="7EDACBF3" w14:textId="77777777" w:rsidTr="004A6681">
              <w:trPr>
                <w:ins w:id="2382" w:author="Chara Katiri" w:date="2015-04-12T17:50:00Z"/>
              </w:trPr>
              <w:tc>
                <w:tcPr>
                  <w:tcW w:w="1116" w:type="dxa"/>
                </w:tcPr>
                <w:p w14:paraId="41AD9B6F" w14:textId="77777777" w:rsidR="00D71A41" w:rsidRPr="00802990" w:rsidRDefault="00D71A41" w:rsidP="00802990">
                  <w:pPr>
                    <w:pStyle w:val="ListParagraph"/>
                    <w:spacing w:line="360" w:lineRule="auto"/>
                    <w:ind w:left="0"/>
                    <w:jc w:val="both"/>
                    <w:rPr>
                      <w:ins w:id="2383" w:author="Chara Katiri" w:date="2015-04-12T17:50:00Z"/>
                      <w:rFonts w:ascii="Times" w:hAnsi="Times" w:cs="Times New Roman"/>
                      <w:sz w:val="22"/>
                      <w:szCs w:val="22"/>
                    </w:rPr>
                  </w:pPr>
                  <w:ins w:id="2384" w:author="Chara Katiri" w:date="2015-04-12T17:50:00Z">
                    <w:r w:rsidRPr="00802990">
                      <w:rPr>
                        <w:rFonts w:ascii="Times" w:hAnsi="Times" w:cs="Times New Roman"/>
                        <w:sz w:val="22"/>
                        <w:szCs w:val="22"/>
                      </w:rPr>
                      <w:t>3.1</w:t>
                    </w:r>
                  </w:ins>
                </w:p>
              </w:tc>
              <w:tc>
                <w:tcPr>
                  <w:tcW w:w="3960" w:type="dxa"/>
                </w:tcPr>
                <w:p w14:paraId="3C30B8E2" w14:textId="77777777" w:rsidR="00D71A41" w:rsidRPr="00802990" w:rsidRDefault="00D71A41" w:rsidP="00802990">
                  <w:pPr>
                    <w:pStyle w:val="ListParagraph"/>
                    <w:spacing w:line="360" w:lineRule="auto"/>
                    <w:ind w:left="0"/>
                    <w:jc w:val="both"/>
                    <w:rPr>
                      <w:ins w:id="2385" w:author="Chara Katiri" w:date="2015-04-12T17:50:00Z"/>
                      <w:rFonts w:ascii="Times" w:hAnsi="Times" w:cs="Times New Roman"/>
                      <w:sz w:val="22"/>
                      <w:szCs w:val="22"/>
                    </w:rPr>
                  </w:pPr>
                  <w:ins w:id="2386" w:author="Chara Katiri" w:date="2015-04-12T17:50:00Z">
                    <w:r w:rsidRPr="00802990">
                      <w:rPr>
                        <w:rFonts w:ascii="Times" w:hAnsi="Times" w:cs="Times New Roman"/>
                        <w:sz w:val="22"/>
                        <w:szCs w:val="22"/>
                      </w:rPr>
                      <w:t xml:space="preserve">The system must offer 2 different permission roles. One for admin-role and one for standard user-role.  </w:t>
                    </w:r>
                  </w:ins>
                </w:p>
              </w:tc>
              <w:tc>
                <w:tcPr>
                  <w:tcW w:w="1274" w:type="dxa"/>
                </w:tcPr>
                <w:p w14:paraId="34317B7C" w14:textId="77777777" w:rsidR="00D71A41" w:rsidRPr="00802990" w:rsidRDefault="00D71A41" w:rsidP="00802990">
                  <w:pPr>
                    <w:pStyle w:val="ListParagraph"/>
                    <w:spacing w:line="360" w:lineRule="auto"/>
                    <w:ind w:left="0"/>
                    <w:jc w:val="both"/>
                    <w:rPr>
                      <w:ins w:id="2387" w:author="Chara Katiri" w:date="2015-04-12T17:50:00Z"/>
                      <w:rFonts w:ascii="Times" w:hAnsi="Times" w:cs="Times New Roman"/>
                      <w:sz w:val="22"/>
                      <w:szCs w:val="22"/>
                    </w:rPr>
                  </w:pPr>
                  <w:ins w:id="2388" w:author="Chara Katiri" w:date="2015-04-12T17:50:00Z">
                    <w:r w:rsidRPr="00802990">
                      <w:rPr>
                        <w:rFonts w:ascii="Times" w:hAnsi="Times" w:cs="Times New Roman"/>
                        <w:sz w:val="22"/>
                        <w:szCs w:val="22"/>
                      </w:rPr>
                      <w:t>Functional</w:t>
                    </w:r>
                  </w:ins>
                </w:p>
              </w:tc>
              <w:tc>
                <w:tcPr>
                  <w:tcW w:w="1609" w:type="dxa"/>
                </w:tcPr>
                <w:p w14:paraId="695B2587" w14:textId="77777777" w:rsidR="00D71A41" w:rsidRPr="00802990" w:rsidRDefault="00D71A41" w:rsidP="00802990">
                  <w:pPr>
                    <w:pStyle w:val="ListParagraph"/>
                    <w:spacing w:line="360" w:lineRule="auto"/>
                    <w:ind w:left="0"/>
                    <w:jc w:val="both"/>
                    <w:rPr>
                      <w:ins w:id="2389" w:author="Chara Katiri" w:date="2015-04-12T17:50:00Z"/>
                      <w:rFonts w:ascii="Times" w:hAnsi="Times" w:cs="Times New Roman"/>
                      <w:sz w:val="22"/>
                      <w:szCs w:val="22"/>
                    </w:rPr>
                  </w:pPr>
                </w:p>
              </w:tc>
              <w:tc>
                <w:tcPr>
                  <w:tcW w:w="1169" w:type="dxa"/>
                </w:tcPr>
                <w:p w14:paraId="68BB91F1" w14:textId="77777777" w:rsidR="00D71A41" w:rsidRPr="00802990" w:rsidRDefault="00D71A41" w:rsidP="00802990">
                  <w:pPr>
                    <w:pStyle w:val="ListParagraph"/>
                    <w:spacing w:line="360" w:lineRule="auto"/>
                    <w:ind w:left="0"/>
                    <w:jc w:val="both"/>
                    <w:rPr>
                      <w:ins w:id="2390" w:author="Chara Katiri" w:date="2015-04-12T17:50:00Z"/>
                      <w:rFonts w:ascii="Times" w:hAnsi="Times" w:cs="Times New Roman"/>
                      <w:sz w:val="22"/>
                      <w:szCs w:val="22"/>
                    </w:rPr>
                  </w:pPr>
                  <w:ins w:id="2391" w:author="Chara Katiri" w:date="2015-04-12T17:50:00Z">
                    <w:r w:rsidRPr="00802990">
                      <w:rPr>
                        <w:rFonts w:ascii="Times" w:hAnsi="Times" w:cs="Times New Roman"/>
                        <w:sz w:val="22"/>
                        <w:szCs w:val="22"/>
                      </w:rPr>
                      <w:t>M</w:t>
                    </w:r>
                  </w:ins>
                </w:p>
              </w:tc>
            </w:tr>
            <w:tr w:rsidR="00D71A41" w:rsidRPr="00802990" w14:paraId="34C0564E" w14:textId="77777777" w:rsidTr="004A6681">
              <w:trPr>
                <w:ins w:id="2392" w:author="Chara Katiri" w:date="2015-04-12T17:50:00Z"/>
              </w:trPr>
              <w:tc>
                <w:tcPr>
                  <w:tcW w:w="1116" w:type="dxa"/>
                </w:tcPr>
                <w:p w14:paraId="2ACF1DB8" w14:textId="77777777" w:rsidR="00D71A41" w:rsidRPr="00802990" w:rsidRDefault="00D71A41" w:rsidP="00802990">
                  <w:pPr>
                    <w:pStyle w:val="ListParagraph"/>
                    <w:spacing w:line="360" w:lineRule="auto"/>
                    <w:ind w:left="0"/>
                    <w:jc w:val="both"/>
                    <w:rPr>
                      <w:ins w:id="2393" w:author="Chara Katiri" w:date="2015-04-12T17:50:00Z"/>
                      <w:rFonts w:ascii="Times" w:hAnsi="Times" w:cs="Times New Roman"/>
                      <w:sz w:val="22"/>
                      <w:szCs w:val="22"/>
                    </w:rPr>
                  </w:pPr>
                  <w:ins w:id="2394" w:author="Chara Katiri" w:date="2015-04-12T17:50:00Z">
                    <w:r w:rsidRPr="00802990">
                      <w:rPr>
                        <w:rFonts w:ascii="Times" w:hAnsi="Times" w:cs="Times New Roman"/>
                        <w:sz w:val="22"/>
                        <w:szCs w:val="22"/>
                      </w:rPr>
                      <w:t>3.2</w:t>
                    </w:r>
                  </w:ins>
                </w:p>
              </w:tc>
              <w:tc>
                <w:tcPr>
                  <w:tcW w:w="3960" w:type="dxa"/>
                </w:tcPr>
                <w:p w14:paraId="66B3D9CF" w14:textId="77777777" w:rsidR="00D71A41" w:rsidRPr="00802990" w:rsidRDefault="00D71A41" w:rsidP="00802990">
                  <w:pPr>
                    <w:pStyle w:val="ListParagraph"/>
                    <w:spacing w:line="360" w:lineRule="auto"/>
                    <w:ind w:left="0"/>
                    <w:jc w:val="both"/>
                    <w:rPr>
                      <w:ins w:id="2395" w:author="Chara Katiri" w:date="2015-04-12T17:50:00Z"/>
                      <w:rFonts w:ascii="Times" w:hAnsi="Times" w:cs="Times New Roman"/>
                      <w:sz w:val="22"/>
                      <w:szCs w:val="22"/>
                    </w:rPr>
                  </w:pPr>
                  <w:ins w:id="2396" w:author="Chara Katiri" w:date="2015-04-12T17:50:00Z">
                    <w:r w:rsidRPr="00802990">
                      <w:rPr>
                        <w:rFonts w:ascii="Times" w:hAnsi="Times" w:cs="Times New Roman"/>
                        <w:sz w:val="22"/>
                        <w:szCs w:val="22"/>
                      </w:rPr>
                      <w:t xml:space="preserve">The system must allow admins full control over the website, including deletion of user accounts and items. </w:t>
                    </w:r>
                  </w:ins>
                </w:p>
              </w:tc>
              <w:tc>
                <w:tcPr>
                  <w:tcW w:w="1274" w:type="dxa"/>
                </w:tcPr>
                <w:p w14:paraId="1CB7BC5C" w14:textId="77777777" w:rsidR="00D71A41" w:rsidRPr="00802990" w:rsidRDefault="00D71A41" w:rsidP="00802990">
                  <w:pPr>
                    <w:pStyle w:val="ListParagraph"/>
                    <w:spacing w:line="360" w:lineRule="auto"/>
                    <w:ind w:left="0"/>
                    <w:jc w:val="both"/>
                    <w:rPr>
                      <w:ins w:id="2397" w:author="Chara Katiri" w:date="2015-04-12T17:50:00Z"/>
                      <w:rFonts w:ascii="Times" w:hAnsi="Times" w:cs="Times New Roman"/>
                      <w:sz w:val="22"/>
                      <w:szCs w:val="22"/>
                    </w:rPr>
                  </w:pPr>
                  <w:ins w:id="2398" w:author="Chara Katiri" w:date="2015-04-12T17:50:00Z">
                    <w:r w:rsidRPr="00802990">
                      <w:rPr>
                        <w:rFonts w:ascii="Times" w:hAnsi="Times" w:cs="Times New Roman"/>
                        <w:sz w:val="22"/>
                        <w:szCs w:val="22"/>
                      </w:rPr>
                      <w:t>Functional</w:t>
                    </w:r>
                  </w:ins>
                </w:p>
              </w:tc>
              <w:tc>
                <w:tcPr>
                  <w:tcW w:w="1609" w:type="dxa"/>
                </w:tcPr>
                <w:p w14:paraId="4FC1C6F3" w14:textId="77777777" w:rsidR="00D71A41" w:rsidRPr="00802990" w:rsidRDefault="00D71A41" w:rsidP="00802990">
                  <w:pPr>
                    <w:pStyle w:val="ListParagraph"/>
                    <w:spacing w:line="360" w:lineRule="auto"/>
                    <w:ind w:left="0"/>
                    <w:jc w:val="both"/>
                    <w:rPr>
                      <w:ins w:id="2399" w:author="Chara Katiri" w:date="2015-04-12T17:50:00Z"/>
                      <w:rFonts w:ascii="Times" w:hAnsi="Times" w:cs="Times New Roman"/>
                      <w:sz w:val="22"/>
                      <w:szCs w:val="22"/>
                    </w:rPr>
                  </w:pPr>
                </w:p>
              </w:tc>
              <w:tc>
                <w:tcPr>
                  <w:tcW w:w="1169" w:type="dxa"/>
                </w:tcPr>
                <w:p w14:paraId="57FA3496" w14:textId="77777777" w:rsidR="00D71A41" w:rsidRPr="00802990" w:rsidRDefault="00D71A41" w:rsidP="00802990">
                  <w:pPr>
                    <w:pStyle w:val="ListParagraph"/>
                    <w:spacing w:line="360" w:lineRule="auto"/>
                    <w:ind w:left="0"/>
                    <w:jc w:val="both"/>
                    <w:rPr>
                      <w:ins w:id="2400" w:author="Chara Katiri" w:date="2015-04-12T17:50:00Z"/>
                      <w:rFonts w:ascii="Times" w:hAnsi="Times" w:cs="Times New Roman"/>
                      <w:sz w:val="22"/>
                      <w:szCs w:val="22"/>
                    </w:rPr>
                  </w:pPr>
                  <w:ins w:id="2401" w:author="Chara Katiri" w:date="2015-04-12T17:50:00Z">
                    <w:r w:rsidRPr="00802990">
                      <w:rPr>
                        <w:rFonts w:ascii="Times" w:hAnsi="Times" w:cs="Times New Roman"/>
                        <w:sz w:val="22"/>
                        <w:szCs w:val="22"/>
                      </w:rPr>
                      <w:t>M</w:t>
                    </w:r>
                  </w:ins>
                </w:p>
              </w:tc>
            </w:tr>
            <w:tr w:rsidR="00D71A41" w:rsidRPr="00802990" w14:paraId="50F2D654" w14:textId="77777777" w:rsidTr="004A6681">
              <w:trPr>
                <w:ins w:id="2402" w:author="Chara Katiri" w:date="2015-04-12T17:50:00Z"/>
              </w:trPr>
              <w:tc>
                <w:tcPr>
                  <w:tcW w:w="1116" w:type="dxa"/>
                </w:tcPr>
                <w:p w14:paraId="51BBB2D2" w14:textId="77777777" w:rsidR="00D71A41" w:rsidRPr="00802990" w:rsidRDefault="00D71A41" w:rsidP="00802990">
                  <w:pPr>
                    <w:pStyle w:val="ListParagraph"/>
                    <w:spacing w:line="360" w:lineRule="auto"/>
                    <w:ind w:left="0"/>
                    <w:jc w:val="both"/>
                    <w:rPr>
                      <w:ins w:id="2403" w:author="Chara Katiri" w:date="2015-04-12T17:50:00Z"/>
                      <w:rFonts w:ascii="Times" w:hAnsi="Times" w:cs="Times New Roman"/>
                      <w:sz w:val="22"/>
                      <w:szCs w:val="22"/>
                    </w:rPr>
                  </w:pPr>
                  <w:ins w:id="2404" w:author="Chara Katiri" w:date="2015-04-12T17:50:00Z">
                    <w:r w:rsidRPr="00802990">
                      <w:rPr>
                        <w:rFonts w:ascii="Times" w:hAnsi="Times" w:cs="Times New Roman"/>
                        <w:sz w:val="22"/>
                        <w:szCs w:val="22"/>
                      </w:rPr>
                      <w:t>4</w:t>
                    </w:r>
                  </w:ins>
                </w:p>
              </w:tc>
              <w:tc>
                <w:tcPr>
                  <w:tcW w:w="3960" w:type="dxa"/>
                </w:tcPr>
                <w:p w14:paraId="28C7FCE1" w14:textId="77777777" w:rsidR="00D71A41" w:rsidRPr="00802990" w:rsidRDefault="00D71A41" w:rsidP="00802990">
                  <w:pPr>
                    <w:pStyle w:val="ListParagraph"/>
                    <w:spacing w:line="360" w:lineRule="auto"/>
                    <w:ind w:left="0"/>
                    <w:jc w:val="both"/>
                    <w:rPr>
                      <w:ins w:id="2405" w:author="Chara Katiri" w:date="2015-04-12T17:50:00Z"/>
                      <w:rFonts w:ascii="Times" w:hAnsi="Times" w:cs="Times New Roman"/>
                      <w:sz w:val="22"/>
                      <w:szCs w:val="22"/>
                    </w:rPr>
                  </w:pPr>
                  <w:ins w:id="2406" w:author="Chara Katiri" w:date="2015-04-12T17:50:00Z">
                    <w:r w:rsidRPr="00802990">
                      <w:rPr>
                        <w:rFonts w:ascii="Times" w:hAnsi="Times" w:cs="Times New Roman"/>
                        <w:sz w:val="22"/>
                        <w:szCs w:val="22"/>
                      </w:rPr>
                      <w:t xml:space="preserve">The system must forbid standard-users from accessing admin pages. </w:t>
                    </w:r>
                  </w:ins>
                </w:p>
              </w:tc>
              <w:tc>
                <w:tcPr>
                  <w:tcW w:w="1274" w:type="dxa"/>
                </w:tcPr>
                <w:p w14:paraId="1B3D0E5F" w14:textId="77777777" w:rsidR="00D71A41" w:rsidRPr="00802990" w:rsidRDefault="00D71A41" w:rsidP="00802990">
                  <w:pPr>
                    <w:pStyle w:val="ListParagraph"/>
                    <w:spacing w:line="360" w:lineRule="auto"/>
                    <w:ind w:left="0"/>
                    <w:jc w:val="both"/>
                    <w:rPr>
                      <w:ins w:id="2407" w:author="Chara Katiri" w:date="2015-04-12T17:50:00Z"/>
                      <w:rFonts w:ascii="Times" w:hAnsi="Times" w:cs="Times New Roman"/>
                      <w:sz w:val="22"/>
                      <w:szCs w:val="22"/>
                    </w:rPr>
                  </w:pPr>
                  <w:ins w:id="2408" w:author="Chara Katiri" w:date="2015-04-12T17:50:00Z">
                    <w:r w:rsidRPr="00802990">
                      <w:rPr>
                        <w:rFonts w:ascii="Times" w:hAnsi="Times" w:cs="Times New Roman"/>
                        <w:sz w:val="22"/>
                        <w:szCs w:val="22"/>
                      </w:rPr>
                      <w:t>Functional</w:t>
                    </w:r>
                  </w:ins>
                </w:p>
              </w:tc>
              <w:tc>
                <w:tcPr>
                  <w:tcW w:w="1609" w:type="dxa"/>
                </w:tcPr>
                <w:p w14:paraId="105D02B2" w14:textId="77777777" w:rsidR="00D71A41" w:rsidRPr="00802990" w:rsidRDefault="00D71A41" w:rsidP="00802990">
                  <w:pPr>
                    <w:pStyle w:val="ListParagraph"/>
                    <w:spacing w:line="360" w:lineRule="auto"/>
                    <w:ind w:left="0"/>
                    <w:jc w:val="both"/>
                    <w:rPr>
                      <w:ins w:id="2409" w:author="Chara Katiri" w:date="2015-04-12T17:50:00Z"/>
                      <w:rFonts w:ascii="Times" w:hAnsi="Times" w:cs="Times New Roman"/>
                      <w:sz w:val="22"/>
                      <w:szCs w:val="22"/>
                    </w:rPr>
                  </w:pPr>
                </w:p>
              </w:tc>
              <w:tc>
                <w:tcPr>
                  <w:tcW w:w="1169" w:type="dxa"/>
                </w:tcPr>
                <w:p w14:paraId="5B3D1245" w14:textId="77777777" w:rsidR="00D71A41" w:rsidRPr="00802990" w:rsidRDefault="00D71A41" w:rsidP="00802990">
                  <w:pPr>
                    <w:pStyle w:val="ListParagraph"/>
                    <w:spacing w:line="360" w:lineRule="auto"/>
                    <w:ind w:left="0"/>
                    <w:jc w:val="both"/>
                    <w:rPr>
                      <w:ins w:id="2410" w:author="Chara Katiri" w:date="2015-04-12T17:50:00Z"/>
                      <w:rFonts w:ascii="Times" w:hAnsi="Times" w:cs="Times New Roman"/>
                      <w:sz w:val="22"/>
                      <w:szCs w:val="22"/>
                    </w:rPr>
                  </w:pPr>
                  <w:ins w:id="2411" w:author="Chara Katiri" w:date="2015-04-12T17:50:00Z">
                    <w:r w:rsidRPr="00802990">
                      <w:rPr>
                        <w:rFonts w:ascii="Times" w:hAnsi="Times" w:cs="Times New Roman"/>
                        <w:sz w:val="22"/>
                        <w:szCs w:val="22"/>
                      </w:rPr>
                      <w:t>M</w:t>
                    </w:r>
                  </w:ins>
                </w:p>
              </w:tc>
            </w:tr>
            <w:tr w:rsidR="00D71A41" w:rsidRPr="00802990" w14:paraId="3D96816F" w14:textId="77777777" w:rsidTr="004A6681">
              <w:trPr>
                <w:ins w:id="2412" w:author="Chara Katiri" w:date="2015-04-12T17:50:00Z"/>
              </w:trPr>
              <w:tc>
                <w:tcPr>
                  <w:tcW w:w="1116" w:type="dxa"/>
                  <w:shd w:val="clear" w:color="auto" w:fill="4F81BD" w:themeFill="accent1"/>
                </w:tcPr>
                <w:p w14:paraId="0F1538A0" w14:textId="77777777" w:rsidR="00D71A41" w:rsidRPr="00802990" w:rsidRDefault="00D71A41" w:rsidP="00802990">
                  <w:pPr>
                    <w:pStyle w:val="ListParagraph"/>
                    <w:spacing w:line="360" w:lineRule="auto"/>
                    <w:ind w:left="0"/>
                    <w:jc w:val="both"/>
                    <w:rPr>
                      <w:ins w:id="2413" w:author="Chara Katiri" w:date="2015-04-12T17:50:00Z"/>
                      <w:rFonts w:ascii="Times" w:hAnsi="Times" w:cs="Times New Roman"/>
                      <w:sz w:val="22"/>
                      <w:szCs w:val="22"/>
                    </w:rPr>
                  </w:pPr>
                </w:p>
              </w:tc>
              <w:tc>
                <w:tcPr>
                  <w:tcW w:w="3960" w:type="dxa"/>
                  <w:shd w:val="clear" w:color="auto" w:fill="4F81BD" w:themeFill="accent1"/>
                </w:tcPr>
                <w:p w14:paraId="3C29F903" w14:textId="77777777" w:rsidR="00D71A41" w:rsidRPr="00802990" w:rsidRDefault="00D71A41" w:rsidP="00802990">
                  <w:pPr>
                    <w:pStyle w:val="ListParagraph"/>
                    <w:spacing w:line="360" w:lineRule="auto"/>
                    <w:ind w:left="0"/>
                    <w:jc w:val="both"/>
                    <w:rPr>
                      <w:ins w:id="2414" w:author="Chara Katiri" w:date="2015-04-12T17:50:00Z"/>
                      <w:rFonts w:ascii="Times" w:hAnsi="Times" w:cs="Times New Roman"/>
                      <w:sz w:val="22"/>
                      <w:szCs w:val="22"/>
                    </w:rPr>
                  </w:pPr>
                  <w:ins w:id="2415" w:author="Chara Katiri" w:date="2015-04-12T17:50:00Z">
                    <w:r w:rsidRPr="00802990">
                      <w:rPr>
                        <w:rFonts w:ascii="Times" w:hAnsi="Times" w:cs="Times New Roman"/>
                        <w:sz w:val="22"/>
                        <w:szCs w:val="22"/>
                      </w:rPr>
                      <w:t>Login - Logout</w:t>
                    </w:r>
                  </w:ins>
                </w:p>
              </w:tc>
              <w:tc>
                <w:tcPr>
                  <w:tcW w:w="1274" w:type="dxa"/>
                  <w:shd w:val="clear" w:color="auto" w:fill="4F81BD" w:themeFill="accent1"/>
                </w:tcPr>
                <w:p w14:paraId="3142CC58" w14:textId="77777777" w:rsidR="00D71A41" w:rsidRPr="00802990" w:rsidRDefault="00D71A41" w:rsidP="00802990">
                  <w:pPr>
                    <w:pStyle w:val="ListParagraph"/>
                    <w:spacing w:line="360" w:lineRule="auto"/>
                    <w:ind w:left="0"/>
                    <w:jc w:val="both"/>
                    <w:rPr>
                      <w:ins w:id="2416" w:author="Chara Katiri" w:date="2015-04-12T17:50:00Z"/>
                      <w:rFonts w:ascii="Times" w:hAnsi="Times" w:cs="Times New Roman"/>
                      <w:sz w:val="22"/>
                      <w:szCs w:val="22"/>
                    </w:rPr>
                  </w:pPr>
                </w:p>
              </w:tc>
              <w:tc>
                <w:tcPr>
                  <w:tcW w:w="1609" w:type="dxa"/>
                  <w:shd w:val="clear" w:color="auto" w:fill="4F81BD" w:themeFill="accent1"/>
                </w:tcPr>
                <w:p w14:paraId="6AA62727" w14:textId="77777777" w:rsidR="00D71A41" w:rsidRPr="00802990" w:rsidRDefault="00D71A41" w:rsidP="00802990">
                  <w:pPr>
                    <w:pStyle w:val="ListParagraph"/>
                    <w:spacing w:line="360" w:lineRule="auto"/>
                    <w:ind w:left="0"/>
                    <w:jc w:val="both"/>
                    <w:rPr>
                      <w:ins w:id="2417" w:author="Chara Katiri" w:date="2015-04-12T17:50:00Z"/>
                      <w:rFonts w:ascii="Times" w:hAnsi="Times" w:cs="Times New Roman"/>
                      <w:sz w:val="22"/>
                      <w:szCs w:val="22"/>
                    </w:rPr>
                  </w:pPr>
                </w:p>
              </w:tc>
              <w:tc>
                <w:tcPr>
                  <w:tcW w:w="1169" w:type="dxa"/>
                  <w:shd w:val="clear" w:color="auto" w:fill="4F81BD" w:themeFill="accent1"/>
                </w:tcPr>
                <w:p w14:paraId="0339058C" w14:textId="77777777" w:rsidR="00D71A41" w:rsidRPr="00802990" w:rsidRDefault="00D71A41" w:rsidP="00802990">
                  <w:pPr>
                    <w:pStyle w:val="ListParagraph"/>
                    <w:spacing w:line="360" w:lineRule="auto"/>
                    <w:ind w:left="0"/>
                    <w:jc w:val="both"/>
                    <w:rPr>
                      <w:ins w:id="2418" w:author="Chara Katiri" w:date="2015-04-12T17:50:00Z"/>
                      <w:rFonts w:ascii="Times" w:hAnsi="Times" w:cs="Times New Roman"/>
                      <w:sz w:val="22"/>
                      <w:szCs w:val="22"/>
                    </w:rPr>
                  </w:pPr>
                </w:p>
              </w:tc>
            </w:tr>
            <w:tr w:rsidR="00D71A41" w:rsidRPr="00802990" w14:paraId="0FD661FF" w14:textId="77777777" w:rsidTr="004A6681">
              <w:trPr>
                <w:ins w:id="2419" w:author="Chara Katiri" w:date="2015-04-12T17:50:00Z"/>
              </w:trPr>
              <w:tc>
                <w:tcPr>
                  <w:tcW w:w="1116" w:type="dxa"/>
                </w:tcPr>
                <w:p w14:paraId="51F0544B" w14:textId="77777777" w:rsidR="00D71A41" w:rsidRPr="00802990" w:rsidRDefault="00D71A41" w:rsidP="00802990">
                  <w:pPr>
                    <w:pStyle w:val="ListParagraph"/>
                    <w:spacing w:line="360" w:lineRule="auto"/>
                    <w:ind w:left="0"/>
                    <w:jc w:val="both"/>
                    <w:rPr>
                      <w:ins w:id="2420" w:author="Chara Katiri" w:date="2015-04-12T17:50:00Z"/>
                      <w:rFonts w:ascii="Times" w:hAnsi="Times" w:cs="Times New Roman"/>
                      <w:sz w:val="22"/>
                      <w:szCs w:val="22"/>
                    </w:rPr>
                  </w:pPr>
                  <w:ins w:id="2421" w:author="Chara Katiri" w:date="2015-04-12T17:50:00Z">
                    <w:r w:rsidRPr="00802990">
                      <w:rPr>
                        <w:rFonts w:ascii="Times" w:hAnsi="Times" w:cs="Times New Roman"/>
                        <w:sz w:val="22"/>
                        <w:szCs w:val="22"/>
                      </w:rPr>
                      <w:t>5</w:t>
                    </w:r>
                  </w:ins>
                </w:p>
              </w:tc>
              <w:tc>
                <w:tcPr>
                  <w:tcW w:w="3960" w:type="dxa"/>
                </w:tcPr>
                <w:p w14:paraId="0BDEB158" w14:textId="77777777" w:rsidR="00D71A41" w:rsidRPr="00802990" w:rsidRDefault="00D71A41" w:rsidP="00802990">
                  <w:pPr>
                    <w:pStyle w:val="ListParagraph"/>
                    <w:spacing w:line="360" w:lineRule="auto"/>
                    <w:ind w:left="0"/>
                    <w:jc w:val="both"/>
                    <w:rPr>
                      <w:ins w:id="2422" w:author="Chara Katiri" w:date="2015-04-12T17:50:00Z"/>
                      <w:rFonts w:ascii="Times" w:hAnsi="Times" w:cs="Times New Roman"/>
                      <w:sz w:val="22"/>
                      <w:szCs w:val="22"/>
                    </w:rPr>
                  </w:pPr>
                  <w:ins w:id="2423" w:author="Chara Katiri" w:date="2015-04-12T17:50:00Z">
                    <w:r w:rsidRPr="00802990">
                      <w:rPr>
                        <w:rFonts w:ascii="Times" w:hAnsi="Times" w:cs="Times New Roman"/>
                        <w:sz w:val="22"/>
                        <w:szCs w:val="22"/>
                      </w:rPr>
                      <w:t>The system must forbid access to users with invalid username.</w:t>
                    </w:r>
                  </w:ins>
                </w:p>
              </w:tc>
              <w:tc>
                <w:tcPr>
                  <w:tcW w:w="1274" w:type="dxa"/>
                </w:tcPr>
                <w:p w14:paraId="79462640" w14:textId="77777777" w:rsidR="00D71A41" w:rsidRPr="00802990" w:rsidRDefault="00D71A41" w:rsidP="00802990">
                  <w:pPr>
                    <w:pStyle w:val="ListParagraph"/>
                    <w:spacing w:line="360" w:lineRule="auto"/>
                    <w:ind w:left="0"/>
                    <w:jc w:val="both"/>
                    <w:rPr>
                      <w:ins w:id="2424" w:author="Chara Katiri" w:date="2015-04-12T17:50:00Z"/>
                      <w:rFonts w:ascii="Times" w:hAnsi="Times" w:cs="Times New Roman"/>
                      <w:sz w:val="22"/>
                      <w:szCs w:val="22"/>
                    </w:rPr>
                  </w:pPr>
                  <w:ins w:id="2425" w:author="Chara Katiri" w:date="2015-04-12T17:50:00Z">
                    <w:r w:rsidRPr="00802990">
                      <w:rPr>
                        <w:rFonts w:ascii="Times" w:hAnsi="Times" w:cs="Times New Roman"/>
                        <w:sz w:val="22"/>
                        <w:szCs w:val="22"/>
                      </w:rPr>
                      <w:t>Functional</w:t>
                    </w:r>
                  </w:ins>
                </w:p>
              </w:tc>
              <w:tc>
                <w:tcPr>
                  <w:tcW w:w="1609" w:type="dxa"/>
                </w:tcPr>
                <w:p w14:paraId="133668AD" w14:textId="77777777" w:rsidR="00D71A41" w:rsidRPr="00802990" w:rsidRDefault="00D71A41" w:rsidP="00802990">
                  <w:pPr>
                    <w:pStyle w:val="ListParagraph"/>
                    <w:spacing w:line="360" w:lineRule="auto"/>
                    <w:ind w:left="0"/>
                    <w:jc w:val="both"/>
                    <w:rPr>
                      <w:ins w:id="2426" w:author="Chara Katiri" w:date="2015-04-12T17:50:00Z"/>
                      <w:rFonts w:ascii="Times" w:hAnsi="Times" w:cs="Times New Roman"/>
                      <w:sz w:val="22"/>
                      <w:szCs w:val="22"/>
                    </w:rPr>
                  </w:pPr>
                </w:p>
              </w:tc>
              <w:tc>
                <w:tcPr>
                  <w:tcW w:w="1169" w:type="dxa"/>
                </w:tcPr>
                <w:p w14:paraId="295A7F67" w14:textId="77777777" w:rsidR="00D71A41" w:rsidRPr="00802990" w:rsidRDefault="00D71A41" w:rsidP="00802990">
                  <w:pPr>
                    <w:pStyle w:val="ListParagraph"/>
                    <w:spacing w:line="360" w:lineRule="auto"/>
                    <w:ind w:left="0"/>
                    <w:jc w:val="both"/>
                    <w:rPr>
                      <w:ins w:id="2427" w:author="Chara Katiri" w:date="2015-04-12T17:50:00Z"/>
                      <w:rFonts w:ascii="Times" w:hAnsi="Times" w:cs="Times New Roman"/>
                      <w:sz w:val="22"/>
                      <w:szCs w:val="22"/>
                    </w:rPr>
                  </w:pPr>
                  <w:ins w:id="2428" w:author="Chara Katiri" w:date="2015-04-12T17:50:00Z">
                    <w:r w:rsidRPr="00802990">
                      <w:rPr>
                        <w:rFonts w:ascii="Times" w:hAnsi="Times" w:cs="Times New Roman"/>
                        <w:sz w:val="22"/>
                        <w:szCs w:val="22"/>
                      </w:rPr>
                      <w:t>M</w:t>
                    </w:r>
                  </w:ins>
                </w:p>
              </w:tc>
            </w:tr>
            <w:tr w:rsidR="00D71A41" w:rsidRPr="00802990" w14:paraId="67E86587" w14:textId="77777777" w:rsidTr="004A6681">
              <w:trPr>
                <w:ins w:id="2429" w:author="Chara Katiri" w:date="2015-04-12T17:50:00Z"/>
              </w:trPr>
              <w:tc>
                <w:tcPr>
                  <w:tcW w:w="1116" w:type="dxa"/>
                </w:tcPr>
                <w:p w14:paraId="2E7A235E" w14:textId="77777777" w:rsidR="00D71A41" w:rsidRPr="00802990" w:rsidRDefault="00D71A41" w:rsidP="00802990">
                  <w:pPr>
                    <w:pStyle w:val="ListParagraph"/>
                    <w:spacing w:line="360" w:lineRule="auto"/>
                    <w:ind w:left="0"/>
                    <w:jc w:val="both"/>
                    <w:rPr>
                      <w:ins w:id="2430" w:author="Chara Katiri" w:date="2015-04-12T17:50:00Z"/>
                      <w:rFonts w:ascii="Times" w:hAnsi="Times" w:cs="Times New Roman"/>
                      <w:sz w:val="22"/>
                      <w:szCs w:val="22"/>
                    </w:rPr>
                  </w:pPr>
                  <w:ins w:id="2431" w:author="Chara Katiri" w:date="2015-04-12T17:50:00Z">
                    <w:r w:rsidRPr="00802990">
                      <w:rPr>
                        <w:rFonts w:ascii="Times" w:hAnsi="Times" w:cs="Times New Roman"/>
                        <w:sz w:val="22"/>
                        <w:szCs w:val="22"/>
                      </w:rPr>
                      <w:t>6</w:t>
                    </w:r>
                  </w:ins>
                </w:p>
              </w:tc>
              <w:tc>
                <w:tcPr>
                  <w:tcW w:w="3960" w:type="dxa"/>
                </w:tcPr>
                <w:p w14:paraId="1EAB9BAD" w14:textId="77777777" w:rsidR="00D71A41" w:rsidRPr="00802990" w:rsidRDefault="00D71A41" w:rsidP="00802990">
                  <w:pPr>
                    <w:pStyle w:val="ListParagraph"/>
                    <w:spacing w:line="360" w:lineRule="auto"/>
                    <w:ind w:left="0"/>
                    <w:jc w:val="both"/>
                    <w:rPr>
                      <w:ins w:id="2432" w:author="Chara Katiri" w:date="2015-04-12T17:50:00Z"/>
                      <w:rFonts w:ascii="Times" w:hAnsi="Times" w:cs="Times New Roman"/>
                      <w:sz w:val="22"/>
                      <w:szCs w:val="22"/>
                    </w:rPr>
                  </w:pPr>
                  <w:ins w:id="2433" w:author="Chara Katiri" w:date="2015-04-12T17:50:00Z">
                    <w:r w:rsidRPr="00802990">
                      <w:rPr>
                        <w:rFonts w:ascii="Times" w:hAnsi="Times" w:cs="Times New Roman"/>
                        <w:sz w:val="22"/>
                        <w:szCs w:val="22"/>
                      </w:rPr>
                      <w:t>The system must provide a ‘Forgot my password’ functionality to allow users reset their password.</w:t>
                    </w:r>
                  </w:ins>
                </w:p>
              </w:tc>
              <w:tc>
                <w:tcPr>
                  <w:tcW w:w="1274" w:type="dxa"/>
                </w:tcPr>
                <w:p w14:paraId="387FFD1C" w14:textId="77777777" w:rsidR="00D71A41" w:rsidRPr="00802990" w:rsidRDefault="00D71A41" w:rsidP="00802990">
                  <w:pPr>
                    <w:pStyle w:val="ListParagraph"/>
                    <w:spacing w:line="360" w:lineRule="auto"/>
                    <w:ind w:left="0"/>
                    <w:jc w:val="both"/>
                    <w:rPr>
                      <w:ins w:id="2434" w:author="Chara Katiri" w:date="2015-04-12T17:50:00Z"/>
                      <w:rFonts w:ascii="Times" w:hAnsi="Times" w:cs="Times New Roman"/>
                      <w:sz w:val="22"/>
                      <w:szCs w:val="22"/>
                    </w:rPr>
                  </w:pPr>
                  <w:ins w:id="2435" w:author="Chara Katiri" w:date="2015-04-12T17:50:00Z">
                    <w:r w:rsidRPr="00802990">
                      <w:rPr>
                        <w:rFonts w:ascii="Times" w:hAnsi="Times" w:cs="Times New Roman"/>
                        <w:sz w:val="22"/>
                        <w:szCs w:val="22"/>
                      </w:rPr>
                      <w:t>Functional</w:t>
                    </w:r>
                  </w:ins>
                </w:p>
              </w:tc>
              <w:tc>
                <w:tcPr>
                  <w:tcW w:w="1609" w:type="dxa"/>
                </w:tcPr>
                <w:p w14:paraId="211DFD08" w14:textId="77777777" w:rsidR="00D71A41" w:rsidRPr="00802990" w:rsidRDefault="00D71A41" w:rsidP="00802990">
                  <w:pPr>
                    <w:pStyle w:val="ListParagraph"/>
                    <w:spacing w:line="360" w:lineRule="auto"/>
                    <w:ind w:left="0"/>
                    <w:jc w:val="both"/>
                    <w:rPr>
                      <w:ins w:id="2436" w:author="Chara Katiri" w:date="2015-04-12T17:50:00Z"/>
                      <w:rFonts w:ascii="Times" w:hAnsi="Times" w:cs="Times New Roman"/>
                      <w:sz w:val="22"/>
                      <w:szCs w:val="22"/>
                    </w:rPr>
                  </w:pPr>
                </w:p>
              </w:tc>
              <w:tc>
                <w:tcPr>
                  <w:tcW w:w="1169" w:type="dxa"/>
                </w:tcPr>
                <w:p w14:paraId="1680D7ED" w14:textId="77777777" w:rsidR="00D71A41" w:rsidRPr="00802990" w:rsidRDefault="00D71A41" w:rsidP="00802990">
                  <w:pPr>
                    <w:pStyle w:val="ListParagraph"/>
                    <w:spacing w:line="360" w:lineRule="auto"/>
                    <w:ind w:left="0"/>
                    <w:jc w:val="both"/>
                    <w:rPr>
                      <w:ins w:id="2437" w:author="Chara Katiri" w:date="2015-04-12T17:50:00Z"/>
                      <w:rFonts w:ascii="Times" w:hAnsi="Times" w:cs="Times New Roman"/>
                      <w:sz w:val="22"/>
                      <w:szCs w:val="22"/>
                    </w:rPr>
                  </w:pPr>
                  <w:ins w:id="2438" w:author="Chara Katiri" w:date="2015-04-12T17:50:00Z">
                    <w:r w:rsidRPr="00802990">
                      <w:rPr>
                        <w:rFonts w:ascii="Times" w:hAnsi="Times" w:cs="Times New Roman"/>
                        <w:sz w:val="22"/>
                        <w:szCs w:val="22"/>
                      </w:rPr>
                      <w:t>M</w:t>
                    </w:r>
                  </w:ins>
                </w:p>
              </w:tc>
            </w:tr>
            <w:tr w:rsidR="00D71A41" w:rsidRPr="00802990" w14:paraId="427B6FAE" w14:textId="77777777" w:rsidTr="004A6681">
              <w:trPr>
                <w:ins w:id="2439" w:author="Chara Katiri" w:date="2015-04-12T17:50:00Z"/>
              </w:trPr>
              <w:tc>
                <w:tcPr>
                  <w:tcW w:w="1116" w:type="dxa"/>
                </w:tcPr>
                <w:p w14:paraId="598BE25A" w14:textId="77777777" w:rsidR="00D71A41" w:rsidRPr="00802990" w:rsidRDefault="00D71A41" w:rsidP="00802990">
                  <w:pPr>
                    <w:pStyle w:val="ListParagraph"/>
                    <w:spacing w:line="360" w:lineRule="auto"/>
                    <w:ind w:left="0"/>
                    <w:jc w:val="both"/>
                    <w:rPr>
                      <w:ins w:id="2440" w:author="Chara Katiri" w:date="2015-04-12T17:50:00Z"/>
                      <w:rFonts w:ascii="Times" w:hAnsi="Times" w:cs="Times New Roman"/>
                      <w:sz w:val="22"/>
                      <w:szCs w:val="22"/>
                    </w:rPr>
                  </w:pPr>
                  <w:ins w:id="2441" w:author="Chara Katiri" w:date="2015-04-12T17:50:00Z">
                    <w:r w:rsidRPr="00802990">
                      <w:rPr>
                        <w:rFonts w:ascii="Times" w:hAnsi="Times" w:cs="Times New Roman"/>
                        <w:sz w:val="22"/>
                        <w:szCs w:val="22"/>
                      </w:rPr>
                      <w:t>7</w:t>
                    </w:r>
                  </w:ins>
                </w:p>
              </w:tc>
              <w:tc>
                <w:tcPr>
                  <w:tcW w:w="3960" w:type="dxa"/>
                </w:tcPr>
                <w:p w14:paraId="66778FA1" w14:textId="77777777" w:rsidR="00D71A41" w:rsidRPr="00802990" w:rsidRDefault="00D71A41" w:rsidP="00802990">
                  <w:pPr>
                    <w:pStyle w:val="ListParagraph"/>
                    <w:spacing w:line="360" w:lineRule="auto"/>
                    <w:ind w:left="0"/>
                    <w:jc w:val="both"/>
                    <w:rPr>
                      <w:ins w:id="2442" w:author="Chara Katiri" w:date="2015-04-12T17:50:00Z"/>
                      <w:rFonts w:ascii="Times" w:hAnsi="Times" w:cs="Times New Roman"/>
                      <w:sz w:val="22"/>
                      <w:szCs w:val="22"/>
                    </w:rPr>
                  </w:pPr>
                  <w:ins w:id="2443" w:author="Chara Katiri" w:date="2015-04-12T17:50:00Z">
                    <w:r w:rsidRPr="00802990">
                      <w:rPr>
                        <w:rFonts w:ascii="Times" w:hAnsi="Times" w:cs="Times New Roman"/>
                        <w:sz w:val="22"/>
                        <w:szCs w:val="22"/>
                      </w:rPr>
                      <w:t xml:space="preserve">The system must provide logout functionality. </w:t>
                    </w:r>
                  </w:ins>
                </w:p>
              </w:tc>
              <w:tc>
                <w:tcPr>
                  <w:tcW w:w="1274" w:type="dxa"/>
                </w:tcPr>
                <w:p w14:paraId="13CDF3C6" w14:textId="77777777" w:rsidR="00D71A41" w:rsidRPr="00802990" w:rsidRDefault="00D71A41" w:rsidP="00802990">
                  <w:pPr>
                    <w:pStyle w:val="ListParagraph"/>
                    <w:spacing w:line="360" w:lineRule="auto"/>
                    <w:ind w:left="0"/>
                    <w:jc w:val="both"/>
                    <w:rPr>
                      <w:ins w:id="2444" w:author="Chara Katiri" w:date="2015-04-12T17:50:00Z"/>
                      <w:rFonts w:ascii="Times" w:hAnsi="Times" w:cs="Times New Roman"/>
                      <w:sz w:val="22"/>
                      <w:szCs w:val="22"/>
                    </w:rPr>
                  </w:pPr>
                  <w:ins w:id="2445" w:author="Chara Katiri" w:date="2015-04-12T17:50:00Z">
                    <w:r w:rsidRPr="00802990">
                      <w:rPr>
                        <w:rFonts w:ascii="Times" w:hAnsi="Times" w:cs="Times New Roman"/>
                        <w:sz w:val="22"/>
                        <w:szCs w:val="22"/>
                      </w:rPr>
                      <w:t>Functional</w:t>
                    </w:r>
                  </w:ins>
                </w:p>
              </w:tc>
              <w:tc>
                <w:tcPr>
                  <w:tcW w:w="1609" w:type="dxa"/>
                </w:tcPr>
                <w:p w14:paraId="5F0DB610" w14:textId="77777777" w:rsidR="00D71A41" w:rsidRPr="00802990" w:rsidRDefault="00D71A41" w:rsidP="00802990">
                  <w:pPr>
                    <w:pStyle w:val="ListParagraph"/>
                    <w:spacing w:line="360" w:lineRule="auto"/>
                    <w:ind w:left="0"/>
                    <w:jc w:val="both"/>
                    <w:rPr>
                      <w:ins w:id="2446" w:author="Chara Katiri" w:date="2015-04-12T17:50:00Z"/>
                      <w:rFonts w:ascii="Times" w:hAnsi="Times" w:cs="Times New Roman"/>
                      <w:sz w:val="22"/>
                      <w:szCs w:val="22"/>
                    </w:rPr>
                  </w:pPr>
                </w:p>
              </w:tc>
              <w:tc>
                <w:tcPr>
                  <w:tcW w:w="1169" w:type="dxa"/>
                </w:tcPr>
                <w:p w14:paraId="2C0E7A6D" w14:textId="77777777" w:rsidR="00D71A41" w:rsidRPr="00802990" w:rsidRDefault="00D71A41" w:rsidP="00802990">
                  <w:pPr>
                    <w:pStyle w:val="ListParagraph"/>
                    <w:spacing w:line="360" w:lineRule="auto"/>
                    <w:ind w:left="0"/>
                    <w:jc w:val="both"/>
                    <w:rPr>
                      <w:ins w:id="2447" w:author="Chara Katiri" w:date="2015-04-12T17:50:00Z"/>
                      <w:rFonts w:ascii="Times" w:hAnsi="Times" w:cs="Times New Roman"/>
                      <w:sz w:val="22"/>
                      <w:szCs w:val="22"/>
                    </w:rPr>
                  </w:pPr>
                  <w:ins w:id="2448" w:author="Chara Katiri" w:date="2015-04-12T17:50:00Z">
                    <w:r w:rsidRPr="00802990">
                      <w:rPr>
                        <w:rFonts w:ascii="Times" w:hAnsi="Times" w:cs="Times New Roman"/>
                        <w:sz w:val="22"/>
                        <w:szCs w:val="22"/>
                      </w:rPr>
                      <w:t>M</w:t>
                    </w:r>
                  </w:ins>
                </w:p>
              </w:tc>
            </w:tr>
            <w:tr w:rsidR="00D71A41" w:rsidRPr="00802990" w14:paraId="1007D30B" w14:textId="77777777" w:rsidTr="004A6681">
              <w:trPr>
                <w:ins w:id="2449" w:author="Chara Katiri" w:date="2015-04-12T17:50:00Z"/>
              </w:trPr>
              <w:tc>
                <w:tcPr>
                  <w:tcW w:w="1116" w:type="dxa"/>
                </w:tcPr>
                <w:p w14:paraId="14783603" w14:textId="77777777" w:rsidR="00D71A41" w:rsidRPr="00802990" w:rsidRDefault="00D71A41" w:rsidP="00802990">
                  <w:pPr>
                    <w:pStyle w:val="ListParagraph"/>
                    <w:spacing w:line="360" w:lineRule="auto"/>
                    <w:ind w:left="0"/>
                    <w:jc w:val="both"/>
                    <w:rPr>
                      <w:ins w:id="2450" w:author="Chara Katiri" w:date="2015-04-12T17:50:00Z"/>
                      <w:rFonts w:ascii="Times" w:hAnsi="Times" w:cs="Times New Roman"/>
                      <w:sz w:val="22"/>
                      <w:szCs w:val="22"/>
                    </w:rPr>
                  </w:pPr>
                  <w:ins w:id="2451" w:author="Chara Katiri" w:date="2015-04-12T17:50:00Z">
                    <w:r w:rsidRPr="00802990">
                      <w:rPr>
                        <w:rFonts w:ascii="Times" w:hAnsi="Times" w:cs="Times New Roman"/>
                        <w:sz w:val="22"/>
                        <w:szCs w:val="22"/>
                      </w:rPr>
                      <w:t>8</w:t>
                    </w:r>
                  </w:ins>
                </w:p>
              </w:tc>
              <w:tc>
                <w:tcPr>
                  <w:tcW w:w="3960" w:type="dxa"/>
                </w:tcPr>
                <w:p w14:paraId="62BCD5B9" w14:textId="77777777" w:rsidR="00D71A41" w:rsidRPr="00802990" w:rsidRDefault="00D71A41" w:rsidP="00802990">
                  <w:pPr>
                    <w:pStyle w:val="ListParagraph"/>
                    <w:spacing w:line="360" w:lineRule="auto"/>
                    <w:ind w:left="0"/>
                    <w:jc w:val="both"/>
                    <w:rPr>
                      <w:ins w:id="2452" w:author="Chara Katiri" w:date="2015-04-12T17:50:00Z"/>
                      <w:rFonts w:ascii="Times" w:hAnsi="Times" w:cs="Times New Roman"/>
                      <w:sz w:val="22"/>
                      <w:szCs w:val="22"/>
                    </w:rPr>
                  </w:pPr>
                  <w:ins w:id="2453" w:author="Chara Katiri" w:date="2015-04-12T17:50:00Z">
                    <w:r w:rsidRPr="00802990">
                      <w:rPr>
                        <w:rFonts w:ascii="Times" w:hAnsi="Times" w:cs="Times New Roman"/>
                        <w:sz w:val="22"/>
                        <w:szCs w:val="22"/>
                      </w:rPr>
                      <w:t xml:space="preserve">The system won’t require the users to register. The login process will be based on the existing </w:t>
                    </w:r>
                    <w:proofErr w:type="spellStart"/>
                    <w:r w:rsidRPr="00802990">
                      <w:rPr>
                        <w:rFonts w:ascii="Times" w:hAnsi="Times" w:cs="Times New Roman"/>
                        <w:sz w:val="22"/>
                        <w:szCs w:val="22"/>
                      </w:rPr>
                      <w:t>UoS</w:t>
                    </w:r>
                    <w:proofErr w:type="spellEnd"/>
                    <w:r w:rsidRPr="00802990">
                      <w:rPr>
                        <w:rFonts w:ascii="Times" w:hAnsi="Times" w:cs="Times New Roman"/>
                        <w:sz w:val="22"/>
                        <w:szCs w:val="22"/>
                      </w:rPr>
                      <w:t xml:space="preserve"> Active Directory (AD) groups. New students will be automatically added in the AD group and they will be able to access the website. </w:t>
                    </w:r>
                  </w:ins>
                </w:p>
              </w:tc>
              <w:tc>
                <w:tcPr>
                  <w:tcW w:w="1274" w:type="dxa"/>
                </w:tcPr>
                <w:p w14:paraId="016002BC" w14:textId="77777777" w:rsidR="00D71A41" w:rsidRPr="00802990" w:rsidRDefault="00D71A41" w:rsidP="00802990">
                  <w:pPr>
                    <w:pStyle w:val="ListParagraph"/>
                    <w:spacing w:line="360" w:lineRule="auto"/>
                    <w:ind w:left="0"/>
                    <w:jc w:val="both"/>
                    <w:rPr>
                      <w:ins w:id="2454" w:author="Chara Katiri" w:date="2015-04-12T17:50:00Z"/>
                      <w:rFonts w:ascii="Times" w:hAnsi="Times" w:cs="Times New Roman"/>
                      <w:sz w:val="22"/>
                      <w:szCs w:val="22"/>
                    </w:rPr>
                  </w:pPr>
                  <w:ins w:id="2455" w:author="Chara Katiri" w:date="2015-04-12T17:50:00Z">
                    <w:r w:rsidRPr="00802990">
                      <w:rPr>
                        <w:rFonts w:ascii="Times" w:hAnsi="Times" w:cs="Times New Roman"/>
                        <w:sz w:val="22"/>
                        <w:szCs w:val="22"/>
                      </w:rPr>
                      <w:t>Functional</w:t>
                    </w:r>
                  </w:ins>
                </w:p>
              </w:tc>
              <w:tc>
                <w:tcPr>
                  <w:tcW w:w="1609" w:type="dxa"/>
                </w:tcPr>
                <w:p w14:paraId="5B55A8AF" w14:textId="77777777" w:rsidR="00D71A41" w:rsidRPr="00802990" w:rsidRDefault="00D71A41" w:rsidP="00802990">
                  <w:pPr>
                    <w:pStyle w:val="ListParagraph"/>
                    <w:spacing w:line="360" w:lineRule="auto"/>
                    <w:ind w:left="0"/>
                    <w:jc w:val="both"/>
                    <w:rPr>
                      <w:ins w:id="2456" w:author="Chara Katiri" w:date="2015-04-12T17:50:00Z"/>
                      <w:rFonts w:ascii="Times" w:hAnsi="Times" w:cs="Times New Roman"/>
                      <w:sz w:val="22"/>
                      <w:szCs w:val="22"/>
                    </w:rPr>
                  </w:pPr>
                </w:p>
              </w:tc>
              <w:tc>
                <w:tcPr>
                  <w:tcW w:w="1169" w:type="dxa"/>
                </w:tcPr>
                <w:p w14:paraId="003518DF" w14:textId="77777777" w:rsidR="00D71A41" w:rsidRPr="00802990" w:rsidRDefault="00D71A41" w:rsidP="00802990">
                  <w:pPr>
                    <w:pStyle w:val="ListParagraph"/>
                    <w:spacing w:line="360" w:lineRule="auto"/>
                    <w:ind w:left="0"/>
                    <w:jc w:val="both"/>
                    <w:rPr>
                      <w:ins w:id="2457" w:author="Chara Katiri" w:date="2015-04-12T17:50:00Z"/>
                      <w:rFonts w:ascii="Times" w:hAnsi="Times" w:cs="Times New Roman"/>
                      <w:sz w:val="22"/>
                      <w:szCs w:val="22"/>
                    </w:rPr>
                  </w:pPr>
                  <w:ins w:id="2458" w:author="Chara Katiri" w:date="2015-04-12T17:50:00Z">
                    <w:r w:rsidRPr="00802990">
                      <w:rPr>
                        <w:rFonts w:ascii="Times" w:hAnsi="Times" w:cs="Times New Roman"/>
                        <w:sz w:val="22"/>
                        <w:szCs w:val="22"/>
                      </w:rPr>
                      <w:t>W</w:t>
                    </w:r>
                  </w:ins>
                </w:p>
              </w:tc>
            </w:tr>
            <w:tr w:rsidR="00D71A41" w:rsidRPr="00802990" w14:paraId="5A9DEED3" w14:textId="77777777" w:rsidTr="004A6681">
              <w:trPr>
                <w:ins w:id="2459" w:author="Chara Katiri" w:date="2015-04-12T17:50:00Z"/>
              </w:trPr>
              <w:tc>
                <w:tcPr>
                  <w:tcW w:w="1116" w:type="dxa"/>
                  <w:shd w:val="clear" w:color="auto" w:fill="4F81BD" w:themeFill="accent1"/>
                </w:tcPr>
                <w:p w14:paraId="17381109" w14:textId="77777777" w:rsidR="00D71A41" w:rsidRPr="00802990" w:rsidRDefault="00D71A41" w:rsidP="00802990">
                  <w:pPr>
                    <w:pStyle w:val="ListParagraph"/>
                    <w:spacing w:line="360" w:lineRule="auto"/>
                    <w:ind w:left="0"/>
                    <w:jc w:val="both"/>
                    <w:rPr>
                      <w:ins w:id="2460" w:author="Chara Katiri" w:date="2015-04-12T17:50:00Z"/>
                      <w:rFonts w:ascii="Times" w:hAnsi="Times" w:cs="Times New Roman"/>
                      <w:sz w:val="22"/>
                      <w:szCs w:val="22"/>
                    </w:rPr>
                  </w:pPr>
                </w:p>
              </w:tc>
              <w:tc>
                <w:tcPr>
                  <w:tcW w:w="3960" w:type="dxa"/>
                  <w:shd w:val="clear" w:color="auto" w:fill="4F81BD" w:themeFill="accent1"/>
                </w:tcPr>
                <w:p w14:paraId="5CF2456A" w14:textId="77777777" w:rsidR="00D71A41" w:rsidRPr="00802990" w:rsidRDefault="00D71A41" w:rsidP="00802990">
                  <w:pPr>
                    <w:pStyle w:val="ListParagraph"/>
                    <w:spacing w:line="360" w:lineRule="auto"/>
                    <w:ind w:left="0"/>
                    <w:jc w:val="both"/>
                    <w:rPr>
                      <w:ins w:id="2461" w:author="Chara Katiri" w:date="2015-04-12T17:50:00Z"/>
                      <w:rFonts w:ascii="Times" w:hAnsi="Times" w:cs="Times New Roman"/>
                      <w:sz w:val="22"/>
                      <w:szCs w:val="22"/>
                    </w:rPr>
                  </w:pPr>
                  <w:ins w:id="2462" w:author="Chara Katiri" w:date="2015-04-12T17:50:00Z">
                    <w:r w:rsidRPr="00802990">
                      <w:rPr>
                        <w:rFonts w:ascii="Times" w:hAnsi="Times" w:cs="Times New Roman"/>
                        <w:sz w:val="22"/>
                        <w:szCs w:val="22"/>
                      </w:rPr>
                      <w:t xml:space="preserve">Validation </w:t>
                    </w:r>
                  </w:ins>
                </w:p>
              </w:tc>
              <w:tc>
                <w:tcPr>
                  <w:tcW w:w="1274" w:type="dxa"/>
                  <w:shd w:val="clear" w:color="auto" w:fill="4F81BD" w:themeFill="accent1"/>
                </w:tcPr>
                <w:p w14:paraId="555DD9EA" w14:textId="77777777" w:rsidR="00D71A41" w:rsidRPr="00802990" w:rsidRDefault="00D71A41" w:rsidP="00802990">
                  <w:pPr>
                    <w:pStyle w:val="ListParagraph"/>
                    <w:spacing w:line="360" w:lineRule="auto"/>
                    <w:ind w:left="0"/>
                    <w:jc w:val="both"/>
                    <w:rPr>
                      <w:ins w:id="2463" w:author="Chara Katiri" w:date="2015-04-12T17:50:00Z"/>
                      <w:rFonts w:ascii="Times" w:hAnsi="Times" w:cs="Times New Roman"/>
                      <w:sz w:val="22"/>
                      <w:szCs w:val="22"/>
                    </w:rPr>
                  </w:pPr>
                </w:p>
              </w:tc>
              <w:tc>
                <w:tcPr>
                  <w:tcW w:w="1609" w:type="dxa"/>
                  <w:shd w:val="clear" w:color="auto" w:fill="4F81BD" w:themeFill="accent1"/>
                </w:tcPr>
                <w:p w14:paraId="0C7DD355" w14:textId="77777777" w:rsidR="00D71A41" w:rsidRPr="00802990" w:rsidRDefault="00D71A41" w:rsidP="00802990">
                  <w:pPr>
                    <w:pStyle w:val="ListParagraph"/>
                    <w:spacing w:line="360" w:lineRule="auto"/>
                    <w:ind w:left="0"/>
                    <w:jc w:val="both"/>
                    <w:rPr>
                      <w:ins w:id="2464" w:author="Chara Katiri" w:date="2015-04-12T17:50:00Z"/>
                      <w:rFonts w:ascii="Times" w:hAnsi="Times" w:cs="Times New Roman"/>
                      <w:sz w:val="22"/>
                      <w:szCs w:val="22"/>
                    </w:rPr>
                  </w:pPr>
                </w:p>
              </w:tc>
              <w:tc>
                <w:tcPr>
                  <w:tcW w:w="1169" w:type="dxa"/>
                  <w:shd w:val="clear" w:color="auto" w:fill="4F81BD" w:themeFill="accent1"/>
                </w:tcPr>
                <w:p w14:paraId="522117E1" w14:textId="77777777" w:rsidR="00D71A41" w:rsidRPr="00802990" w:rsidRDefault="00D71A41" w:rsidP="00802990">
                  <w:pPr>
                    <w:pStyle w:val="ListParagraph"/>
                    <w:spacing w:line="360" w:lineRule="auto"/>
                    <w:ind w:left="0"/>
                    <w:jc w:val="both"/>
                    <w:rPr>
                      <w:ins w:id="2465" w:author="Chara Katiri" w:date="2015-04-12T17:50:00Z"/>
                      <w:rFonts w:ascii="Times" w:hAnsi="Times" w:cs="Times New Roman"/>
                      <w:sz w:val="22"/>
                      <w:szCs w:val="22"/>
                    </w:rPr>
                  </w:pPr>
                </w:p>
              </w:tc>
            </w:tr>
            <w:tr w:rsidR="00D71A41" w:rsidRPr="00802990" w14:paraId="1E16378A" w14:textId="77777777" w:rsidTr="004A6681">
              <w:trPr>
                <w:ins w:id="2466" w:author="Chara Katiri" w:date="2015-04-12T17:50:00Z"/>
              </w:trPr>
              <w:tc>
                <w:tcPr>
                  <w:tcW w:w="1116" w:type="dxa"/>
                </w:tcPr>
                <w:p w14:paraId="77DFF78E" w14:textId="77777777" w:rsidR="00D71A41" w:rsidRPr="00802990" w:rsidRDefault="00D71A41" w:rsidP="00802990">
                  <w:pPr>
                    <w:pStyle w:val="ListParagraph"/>
                    <w:spacing w:line="360" w:lineRule="auto"/>
                    <w:ind w:left="0"/>
                    <w:jc w:val="both"/>
                    <w:rPr>
                      <w:ins w:id="2467" w:author="Chara Katiri" w:date="2015-04-12T17:50:00Z"/>
                      <w:rFonts w:ascii="Times" w:hAnsi="Times" w:cs="Times New Roman"/>
                      <w:sz w:val="22"/>
                      <w:szCs w:val="22"/>
                    </w:rPr>
                  </w:pPr>
                  <w:ins w:id="2468" w:author="Chara Katiri" w:date="2015-04-12T17:50:00Z">
                    <w:r w:rsidRPr="00802990">
                      <w:rPr>
                        <w:rFonts w:ascii="Times" w:hAnsi="Times" w:cs="Times New Roman"/>
                        <w:sz w:val="22"/>
                        <w:szCs w:val="22"/>
                      </w:rPr>
                      <w:t>9</w:t>
                    </w:r>
                  </w:ins>
                </w:p>
              </w:tc>
              <w:tc>
                <w:tcPr>
                  <w:tcW w:w="3960" w:type="dxa"/>
                </w:tcPr>
                <w:p w14:paraId="6628F9CB" w14:textId="77777777" w:rsidR="00D71A41" w:rsidRPr="00802990" w:rsidRDefault="00D71A41" w:rsidP="00802990">
                  <w:pPr>
                    <w:pStyle w:val="ListParagraph"/>
                    <w:spacing w:line="360" w:lineRule="auto"/>
                    <w:ind w:left="0"/>
                    <w:jc w:val="both"/>
                    <w:rPr>
                      <w:ins w:id="2469" w:author="Chara Katiri" w:date="2015-04-12T17:50:00Z"/>
                      <w:rFonts w:ascii="Times" w:hAnsi="Times" w:cs="Times New Roman"/>
                      <w:sz w:val="22"/>
                      <w:szCs w:val="22"/>
                    </w:rPr>
                  </w:pPr>
                  <w:ins w:id="2470" w:author="Chara Katiri" w:date="2015-04-12T17:50:00Z">
                    <w:r w:rsidRPr="00802990">
                      <w:rPr>
                        <w:rFonts w:ascii="Times" w:eastAsia="Times New Roman" w:hAnsi="Times" w:cs="Times New Roman"/>
                        <w:sz w:val="22"/>
                        <w:szCs w:val="22"/>
                        <w:lang w:val="en-GB"/>
                      </w:rPr>
                      <w:t xml:space="preserve">The </w:t>
                    </w:r>
                    <w:r w:rsidRPr="00802990">
                      <w:rPr>
                        <w:rFonts w:ascii="Times" w:hAnsi="Times" w:cs="Times New Roman"/>
                        <w:sz w:val="22"/>
                        <w:szCs w:val="22"/>
                      </w:rPr>
                      <w:t xml:space="preserve">system </w:t>
                    </w:r>
                    <w:r w:rsidRPr="00802990">
                      <w:rPr>
                        <w:rFonts w:ascii="Times" w:eastAsia="Times New Roman" w:hAnsi="Times" w:cs="Times New Roman"/>
                        <w:sz w:val="22"/>
                        <w:szCs w:val="22"/>
                        <w:lang w:val="en-GB"/>
                      </w:rPr>
                      <w:t xml:space="preserve">must validate the user information upon login. </w:t>
                    </w:r>
                  </w:ins>
                </w:p>
              </w:tc>
              <w:tc>
                <w:tcPr>
                  <w:tcW w:w="1274" w:type="dxa"/>
                </w:tcPr>
                <w:p w14:paraId="4D03E0A6" w14:textId="77777777" w:rsidR="00D71A41" w:rsidRPr="00802990" w:rsidRDefault="00D71A41" w:rsidP="00802990">
                  <w:pPr>
                    <w:pStyle w:val="ListParagraph"/>
                    <w:spacing w:line="360" w:lineRule="auto"/>
                    <w:ind w:left="0"/>
                    <w:jc w:val="both"/>
                    <w:rPr>
                      <w:ins w:id="2471" w:author="Chara Katiri" w:date="2015-04-12T17:50:00Z"/>
                      <w:rFonts w:ascii="Times" w:hAnsi="Times" w:cs="Times New Roman"/>
                      <w:sz w:val="22"/>
                      <w:szCs w:val="22"/>
                    </w:rPr>
                  </w:pPr>
                  <w:ins w:id="2472" w:author="Chara Katiri" w:date="2015-04-12T17:50:00Z">
                    <w:r w:rsidRPr="00802990">
                      <w:rPr>
                        <w:rFonts w:ascii="Times" w:hAnsi="Times" w:cs="Times New Roman"/>
                        <w:sz w:val="22"/>
                        <w:szCs w:val="22"/>
                      </w:rPr>
                      <w:t>Functional</w:t>
                    </w:r>
                  </w:ins>
                </w:p>
              </w:tc>
              <w:tc>
                <w:tcPr>
                  <w:tcW w:w="1609" w:type="dxa"/>
                </w:tcPr>
                <w:p w14:paraId="28CE1C78" w14:textId="77777777" w:rsidR="00D71A41" w:rsidRPr="00802990" w:rsidRDefault="00D71A41" w:rsidP="00802990">
                  <w:pPr>
                    <w:pStyle w:val="ListParagraph"/>
                    <w:spacing w:line="360" w:lineRule="auto"/>
                    <w:ind w:left="0"/>
                    <w:jc w:val="both"/>
                    <w:rPr>
                      <w:ins w:id="2473" w:author="Chara Katiri" w:date="2015-04-12T17:50:00Z"/>
                      <w:rFonts w:ascii="Times" w:hAnsi="Times" w:cs="Times New Roman"/>
                      <w:sz w:val="22"/>
                      <w:szCs w:val="22"/>
                    </w:rPr>
                  </w:pPr>
                </w:p>
              </w:tc>
              <w:tc>
                <w:tcPr>
                  <w:tcW w:w="1169" w:type="dxa"/>
                </w:tcPr>
                <w:p w14:paraId="0626EB1C" w14:textId="77777777" w:rsidR="00D71A41" w:rsidRPr="00802990" w:rsidRDefault="00D71A41" w:rsidP="00802990">
                  <w:pPr>
                    <w:pStyle w:val="ListParagraph"/>
                    <w:spacing w:line="360" w:lineRule="auto"/>
                    <w:ind w:left="0"/>
                    <w:jc w:val="both"/>
                    <w:rPr>
                      <w:ins w:id="2474" w:author="Chara Katiri" w:date="2015-04-12T17:50:00Z"/>
                      <w:rFonts w:ascii="Times" w:hAnsi="Times" w:cs="Times New Roman"/>
                      <w:sz w:val="22"/>
                      <w:szCs w:val="22"/>
                    </w:rPr>
                  </w:pPr>
                  <w:ins w:id="2475" w:author="Chara Katiri" w:date="2015-04-12T17:50:00Z">
                    <w:r w:rsidRPr="00802990">
                      <w:rPr>
                        <w:rFonts w:ascii="Times" w:hAnsi="Times" w:cs="Times New Roman"/>
                        <w:sz w:val="22"/>
                        <w:szCs w:val="22"/>
                      </w:rPr>
                      <w:t>M</w:t>
                    </w:r>
                  </w:ins>
                </w:p>
              </w:tc>
            </w:tr>
            <w:tr w:rsidR="00D71A41" w:rsidRPr="00802990" w14:paraId="711E8B2F" w14:textId="77777777" w:rsidTr="004A6681">
              <w:trPr>
                <w:ins w:id="2476" w:author="Chara Katiri" w:date="2015-04-12T17:50:00Z"/>
              </w:trPr>
              <w:tc>
                <w:tcPr>
                  <w:tcW w:w="1116" w:type="dxa"/>
                </w:tcPr>
                <w:p w14:paraId="555D5C9C" w14:textId="77777777" w:rsidR="00D71A41" w:rsidRPr="00802990" w:rsidRDefault="00D71A41" w:rsidP="00802990">
                  <w:pPr>
                    <w:pStyle w:val="ListParagraph"/>
                    <w:spacing w:line="360" w:lineRule="auto"/>
                    <w:ind w:left="0"/>
                    <w:jc w:val="both"/>
                    <w:rPr>
                      <w:ins w:id="2477" w:author="Chara Katiri" w:date="2015-04-12T17:50:00Z"/>
                      <w:rFonts w:ascii="Times" w:hAnsi="Times" w:cs="Times New Roman"/>
                      <w:sz w:val="22"/>
                      <w:szCs w:val="22"/>
                    </w:rPr>
                  </w:pPr>
                  <w:ins w:id="2478" w:author="Chara Katiri" w:date="2015-04-12T17:50:00Z">
                    <w:r w:rsidRPr="00802990">
                      <w:rPr>
                        <w:rFonts w:ascii="Times" w:hAnsi="Times" w:cs="Times New Roman"/>
                        <w:sz w:val="22"/>
                        <w:szCs w:val="22"/>
                      </w:rPr>
                      <w:t>9.1</w:t>
                    </w:r>
                  </w:ins>
                </w:p>
              </w:tc>
              <w:tc>
                <w:tcPr>
                  <w:tcW w:w="3960" w:type="dxa"/>
                </w:tcPr>
                <w:p w14:paraId="79B69E57" w14:textId="77777777" w:rsidR="00D71A41" w:rsidRPr="00802990" w:rsidRDefault="00D71A41" w:rsidP="00802990">
                  <w:pPr>
                    <w:pStyle w:val="ListParagraph"/>
                    <w:spacing w:line="360" w:lineRule="auto"/>
                    <w:ind w:left="0"/>
                    <w:jc w:val="both"/>
                    <w:rPr>
                      <w:ins w:id="2479" w:author="Chara Katiri" w:date="2015-04-12T17:50:00Z"/>
                      <w:rFonts w:ascii="Times" w:hAnsi="Times" w:cs="Times New Roman"/>
                      <w:sz w:val="22"/>
                      <w:szCs w:val="22"/>
                    </w:rPr>
                  </w:pPr>
                  <w:ins w:id="2480" w:author="Chara Katiri" w:date="2015-04-12T17:50:00Z">
                    <w:r w:rsidRPr="00802990">
                      <w:rPr>
                        <w:rFonts w:ascii="Times" w:hAnsi="Times" w:cs="Times New Roman"/>
                        <w:sz w:val="22"/>
                        <w:szCs w:val="22"/>
                      </w:rPr>
                      <w:t xml:space="preserve">A </w:t>
                    </w:r>
                    <w:proofErr w:type="spellStart"/>
                    <w:r w:rsidRPr="00802990">
                      <w:rPr>
                        <w:rFonts w:ascii="Times" w:hAnsi="Times" w:cs="Times New Roman"/>
                        <w:sz w:val="22"/>
                        <w:szCs w:val="22"/>
                      </w:rPr>
                      <w:t>UoS</w:t>
                    </w:r>
                    <w:proofErr w:type="spellEnd"/>
                    <w:r w:rsidRPr="00802990">
                      <w:rPr>
                        <w:rFonts w:ascii="Times" w:hAnsi="Times" w:cs="Times New Roman"/>
                        <w:sz w:val="22"/>
                        <w:szCs w:val="22"/>
                      </w:rPr>
                      <w:t xml:space="preserve"> Username must be provided in order to login. </w:t>
                    </w:r>
                  </w:ins>
                </w:p>
              </w:tc>
              <w:tc>
                <w:tcPr>
                  <w:tcW w:w="1274" w:type="dxa"/>
                </w:tcPr>
                <w:p w14:paraId="6DE56F5B" w14:textId="77777777" w:rsidR="00D71A41" w:rsidRPr="00802990" w:rsidRDefault="00D71A41" w:rsidP="00802990">
                  <w:pPr>
                    <w:pStyle w:val="ListParagraph"/>
                    <w:spacing w:line="360" w:lineRule="auto"/>
                    <w:ind w:left="0"/>
                    <w:jc w:val="both"/>
                    <w:rPr>
                      <w:ins w:id="2481" w:author="Chara Katiri" w:date="2015-04-12T17:50:00Z"/>
                      <w:rFonts w:ascii="Times" w:hAnsi="Times" w:cs="Times New Roman"/>
                      <w:sz w:val="22"/>
                      <w:szCs w:val="22"/>
                    </w:rPr>
                  </w:pPr>
                  <w:ins w:id="2482" w:author="Chara Katiri" w:date="2015-04-12T17:50:00Z">
                    <w:r w:rsidRPr="00802990">
                      <w:rPr>
                        <w:rFonts w:ascii="Times" w:hAnsi="Times" w:cs="Times New Roman"/>
                        <w:sz w:val="22"/>
                        <w:szCs w:val="22"/>
                      </w:rPr>
                      <w:t>Functional</w:t>
                    </w:r>
                  </w:ins>
                </w:p>
              </w:tc>
              <w:tc>
                <w:tcPr>
                  <w:tcW w:w="1609" w:type="dxa"/>
                </w:tcPr>
                <w:p w14:paraId="15EDEABA" w14:textId="77777777" w:rsidR="00D71A41" w:rsidRPr="00802990" w:rsidRDefault="00D71A41" w:rsidP="00802990">
                  <w:pPr>
                    <w:pStyle w:val="ListParagraph"/>
                    <w:spacing w:line="360" w:lineRule="auto"/>
                    <w:ind w:left="0"/>
                    <w:jc w:val="both"/>
                    <w:rPr>
                      <w:ins w:id="2483" w:author="Chara Katiri" w:date="2015-04-12T17:50:00Z"/>
                      <w:rFonts w:ascii="Times" w:hAnsi="Times" w:cs="Times New Roman"/>
                      <w:sz w:val="22"/>
                      <w:szCs w:val="22"/>
                    </w:rPr>
                  </w:pPr>
                </w:p>
              </w:tc>
              <w:tc>
                <w:tcPr>
                  <w:tcW w:w="1169" w:type="dxa"/>
                </w:tcPr>
                <w:p w14:paraId="63528E00" w14:textId="77777777" w:rsidR="00D71A41" w:rsidRPr="00802990" w:rsidRDefault="00D71A41" w:rsidP="00802990">
                  <w:pPr>
                    <w:pStyle w:val="ListParagraph"/>
                    <w:spacing w:line="360" w:lineRule="auto"/>
                    <w:ind w:left="0"/>
                    <w:jc w:val="both"/>
                    <w:rPr>
                      <w:ins w:id="2484" w:author="Chara Katiri" w:date="2015-04-12T17:50:00Z"/>
                      <w:rFonts w:ascii="Times" w:hAnsi="Times" w:cs="Times New Roman"/>
                      <w:sz w:val="22"/>
                      <w:szCs w:val="22"/>
                    </w:rPr>
                  </w:pPr>
                  <w:ins w:id="2485" w:author="Chara Katiri" w:date="2015-04-12T17:50:00Z">
                    <w:r w:rsidRPr="00802990">
                      <w:rPr>
                        <w:rFonts w:ascii="Times" w:hAnsi="Times" w:cs="Times New Roman"/>
                        <w:sz w:val="22"/>
                        <w:szCs w:val="22"/>
                      </w:rPr>
                      <w:t>M</w:t>
                    </w:r>
                  </w:ins>
                </w:p>
              </w:tc>
            </w:tr>
            <w:tr w:rsidR="00D71A41" w:rsidRPr="00802990" w14:paraId="412147C5" w14:textId="77777777" w:rsidTr="004A6681">
              <w:trPr>
                <w:ins w:id="2486" w:author="Chara Katiri" w:date="2015-04-12T17:50:00Z"/>
              </w:trPr>
              <w:tc>
                <w:tcPr>
                  <w:tcW w:w="1116" w:type="dxa"/>
                </w:tcPr>
                <w:p w14:paraId="3BCE8D93" w14:textId="77777777" w:rsidR="00D71A41" w:rsidRPr="00802990" w:rsidRDefault="00D71A41" w:rsidP="00802990">
                  <w:pPr>
                    <w:pStyle w:val="ListParagraph"/>
                    <w:spacing w:line="360" w:lineRule="auto"/>
                    <w:ind w:left="0"/>
                    <w:jc w:val="both"/>
                    <w:rPr>
                      <w:ins w:id="2487" w:author="Chara Katiri" w:date="2015-04-12T17:50:00Z"/>
                      <w:rFonts w:ascii="Times" w:hAnsi="Times" w:cs="Times New Roman"/>
                      <w:sz w:val="22"/>
                      <w:szCs w:val="22"/>
                    </w:rPr>
                  </w:pPr>
                  <w:ins w:id="2488" w:author="Chara Katiri" w:date="2015-04-12T17:50:00Z">
                    <w:r w:rsidRPr="00802990">
                      <w:rPr>
                        <w:rFonts w:ascii="Times" w:hAnsi="Times" w:cs="Times New Roman"/>
                        <w:sz w:val="22"/>
                        <w:szCs w:val="22"/>
                      </w:rPr>
                      <w:t>9.2</w:t>
                    </w:r>
                  </w:ins>
                </w:p>
              </w:tc>
              <w:tc>
                <w:tcPr>
                  <w:tcW w:w="3960" w:type="dxa"/>
                </w:tcPr>
                <w:p w14:paraId="7E1A11D9" w14:textId="77777777" w:rsidR="00D71A41" w:rsidRPr="00802990" w:rsidRDefault="00D71A41" w:rsidP="00802990">
                  <w:pPr>
                    <w:pStyle w:val="ListParagraph"/>
                    <w:spacing w:line="360" w:lineRule="auto"/>
                    <w:ind w:left="0"/>
                    <w:jc w:val="both"/>
                    <w:rPr>
                      <w:ins w:id="2489" w:author="Chara Katiri" w:date="2015-04-12T17:50:00Z"/>
                      <w:rFonts w:ascii="Times" w:hAnsi="Times" w:cs="Times New Roman"/>
                      <w:sz w:val="22"/>
                      <w:szCs w:val="22"/>
                    </w:rPr>
                  </w:pPr>
                  <w:ins w:id="2490" w:author="Chara Katiri" w:date="2015-04-12T17:50:00Z">
                    <w:r w:rsidRPr="00802990">
                      <w:rPr>
                        <w:rFonts w:ascii="Times" w:hAnsi="Times" w:cs="Times New Roman"/>
                        <w:sz w:val="22"/>
                        <w:szCs w:val="22"/>
                      </w:rPr>
                      <w:t>Password must be provided in order to login.</w:t>
                    </w:r>
                  </w:ins>
                </w:p>
              </w:tc>
              <w:tc>
                <w:tcPr>
                  <w:tcW w:w="1274" w:type="dxa"/>
                </w:tcPr>
                <w:p w14:paraId="492B9CAE" w14:textId="77777777" w:rsidR="00D71A41" w:rsidRPr="00802990" w:rsidRDefault="00D71A41" w:rsidP="00802990">
                  <w:pPr>
                    <w:pStyle w:val="ListParagraph"/>
                    <w:spacing w:line="360" w:lineRule="auto"/>
                    <w:ind w:left="0"/>
                    <w:jc w:val="both"/>
                    <w:rPr>
                      <w:ins w:id="2491" w:author="Chara Katiri" w:date="2015-04-12T17:50:00Z"/>
                      <w:rFonts w:ascii="Times" w:hAnsi="Times" w:cs="Times New Roman"/>
                      <w:sz w:val="22"/>
                      <w:szCs w:val="22"/>
                    </w:rPr>
                  </w:pPr>
                  <w:ins w:id="2492" w:author="Chara Katiri" w:date="2015-04-12T17:50:00Z">
                    <w:r w:rsidRPr="00802990">
                      <w:rPr>
                        <w:rFonts w:ascii="Times" w:hAnsi="Times" w:cs="Times New Roman"/>
                        <w:sz w:val="22"/>
                        <w:szCs w:val="22"/>
                      </w:rPr>
                      <w:t>Functional</w:t>
                    </w:r>
                  </w:ins>
                </w:p>
              </w:tc>
              <w:tc>
                <w:tcPr>
                  <w:tcW w:w="1609" w:type="dxa"/>
                </w:tcPr>
                <w:p w14:paraId="292699F3" w14:textId="77777777" w:rsidR="00D71A41" w:rsidRPr="00802990" w:rsidRDefault="00D71A41" w:rsidP="00802990">
                  <w:pPr>
                    <w:pStyle w:val="ListParagraph"/>
                    <w:spacing w:line="360" w:lineRule="auto"/>
                    <w:ind w:left="0"/>
                    <w:jc w:val="both"/>
                    <w:rPr>
                      <w:ins w:id="2493" w:author="Chara Katiri" w:date="2015-04-12T17:50:00Z"/>
                      <w:rFonts w:ascii="Times" w:hAnsi="Times" w:cs="Times New Roman"/>
                      <w:sz w:val="22"/>
                      <w:szCs w:val="22"/>
                    </w:rPr>
                  </w:pPr>
                </w:p>
              </w:tc>
              <w:tc>
                <w:tcPr>
                  <w:tcW w:w="1169" w:type="dxa"/>
                </w:tcPr>
                <w:p w14:paraId="48ECD7D8" w14:textId="77777777" w:rsidR="00D71A41" w:rsidRPr="00802990" w:rsidRDefault="00D71A41" w:rsidP="00802990">
                  <w:pPr>
                    <w:pStyle w:val="ListParagraph"/>
                    <w:spacing w:line="360" w:lineRule="auto"/>
                    <w:ind w:left="0"/>
                    <w:jc w:val="both"/>
                    <w:rPr>
                      <w:ins w:id="2494" w:author="Chara Katiri" w:date="2015-04-12T17:50:00Z"/>
                      <w:rFonts w:ascii="Times" w:hAnsi="Times" w:cs="Times New Roman"/>
                      <w:sz w:val="22"/>
                      <w:szCs w:val="22"/>
                    </w:rPr>
                  </w:pPr>
                  <w:ins w:id="2495" w:author="Chara Katiri" w:date="2015-04-12T17:50:00Z">
                    <w:r w:rsidRPr="00802990">
                      <w:rPr>
                        <w:rFonts w:ascii="Times" w:hAnsi="Times" w:cs="Times New Roman"/>
                        <w:sz w:val="22"/>
                        <w:szCs w:val="22"/>
                      </w:rPr>
                      <w:t>M</w:t>
                    </w:r>
                  </w:ins>
                </w:p>
              </w:tc>
            </w:tr>
            <w:tr w:rsidR="00D71A41" w:rsidRPr="00802990" w14:paraId="29E096F5" w14:textId="77777777" w:rsidTr="004A6681">
              <w:trPr>
                <w:ins w:id="2496" w:author="Chara Katiri" w:date="2015-04-12T17:50:00Z"/>
              </w:trPr>
              <w:tc>
                <w:tcPr>
                  <w:tcW w:w="1116" w:type="dxa"/>
                </w:tcPr>
                <w:p w14:paraId="34CB234A" w14:textId="77777777" w:rsidR="00D71A41" w:rsidRPr="00802990" w:rsidRDefault="00D71A41" w:rsidP="00802990">
                  <w:pPr>
                    <w:pStyle w:val="ListParagraph"/>
                    <w:spacing w:line="360" w:lineRule="auto"/>
                    <w:ind w:left="0"/>
                    <w:jc w:val="both"/>
                    <w:rPr>
                      <w:ins w:id="2497" w:author="Chara Katiri" w:date="2015-04-12T17:50:00Z"/>
                      <w:rFonts w:ascii="Times" w:hAnsi="Times" w:cs="Times New Roman"/>
                      <w:sz w:val="22"/>
                      <w:szCs w:val="22"/>
                    </w:rPr>
                  </w:pPr>
                  <w:ins w:id="2498" w:author="Chara Katiri" w:date="2015-04-12T17:50:00Z">
                    <w:r w:rsidRPr="00802990">
                      <w:rPr>
                        <w:rFonts w:ascii="Times" w:hAnsi="Times" w:cs="Times New Roman"/>
                        <w:sz w:val="22"/>
                        <w:szCs w:val="22"/>
                      </w:rPr>
                      <w:t>9.3</w:t>
                    </w:r>
                  </w:ins>
                </w:p>
              </w:tc>
              <w:tc>
                <w:tcPr>
                  <w:tcW w:w="3960" w:type="dxa"/>
                </w:tcPr>
                <w:p w14:paraId="701595BD" w14:textId="77777777" w:rsidR="00D71A41" w:rsidRPr="00802990" w:rsidRDefault="00D71A41" w:rsidP="00802990">
                  <w:pPr>
                    <w:pStyle w:val="ListParagraph"/>
                    <w:spacing w:line="360" w:lineRule="auto"/>
                    <w:ind w:left="0"/>
                    <w:jc w:val="both"/>
                    <w:rPr>
                      <w:ins w:id="2499" w:author="Chara Katiri" w:date="2015-04-12T17:50:00Z"/>
                      <w:rFonts w:ascii="Times" w:hAnsi="Times" w:cs="Times New Roman"/>
                      <w:sz w:val="22"/>
                      <w:szCs w:val="22"/>
                    </w:rPr>
                  </w:pPr>
                  <w:ins w:id="2500" w:author="Chara Katiri" w:date="2015-04-12T17:50:00Z">
                    <w:r w:rsidRPr="00802990">
                      <w:rPr>
                        <w:rFonts w:ascii="Times" w:hAnsi="Times" w:cs="Times New Roman"/>
                        <w:sz w:val="22"/>
                        <w:szCs w:val="22"/>
                      </w:rPr>
                      <w:t>Password must be at least 8 characters long.</w:t>
                    </w:r>
                  </w:ins>
                </w:p>
              </w:tc>
              <w:tc>
                <w:tcPr>
                  <w:tcW w:w="1274" w:type="dxa"/>
                </w:tcPr>
                <w:p w14:paraId="071E54EC" w14:textId="77777777" w:rsidR="00D71A41" w:rsidRPr="00802990" w:rsidRDefault="00D71A41" w:rsidP="00802990">
                  <w:pPr>
                    <w:pStyle w:val="ListParagraph"/>
                    <w:spacing w:line="360" w:lineRule="auto"/>
                    <w:ind w:left="0"/>
                    <w:jc w:val="both"/>
                    <w:rPr>
                      <w:ins w:id="2501" w:author="Chara Katiri" w:date="2015-04-12T17:50:00Z"/>
                      <w:rFonts w:ascii="Times" w:hAnsi="Times" w:cs="Times New Roman"/>
                      <w:sz w:val="22"/>
                      <w:szCs w:val="22"/>
                    </w:rPr>
                  </w:pPr>
                  <w:ins w:id="2502" w:author="Chara Katiri" w:date="2015-04-12T17:50:00Z">
                    <w:r w:rsidRPr="00802990">
                      <w:rPr>
                        <w:rFonts w:ascii="Times" w:hAnsi="Times" w:cs="Times New Roman"/>
                        <w:sz w:val="22"/>
                        <w:szCs w:val="22"/>
                      </w:rPr>
                      <w:t>Functional</w:t>
                    </w:r>
                  </w:ins>
                </w:p>
              </w:tc>
              <w:tc>
                <w:tcPr>
                  <w:tcW w:w="1609" w:type="dxa"/>
                </w:tcPr>
                <w:p w14:paraId="31AC8C85" w14:textId="77777777" w:rsidR="00D71A41" w:rsidRPr="00802990" w:rsidRDefault="00D71A41" w:rsidP="00802990">
                  <w:pPr>
                    <w:pStyle w:val="ListParagraph"/>
                    <w:spacing w:line="360" w:lineRule="auto"/>
                    <w:ind w:left="0"/>
                    <w:jc w:val="both"/>
                    <w:rPr>
                      <w:ins w:id="2503" w:author="Chara Katiri" w:date="2015-04-12T17:50:00Z"/>
                      <w:rFonts w:ascii="Times" w:hAnsi="Times" w:cs="Times New Roman"/>
                      <w:sz w:val="22"/>
                      <w:szCs w:val="22"/>
                    </w:rPr>
                  </w:pPr>
                </w:p>
              </w:tc>
              <w:tc>
                <w:tcPr>
                  <w:tcW w:w="1169" w:type="dxa"/>
                </w:tcPr>
                <w:p w14:paraId="4397994A" w14:textId="77777777" w:rsidR="00D71A41" w:rsidRPr="00802990" w:rsidRDefault="00D71A41" w:rsidP="00802990">
                  <w:pPr>
                    <w:pStyle w:val="ListParagraph"/>
                    <w:spacing w:line="360" w:lineRule="auto"/>
                    <w:ind w:left="0"/>
                    <w:jc w:val="both"/>
                    <w:rPr>
                      <w:ins w:id="2504" w:author="Chara Katiri" w:date="2015-04-12T17:50:00Z"/>
                      <w:rFonts w:ascii="Times" w:hAnsi="Times" w:cs="Times New Roman"/>
                      <w:sz w:val="22"/>
                      <w:szCs w:val="22"/>
                    </w:rPr>
                  </w:pPr>
                  <w:ins w:id="2505" w:author="Chara Katiri" w:date="2015-04-12T17:50:00Z">
                    <w:r w:rsidRPr="00802990">
                      <w:rPr>
                        <w:rFonts w:ascii="Times" w:hAnsi="Times" w:cs="Times New Roman"/>
                        <w:sz w:val="22"/>
                        <w:szCs w:val="22"/>
                      </w:rPr>
                      <w:t>M</w:t>
                    </w:r>
                  </w:ins>
                </w:p>
              </w:tc>
            </w:tr>
            <w:tr w:rsidR="00D71A41" w:rsidRPr="00802990" w14:paraId="05B4DE9F" w14:textId="77777777" w:rsidTr="004A6681">
              <w:trPr>
                <w:ins w:id="2506" w:author="Chara Katiri" w:date="2015-04-12T17:50:00Z"/>
              </w:trPr>
              <w:tc>
                <w:tcPr>
                  <w:tcW w:w="1116" w:type="dxa"/>
                </w:tcPr>
                <w:p w14:paraId="280BFE23" w14:textId="77777777" w:rsidR="00D71A41" w:rsidRPr="00802990" w:rsidRDefault="00D71A41" w:rsidP="00802990">
                  <w:pPr>
                    <w:pStyle w:val="ListParagraph"/>
                    <w:spacing w:line="360" w:lineRule="auto"/>
                    <w:ind w:left="0"/>
                    <w:jc w:val="both"/>
                    <w:rPr>
                      <w:ins w:id="2507" w:author="Chara Katiri" w:date="2015-04-12T17:50:00Z"/>
                      <w:rFonts w:ascii="Times" w:hAnsi="Times" w:cs="Times New Roman"/>
                      <w:sz w:val="22"/>
                      <w:szCs w:val="22"/>
                    </w:rPr>
                  </w:pPr>
                  <w:ins w:id="2508" w:author="Chara Katiri" w:date="2015-04-12T17:50:00Z">
                    <w:r w:rsidRPr="00802990">
                      <w:rPr>
                        <w:rFonts w:ascii="Times" w:hAnsi="Times" w:cs="Times New Roman"/>
                        <w:sz w:val="22"/>
                        <w:szCs w:val="22"/>
                      </w:rPr>
                      <w:t>9.4</w:t>
                    </w:r>
                  </w:ins>
                </w:p>
              </w:tc>
              <w:tc>
                <w:tcPr>
                  <w:tcW w:w="3960" w:type="dxa"/>
                </w:tcPr>
                <w:p w14:paraId="6F2142FA" w14:textId="77777777" w:rsidR="00D71A41" w:rsidRPr="00802990" w:rsidRDefault="00D71A41" w:rsidP="00802990">
                  <w:pPr>
                    <w:pStyle w:val="ListParagraph"/>
                    <w:spacing w:line="360" w:lineRule="auto"/>
                    <w:ind w:left="0"/>
                    <w:jc w:val="both"/>
                    <w:rPr>
                      <w:ins w:id="2509" w:author="Chara Katiri" w:date="2015-04-12T17:50:00Z"/>
                      <w:rFonts w:ascii="Times" w:hAnsi="Times" w:cs="Times New Roman"/>
                      <w:sz w:val="22"/>
                      <w:szCs w:val="22"/>
                    </w:rPr>
                  </w:pPr>
                  <w:ins w:id="2510" w:author="Chara Katiri" w:date="2015-04-12T17:50:00Z">
                    <w:r w:rsidRPr="00802990">
                      <w:rPr>
                        <w:rFonts w:ascii="Times" w:hAnsi="Times" w:cs="Times New Roman"/>
                        <w:sz w:val="22"/>
                        <w:szCs w:val="22"/>
                      </w:rPr>
                      <w:t xml:space="preserve">Password must be hashed in the database. </w:t>
                    </w:r>
                  </w:ins>
                </w:p>
              </w:tc>
              <w:tc>
                <w:tcPr>
                  <w:tcW w:w="1274" w:type="dxa"/>
                </w:tcPr>
                <w:p w14:paraId="6A136ED9" w14:textId="77777777" w:rsidR="00D71A41" w:rsidRPr="00802990" w:rsidRDefault="00D71A41" w:rsidP="00802990">
                  <w:pPr>
                    <w:pStyle w:val="ListParagraph"/>
                    <w:spacing w:line="360" w:lineRule="auto"/>
                    <w:ind w:left="0"/>
                    <w:jc w:val="both"/>
                    <w:rPr>
                      <w:ins w:id="2511" w:author="Chara Katiri" w:date="2015-04-12T17:50:00Z"/>
                      <w:rFonts w:ascii="Times" w:hAnsi="Times" w:cs="Times New Roman"/>
                      <w:sz w:val="22"/>
                      <w:szCs w:val="22"/>
                    </w:rPr>
                  </w:pPr>
                  <w:ins w:id="2512" w:author="Chara Katiri" w:date="2015-04-12T17:50:00Z">
                    <w:r w:rsidRPr="00802990">
                      <w:rPr>
                        <w:rFonts w:ascii="Times" w:hAnsi="Times" w:cs="Times New Roman"/>
                        <w:sz w:val="22"/>
                        <w:szCs w:val="22"/>
                      </w:rPr>
                      <w:t>Functional</w:t>
                    </w:r>
                  </w:ins>
                </w:p>
              </w:tc>
              <w:tc>
                <w:tcPr>
                  <w:tcW w:w="1609" w:type="dxa"/>
                </w:tcPr>
                <w:p w14:paraId="069068C1" w14:textId="77777777" w:rsidR="00D71A41" w:rsidRPr="00802990" w:rsidRDefault="00D71A41" w:rsidP="00802990">
                  <w:pPr>
                    <w:pStyle w:val="ListParagraph"/>
                    <w:spacing w:line="360" w:lineRule="auto"/>
                    <w:ind w:left="0"/>
                    <w:jc w:val="both"/>
                    <w:rPr>
                      <w:ins w:id="2513" w:author="Chara Katiri" w:date="2015-04-12T17:50:00Z"/>
                      <w:rFonts w:ascii="Times" w:hAnsi="Times" w:cs="Times New Roman"/>
                      <w:sz w:val="22"/>
                      <w:szCs w:val="22"/>
                    </w:rPr>
                  </w:pPr>
                </w:p>
              </w:tc>
              <w:tc>
                <w:tcPr>
                  <w:tcW w:w="1169" w:type="dxa"/>
                </w:tcPr>
                <w:p w14:paraId="6D0F797F" w14:textId="77777777" w:rsidR="00D71A41" w:rsidRPr="00802990" w:rsidRDefault="00D71A41" w:rsidP="00802990">
                  <w:pPr>
                    <w:pStyle w:val="ListParagraph"/>
                    <w:spacing w:line="360" w:lineRule="auto"/>
                    <w:ind w:left="0"/>
                    <w:jc w:val="both"/>
                    <w:rPr>
                      <w:ins w:id="2514" w:author="Chara Katiri" w:date="2015-04-12T17:50:00Z"/>
                      <w:rFonts w:ascii="Times" w:hAnsi="Times" w:cs="Times New Roman"/>
                      <w:sz w:val="22"/>
                      <w:szCs w:val="22"/>
                    </w:rPr>
                  </w:pPr>
                  <w:ins w:id="2515" w:author="Chara Katiri" w:date="2015-04-12T17:50:00Z">
                    <w:r w:rsidRPr="00802990">
                      <w:rPr>
                        <w:rFonts w:ascii="Times" w:hAnsi="Times" w:cs="Times New Roman"/>
                        <w:sz w:val="22"/>
                        <w:szCs w:val="22"/>
                      </w:rPr>
                      <w:t>M</w:t>
                    </w:r>
                  </w:ins>
                </w:p>
              </w:tc>
            </w:tr>
            <w:tr w:rsidR="00D71A41" w:rsidRPr="00802990" w14:paraId="63B3F965" w14:textId="77777777" w:rsidTr="004A6681">
              <w:trPr>
                <w:ins w:id="2516" w:author="Chara Katiri" w:date="2015-04-12T17:50:00Z"/>
              </w:trPr>
              <w:tc>
                <w:tcPr>
                  <w:tcW w:w="1116" w:type="dxa"/>
                </w:tcPr>
                <w:p w14:paraId="06CD3961" w14:textId="77777777" w:rsidR="00D71A41" w:rsidRPr="00802990" w:rsidRDefault="00D71A41" w:rsidP="00802990">
                  <w:pPr>
                    <w:pStyle w:val="ListParagraph"/>
                    <w:spacing w:line="360" w:lineRule="auto"/>
                    <w:ind w:left="0"/>
                    <w:jc w:val="both"/>
                    <w:rPr>
                      <w:ins w:id="2517" w:author="Chara Katiri" w:date="2015-04-12T17:50:00Z"/>
                      <w:rFonts w:ascii="Times" w:hAnsi="Times" w:cs="Times New Roman"/>
                      <w:sz w:val="22"/>
                      <w:szCs w:val="22"/>
                    </w:rPr>
                  </w:pPr>
                  <w:ins w:id="2518" w:author="Chara Katiri" w:date="2015-04-12T17:50:00Z">
                    <w:r w:rsidRPr="00802990">
                      <w:rPr>
                        <w:rFonts w:ascii="Times" w:hAnsi="Times" w:cs="Times New Roman"/>
                        <w:sz w:val="22"/>
                        <w:szCs w:val="22"/>
                      </w:rPr>
                      <w:t>9.5</w:t>
                    </w:r>
                  </w:ins>
                </w:p>
              </w:tc>
              <w:tc>
                <w:tcPr>
                  <w:tcW w:w="3960" w:type="dxa"/>
                </w:tcPr>
                <w:p w14:paraId="0A1EF9E3" w14:textId="77777777" w:rsidR="00D71A41" w:rsidRPr="00802990" w:rsidRDefault="00D71A41" w:rsidP="00802990">
                  <w:pPr>
                    <w:pStyle w:val="ListParagraph"/>
                    <w:spacing w:line="360" w:lineRule="auto"/>
                    <w:ind w:left="0"/>
                    <w:jc w:val="both"/>
                    <w:rPr>
                      <w:ins w:id="2519" w:author="Chara Katiri" w:date="2015-04-12T17:50:00Z"/>
                      <w:rFonts w:ascii="Times" w:hAnsi="Times" w:cs="Times New Roman"/>
                      <w:sz w:val="22"/>
                      <w:szCs w:val="22"/>
                    </w:rPr>
                  </w:pPr>
                  <w:ins w:id="2520" w:author="Chara Katiri" w:date="2015-04-12T17:50:00Z">
                    <w:r w:rsidRPr="00802990">
                      <w:rPr>
                        <w:rFonts w:ascii="Times" w:hAnsi="Times" w:cs="Times New Roman"/>
                        <w:sz w:val="22"/>
                        <w:szCs w:val="22"/>
                      </w:rPr>
                      <w:t xml:space="preserve">The system must check if the username is valid by checking the list of usernames in the </w:t>
                    </w:r>
                    <w:proofErr w:type="spellStart"/>
                    <w:r w:rsidRPr="00802990">
                      <w:rPr>
                        <w:rFonts w:ascii="Times" w:hAnsi="Times" w:cs="Times New Roman"/>
                        <w:sz w:val="22"/>
                        <w:szCs w:val="22"/>
                      </w:rPr>
                      <w:t>UoS</w:t>
                    </w:r>
                    <w:proofErr w:type="spellEnd"/>
                    <w:r w:rsidRPr="00802990">
                      <w:rPr>
                        <w:rFonts w:ascii="Times" w:hAnsi="Times" w:cs="Times New Roman"/>
                        <w:sz w:val="22"/>
                        <w:szCs w:val="22"/>
                      </w:rPr>
                      <w:t xml:space="preserve"> AD group.</w:t>
                    </w:r>
                  </w:ins>
                </w:p>
              </w:tc>
              <w:tc>
                <w:tcPr>
                  <w:tcW w:w="1274" w:type="dxa"/>
                </w:tcPr>
                <w:p w14:paraId="61651D0E" w14:textId="77777777" w:rsidR="00D71A41" w:rsidRPr="00802990" w:rsidRDefault="00D71A41" w:rsidP="00802990">
                  <w:pPr>
                    <w:pStyle w:val="ListParagraph"/>
                    <w:spacing w:line="360" w:lineRule="auto"/>
                    <w:ind w:left="0"/>
                    <w:jc w:val="both"/>
                    <w:rPr>
                      <w:ins w:id="2521" w:author="Chara Katiri" w:date="2015-04-12T17:50:00Z"/>
                      <w:rFonts w:ascii="Times" w:hAnsi="Times" w:cs="Times New Roman"/>
                      <w:sz w:val="22"/>
                      <w:szCs w:val="22"/>
                    </w:rPr>
                  </w:pPr>
                  <w:ins w:id="2522" w:author="Chara Katiri" w:date="2015-04-12T17:50:00Z">
                    <w:r w:rsidRPr="00802990">
                      <w:rPr>
                        <w:rFonts w:ascii="Times" w:hAnsi="Times" w:cs="Times New Roman"/>
                        <w:sz w:val="22"/>
                        <w:szCs w:val="22"/>
                      </w:rPr>
                      <w:t>Functional</w:t>
                    </w:r>
                  </w:ins>
                </w:p>
              </w:tc>
              <w:tc>
                <w:tcPr>
                  <w:tcW w:w="1609" w:type="dxa"/>
                </w:tcPr>
                <w:p w14:paraId="7F1886A3" w14:textId="77777777" w:rsidR="00D71A41" w:rsidRPr="00802990" w:rsidRDefault="00D71A41" w:rsidP="00802990">
                  <w:pPr>
                    <w:pStyle w:val="ListParagraph"/>
                    <w:spacing w:line="360" w:lineRule="auto"/>
                    <w:ind w:left="0"/>
                    <w:jc w:val="both"/>
                    <w:rPr>
                      <w:ins w:id="2523" w:author="Chara Katiri" w:date="2015-04-12T17:50:00Z"/>
                      <w:rFonts w:ascii="Times" w:hAnsi="Times" w:cs="Times New Roman"/>
                      <w:sz w:val="22"/>
                      <w:szCs w:val="22"/>
                    </w:rPr>
                  </w:pPr>
                </w:p>
              </w:tc>
              <w:tc>
                <w:tcPr>
                  <w:tcW w:w="1169" w:type="dxa"/>
                </w:tcPr>
                <w:p w14:paraId="6AF21246" w14:textId="77777777" w:rsidR="00D71A41" w:rsidRPr="00802990" w:rsidRDefault="00D71A41" w:rsidP="00802990">
                  <w:pPr>
                    <w:pStyle w:val="ListParagraph"/>
                    <w:spacing w:line="360" w:lineRule="auto"/>
                    <w:ind w:left="0"/>
                    <w:jc w:val="both"/>
                    <w:rPr>
                      <w:ins w:id="2524" w:author="Chara Katiri" w:date="2015-04-12T17:50:00Z"/>
                      <w:rFonts w:ascii="Times" w:hAnsi="Times" w:cs="Times New Roman"/>
                      <w:sz w:val="22"/>
                      <w:szCs w:val="22"/>
                    </w:rPr>
                  </w:pPr>
                  <w:ins w:id="2525" w:author="Chara Katiri" w:date="2015-04-12T17:50:00Z">
                    <w:r w:rsidRPr="00802990">
                      <w:rPr>
                        <w:rFonts w:ascii="Times" w:hAnsi="Times" w:cs="Times New Roman"/>
                        <w:sz w:val="22"/>
                        <w:szCs w:val="22"/>
                      </w:rPr>
                      <w:t>M</w:t>
                    </w:r>
                  </w:ins>
                </w:p>
              </w:tc>
            </w:tr>
            <w:tr w:rsidR="00D71A41" w:rsidRPr="00802990" w14:paraId="2CC50CA1" w14:textId="77777777" w:rsidTr="004A6681">
              <w:trPr>
                <w:ins w:id="2526" w:author="Chara Katiri" w:date="2015-04-12T17:50:00Z"/>
              </w:trPr>
              <w:tc>
                <w:tcPr>
                  <w:tcW w:w="1116" w:type="dxa"/>
                </w:tcPr>
                <w:p w14:paraId="0A737C2D" w14:textId="77777777" w:rsidR="00D71A41" w:rsidRPr="00802990" w:rsidRDefault="00D71A41" w:rsidP="00802990">
                  <w:pPr>
                    <w:pStyle w:val="ListParagraph"/>
                    <w:spacing w:line="360" w:lineRule="auto"/>
                    <w:ind w:left="0"/>
                    <w:jc w:val="both"/>
                    <w:rPr>
                      <w:ins w:id="2527" w:author="Chara Katiri" w:date="2015-04-12T17:50:00Z"/>
                      <w:rFonts w:ascii="Times" w:hAnsi="Times" w:cs="Times New Roman"/>
                      <w:sz w:val="22"/>
                      <w:szCs w:val="22"/>
                    </w:rPr>
                  </w:pPr>
                  <w:ins w:id="2528" w:author="Chara Katiri" w:date="2015-04-12T17:50:00Z">
                    <w:r w:rsidRPr="00802990">
                      <w:rPr>
                        <w:rFonts w:ascii="Times" w:hAnsi="Times" w:cs="Times New Roman"/>
                        <w:sz w:val="22"/>
                        <w:szCs w:val="22"/>
                      </w:rPr>
                      <w:t>9.6</w:t>
                    </w:r>
                  </w:ins>
                </w:p>
              </w:tc>
              <w:tc>
                <w:tcPr>
                  <w:tcW w:w="3960" w:type="dxa"/>
                </w:tcPr>
                <w:p w14:paraId="0B6F6DB8" w14:textId="77777777" w:rsidR="00D71A41" w:rsidRPr="00802990" w:rsidRDefault="00D71A41" w:rsidP="00802990">
                  <w:pPr>
                    <w:pStyle w:val="ListParagraph"/>
                    <w:spacing w:line="360" w:lineRule="auto"/>
                    <w:ind w:left="0"/>
                    <w:jc w:val="both"/>
                    <w:rPr>
                      <w:ins w:id="2529" w:author="Chara Katiri" w:date="2015-04-12T17:50:00Z"/>
                      <w:rFonts w:ascii="Times" w:hAnsi="Times" w:cs="Times New Roman"/>
                      <w:sz w:val="22"/>
                      <w:szCs w:val="22"/>
                    </w:rPr>
                  </w:pPr>
                  <w:ins w:id="2530" w:author="Chara Katiri" w:date="2015-04-12T17:50:00Z">
                    <w:r w:rsidRPr="00802990">
                      <w:rPr>
                        <w:rFonts w:ascii="Times" w:hAnsi="Times" w:cs="Times New Roman"/>
                        <w:sz w:val="22"/>
                        <w:szCs w:val="22"/>
                      </w:rPr>
                      <w:t xml:space="preserve">The system must decline usernames that are not valid. </w:t>
                    </w:r>
                  </w:ins>
                </w:p>
              </w:tc>
              <w:tc>
                <w:tcPr>
                  <w:tcW w:w="1274" w:type="dxa"/>
                </w:tcPr>
                <w:p w14:paraId="4CD0D521" w14:textId="77777777" w:rsidR="00D71A41" w:rsidRPr="00802990" w:rsidRDefault="00D71A41" w:rsidP="00802990">
                  <w:pPr>
                    <w:pStyle w:val="ListParagraph"/>
                    <w:spacing w:line="360" w:lineRule="auto"/>
                    <w:ind w:left="0"/>
                    <w:jc w:val="both"/>
                    <w:rPr>
                      <w:ins w:id="2531" w:author="Chara Katiri" w:date="2015-04-12T17:50:00Z"/>
                      <w:rFonts w:ascii="Times" w:hAnsi="Times" w:cs="Times New Roman"/>
                      <w:sz w:val="22"/>
                      <w:szCs w:val="22"/>
                    </w:rPr>
                  </w:pPr>
                  <w:ins w:id="2532" w:author="Chara Katiri" w:date="2015-04-12T17:50:00Z">
                    <w:r w:rsidRPr="00802990">
                      <w:rPr>
                        <w:rFonts w:ascii="Times" w:hAnsi="Times" w:cs="Times New Roman"/>
                        <w:sz w:val="22"/>
                        <w:szCs w:val="22"/>
                      </w:rPr>
                      <w:t>Functional</w:t>
                    </w:r>
                  </w:ins>
                </w:p>
              </w:tc>
              <w:tc>
                <w:tcPr>
                  <w:tcW w:w="1609" w:type="dxa"/>
                </w:tcPr>
                <w:p w14:paraId="028D300E" w14:textId="77777777" w:rsidR="00D71A41" w:rsidRPr="00802990" w:rsidRDefault="00D71A41" w:rsidP="00802990">
                  <w:pPr>
                    <w:pStyle w:val="ListParagraph"/>
                    <w:spacing w:line="360" w:lineRule="auto"/>
                    <w:ind w:left="0"/>
                    <w:jc w:val="both"/>
                    <w:rPr>
                      <w:ins w:id="2533" w:author="Chara Katiri" w:date="2015-04-12T17:50:00Z"/>
                      <w:rFonts w:ascii="Times" w:hAnsi="Times" w:cs="Times New Roman"/>
                      <w:sz w:val="22"/>
                      <w:szCs w:val="22"/>
                    </w:rPr>
                  </w:pPr>
                </w:p>
              </w:tc>
              <w:tc>
                <w:tcPr>
                  <w:tcW w:w="1169" w:type="dxa"/>
                </w:tcPr>
                <w:p w14:paraId="7D792D1F" w14:textId="77777777" w:rsidR="00D71A41" w:rsidRPr="00802990" w:rsidRDefault="00D71A41" w:rsidP="00802990">
                  <w:pPr>
                    <w:pStyle w:val="ListParagraph"/>
                    <w:spacing w:line="360" w:lineRule="auto"/>
                    <w:ind w:left="0"/>
                    <w:jc w:val="both"/>
                    <w:rPr>
                      <w:ins w:id="2534" w:author="Chara Katiri" w:date="2015-04-12T17:50:00Z"/>
                      <w:rFonts w:ascii="Times" w:hAnsi="Times" w:cs="Times New Roman"/>
                      <w:sz w:val="22"/>
                      <w:szCs w:val="22"/>
                    </w:rPr>
                  </w:pPr>
                  <w:ins w:id="2535" w:author="Chara Katiri" w:date="2015-04-12T17:50:00Z">
                    <w:r w:rsidRPr="00802990">
                      <w:rPr>
                        <w:rFonts w:ascii="Times" w:hAnsi="Times" w:cs="Times New Roman"/>
                        <w:sz w:val="22"/>
                        <w:szCs w:val="22"/>
                      </w:rPr>
                      <w:t>M</w:t>
                    </w:r>
                  </w:ins>
                </w:p>
              </w:tc>
            </w:tr>
            <w:tr w:rsidR="00D71A41" w:rsidRPr="00802990" w14:paraId="1AAC8015" w14:textId="77777777" w:rsidTr="004A6681">
              <w:trPr>
                <w:ins w:id="2536" w:author="Chara Katiri" w:date="2015-04-12T17:50:00Z"/>
              </w:trPr>
              <w:tc>
                <w:tcPr>
                  <w:tcW w:w="1116" w:type="dxa"/>
                </w:tcPr>
                <w:p w14:paraId="1E824B8A" w14:textId="77777777" w:rsidR="00D71A41" w:rsidRPr="00802990" w:rsidRDefault="00D71A41" w:rsidP="00802990">
                  <w:pPr>
                    <w:pStyle w:val="ListParagraph"/>
                    <w:spacing w:line="360" w:lineRule="auto"/>
                    <w:ind w:left="0"/>
                    <w:jc w:val="both"/>
                    <w:rPr>
                      <w:ins w:id="2537" w:author="Chara Katiri" w:date="2015-04-12T17:50:00Z"/>
                      <w:rFonts w:ascii="Times" w:hAnsi="Times" w:cs="Times New Roman"/>
                      <w:sz w:val="22"/>
                      <w:szCs w:val="22"/>
                    </w:rPr>
                  </w:pPr>
                  <w:ins w:id="2538" w:author="Chara Katiri" w:date="2015-04-12T17:50:00Z">
                    <w:r w:rsidRPr="00802990">
                      <w:rPr>
                        <w:rFonts w:ascii="Times" w:hAnsi="Times" w:cs="Times New Roman"/>
                        <w:sz w:val="22"/>
                        <w:szCs w:val="22"/>
                      </w:rPr>
                      <w:t>9.7</w:t>
                    </w:r>
                  </w:ins>
                </w:p>
              </w:tc>
              <w:tc>
                <w:tcPr>
                  <w:tcW w:w="3960" w:type="dxa"/>
                </w:tcPr>
                <w:p w14:paraId="0798B8D0" w14:textId="77777777" w:rsidR="00D71A41" w:rsidRPr="00802990" w:rsidRDefault="00D71A41" w:rsidP="00802990">
                  <w:pPr>
                    <w:pStyle w:val="ListParagraph"/>
                    <w:spacing w:line="360" w:lineRule="auto"/>
                    <w:ind w:left="0"/>
                    <w:jc w:val="both"/>
                    <w:rPr>
                      <w:ins w:id="2539" w:author="Chara Katiri" w:date="2015-04-12T17:50:00Z"/>
                      <w:rFonts w:ascii="Times" w:hAnsi="Times" w:cs="Times New Roman"/>
                      <w:sz w:val="22"/>
                      <w:szCs w:val="22"/>
                    </w:rPr>
                  </w:pPr>
                  <w:ins w:id="2540" w:author="Chara Katiri" w:date="2015-04-12T17:50:00Z">
                    <w:r w:rsidRPr="00802990">
                      <w:rPr>
                        <w:rFonts w:ascii="Times" w:hAnsi="Times" w:cs="Times New Roman"/>
                        <w:sz w:val="22"/>
                        <w:szCs w:val="22"/>
                      </w:rPr>
                      <w:t>The username must be 7 characters long. The first 2 characters must be letters.</w:t>
                    </w:r>
                  </w:ins>
                </w:p>
                <w:p w14:paraId="08F6C893" w14:textId="77777777" w:rsidR="00D71A41" w:rsidRPr="00802990" w:rsidRDefault="00D71A41" w:rsidP="00802990">
                  <w:pPr>
                    <w:pStyle w:val="ListParagraph"/>
                    <w:spacing w:line="360" w:lineRule="auto"/>
                    <w:ind w:left="0"/>
                    <w:jc w:val="both"/>
                    <w:rPr>
                      <w:ins w:id="2541" w:author="Chara Katiri" w:date="2015-04-12T17:50:00Z"/>
                      <w:rFonts w:ascii="Times" w:hAnsi="Times" w:cs="Times New Roman"/>
                      <w:sz w:val="22"/>
                      <w:szCs w:val="22"/>
                    </w:rPr>
                  </w:pPr>
                  <w:ins w:id="2542" w:author="Chara Katiri" w:date="2015-04-12T17:50:00Z">
                    <w:r w:rsidRPr="00802990">
                      <w:rPr>
                        <w:rFonts w:ascii="Times" w:hAnsi="Times" w:cs="Times New Roman"/>
                        <w:sz w:val="22"/>
                        <w:szCs w:val="22"/>
                      </w:rPr>
                      <w:t xml:space="preserve">Characters 3 to 7 must be numbers.  </w:t>
                    </w:r>
                  </w:ins>
                </w:p>
              </w:tc>
              <w:tc>
                <w:tcPr>
                  <w:tcW w:w="1274" w:type="dxa"/>
                </w:tcPr>
                <w:p w14:paraId="7E796E0A" w14:textId="77777777" w:rsidR="00D71A41" w:rsidRPr="00802990" w:rsidRDefault="00D71A41" w:rsidP="00802990">
                  <w:pPr>
                    <w:pStyle w:val="ListParagraph"/>
                    <w:spacing w:line="360" w:lineRule="auto"/>
                    <w:ind w:left="0"/>
                    <w:jc w:val="both"/>
                    <w:rPr>
                      <w:ins w:id="2543" w:author="Chara Katiri" w:date="2015-04-12T17:50:00Z"/>
                      <w:rFonts w:ascii="Times" w:hAnsi="Times" w:cs="Times New Roman"/>
                      <w:sz w:val="22"/>
                      <w:szCs w:val="22"/>
                    </w:rPr>
                  </w:pPr>
                  <w:ins w:id="2544" w:author="Chara Katiri" w:date="2015-04-12T17:50:00Z">
                    <w:r w:rsidRPr="00802990">
                      <w:rPr>
                        <w:rFonts w:ascii="Times" w:hAnsi="Times" w:cs="Times New Roman"/>
                        <w:sz w:val="22"/>
                        <w:szCs w:val="22"/>
                      </w:rPr>
                      <w:t>Functional</w:t>
                    </w:r>
                  </w:ins>
                </w:p>
              </w:tc>
              <w:tc>
                <w:tcPr>
                  <w:tcW w:w="1609" w:type="dxa"/>
                </w:tcPr>
                <w:p w14:paraId="137F7025" w14:textId="77777777" w:rsidR="00D71A41" w:rsidRPr="00802990" w:rsidRDefault="00D71A41" w:rsidP="00802990">
                  <w:pPr>
                    <w:pStyle w:val="ListParagraph"/>
                    <w:spacing w:line="360" w:lineRule="auto"/>
                    <w:ind w:left="0"/>
                    <w:jc w:val="both"/>
                    <w:rPr>
                      <w:ins w:id="2545" w:author="Chara Katiri" w:date="2015-04-12T17:50:00Z"/>
                      <w:rFonts w:ascii="Times" w:hAnsi="Times" w:cs="Times New Roman"/>
                      <w:sz w:val="22"/>
                      <w:szCs w:val="22"/>
                    </w:rPr>
                  </w:pPr>
                </w:p>
              </w:tc>
              <w:tc>
                <w:tcPr>
                  <w:tcW w:w="1169" w:type="dxa"/>
                </w:tcPr>
                <w:p w14:paraId="1AFDEE52" w14:textId="77777777" w:rsidR="00D71A41" w:rsidRPr="00802990" w:rsidRDefault="00D71A41" w:rsidP="00802990">
                  <w:pPr>
                    <w:pStyle w:val="ListParagraph"/>
                    <w:spacing w:line="360" w:lineRule="auto"/>
                    <w:ind w:left="0"/>
                    <w:jc w:val="both"/>
                    <w:rPr>
                      <w:ins w:id="2546" w:author="Chara Katiri" w:date="2015-04-12T17:50:00Z"/>
                      <w:rFonts w:ascii="Times" w:hAnsi="Times" w:cs="Times New Roman"/>
                      <w:sz w:val="22"/>
                      <w:szCs w:val="22"/>
                    </w:rPr>
                  </w:pPr>
                  <w:ins w:id="2547" w:author="Chara Katiri" w:date="2015-04-12T17:50:00Z">
                    <w:r w:rsidRPr="00802990">
                      <w:rPr>
                        <w:rFonts w:ascii="Times" w:hAnsi="Times" w:cs="Times New Roman"/>
                        <w:sz w:val="22"/>
                        <w:szCs w:val="22"/>
                      </w:rPr>
                      <w:t>M</w:t>
                    </w:r>
                  </w:ins>
                </w:p>
              </w:tc>
            </w:tr>
            <w:tr w:rsidR="00D71A41" w:rsidRPr="00802990" w14:paraId="2D87A40B" w14:textId="77777777" w:rsidTr="004A6681">
              <w:trPr>
                <w:ins w:id="2548" w:author="Chara Katiri" w:date="2015-04-12T17:50:00Z"/>
              </w:trPr>
              <w:tc>
                <w:tcPr>
                  <w:tcW w:w="1116" w:type="dxa"/>
                  <w:shd w:val="clear" w:color="auto" w:fill="4F81BD" w:themeFill="accent1"/>
                </w:tcPr>
                <w:p w14:paraId="66BA5342" w14:textId="77777777" w:rsidR="00D71A41" w:rsidRPr="00802990" w:rsidRDefault="00D71A41" w:rsidP="00802990">
                  <w:pPr>
                    <w:pStyle w:val="ListParagraph"/>
                    <w:spacing w:line="360" w:lineRule="auto"/>
                    <w:ind w:left="0"/>
                    <w:jc w:val="both"/>
                    <w:rPr>
                      <w:ins w:id="2549" w:author="Chara Katiri" w:date="2015-04-12T17:50:00Z"/>
                      <w:rFonts w:ascii="Times" w:hAnsi="Times" w:cs="Times New Roman"/>
                      <w:sz w:val="22"/>
                      <w:szCs w:val="22"/>
                    </w:rPr>
                  </w:pPr>
                </w:p>
              </w:tc>
              <w:tc>
                <w:tcPr>
                  <w:tcW w:w="3960" w:type="dxa"/>
                  <w:shd w:val="clear" w:color="auto" w:fill="4F81BD" w:themeFill="accent1"/>
                </w:tcPr>
                <w:p w14:paraId="1518FC92" w14:textId="77777777" w:rsidR="00D71A41" w:rsidRPr="00802990" w:rsidRDefault="00D71A41" w:rsidP="00802990">
                  <w:pPr>
                    <w:pStyle w:val="ListParagraph"/>
                    <w:spacing w:line="360" w:lineRule="auto"/>
                    <w:ind w:left="0"/>
                    <w:jc w:val="both"/>
                    <w:rPr>
                      <w:ins w:id="2550" w:author="Chara Katiri" w:date="2015-04-12T17:50:00Z"/>
                      <w:rFonts w:ascii="Times" w:hAnsi="Times" w:cs="Times New Roman"/>
                      <w:sz w:val="22"/>
                      <w:szCs w:val="22"/>
                    </w:rPr>
                  </w:pPr>
                  <w:ins w:id="2551" w:author="Chara Katiri" w:date="2015-04-12T17:50:00Z">
                    <w:r w:rsidRPr="00802990">
                      <w:rPr>
                        <w:rFonts w:ascii="Times" w:hAnsi="Times" w:cs="Times New Roman"/>
                        <w:sz w:val="22"/>
                        <w:szCs w:val="22"/>
                      </w:rPr>
                      <w:t>Users</w:t>
                    </w:r>
                  </w:ins>
                </w:p>
              </w:tc>
              <w:tc>
                <w:tcPr>
                  <w:tcW w:w="1274" w:type="dxa"/>
                  <w:shd w:val="clear" w:color="auto" w:fill="4F81BD" w:themeFill="accent1"/>
                </w:tcPr>
                <w:p w14:paraId="7A9E2E99" w14:textId="77777777" w:rsidR="00D71A41" w:rsidRPr="00802990" w:rsidRDefault="00D71A41" w:rsidP="00802990">
                  <w:pPr>
                    <w:pStyle w:val="ListParagraph"/>
                    <w:spacing w:line="360" w:lineRule="auto"/>
                    <w:ind w:left="0"/>
                    <w:jc w:val="both"/>
                    <w:rPr>
                      <w:ins w:id="2552" w:author="Chara Katiri" w:date="2015-04-12T17:50:00Z"/>
                      <w:rFonts w:ascii="Times" w:hAnsi="Times" w:cs="Times New Roman"/>
                      <w:sz w:val="22"/>
                      <w:szCs w:val="22"/>
                    </w:rPr>
                  </w:pPr>
                </w:p>
              </w:tc>
              <w:tc>
                <w:tcPr>
                  <w:tcW w:w="1609" w:type="dxa"/>
                  <w:shd w:val="clear" w:color="auto" w:fill="4F81BD" w:themeFill="accent1"/>
                </w:tcPr>
                <w:p w14:paraId="216EA150" w14:textId="77777777" w:rsidR="00D71A41" w:rsidRPr="00802990" w:rsidRDefault="00D71A41" w:rsidP="00802990">
                  <w:pPr>
                    <w:pStyle w:val="ListParagraph"/>
                    <w:spacing w:line="360" w:lineRule="auto"/>
                    <w:ind w:left="0"/>
                    <w:jc w:val="both"/>
                    <w:rPr>
                      <w:ins w:id="2553" w:author="Chara Katiri" w:date="2015-04-12T17:50:00Z"/>
                      <w:rFonts w:ascii="Times" w:hAnsi="Times" w:cs="Times New Roman"/>
                      <w:sz w:val="22"/>
                      <w:szCs w:val="22"/>
                    </w:rPr>
                  </w:pPr>
                </w:p>
              </w:tc>
              <w:tc>
                <w:tcPr>
                  <w:tcW w:w="1169" w:type="dxa"/>
                  <w:shd w:val="clear" w:color="auto" w:fill="4F81BD" w:themeFill="accent1"/>
                </w:tcPr>
                <w:p w14:paraId="2C2F4C1C" w14:textId="77777777" w:rsidR="00D71A41" w:rsidRPr="00802990" w:rsidRDefault="00D71A41" w:rsidP="00802990">
                  <w:pPr>
                    <w:pStyle w:val="ListParagraph"/>
                    <w:spacing w:line="360" w:lineRule="auto"/>
                    <w:ind w:left="0"/>
                    <w:jc w:val="both"/>
                    <w:rPr>
                      <w:ins w:id="2554" w:author="Chara Katiri" w:date="2015-04-12T17:50:00Z"/>
                      <w:rFonts w:ascii="Times" w:hAnsi="Times" w:cs="Times New Roman"/>
                      <w:sz w:val="22"/>
                      <w:szCs w:val="22"/>
                    </w:rPr>
                  </w:pPr>
                </w:p>
              </w:tc>
            </w:tr>
            <w:tr w:rsidR="00D71A41" w:rsidRPr="00802990" w14:paraId="08D8185B" w14:textId="77777777" w:rsidTr="004A6681">
              <w:trPr>
                <w:ins w:id="2555" w:author="Chara Katiri" w:date="2015-04-12T17:50:00Z"/>
              </w:trPr>
              <w:tc>
                <w:tcPr>
                  <w:tcW w:w="1116" w:type="dxa"/>
                </w:tcPr>
                <w:p w14:paraId="47ACF39E" w14:textId="77777777" w:rsidR="00D71A41" w:rsidRPr="00802990" w:rsidRDefault="00D71A41" w:rsidP="00802990">
                  <w:pPr>
                    <w:pStyle w:val="ListParagraph"/>
                    <w:spacing w:line="360" w:lineRule="auto"/>
                    <w:ind w:left="0"/>
                    <w:jc w:val="both"/>
                    <w:rPr>
                      <w:ins w:id="2556" w:author="Chara Katiri" w:date="2015-04-12T17:50:00Z"/>
                      <w:rFonts w:ascii="Times" w:hAnsi="Times" w:cs="Times New Roman"/>
                      <w:sz w:val="22"/>
                      <w:szCs w:val="22"/>
                    </w:rPr>
                  </w:pPr>
                  <w:ins w:id="2557" w:author="Chara Katiri" w:date="2015-04-12T17:50:00Z">
                    <w:r w:rsidRPr="00802990">
                      <w:rPr>
                        <w:rFonts w:ascii="Times" w:hAnsi="Times" w:cs="Times New Roman"/>
                        <w:sz w:val="22"/>
                        <w:szCs w:val="22"/>
                      </w:rPr>
                      <w:t>10</w:t>
                    </w:r>
                  </w:ins>
                </w:p>
              </w:tc>
              <w:tc>
                <w:tcPr>
                  <w:tcW w:w="3960" w:type="dxa"/>
                </w:tcPr>
                <w:p w14:paraId="510AC206" w14:textId="77777777" w:rsidR="00D71A41" w:rsidRPr="00802990" w:rsidRDefault="00D71A41" w:rsidP="00802990">
                  <w:pPr>
                    <w:pStyle w:val="ListParagraph"/>
                    <w:spacing w:line="360" w:lineRule="auto"/>
                    <w:ind w:left="0"/>
                    <w:jc w:val="both"/>
                    <w:rPr>
                      <w:ins w:id="2558" w:author="Chara Katiri" w:date="2015-04-12T17:50:00Z"/>
                      <w:rFonts w:ascii="Times" w:hAnsi="Times" w:cs="Times New Roman"/>
                      <w:sz w:val="22"/>
                      <w:szCs w:val="22"/>
                    </w:rPr>
                  </w:pPr>
                  <w:ins w:id="2559" w:author="Chara Katiri" w:date="2015-04-12T17:50:00Z">
                    <w:r w:rsidRPr="00802990">
                      <w:rPr>
                        <w:rFonts w:ascii="Times" w:hAnsi="Times" w:cs="Times New Roman"/>
                        <w:sz w:val="22"/>
                        <w:szCs w:val="22"/>
                      </w:rPr>
                      <w:t xml:space="preserve">The system should provide a ‘My profile’ area for each user. The personal information of the user will be shown on that page (Name, Contact details, email address, telephone number). </w:t>
                    </w:r>
                  </w:ins>
                </w:p>
              </w:tc>
              <w:tc>
                <w:tcPr>
                  <w:tcW w:w="1274" w:type="dxa"/>
                </w:tcPr>
                <w:p w14:paraId="24C240EA" w14:textId="77777777" w:rsidR="00D71A41" w:rsidRPr="00802990" w:rsidRDefault="00D71A41" w:rsidP="00802990">
                  <w:pPr>
                    <w:pStyle w:val="ListParagraph"/>
                    <w:spacing w:line="360" w:lineRule="auto"/>
                    <w:ind w:left="0"/>
                    <w:jc w:val="both"/>
                    <w:rPr>
                      <w:ins w:id="2560" w:author="Chara Katiri" w:date="2015-04-12T17:50:00Z"/>
                      <w:rFonts w:ascii="Times" w:hAnsi="Times" w:cs="Times New Roman"/>
                      <w:sz w:val="22"/>
                      <w:szCs w:val="22"/>
                    </w:rPr>
                  </w:pPr>
                  <w:ins w:id="2561" w:author="Chara Katiri" w:date="2015-04-12T17:50:00Z">
                    <w:r w:rsidRPr="00802990">
                      <w:rPr>
                        <w:rFonts w:ascii="Times" w:hAnsi="Times" w:cs="Times New Roman"/>
                        <w:sz w:val="22"/>
                        <w:szCs w:val="22"/>
                      </w:rPr>
                      <w:t>Functional</w:t>
                    </w:r>
                  </w:ins>
                </w:p>
              </w:tc>
              <w:tc>
                <w:tcPr>
                  <w:tcW w:w="1609" w:type="dxa"/>
                </w:tcPr>
                <w:p w14:paraId="4B411797" w14:textId="77777777" w:rsidR="00D71A41" w:rsidRPr="00802990" w:rsidRDefault="00D71A41" w:rsidP="00802990">
                  <w:pPr>
                    <w:pStyle w:val="ListParagraph"/>
                    <w:spacing w:line="360" w:lineRule="auto"/>
                    <w:ind w:left="0"/>
                    <w:jc w:val="both"/>
                    <w:rPr>
                      <w:ins w:id="2562" w:author="Chara Katiri" w:date="2015-04-12T17:50:00Z"/>
                      <w:rFonts w:ascii="Times" w:hAnsi="Times" w:cs="Times New Roman"/>
                      <w:sz w:val="22"/>
                      <w:szCs w:val="22"/>
                    </w:rPr>
                  </w:pPr>
                </w:p>
              </w:tc>
              <w:tc>
                <w:tcPr>
                  <w:tcW w:w="1169" w:type="dxa"/>
                </w:tcPr>
                <w:p w14:paraId="1B32D9BE" w14:textId="77777777" w:rsidR="00D71A41" w:rsidRPr="00802990" w:rsidRDefault="00D71A41" w:rsidP="00802990">
                  <w:pPr>
                    <w:pStyle w:val="ListParagraph"/>
                    <w:spacing w:line="360" w:lineRule="auto"/>
                    <w:ind w:left="0"/>
                    <w:jc w:val="both"/>
                    <w:rPr>
                      <w:ins w:id="2563" w:author="Chara Katiri" w:date="2015-04-12T17:50:00Z"/>
                      <w:rFonts w:ascii="Times" w:hAnsi="Times" w:cs="Times New Roman"/>
                      <w:sz w:val="22"/>
                      <w:szCs w:val="22"/>
                    </w:rPr>
                  </w:pPr>
                  <w:ins w:id="2564" w:author="Chara Katiri" w:date="2015-04-12T17:50:00Z">
                    <w:r w:rsidRPr="00802990">
                      <w:rPr>
                        <w:rFonts w:ascii="Times" w:hAnsi="Times" w:cs="Times New Roman"/>
                        <w:sz w:val="22"/>
                        <w:szCs w:val="22"/>
                      </w:rPr>
                      <w:t>C</w:t>
                    </w:r>
                  </w:ins>
                </w:p>
              </w:tc>
            </w:tr>
            <w:tr w:rsidR="00D71A41" w:rsidRPr="00802990" w14:paraId="755C1CDA" w14:textId="77777777" w:rsidTr="004A6681">
              <w:trPr>
                <w:ins w:id="2565" w:author="Chara Katiri" w:date="2015-04-12T17:50:00Z"/>
              </w:trPr>
              <w:tc>
                <w:tcPr>
                  <w:tcW w:w="1116" w:type="dxa"/>
                  <w:shd w:val="clear" w:color="auto" w:fill="4F81BD" w:themeFill="accent1"/>
                </w:tcPr>
                <w:p w14:paraId="652B15BA" w14:textId="77777777" w:rsidR="00D71A41" w:rsidRPr="00802990" w:rsidRDefault="00D71A41" w:rsidP="00802990">
                  <w:pPr>
                    <w:pStyle w:val="ListParagraph"/>
                    <w:spacing w:line="360" w:lineRule="auto"/>
                    <w:ind w:left="0"/>
                    <w:jc w:val="both"/>
                    <w:rPr>
                      <w:ins w:id="2566" w:author="Chara Katiri" w:date="2015-04-12T17:50:00Z"/>
                      <w:rFonts w:ascii="Times" w:hAnsi="Times" w:cs="Times New Roman"/>
                      <w:sz w:val="22"/>
                      <w:szCs w:val="22"/>
                    </w:rPr>
                  </w:pPr>
                </w:p>
              </w:tc>
              <w:tc>
                <w:tcPr>
                  <w:tcW w:w="3960" w:type="dxa"/>
                  <w:shd w:val="clear" w:color="auto" w:fill="4F81BD" w:themeFill="accent1"/>
                </w:tcPr>
                <w:p w14:paraId="40ED6307" w14:textId="77777777" w:rsidR="00D71A41" w:rsidRPr="00802990" w:rsidRDefault="00D71A41" w:rsidP="00802990">
                  <w:pPr>
                    <w:pStyle w:val="ListParagraph"/>
                    <w:spacing w:line="360" w:lineRule="auto"/>
                    <w:ind w:left="0"/>
                    <w:jc w:val="both"/>
                    <w:rPr>
                      <w:ins w:id="2567" w:author="Chara Katiri" w:date="2015-04-12T17:50:00Z"/>
                      <w:rFonts w:ascii="Times" w:hAnsi="Times" w:cs="Times New Roman"/>
                      <w:sz w:val="22"/>
                      <w:szCs w:val="22"/>
                    </w:rPr>
                  </w:pPr>
                  <w:ins w:id="2568" w:author="Chara Katiri" w:date="2015-04-12T17:50:00Z">
                    <w:r w:rsidRPr="00802990">
                      <w:rPr>
                        <w:rFonts w:ascii="Times" w:hAnsi="Times" w:cs="Times New Roman"/>
                        <w:sz w:val="22"/>
                        <w:szCs w:val="22"/>
                      </w:rPr>
                      <w:t>Items</w:t>
                    </w:r>
                  </w:ins>
                </w:p>
              </w:tc>
              <w:tc>
                <w:tcPr>
                  <w:tcW w:w="1274" w:type="dxa"/>
                  <w:shd w:val="clear" w:color="auto" w:fill="4F81BD" w:themeFill="accent1"/>
                </w:tcPr>
                <w:p w14:paraId="6DFCD0F1" w14:textId="77777777" w:rsidR="00D71A41" w:rsidRPr="00802990" w:rsidRDefault="00D71A41" w:rsidP="00802990">
                  <w:pPr>
                    <w:pStyle w:val="ListParagraph"/>
                    <w:spacing w:line="360" w:lineRule="auto"/>
                    <w:ind w:left="0"/>
                    <w:jc w:val="both"/>
                    <w:rPr>
                      <w:ins w:id="2569" w:author="Chara Katiri" w:date="2015-04-12T17:50:00Z"/>
                      <w:rFonts w:ascii="Times" w:hAnsi="Times" w:cs="Times New Roman"/>
                      <w:sz w:val="22"/>
                      <w:szCs w:val="22"/>
                    </w:rPr>
                  </w:pPr>
                </w:p>
              </w:tc>
              <w:tc>
                <w:tcPr>
                  <w:tcW w:w="1609" w:type="dxa"/>
                  <w:shd w:val="clear" w:color="auto" w:fill="4F81BD" w:themeFill="accent1"/>
                </w:tcPr>
                <w:p w14:paraId="16E89FBF" w14:textId="77777777" w:rsidR="00D71A41" w:rsidRPr="00802990" w:rsidRDefault="00D71A41" w:rsidP="00802990">
                  <w:pPr>
                    <w:pStyle w:val="ListParagraph"/>
                    <w:spacing w:line="360" w:lineRule="auto"/>
                    <w:ind w:left="0"/>
                    <w:jc w:val="both"/>
                    <w:rPr>
                      <w:ins w:id="2570" w:author="Chara Katiri" w:date="2015-04-12T17:50:00Z"/>
                      <w:rFonts w:ascii="Times" w:hAnsi="Times" w:cs="Times New Roman"/>
                      <w:sz w:val="22"/>
                      <w:szCs w:val="22"/>
                    </w:rPr>
                  </w:pPr>
                </w:p>
              </w:tc>
              <w:tc>
                <w:tcPr>
                  <w:tcW w:w="1169" w:type="dxa"/>
                  <w:shd w:val="clear" w:color="auto" w:fill="4F81BD" w:themeFill="accent1"/>
                </w:tcPr>
                <w:p w14:paraId="75450EF7" w14:textId="77777777" w:rsidR="00D71A41" w:rsidRPr="00802990" w:rsidRDefault="00D71A41" w:rsidP="00802990">
                  <w:pPr>
                    <w:pStyle w:val="ListParagraph"/>
                    <w:spacing w:line="360" w:lineRule="auto"/>
                    <w:ind w:left="0"/>
                    <w:jc w:val="both"/>
                    <w:rPr>
                      <w:ins w:id="2571" w:author="Chara Katiri" w:date="2015-04-12T17:50:00Z"/>
                      <w:rFonts w:ascii="Times" w:hAnsi="Times" w:cs="Times New Roman"/>
                      <w:sz w:val="22"/>
                      <w:szCs w:val="22"/>
                    </w:rPr>
                  </w:pPr>
                </w:p>
              </w:tc>
            </w:tr>
            <w:tr w:rsidR="00D71A41" w:rsidRPr="00802990" w14:paraId="3BA563CB" w14:textId="77777777" w:rsidTr="004A6681">
              <w:trPr>
                <w:ins w:id="2572" w:author="Chara Katiri" w:date="2015-04-12T17:50:00Z"/>
              </w:trPr>
              <w:tc>
                <w:tcPr>
                  <w:tcW w:w="1116" w:type="dxa"/>
                </w:tcPr>
                <w:p w14:paraId="69CBD29A" w14:textId="77777777" w:rsidR="00D71A41" w:rsidRPr="00802990" w:rsidRDefault="00D71A41" w:rsidP="00802990">
                  <w:pPr>
                    <w:pStyle w:val="ListParagraph"/>
                    <w:spacing w:line="360" w:lineRule="auto"/>
                    <w:ind w:left="0"/>
                    <w:jc w:val="both"/>
                    <w:rPr>
                      <w:ins w:id="2573" w:author="Chara Katiri" w:date="2015-04-12T17:50:00Z"/>
                      <w:rFonts w:ascii="Times" w:hAnsi="Times" w:cs="Times New Roman"/>
                      <w:sz w:val="22"/>
                      <w:szCs w:val="22"/>
                    </w:rPr>
                  </w:pPr>
                  <w:ins w:id="2574" w:author="Chara Katiri" w:date="2015-04-12T17:50:00Z">
                    <w:r w:rsidRPr="00802990">
                      <w:rPr>
                        <w:rFonts w:ascii="Times" w:hAnsi="Times" w:cs="Times New Roman"/>
                        <w:sz w:val="22"/>
                        <w:szCs w:val="22"/>
                      </w:rPr>
                      <w:t>11</w:t>
                    </w:r>
                  </w:ins>
                </w:p>
              </w:tc>
              <w:tc>
                <w:tcPr>
                  <w:tcW w:w="3960" w:type="dxa"/>
                </w:tcPr>
                <w:p w14:paraId="4B5B3E14" w14:textId="77777777" w:rsidR="00D71A41" w:rsidRPr="00802990" w:rsidRDefault="00D71A41" w:rsidP="00802990">
                  <w:pPr>
                    <w:pStyle w:val="ListParagraph"/>
                    <w:spacing w:line="360" w:lineRule="auto"/>
                    <w:ind w:left="0"/>
                    <w:jc w:val="both"/>
                    <w:rPr>
                      <w:ins w:id="2575" w:author="Chara Katiri" w:date="2015-04-12T17:50:00Z"/>
                      <w:rFonts w:ascii="Times" w:hAnsi="Times" w:cs="Times New Roman"/>
                      <w:sz w:val="22"/>
                      <w:szCs w:val="22"/>
                    </w:rPr>
                  </w:pPr>
                  <w:ins w:id="2576" w:author="Chara Katiri" w:date="2015-04-12T17:50:00Z">
                    <w:r w:rsidRPr="00802990">
                      <w:rPr>
                        <w:rFonts w:ascii="Times" w:hAnsi="Times" w:cs="Times New Roman"/>
                        <w:sz w:val="22"/>
                        <w:szCs w:val="22"/>
                      </w:rPr>
                      <w:t>The system must provide information about the product: Title, Description, Price, Category and Seller contact information.</w:t>
                    </w:r>
                  </w:ins>
                </w:p>
              </w:tc>
              <w:tc>
                <w:tcPr>
                  <w:tcW w:w="1274" w:type="dxa"/>
                </w:tcPr>
                <w:p w14:paraId="066960D5" w14:textId="77777777" w:rsidR="00D71A41" w:rsidRPr="00802990" w:rsidRDefault="00D71A41" w:rsidP="00802990">
                  <w:pPr>
                    <w:pStyle w:val="ListParagraph"/>
                    <w:spacing w:line="360" w:lineRule="auto"/>
                    <w:ind w:left="0"/>
                    <w:jc w:val="both"/>
                    <w:rPr>
                      <w:ins w:id="2577" w:author="Chara Katiri" w:date="2015-04-12T17:50:00Z"/>
                      <w:rFonts w:ascii="Times" w:hAnsi="Times" w:cs="Times New Roman"/>
                      <w:sz w:val="22"/>
                      <w:szCs w:val="22"/>
                    </w:rPr>
                  </w:pPr>
                  <w:ins w:id="2578" w:author="Chara Katiri" w:date="2015-04-12T17:50:00Z">
                    <w:r w:rsidRPr="00802990">
                      <w:rPr>
                        <w:rFonts w:ascii="Times" w:hAnsi="Times" w:cs="Times New Roman"/>
                        <w:sz w:val="22"/>
                        <w:szCs w:val="22"/>
                      </w:rPr>
                      <w:t>Functional</w:t>
                    </w:r>
                  </w:ins>
                </w:p>
              </w:tc>
              <w:tc>
                <w:tcPr>
                  <w:tcW w:w="1609" w:type="dxa"/>
                </w:tcPr>
                <w:p w14:paraId="13B47D82" w14:textId="77777777" w:rsidR="00D71A41" w:rsidRPr="00802990" w:rsidRDefault="00D71A41" w:rsidP="00802990">
                  <w:pPr>
                    <w:pStyle w:val="ListParagraph"/>
                    <w:spacing w:line="360" w:lineRule="auto"/>
                    <w:ind w:left="0"/>
                    <w:jc w:val="both"/>
                    <w:rPr>
                      <w:ins w:id="2579" w:author="Chara Katiri" w:date="2015-04-12T17:50:00Z"/>
                      <w:rFonts w:ascii="Times" w:hAnsi="Times" w:cs="Times New Roman"/>
                      <w:sz w:val="22"/>
                      <w:szCs w:val="22"/>
                    </w:rPr>
                  </w:pPr>
                </w:p>
              </w:tc>
              <w:tc>
                <w:tcPr>
                  <w:tcW w:w="1169" w:type="dxa"/>
                </w:tcPr>
                <w:p w14:paraId="0E3FAB90" w14:textId="77777777" w:rsidR="00D71A41" w:rsidRPr="00802990" w:rsidRDefault="00D71A41" w:rsidP="00802990">
                  <w:pPr>
                    <w:pStyle w:val="ListParagraph"/>
                    <w:spacing w:line="360" w:lineRule="auto"/>
                    <w:ind w:left="0"/>
                    <w:jc w:val="both"/>
                    <w:rPr>
                      <w:ins w:id="2580" w:author="Chara Katiri" w:date="2015-04-12T17:50:00Z"/>
                      <w:rFonts w:ascii="Times" w:hAnsi="Times" w:cs="Times New Roman"/>
                      <w:sz w:val="22"/>
                      <w:szCs w:val="22"/>
                    </w:rPr>
                  </w:pPr>
                  <w:ins w:id="2581" w:author="Chara Katiri" w:date="2015-04-12T17:50:00Z">
                    <w:r w:rsidRPr="00802990">
                      <w:rPr>
                        <w:rFonts w:ascii="Times" w:hAnsi="Times" w:cs="Times New Roman"/>
                        <w:sz w:val="22"/>
                        <w:szCs w:val="22"/>
                      </w:rPr>
                      <w:t>M</w:t>
                    </w:r>
                  </w:ins>
                </w:p>
              </w:tc>
            </w:tr>
            <w:tr w:rsidR="00D71A41" w:rsidRPr="00802990" w14:paraId="06322BCC" w14:textId="77777777" w:rsidTr="004A6681">
              <w:trPr>
                <w:ins w:id="2582" w:author="Chara Katiri" w:date="2015-04-12T17:50:00Z"/>
              </w:trPr>
              <w:tc>
                <w:tcPr>
                  <w:tcW w:w="1116" w:type="dxa"/>
                </w:tcPr>
                <w:p w14:paraId="52F22A3A" w14:textId="77777777" w:rsidR="00D71A41" w:rsidRPr="00802990" w:rsidRDefault="00D71A41" w:rsidP="00802990">
                  <w:pPr>
                    <w:pStyle w:val="ListParagraph"/>
                    <w:spacing w:line="360" w:lineRule="auto"/>
                    <w:ind w:left="0"/>
                    <w:jc w:val="both"/>
                    <w:rPr>
                      <w:ins w:id="2583" w:author="Chara Katiri" w:date="2015-04-12T17:50:00Z"/>
                      <w:rFonts w:ascii="Times" w:hAnsi="Times" w:cs="Times New Roman"/>
                      <w:sz w:val="22"/>
                      <w:szCs w:val="22"/>
                    </w:rPr>
                  </w:pPr>
                  <w:ins w:id="2584" w:author="Chara Katiri" w:date="2015-04-12T17:50:00Z">
                    <w:r w:rsidRPr="00802990">
                      <w:rPr>
                        <w:rFonts w:ascii="Times" w:hAnsi="Times" w:cs="Times New Roman"/>
                        <w:sz w:val="22"/>
                        <w:szCs w:val="22"/>
                      </w:rPr>
                      <w:t>12</w:t>
                    </w:r>
                  </w:ins>
                </w:p>
              </w:tc>
              <w:tc>
                <w:tcPr>
                  <w:tcW w:w="3960" w:type="dxa"/>
                </w:tcPr>
                <w:p w14:paraId="2F4AD7DA" w14:textId="77777777" w:rsidR="00D71A41" w:rsidRPr="00802990" w:rsidRDefault="00D71A41" w:rsidP="00802990">
                  <w:pPr>
                    <w:pStyle w:val="ListParagraph"/>
                    <w:spacing w:line="360" w:lineRule="auto"/>
                    <w:ind w:left="0"/>
                    <w:jc w:val="both"/>
                    <w:rPr>
                      <w:ins w:id="2585" w:author="Chara Katiri" w:date="2015-04-12T17:50:00Z"/>
                      <w:rFonts w:ascii="Times" w:hAnsi="Times" w:cs="Times New Roman"/>
                      <w:sz w:val="22"/>
                      <w:szCs w:val="22"/>
                    </w:rPr>
                  </w:pPr>
                  <w:ins w:id="2586" w:author="Chara Katiri" w:date="2015-04-12T17:50:00Z">
                    <w:r w:rsidRPr="00802990">
                      <w:rPr>
                        <w:rFonts w:ascii="Times" w:hAnsi="Times" w:cs="Times New Roman"/>
                        <w:sz w:val="22"/>
                        <w:szCs w:val="22"/>
                      </w:rPr>
                      <w:t>The system must ask the seller to fill specific fields regarding the product: Title, Description, Price, Category and Seller contact information such as email address and/or mobile phone number.</w:t>
                    </w:r>
                  </w:ins>
                </w:p>
              </w:tc>
              <w:tc>
                <w:tcPr>
                  <w:tcW w:w="1274" w:type="dxa"/>
                </w:tcPr>
                <w:p w14:paraId="6547856F" w14:textId="77777777" w:rsidR="00D71A41" w:rsidRPr="00802990" w:rsidRDefault="00D71A41" w:rsidP="00802990">
                  <w:pPr>
                    <w:pStyle w:val="ListParagraph"/>
                    <w:spacing w:line="360" w:lineRule="auto"/>
                    <w:ind w:left="0"/>
                    <w:jc w:val="both"/>
                    <w:rPr>
                      <w:ins w:id="2587" w:author="Chara Katiri" w:date="2015-04-12T17:50:00Z"/>
                      <w:rFonts w:ascii="Times" w:hAnsi="Times" w:cs="Times New Roman"/>
                      <w:sz w:val="22"/>
                      <w:szCs w:val="22"/>
                    </w:rPr>
                  </w:pPr>
                  <w:ins w:id="2588" w:author="Chara Katiri" w:date="2015-04-12T17:50:00Z">
                    <w:r w:rsidRPr="00802990">
                      <w:rPr>
                        <w:rFonts w:ascii="Times" w:hAnsi="Times" w:cs="Times New Roman"/>
                        <w:sz w:val="22"/>
                        <w:szCs w:val="22"/>
                      </w:rPr>
                      <w:t>Functional</w:t>
                    </w:r>
                  </w:ins>
                </w:p>
              </w:tc>
              <w:tc>
                <w:tcPr>
                  <w:tcW w:w="1609" w:type="dxa"/>
                </w:tcPr>
                <w:p w14:paraId="03D6D8DB" w14:textId="77777777" w:rsidR="00D71A41" w:rsidRPr="00802990" w:rsidRDefault="00D71A41" w:rsidP="00802990">
                  <w:pPr>
                    <w:pStyle w:val="ListParagraph"/>
                    <w:spacing w:line="360" w:lineRule="auto"/>
                    <w:ind w:left="0"/>
                    <w:jc w:val="both"/>
                    <w:rPr>
                      <w:ins w:id="2589" w:author="Chara Katiri" w:date="2015-04-12T17:50:00Z"/>
                      <w:rFonts w:ascii="Times" w:hAnsi="Times" w:cs="Times New Roman"/>
                      <w:sz w:val="22"/>
                      <w:szCs w:val="22"/>
                    </w:rPr>
                  </w:pPr>
                </w:p>
              </w:tc>
              <w:tc>
                <w:tcPr>
                  <w:tcW w:w="1169" w:type="dxa"/>
                </w:tcPr>
                <w:p w14:paraId="644A01C1" w14:textId="77777777" w:rsidR="00D71A41" w:rsidRPr="00802990" w:rsidRDefault="00D71A41" w:rsidP="00802990">
                  <w:pPr>
                    <w:pStyle w:val="ListParagraph"/>
                    <w:spacing w:line="360" w:lineRule="auto"/>
                    <w:ind w:left="0"/>
                    <w:jc w:val="both"/>
                    <w:rPr>
                      <w:ins w:id="2590" w:author="Chara Katiri" w:date="2015-04-12T17:50:00Z"/>
                      <w:rFonts w:ascii="Times" w:hAnsi="Times" w:cs="Times New Roman"/>
                      <w:sz w:val="22"/>
                      <w:szCs w:val="22"/>
                    </w:rPr>
                  </w:pPr>
                  <w:ins w:id="2591" w:author="Chara Katiri" w:date="2015-04-12T17:50:00Z">
                    <w:r w:rsidRPr="00802990">
                      <w:rPr>
                        <w:rFonts w:ascii="Times" w:hAnsi="Times" w:cs="Times New Roman"/>
                        <w:sz w:val="22"/>
                        <w:szCs w:val="22"/>
                      </w:rPr>
                      <w:t>M</w:t>
                    </w:r>
                  </w:ins>
                </w:p>
              </w:tc>
            </w:tr>
            <w:tr w:rsidR="00D71A41" w:rsidRPr="00802990" w14:paraId="5773444C" w14:textId="77777777" w:rsidTr="004A6681">
              <w:trPr>
                <w:ins w:id="2592" w:author="Chara Katiri" w:date="2015-04-12T17:50:00Z"/>
              </w:trPr>
              <w:tc>
                <w:tcPr>
                  <w:tcW w:w="1116" w:type="dxa"/>
                  <w:shd w:val="clear" w:color="auto" w:fill="4F81BD" w:themeFill="accent1"/>
                </w:tcPr>
                <w:p w14:paraId="4DC6ED0D" w14:textId="77777777" w:rsidR="00D71A41" w:rsidRPr="00802990" w:rsidRDefault="00D71A41" w:rsidP="00802990">
                  <w:pPr>
                    <w:pStyle w:val="ListParagraph"/>
                    <w:spacing w:line="360" w:lineRule="auto"/>
                    <w:ind w:left="0"/>
                    <w:jc w:val="both"/>
                    <w:rPr>
                      <w:ins w:id="2593" w:author="Chara Katiri" w:date="2015-04-12T17:50:00Z"/>
                      <w:rFonts w:ascii="Times" w:hAnsi="Times" w:cs="Times New Roman"/>
                      <w:sz w:val="22"/>
                      <w:szCs w:val="22"/>
                    </w:rPr>
                  </w:pPr>
                </w:p>
              </w:tc>
              <w:tc>
                <w:tcPr>
                  <w:tcW w:w="3960" w:type="dxa"/>
                  <w:shd w:val="clear" w:color="auto" w:fill="4F81BD" w:themeFill="accent1"/>
                </w:tcPr>
                <w:p w14:paraId="6380F18C" w14:textId="77777777" w:rsidR="00D71A41" w:rsidRPr="00802990" w:rsidRDefault="00D71A41" w:rsidP="00802990">
                  <w:pPr>
                    <w:pStyle w:val="ListParagraph"/>
                    <w:spacing w:line="360" w:lineRule="auto"/>
                    <w:ind w:left="0"/>
                    <w:jc w:val="both"/>
                    <w:rPr>
                      <w:ins w:id="2594" w:author="Chara Katiri" w:date="2015-04-12T17:50:00Z"/>
                      <w:rFonts w:ascii="Times" w:hAnsi="Times" w:cs="Times New Roman"/>
                      <w:sz w:val="22"/>
                      <w:szCs w:val="22"/>
                    </w:rPr>
                  </w:pPr>
                  <w:ins w:id="2595" w:author="Chara Katiri" w:date="2015-04-12T17:50:00Z">
                    <w:r w:rsidRPr="00802990">
                      <w:rPr>
                        <w:rFonts w:ascii="Times" w:hAnsi="Times" w:cs="Times New Roman"/>
                        <w:sz w:val="22"/>
                        <w:szCs w:val="22"/>
                      </w:rPr>
                      <w:t>Sort &amp; Search items</w:t>
                    </w:r>
                  </w:ins>
                </w:p>
              </w:tc>
              <w:tc>
                <w:tcPr>
                  <w:tcW w:w="1274" w:type="dxa"/>
                  <w:shd w:val="clear" w:color="auto" w:fill="4F81BD" w:themeFill="accent1"/>
                </w:tcPr>
                <w:p w14:paraId="64BF824A" w14:textId="77777777" w:rsidR="00D71A41" w:rsidRPr="00802990" w:rsidRDefault="00D71A41" w:rsidP="00802990">
                  <w:pPr>
                    <w:pStyle w:val="ListParagraph"/>
                    <w:spacing w:line="360" w:lineRule="auto"/>
                    <w:ind w:left="0"/>
                    <w:jc w:val="both"/>
                    <w:rPr>
                      <w:ins w:id="2596" w:author="Chara Katiri" w:date="2015-04-12T17:50:00Z"/>
                      <w:rFonts w:ascii="Times" w:hAnsi="Times" w:cs="Times New Roman"/>
                      <w:sz w:val="22"/>
                      <w:szCs w:val="22"/>
                    </w:rPr>
                  </w:pPr>
                </w:p>
              </w:tc>
              <w:tc>
                <w:tcPr>
                  <w:tcW w:w="1609" w:type="dxa"/>
                  <w:shd w:val="clear" w:color="auto" w:fill="4F81BD" w:themeFill="accent1"/>
                </w:tcPr>
                <w:p w14:paraId="21F64972" w14:textId="77777777" w:rsidR="00D71A41" w:rsidRPr="00802990" w:rsidRDefault="00D71A41" w:rsidP="00802990">
                  <w:pPr>
                    <w:pStyle w:val="ListParagraph"/>
                    <w:spacing w:line="360" w:lineRule="auto"/>
                    <w:ind w:left="0"/>
                    <w:jc w:val="both"/>
                    <w:rPr>
                      <w:ins w:id="2597" w:author="Chara Katiri" w:date="2015-04-12T17:50:00Z"/>
                      <w:rFonts w:ascii="Times" w:hAnsi="Times" w:cs="Times New Roman"/>
                      <w:sz w:val="22"/>
                      <w:szCs w:val="22"/>
                    </w:rPr>
                  </w:pPr>
                </w:p>
              </w:tc>
              <w:tc>
                <w:tcPr>
                  <w:tcW w:w="1169" w:type="dxa"/>
                  <w:shd w:val="clear" w:color="auto" w:fill="4F81BD" w:themeFill="accent1"/>
                </w:tcPr>
                <w:p w14:paraId="006C57DC" w14:textId="77777777" w:rsidR="00D71A41" w:rsidRPr="00802990" w:rsidRDefault="00D71A41" w:rsidP="00802990">
                  <w:pPr>
                    <w:pStyle w:val="ListParagraph"/>
                    <w:spacing w:line="360" w:lineRule="auto"/>
                    <w:ind w:left="0"/>
                    <w:jc w:val="both"/>
                    <w:rPr>
                      <w:ins w:id="2598" w:author="Chara Katiri" w:date="2015-04-12T17:50:00Z"/>
                      <w:rFonts w:ascii="Times" w:hAnsi="Times" w:cs="Times New Roman"/>
                      <w:sz w:val="22"/>
                      <w:szCs w:val="22"/>
                    </w:rPr>
                  </w:pPr>
                </w:p>
              </w:tc>
            </w:tr>
            <w:tr w:rsidR="00D71A41" w:rsidRPr="00802990" w14:paraId="40BA1BBE" w14:textId="77777777" w:rsidTr="004A6681">
              <w:trPr>
                <w:ins w:id="2599" w:author="Chara Katiri" w:date="2015-04-12T17:50:00Z"/>
              </w:trPr>
              <w:tc>
                <w:tcPr>
                  <w:tcW w:w="1116" w:type="dxa"/>
                </w:tcPr>
                <w:p w14:paraId="7C100C58" w14:textId="77777777" w:rsidR="00D71A41" w:rsidRPr="00802990" w:rsidRDefault="00D71A41" w:rsidP="00802990">
                  <w:pPr>
                    <w:pStyle w:val="ListParagraph"/>
                    <w:spacing w:line="360" w:lineRule="auto"/>
                    <w:ind w:left="0"/>
                    <w:jc w:val="both"/>
                    <w:rPr>
                      <w:ins w:id="2600" w:author="Chara Katiri" w:date="2015-04-12T17:50:00Z"/>
                      <w:rFonts w:ascii="Times" w:hAnsi="Times" w:cs="Times New Roman"/>
                      <w:sz w:val="22"/>
                      <w:szCs w:val="22"/>
                    </w:rPr>
                  </w:pPr>
                  <w:ins w:id="2601" w:author="Chara Katiri" w:date="2015-04-12T17:50:00Z">
                    <w:r w:rsidRPr="00802990">
                      <w:rPr>
                        <w:rFonts w:ascii="Times" w:hAnsi="Times" w:cs="Times New Roman"/>
                        <w:sz w:val="22"/>
                        <w:szCs w:val="22"/>
                      </w:rPr>
                      <w:t>13</w:t>
                    </w:r>
                  </w:ins>
                </w:p>
              </w:tc>
              <w:tc>
                <w:tcPr>
                  <w:tcW w:w="3960" w:type="dxa"/>
                </w:tcPr>
                <w:p w14:paraId="0EB6977D" w14:textId="77777777" w:rsidR="00D71A41" w:rsidRPr="00802990" w:rsidRDefault="00D71A41" w:rsidP="00802990">
                  <w:pPr>
                    <w:pStyle w:val="ListParagraph"/>
                    <w:spacing w:line="360" w:lineRule="auto"/>
                    <w:ind w:left="0"/>
                    <w:jc w:val="both"/>
                    <w:rPr>
                      <w:ins w:id="2602" w:author="Chara Katiri" w:date="2015-04-12T17:50:00Z"/>
                      <w:rFonts w:ascii="Times" w:hAnsi="Times" w:cs="Times New Roman"/>
                      <w:sz w:val="22"/>
                      <w:szCs w:val="22"/>
                    </w:rPr>
                  </w:pPr>
                  <w:ins w:id="2603" w:author="Chara Katiri" w:date="2015-04-12T17:50:00Z">
                    <w:r w:rsidRPr="00802990">
                      <w:rPr>
                        <w:rFonts w:ascii="Times" w:hAnsi="Times" w:cs="Times New Roman"/>
                        <w:sz w:val="22"/>
                        <w:szCs w:val="22"/>
                      </w:rPr>
                      <w:t xml:space="preserve">The system must allow the users to search products based on categories e.g. books or room swaps. </w:t>
                    </w:r>
                  </w:ins>
                </w:p>
              </w:tc>
              <w:tc>
                <w:tcPr>
                  <w:tcW w:w="1274" w:type="dxa"/>
                </w:tcPr>
                <w:p w14:paraId="0DDE5248" w14:textId="77777777" w:rsidR="00D71A41" w:rsidRPr="00802990" w:rsidRDefault="00D71A41" w:rsidP="00802990">
                  <w:pPr>
                    <w:pStyle w:val="ListParagraph"/>
                    <w:spacing w:line="360" w:lineRule="auto"/>
                    <w:ind w:left="0"/>
                    <w:jc w:val="both"/>
                    <w:rPr>
                      <w:ins w:id="2604" w:author="Chara Katiri" w:date="2015-04-12T17:50:00Z"/>
                      <w:rFonts w:ascii="Times" w:hAnsi="Times" w:cs="Times New Roman"/>
                      <w:sz w:val="22"/>
                      <w:szCs w:val="22"/>
                    </w:rPr>
                  </w:pPr>
                  <w:ins w:id="2605" w:author="Chara Katiri" w:date="2015-04-12T17:50:00Z">
                    <w:r w:rsidRPr="00802990">
                      <w:rPr>
                        <w:rFonts w:ascii="Times" w:hAnsi="Times" w:cs="Times New Roman"/>
                        <w:sz w:val="22"/>
                        <w:szCs w:val="22"/>
                      </w:rPr>
                      <w:t>Functional</w:t>
                    </w:r>
                  </w:ins>
                </w:p>
              </w:tc>
              <w:tc>
                <w:tcPr>
                  <w:tcW w:w="1609" w:type="dxa"/>
                </w:tcPr>
                <w:p w14:paraId="25074CA7" w14:textId="77777777" w:rsidR="00D71A41" w:rsidRPr="00802990" w:rsidRDefault="00D71A41" w:rsidP="00802990">
                  <w:pPr>
                    <w:pStyle w:val="ListParagraph"/>
                    <w:spacing w:line="360" w:lineRule="auto"/>
                    <w:ind w:left="0"/>
                    <w:jc w:val="both"/>
                    <w:rPr>
                      <w:ins w:id="2606" w:author="Chara Katiri" w:date="2015-04-12T17:50:00Z"/>
                      <w:rFonts w:ascii="Times" w:hAnsi="Times" w:cs="Times New Roman"/>
                      <w:sz w:val="22"/>
                      <w:szCs w:val="22"/>
                    </w:rPr>
                  </w:pPr>
                </w:p>
              </w:tc>
              <w:tc>
                <w:tcPr>
                  <w:tcW w:w="1169" w:type="dxa"/>
                </w:tcPr>
                <w:p w14:paraId="24147ADC" w14:textId="77777777" w:rsidR="00D71A41" w:rsidRPr="00802990" w:rsidRDefault="00D71A41" w:rsidP="00802990">
                  <w:pPr>
                    <w:pStyle w:val="ListParagraph"/>
                    <w:spacing w:line="360" w:lineRule="auto"/>
                    <w:ind w:left="0"/>
                    <w:jc w:val="both"/>
                    <w:rPr>
                      <w:ins w:id="2607" w:author="Chara Katiri" w:date="2015-04-12T17:50:00Z"/>
                      <w:rFonts w:ascii="Times" w:hAnsi="Times" w:cs="Times New Roman"/>
                      <w:sz w:val="22"/>
                      <w:szCs w:val="22"/>
                    </w:rPr>
                  </w:pPr>
                  <w:ins w:id="2608" w:author="Chara Katiri" w:date="2015-04-12T17:50:00Z">
                    <w:r w:rsidRPr="00802990">
                      <w:rPr>
                        <w:rFonts w:ascii="Times" w:hAnsi="Times" w:cs="Times New Roman"/>
                        <w:sz w:val="22"/>
                        <w:szCs w:val="22"/>
                      </w:rPr>
                      <w:t>M</w:t>
                    </w:r>
                  </w:ins>
                </w:p>
              </w:tc>
            </w:tr>
            <w:tr w:rsidR="00D71A41" w:rsidRPr="00802990" w14:paraId="2FF80FA7" w14:textId="77777777" w:rsidTr="004A6681">
              <w:trPr>
                <w:ins w:id="2609" w:author="Chara Katiri" w:date="2015-04-12T17:50:00Z"/>
              </w:trPr>
              <w:tc>
                <w:tcPr>
                  <w:tcW w:w="1116" w:type="dxa"/>
                </w:tcPr>
                <w:p w14:paraId="3EC72F5A" w14:textId="77777777" w:rsidR="00D71A41" w:rsidRPr="00802990" w:rsidRDefault="00D71A41" w:rsidP="00802990">
                  <w:pPr>
                    <w:pStyle w:val="ListParagraph"/>
                    <w:spacing w:line="360" w:lineRule="auto"/>
                    <w:ind w:left="0"/>
                    <w:jc w:val="both"/>
                    <w:rPr>
                      <w:ins w:id="2610" w:author="Chara Katiri" w:date="2015-04-12T17:50:00Z"/>
                      <w:rFonts w:ascii="Times" w:hAnsi="Times" w:cs="Times New Roman"/>
                      <w:sz w:val="22"/>
                      <w:szCs w:val="22"/>
                    </w:rPr>
                  </w:pPr>
                  <w:ins w:id="2611" w:author="Chara Katiri" w:date="2015-04-12T17:50:00Z">
                    <w:r w:rsidRPr="00802990">
                      <w:rPr>
                        <w:rFonts w:ascii="Times" w:hAnsi="Times" w:cs="Times New Roman"/>
                        <w:sz w:val="22"/>
                        <w:szCs w:val="22"/>
                      </w:rPr>
                      <w:t>14</w:t>
                    </w:r>
                  </w:ins>
                </w:p>
              </w:tc>
              <w:tc>
                <w:tcPr>
                  <w:tcW w:w="3960" w:type="dxa"/>
                </w:tcPr>
                <w:p w14:paraId="7A7055AD" w14:textId="77777777" w:rsidR="00D71A41" w:rsidRPr="00802990" w:rsidRDefault="00D71A41" w:rsidP="00802990">
                  <w:pPr>
                    <w:pStyle w:val="ListParagraph"/>
                    <w:spacing w:line="360" w:lineRule="auto"/>
                    <w:ind w:left="0"/>
                    <w:jc w:val="both"/>
                    <w:rPr>
                      <w:ins w:id="2612" w:author="Chara Katiri" w:date="2015-04-12T17:50:00Z"/>
                      <w:rFonts w:ascii="Times" w:hAnsi="Times" w:cs="Times New Roman"/>
                      <w:sz w:val="22"/>
                      <w:szCs w:val="22"/>
                    </w:rPr>
                  </w:pPr>
                  <w:ins w:id="2613" w:author="Chara Katiri" w:date="2015-04-12T17:50:00Z">
                    <w:r w:rsidRPr="00802990">
                      <w:rPr>
                        <w:rFonts w:ascii="Times" w:hAnsi="Times" w:cs="Times New Roman"/>
                        <w:sz w:val="22"/>
                        <w:szCs w:val="22"/>
                      </w:rPr>
                      <w:t xml:space="preserve">The system must provide a search functionality (text-box search) to allow the users enter keywords. </w:t>
                    </w:r>
                  </w:ins>
                </w:p>
              </w:tc>
              <w:tc>
                <w:tcPr>
                  <w:tcW w:w="1274" w:type="dxa"/>
                </w:tcPr>
                <w:p w14:paraId="4293C0B7" w14:textId="77777777" w:rsidR="00D71A41" w:rsidRPr="00802990" w:rsidRDefault="00D71A41" w:rsidP="00802990">
                  <w:pPr>
                    <w:pStyle w:val="ListParagraph"/>
                    <w:spacing w:line="360" w:lineRule="auto"/>
                    <w:ind w:left="0"/>
                    <w:jc w:val="both"/>
                    <w:rPr>
                      <w:ins w:id="2614" w:author="Chara Katiri" w:date="2015-04-12T17:50:00Z"/>
                      <w:rFonts w:ascii="Times" w:hAnsi="Times" w:cs="Times New Roman"/>
                      <w:sz w:val="22"/>
                      <w:szCs w:val="22"/>
                    </w:rPr>
                  </w:pPr>
                  <w:ins w:id="2615" w:author="Chara Katiri" w:date="2015-04-12T17:50:00Z">
                    <w:r w:rsidRPr="00802990">
                      <w:rPr>
                        <w:rFonts w:ascii="Times" w:hAnsi="Times" w:cs="Times New Roman"/>
                        <w:sz w:val="22"/>
                        <w:szCs w:val="22"/>
                      </w:rPr>
                      <w:t>Functional</w:t>
                    </w:r>
                  </w:ins>
                </w:p>
              </w:tc>
              <w:tc>
                <w:tcPr>
                  <w:tcW w:w="1609" w:type="dxa"/>
                </w:tcPr>
                <w:p w14:paraId="3954F17D" w14:textId="77777777" w:rsidR="00D71A41" w:rsidRPr="00802990" w:rsidRDefault="00D71A41" w:rsidP="00802990">
                  <w:pPr>
                    <w:pStyle w:val="ListParagraph"/>
                    <w:spacing w:line="360" w:lineRule="auto"/>
                    <w:ind w:left="0"/>
                    <w:jc w:val="both"/>
                    <w:rPr>
                      <w:ins w:id="2616" w:author="Chara Katiri" w:date="2015-04-12T17:50:00Z"/>
                      <w:rFonts w:ascii="Times" w:hAnsi="Times" w:cs="Times New Roman"/>
                      <w:sz w:val="22"/>
                      <w:szCs w:val="22"/>
                    </w:rPr>
                  </w:pPr>
                </w:p>
              </w:tc>
              <w:tc>
                <w:tcPr>
                  <w:tcW w:w="1169" w:type="dxa"/>
                </w:tcPr>
                <w:p w14:paraId="0AC12D6B" w14:textId="77777777" w:rsidR="00D71A41" w:rsidRPr="00802990" w:rsidRDefault="00D71A41" w:rsidP="00802990">
                  <w:pPr>
                    <w:pStyle w:val="ListParagraph"/>
                    <w:spacing w:line="360" w:lineRule="auto"/>
                    <w:ind w:left="0"/>
                    <w:jc w:val="both"/>
                    <w:rPr>
                      <w:ins w:id="2617" w:author="Chara Katiri" w:date="2015-04-12T17:50:00Z"/>
                      <w:rFonts w:ascii="Times" w:hAnsi="Times" w:cs="Times New Roman"/>
                      <w:sz w:val="22"/>
                      <w:szCs w:val="22"/>
                    </w:rPr>
                  </w:pPr>
                  <w:ins w:id="2618" w:author="Chara Katiri" w:date="2015-04-12T17:50:00Z">
                    <w:r w:rsidRPr="00802990">
                      <w:rPr>
                        <w:rFonts w:ascii="Times" w:hAnsi="Times" w:cs="Times New Roman"/>
                        <w:sz w:val="22"/>
                        <w:szCs w:val="22"/>
                      </w:rPr>
                      <w:t>M</w:t>
                    </w:r>
                  </w:ins>
                </w:p>
              </w:tc>
            </w:tr>
            <w:tr w:rsidR="00D71A41" w:rsidRPr="00802990" w14:paraId="65796232" w14:textId="77777777" w:rsidTr="004A6681">
              <w:trPr>
                <w:ins w:id="2619" w:author="Chara Katiri" w:date="2015-04-12T17:50:00Z"/>
              </w:trPr>
              <w:tc>
                <w:tcPr>
                  <w:tcW w:w="1116" w:type="dxa"/>
                </w:tcPr>
                <w:p w14:paraId="5A7D52D5" w14:textId="77777777" w:rsidR="00D71A41" w:rsidRPr="00802990" w:rsidRDefault="00D71A41" w:rsidP="00802990">
                  <w:pPr>
                    <w:pStyle w:val="ListParagraph"/>
                    <w:spacing w:line="360" w:lineRule="auto"/>
                    <w:ind w:left="0"/>
                    <w:jc w:val="both"/>
                    <w:rPr>
                      <w:ins w:id="2620" w:author="Chara Katiri" w:date="2015-04-12T17:50:00Z"/>
                      <w:rFonts w:ascii="Times" w:hAnsi="Times" w:cs="Times New Roman"/>
                      <w:sz w:val="22"/>
                      <w:szCs w:val="22"/>
                    </w:rPr>
                  </w:pPr>
                  <w:ins w:id="2621" w:author="Chara Katiri" w:date="2015-04-12T17:50:00Z">
                    <w:r w:rsidRPr="00802990">
                      <w:rPr>
                        <w:rFonts w:ascii="Times" w:hAnsi="Times" w:cs="Times New Roman"/>
                        <w:sz w:val="22"/>
                        <w:szCs w:val="22"/>
                      </w:rPr>
                      <w:t>15</w:t>
                    </w:r>
                  </w:ins>
                </w:p>
              </w:tc>
              <w:tc>
                <w:tcPr>
                  <w:tcW w:w="3960" w:type="dxa"/>
                </w:tcPr>
                <w:p w14:paraId="14DF9511" w14:textId="77777777" w:rsidR="00D71A41" w:rsidRPr="00802990" w:rsidRDefault="00D71A41" w:rsidP="00802990">
                  <w:pPr>
                    <w:pStyle w:val="ListParagraph"/>
                    <w:spacing w:line="360" w:lineRule="auto"/>
                    <w:ind w:left="0"/>
                    <w:jc w:val="both"/>
                    <w:rPr>
                      <w:ins w:id="2622" w:author="Chara Katiri" w:date="2015-04-12T17:50:00Z"/>
                      <w:rFonts w:ascii="Times" w:hAnsi="Times" w:cs="Times New Roman"/>
                      <w:sz w:val="22"/>
                      <w:szCs w:val="22"/>
                    </w:rPr>
                  </w:pPr>
                  <w:ins w:id="2623" w:author="Chara Katiri" w:date="2015-04-12T17:50:00Z">
                    <w:r w:rsidRPr="00802990">
                      <w:rPr>
                        <w:rFonts w:ascii="Times" w:hAnsi="Times" w:cs="Times New Roman"/>
                        <w:sz w:val="22"/>
                        <w:szCs w:val="22"/>
                      </w:rPr>
                      <w:t>The system could enable the users to sort the products based on price (Low to High, or High to Low).</w:t>
                    </w:r>
                  </w:ins>
                </w:p>
              </w:tc>
              <w:tc>
                <w:tcPr>
                  <w:tcW w:w="1274" w:type="dxa"/>
                </w:tcPr>
                <w:p w14:paraId="60665EED" w14:textId="77777777" w:rsidR="00D71A41" w:rsidRPr="00802990" w:rsidRDefault="00D71A41" w:rsidP="00802990">
                  <w:pPr>
                    <w:pStyle w:val="ListParagraph"/>
                    <w:spacing w:line="360" w:lineRule="auto"/>
                    <w:ind w:left="0"/>
                    <w:jc w:val="both"/>
                    <w:rPr>
                      <w:ins w:id="2624" w:author="Chara Katiri" w:date="2015-04-12T17:50:00Z"/>
                      <w:rFonts w:ascii="Times" w:hAnsi="Times" w:cs="Times New Roman"/>
                      <w:sz w:val="22"/>
                      <w:szCs w:val="22"/>
                    </w:rPr>
                  </w:pPr>
                  <w:ins w:id="2625" w:author="Chara Katiri" w:date="2015-04-12T17:50:00Z">
                    <w:r w:rsidRPr="00802990">
                      <w:rPr>
                        <w:rFonts w:ascii="Times" w:hAnsi="Times" w:cs="Times New Roman"/>
                        <w:sz w:val="22"/>
                        <w:szCs w:val="22"/>
                      </w:rPr>
                      <w:t>Functional</w:t>
                    </w:r>
                  </w:ins>
                </w:p>
              </w:tc>
              <w:tc>
                <w:tcPr>
                  <w:tcW w:w="1609" w:type="dxa"/>
                </w:tcPr>
                <w:p w14:paraId="52549B50" w14:textId="77777777" w:rsidR="00D71A41" w:rsidRPr="00802990" w:rsidRDefault="00D71A41" w:rsidP="00802990">
                  <w:pPr>
                    <w:pStyle w:val="ListParagraph"/>
                    <w:spacing w:line="360" w:lineRule="auto"/>
                    <w:ind w:left="0"/>
                    <w:jc w:val="both"/>
                    <w:rPr>
                      <w:ins w:id="2626" w:author="Chara Katiri" w:date="2015-04-12T17:50:00Z"/>
                      <w:rFonts w:ascii="Times" w:hAnsi="Times" w:cs="Times New Roman"/>
                      <w:sz w:val="22"/>
                      <w:szCs w:val="22"/>
                    </w:rPr>
                  </w:pPr>
                </w:p>
              </w:tc>
              <w:tc>
                <w:tcPr>
                  <w:tcW w:w="1169" w:type="dxa"/>
                </w:tcPr>
                <w:p w14:paraId="12D73783" w14:textId="77777777" w:rsidR="00D71A41" w:rsidRPr="00802990" w:rsidRDefault="00D71A41" w:rsidP="00802990">
                  <w:pPr>
                    <w:pStyle w:val="ListParagraph"/>
                    <w:spacing w:line="360" w:lineRule="auto"/>
                    <w:ind w:left="0"/>
                    <w:jc w:val="both"/>
                    <w:rPr>
                      <w:ins w:id="2627" w:author="Chara Katiri" w:date="2015-04-12T17:50:00Z"/>
                      <w:rFonts w:ascii="Times" w:hAnsi="Times" w:cs="Times New Roman"/>
                      <w:sz w:val="22"/>
                      <w:szCs w:val="22"/>
                    </w:rPr>
                  </w:pPr>
                  <w:ins w:id="2628" w:author="Chara Katiri" w:date="2015-04-12T17:50:00Z">
                    <w:r w:rsidRPr="00802990">
                      <w:rPr>
                        <w:rFonts w:ascii="Times" w:hAnsi="Times" w:cs="Times New Roman"/>
                        <w:sz w:val="22"/>
                        <w:szCs w:val="22"/>
                      </w:rPr>
                      <w:t>C</w:t>
                    </w:r>
                  </w:ins>
                </w:p>
              </w:tc>
            </w:tr>
            <w:tr w:rsidR="00D71A41" w:rsidRPr="00802990" w14:paraId="2778ADE0" w14:textId="77777777" w:rsidTr="004A6681">
              <w:trPr>
                <w:ins w:id="2629" w:author="Chara Katiri" w:date="2015-04-12T17:50:00Z"/>
              </w:trPr>
              <w:tc>
                <w:tcPr>
                  <w:tcW w:w="1116" w:type="dxa"/>
                  <w:shd w:val="clear" w:color="auto" w:fill="4F81BD" w:themeFill="accent1"/>
                </w:tcPr>
                <w:p w14:paraId="7CB90E8C" w14:textId="77777777" w:rsidR="00D71A41" w:rsidRPr="00802990" w:rsidRDefault="00D71A41" w:rsidP="00802990">
                  <w:pPr>
                    <w:pStyle w:val="ListParagraph"/>
                    <w:spacing w:line="360" w:lineRule="auto"/>
                    <w:ind w:left="0"/>
                    <w:jc w:val="both"/>
                    <w:rPr>
                      <w:ins w:id="2630" w:author="Chara Katiri" w:date="2015-04-12T17:50:00Z"/>
                      <w:rFonts w:ascii="Times" w:hAnsi="Times" w:cs="Times New Roman"/>
                      <w:sz w:val="22"/>
                      <w:szCs w:val="22"/>
                    </w:rPr>
                  </w:pPr>
                </w:p>
              </w:tc>
              <w:tc>
                <w:tcPr>
                  <w:tcW w:w="3960" w:type="dxa"/>
                  <w:shd w:val="clear" w:color="auto" w:fill="4F81BD" w:themeFill="accent1"/>
                </w:tcPr>
                <w:p w14:paraId="627010C3" w14:textId="77777777" w:rsidR="00D71A41" w:rsidRPr="00802990" w:rsidRDefault="00D71A41" w:rsidP="00802990">
                  <w:pPr>
                    <w:pStyle w:val="ListParagraph"/>
                    <w:spacing w:line="360" w:lineRule="auto"/>
                    <w:ind w:left="0"/>
                    <w:jc w:val="both"/>
                    <w:rPr>
                      <w:ins w:id="2631" w:author="Chara Katiri" w:date="2015-04-12T17:50:00Z"/>
                      <w:rFonts w:ascii="Times" w:hAnsi="Times" w:cs="Times New Roman"/>
                      <w:sz w:val="22"/>
                      <w:szCs w:val="22"/>
                    </w:rPr>
                  </w:pPr>
                  <w:ins w:id="2632" w:author="Chara Katiri" w:date="2015-04-12T17:50:00Z">
                    <w:r w:rsidRPr="00802990">
                      <w:rPr>
                        <w:rFonts w:ascii="Times" w:hAnsi="Times" w:cs="Times New Roman"/>
                        <w:sz w:val="22"/>
                        <w:szCs w:val="22"/>
                      </w:rPr>
                      <w:t xml:space="preserve">Favourites </w:t>
                    </w:r>
                  </w:ins>
                </w:p>
              </w:tc>
              <w:tc>
                <w:tcPr>
                  <w:tcW w:w="1274" w:type="dxa"/>
                  <w:shd w:val="clear" w:color="auto" w:fill="4F81BD" w:themeFill="accent1"/>
                </w:tcPr>
                <w:p w14:paraId="003FE515" w14:textId="77777777" w:rsidR="00D71A41" w:rsidRPr="00802990" w:rsidRDefault="00D71A41" w:rsidP="00802990">
                  <w:pPr>
                    <w:pStyle w:val="ListParagraph"/>
                    <w:spacing w:line="360" w:lineRule="auto"/>
                    <w:ind w:left="0"/>
                    <w:jc w:val="both"/>
                    <w:rPr>
                      <w:ins w:id="2633" w:author="Chara Katiri" w:date="2015-04-12T17:50:00Z"/>
                      <w:rFonts w:ascii="Times" w:hAnsi="Times" w:cs="Times New Roman"/>
                      <w:sz w:val="22"/>
                      <w:szCs w:val="22"/>
                    </w:rPr>
                  </w:pPr>
                </w:p>
              </w:tc>
              <w:tc>
                <w:tcPr>
                  <w:tcW w:w="1609" w:type="dxa"/>
                  <w:shd w:val="clear" w:color="auto" w:fill="4F81BD" w:themeFill="accent1"/>
                </w:tcPr>
                <w:p w14:paraId="2E43FABF" w14:textId="77777777" w:rsidR="00D71A41" w:rsidRPr="00802990" w:rsidRDefault="00D71A41" w:rsidP="00802990">
                  <w:pPr>
                    <w:pStyle w:val="ListParagraph"/>
                    <w:spacing w:line="360" w:lineRule="auto"/>
                    <w:ind w:left="0"/>
                    <w:jc w:val="both"/>
                    <w:rPr>
                      <w:ins w:id="2634" w:author="Chara Katiri" w:date="2015-04-12T17:50:00Z"/>
                      <w:rFonts w:ascii="Times" w:hAnsi="Times" w:cs="Times New Roman"/>
                      <w:sz w:val="22"/>
                      <w:szCs w:val="22"/>
                    </w:rPr>
                  </w:pPr>
                </w:p>
              </w:tc>
              <w:tc>
                <w:tcPr>
                  <w:tcW w:w="1169" w:type="dxa"/>
                  <w:shd w:val="clear" w:color="auto" w:fill="4F81BD" w:themeFill="accent1"/>
                </w:tcPr>
                <w:p w14:paraId="00F739FF" w14:textId="77777777" w:rsidR="00D71A41" w:rsidRPr="00802990" w:rsidRDefault="00D71A41" w:rsidP="00802990">
                  <w:pPr>
                    <w:pStyle w:val="ListParagraph"/>
                    <w:spacing w:line="360" w:lineRule="auto"/>
                    <w:ind w:left="0"/>
                    <w:jc w:val="both"/>
                    <w:rPr>
                      <w:ins w:id="2635" w:author="Chara Katiri" w:date="2015-04-12T17:50:00Z"/>
                      <w:rFonts w:ascii="Times" w:hAnsi="Times" w:cs="Times New Roman"/>
                      <w:sz w:val="22"/>
                      <w:szCs w:val="22"/>
                    </w:rPr>
                  </w:pPr>
                </w:p>
              </w:tc>
            </w:tr>
            <w:tr w:rsidR="00D71A41" w:rsidRPr="00802990" w14:paraId="3CB5FB8C" w14:textId="77777777" w:rsidTr="004A6681">
              <w:trPr>
                <w:ins w:id="2636" w:author="Chara Katiri" w:date="2015-04-12T17:50:00Z"/>
              </w:trPr>
              <w:tc>
                <w:tcPr>
                  <w:tcW w:w="1116" w:type="dxa"/>
                </w:tcPr>
                <w:p w14:paraId="5BB333BB" w14:textId="77777777" w:rsidR="00D71A41" w:rsidRPr="00802990" w:rsidRDefault="00D71A41" w:rsidP="00802990">
                  <w:pPr>
                    <w:pStyle w:val="ListParagraph"/>
                    <w:spacing w:line="360" w:lineRule="auto"/>
                    <w:ind w:left="0"/>
                    <w:jc w:val="both"/>
                    <w:rPr>
                      <w:ins w:id="2637" w:author="Chara Katiri" w:date="2015-04-12T17:50:00Z"/>
                      <w:rFonts w:ascii="Times" w:hAnsi="Times" w:cs="Times New Roman"/>
                      <w:sz w:val="22"/>
                      <w:szCs w:val="22"/>
                    </w:rPr>
                  </w:pPr>
                  <w:ins w:id="2638" w:author="Chara Katiri" w:date="2015-04-12T17:50:00Z">
                    <w:r w:rsidRPr="00802990">
                      <w:rPr>
                        <w:rFonts w:ascii="Times" w:hAnsi="Times" w:cs="Times New Roman"/>
                        <w:sz w:val="22"/>
                        <w:szCs w:val="22"/>
                      </w:rPr>
                      <w:t>12</w:t>
                    </w:r>
                  </w:ins>
                </w:p>
              </w:tc>
              <w:tc>
                <w:tcPr>
                  <w:tcW w:w="3960" w:type="dxa"/>
                </w:tcPr>
                <w:p w14:paraId="04D46B9C" w14:textId="77777777" w:rsidR="00D71A41" w:rsidRPr="00802990" w:rsidRDefault="00D71A41" w:rsidP="00802990">
                  <w:pPr>
                    <w:pStyle w:val="ListParagraph"/>
                    <w:spacing w:line="360" w:lineRule="auto"/>
                    <w:ind w:left="0"/>
                    <w:jc w:val="both"/>
                    <w:rPr>
                      <w:ins w:id="2639" w:author="Chara Katiri" w:date="2015-04-12T17:50:00Z"/>
                      <w:rFonts w:ascii="Times" w:hAnsi="Times" w:cs="Times New Roman"/>
                      <w:sz w:val="22"/>
                      <w:szCs w:val="22"/>
                    </w:rPr>
                  </w:pPr>
                  <w:ins w:id="2640" w:author="Chara Katiri" w:date="2015-04-12T17:50:00Z">
                    <w:r w:rsidRPr="00802990">
                      <w:rPr>
                        <w:rFonts w:ascii="Times" w:hAnsi="Times" w:cs="Times New Roman"/>
                        <w:sz w:val="22"/>
                        <w:szCs w:val="22"/>
                      </w:rPr>
                      <w:t xml:space="preserve">The system should allow users to bookmark items as ‘Favourites’.   </w:t>
                    </w:r>
                  </w:ins>
                </w:p>
              </w:tc>
              <w:tc>
                <w:tcPr>
                  <w:tcW w:w="1274" w:type="dxa"/>
                </w:tcPr>
                <w:p w14:paraId="6430F338" w14:textId="77777777" w:rsidR="00D71A41" w:rsidRPr="00802990" w:rsidRDefault="00D71A41" w:rsidP="00802990">
                  <w:pPr>
                    <w:pStyle w:val="ListParagraph"/>
                    <w:spacing w:line="360" w:lineRule="auto"/>
                    <w:ind w:left="0"/>
                    <w:jc w:val="both"/>
                    <w:rPr>
                      <w:ins w:id="2641" w:author="Chara Katiri" w:date="2015-04-12T17:50:00Z"/>
                      <w:rFonts w:ascii="Times" w:hAnsi="Times" w:cs="Times New Roman"/>
                      <w:sz w:val="22"/>
                      <w:szCs w:val="22"/>
                    </w:rPr>
                  </w:pPr>
                  <w:ins w:id="2642" w:author="Chara Katiri" w:date="2015-04-12T17:50:00Z">
                    <w:r w:rsidRPr="00802990">
                      <w:rPr>
                        <w:rFonts w:ascii="Times" w:hAnsi="Times" w:cs="Times New Roman"/>
                        <w:sz w:val="22"/>
                        <w:szCs w:val="22"/>
                      </w:rPr>
                      <w:t>Functional</w:t>
                    </w:r>
                  </w:ins>
                </w:p>
              </w:tc>
              <w:tc>
                <w:tcPr>
                  <w:tcW w:w="1609" w:type="dxa"/>
                </w:tcPr>
                <w:p w14:paraId="44EFAA59" w14:textId="77777777" w:rsidR="00D71A41" w:rsidRPr="00802990" w:rsidRDefault="00D71A41" w:rsidP="00802990">
                  <w:pPr>
                    <w:pStyle w:val="ListParagraph"/>
                    <w:spacing w:line="360" w:lineRule="auto"/>
                    <w:ind w:left="0"/>
                    <w:jc w:val="both"/>
                    <w:rPr>
                      <w:ins w:id="2643" w:author="Chara Katiri" w:date="2015-04-12T17:50:00Z"/>
                      <w:rFonts w:ascii="Times" w:hAnsi="Times" w:cs="Times New Roman"/>
                      <w:sz w:val="22"/>
                      <w:szCs w:val="22"/>
                    </w:rPr>
                  </w:pPr>
                </w:p>
              </w:tc>
              <w:tc>
                <w:tcPr>
                  <w:tcW w:w="1169" w:type="dxa"/>
                </w:tcPr>
                <w:p w14:paraId="3966ED9A" w14:textId="77777777" w:rsidR="00D71A41" w:rsidRPr="00802990" w:rsidRDefault="00D71A41" w:rsidP="00802990">
                  <w:pPr>
                    <w:pStyle w:val="ListParagraph"/>
                    <w:spacing w:line="360" w:lineRule="auto"/>
                    <w:ind w:left="0"/>
                    <w:jc w:val="both"/>
                    <w:rPr>
                      <w:ins w:id="2644" w:author="Chara Katiri" w:date="2015-04-12T17:50:00Z"/>
                      <w:rFonts w:ascii="Times" w:hAnsi="Times" w:cs="Times New Roman"/>
                      <w:sz w:val="22"/>
                      <w:szCs w:val="22"/>
                    </w:rPr>
                  </w:pPr>
                  <w:ins w:id="2645" w:author="Chara Katiri" w:date="2015-04-12T17:50:00Z">
                    <w:r w:rsidRPr="00802990">
                      <w:rPr>
                        <w:rFonts w:ascii="Times" w:hAnsi="Times" w:cs="Times New Roman"/>
                        <w:sz w:val="22"/>
                        <w:szCs w:val="22"/>
                      </w:rPr>
                      <w:t>M</w:t>
                    </w:r>
                  </w:ins>
                </w:p>
              </w:tc>
            </w:tr>
            <w:tr w:rsidR="00D71A41" w:rsidRPr="00802990" w14:paraId="13616AB5" w14:textId="77777777" w:rsidTr="004A6681">
              <w:trPr>
                <w:ins w:id="2646" w:author="Chara Katiri" w:date="2015-04-12T17:50:00Z"/>
              </w:trPr>
              <w:tc>
                <w:tcPr>
                  <w:tcW w:w="1116" w:type="dxa"/>
                </w:tcPr>
                <w:p w14:paraId="2C7FF217" w14:textId="77777777" w:rsidR="00D71A41" w:rsidRPr="00802990" w:rsidRDefault="00D71A41" w:rsidP="00802990">
                  <w:pPr>
                    <w:pStyle w:val="ListParagraph"/>
                    <w:spacing w:line="360" w:lineRule="auto"/>
                    <w:ind w:left="0"/>
                    <w:jc w:val="both"/>
                    <w:rPr>
                      <w:ins w:id="2647" w:author="Chara Katiri" w:date="2015-04-12T17:50:00Z"/>
                      <w:rFonts w:ascii="Times" w:hAnsi="Times" w:cs="Times New Roman"/>
                      <w:sz w:val="22"/>
                      <w:szCs w:val="22"/>
                    </w:rPr>
                  </w:pPr>
                  <w:ins w:id="2648" w:author="Chara Katiri" w:date="2015-04-12T17:50:00Z">
                    <w:r w:rsidRPr="00802990">
                      <w:rPr>
                        <w:rFonts w:ascii="Times" w:hAnsi="Times" w:cs="Times New Roman"/>
                        <w:sz w:val="22"/>
                        <w:szCs w:val="22"/>
                      </w:rPr>
                      <w:t>13</w:t>
                    </w:r>
                  </w:ins>
                </w:p>
              </w:tc>
              <w:tc>
                <w:tcPr>
                  <w:tcW w:w="3960" w:type="dxa"/>
                </w:tcPr>
                <w:p w14:paraId="43773A17" w14:textId="77777777" w:rsidR="00D71A41" w:rsidRPr="00802990" w:rsidRDefault="00D71A41" w:rsidP="00802990">
                  <w:pPr>
                    <w:pStyle w:val="ListParagraph"/>
                    <w:spacing w:line="360" w:lineRule="auto"/>
                    <w:ind w:left="0"/>
                    <w:jc w:val="both"/>
                    <w:rPr>
                      <w:ins w:id="2649" w:author="Chara Katiri" w:date="2015-04-12T17:50:00Z"/>
                      <w:rFonts w:ascii="Times" w:hAnsi="Times" w:cs="Times New Roman"/>
                      <w:sz w:val="22"/>
                      <w:szCs w:val="22"/>
                    </w:rPr>
                  </w:pPr>
                  <w:proofErr w:type="gramStart"/>
                  <w:ins w:id="2650" w:author="Chara Katiri" w:date="2015-04-12T17:50:00Z">
                    <w:r w:rsidRPr="00802990">
                      <w:rPr>
                        <w:rFonts w:ascii="Times" w:hAnsi="Times" w:cs="Times New Roman"/>
                        <w:sz w:val="22"/>
                        <w:szCs w:val="22"/>
                      </w:rPr>
                      <w:t>Items marked as Favorites must be protected from external unauthorized access by other users</w:t>
                    </w:r>
                    <w:proofErr w:type="gramEnd"/>
                    <w:r w:rsidRPr="00802990">
                      <w:rPr>
                        <w:rFonts w:ascii="Times" w:hAnsi="Times" w:cs="Times New Roman"/>
                        <w:sz w:val="22"/>
                        <w:szCs w:val="22"/>
                      </w:rPr>
                      <w:t xml:space="preserve">. </w:t>
                    </w:r>
                  </w:ins>
                </w:p>
              </w:tc>
              <w:tc>
                <w:tcPr>
                  <w:tcW w:w="1274" w:type="dxa"/>
                </w:tcPr>
                <w:p w14:paraId="4FFC671C" w14:textId="77777777" w:rsidR="00D71A41" w:rsidRPr="00802990" w:rsidRDefault="00D71A41" w:rsidP="00802990">
                  <w:pPr>
                    <w:pStyle w:val="ListParagraph"/>
                    <w:spacing w:line="360" w:lineRule="auto"/>
                    <w:ind w:left="0"/>
                    <w:jc w:val="both"/>
                    <w:rPr>
                      <w:ins w:id="2651" w:author="Chara Katiri" w:date="2015-04-12T17:50:00Z"/>
                      <w:rFonts w:ascii="Times" w:hAnsi="Times" w:cs="Times New Roman"/>
                      <w:sz w:val="22"/>
                      <w:szCs w:val="22"/>
                    </w:rPr>
                  </w:pPr>
                  <w:ins w:id="2652" w:author="Chara Katiri" w:date="2015-04-12T17:50:00Z">
                    <w:r w:rsidRPr="00802990">
                      <w:rPr>
                        <w:rFonts w:ascii="Times" w:hAnsi="Times" w:cs="Times New Roman"/>
                        <w:sz w:val="22"/>
                        <w:szCs w:val="22"/>
                      </w:rPr>
                      <w:t>Non-functional</w:t>
                    </w:r>
                  </w:ins>
                </w:p>
              </w:tc>
              <w:tc>
                <w:tcPr>
                  <w:tcW w:w="1609" w:type="dxa"/>
                </w:tcPr>
                <w:p w14:paraId="210C8673" w14:textId="77777777" w:rsidR="00D71A41" w:rsidRPr="00802990" w:rsidRDefault="00D71A41" w:rsidP="00802990">
                  <w:pPr>
                    <w:pStyle w:val="ListParagraph"/>
                    <w:spacing w:line="360" w:lineRule="auto"/>
                    <w:ind w:left="0"/>
                    <w:jc w:val="both"/>
                    <w:rPr>
                      <w:ins w:id="2653" w:author="Chara Katiri" w:date="2015-04-12T17:50:00Z"/>
                      <w:rFonts w:ascii="Times" w:hAnsi="Times" w:cs="Times New Roman"/>
                      <w:sz w:val="22"/>
                      <w:szCs w:val="22"/>
                    </w:rPr>
                  </w:pPr>
                </w:p>
              </w:tc>
              <w:tc>
                <w:tcPr>
                  <w:tcW w:w="1169" w:type="dxa"/>
                </w:tcPr>
                <w:p w14:paraId="788EA51E" w14:textId="77777777" w:rsidR="00D71A41" w:rsidRPr="00802990" w:rsidRDefault="00D71A41" w:rsidP="00802990">
                  <w:pPr>
                    <w:pStyle w:val="ListParagraph"/>
                    <w:spacing w:line="360" w:lineRule="auto"/>
                    <w:ind w:left="0"/>
                    <w:jc w:val="both"/>
                    <w:rPr>
                      <w:ins w:id="2654" w:author="Chara Katiri" w:date="2015-04-12T17:50:00Z"/>
                      <w:rFonts w:ascii="Times" w:hAnsi="Times" w:cs="Times New Roman"/>
                      <w:sz w:val="22"/>
                      <w:szCs w:val="22"/>
                    </w:rPr>
                  </w:pPr>
                  <w:ins w:id="2655" w:author="Chara Katiri" w:date="2015-04-12T17:50:00Z">
                    <w:r w:rsidRPr="00802990">
                      <w:rPr>
                        <w:rFonts w:ascii="Times" w:hAnsi="Times" w:cs="Times New Roman"/>
                        <w:sz w:val="22"/>
                        <w:szCs w:val="22"/>
                      </w:rPr>
                      <w:t>M</w:t>
                    </w:r>
                  </w:ins>
                </w:p>
              </w:tc>
            </w:tr>
            <w:tr w:rsidR="00D71A41" w:rsidRPr="00802990" w14:paraId="74E69766" w14:textId="77777777" w:rsidTr="004A6681">
              <w:trPr>
                <w:ins w:id="2656" w:author="Chara Katiri" w:date="2015-04-12T17:50:00Z"/>
              </w:trPr>
              <w:tc>
                <w:tcPr>
                  <w:tcW w:w="1116" w:type="dxa"/>
                  <w:shd w:val="clear" w:color="auto" w:fill="548DD4" w:themeFill="text2" w:themeFillTint="99"/>
                </w:tcPr>
                <w:p w14:paraId="1B477082" w14:textId="77777777" w:rsidR="00D71A41" w:rsidRPr="00802990" w:rsidRDefault="00D71A41" w:rsidP="00802990">
                  <w:pPr>
                    <w:pStyle w:val="ListParagraph"/>
                    <w:spacing w:line="360" w:lineRule="auto"/>
                    <w:ind w:left="0"/>
                    <w:jc w:val="both"/>
                    <w:rPr>
                      <w:ins w:id="2657" w:author="Chara Katiri" w:date="2015-04-12T17:50:00Z"/>
                      <w:rFonts w:ascii="Times" w:hAnsi="Times" w:cs="Times New Roman"/>
                      <w:b/>
                      <w:color w:val="FFFFFF" w:themeColor="background1"/>
                      <w:sz w:val="22"/>
                      <w:szCs w:val="22"/>
                    </w:rPr>
                  </w:pPr>
                </w:p>
              </w:tc>
              <w:tc>
                <w:tcPr>
                  <w:tcW w:w="8012" w:type="dxa"/>
                  <w:gridSpan w:val="4"/>
                  <w:shd w:val="clear" w:color="auto" w:fill="548DD4" w:themeFill="text2" w:themeFillTint="99"/>
                </w:tcPr>
                <w:p w14:paraId="1EB3DB08" w14:textId="77777777" w:rsidR="00D71A41" w:rsidRPr="00802990" w:rsidRDefault="00D71A41" w:rsidP="00802990">
                  <w:pPr>
                    <w:pStyle w:val="ListParagraph"/>
                    <w:spacing w:line="360" w:lineRule="auto"/>
                    <w:ind w:left="0"/>
                    <w:jc w:val="both"/>
                    <w:rPr>
                      <w:ins w:id="2658" w:author="Chara Katiri" w:date="2015-04-12T17:50:00Z"/>
                      <w:rFonts w:ascii="Times" w:hAnsi="Times" w:cs="Times New Roman"/>
                      <w:b/>
                      <w:color w:val="FFFFFF" w:themeColor="background1"/>
                      <w:sz w:val="22"/>
                      <w:szCs w:val="22"/>
                    </w:rPr>
                  </w:pPr>
                  <w:ins w:id="2659" w:author="Chara Katiri" w:date="2015-04-12T17:50:00Z">
                    <w:r w:rsidRPr="00802990">
                      <w:rPr>
                        <w:rFonts w:ascii="Times" w:hAnsi="Times" w:cs="Times New Roman"/>
                        <w:b/>
                        <w:color w:val="FFFFFF" w:themeColor="background1"/>
                        <w:sz w:val="22"/>
                        <w:szCs w:val="22"/>
                      </w:rPr>
                      <w:t>Terms &amp; Conditions</w:t>
                    </w:r>
                  </w:ins>
                </w:p>
              </w:tc>
            </w:tr>
            <w:tr w:rsidR="00D71A41" w:rsidRPr="00802990" w14:paraId="306AE4F1" w14:textId="77777777" w:rsidTr="004A6681">
              <w:trPr>
                <w:ins w:id="2660" w:author="Chara Katiri" w:date="2015-04-12T17:50:00Z"/>
              </w:trPr>
              <w:tc>
                <w:tcPr>
                  <w:tcW w:w="1116" w:type="dxa"/>
                </w:tcPr>
                <w:p w14:paraId="4D4B078F" w14:textId="77777777" w:rsidR="00D71A41" w:rsidRPr="00802990" w:rsidRDefault="00D71A41" w:rsidP="00802990">
                  <w:pPr>
                    <w:pStyle w:val="ListParagraph"/>
                    <w:spacing w:line="360" w:lineRule="auto"/>
                    <w:ind w:left="0"/>
                    <w:jc w:val="both"/>
                    <w:rPr>
                      <w:ins w:id="2661" w:author="Chara Katiri" w:date="2015-04-12T17:50:00Z"/>
                      <w:rFonts w:ascii="Times" w:hAnsi="Times" w:cs="Times New Roman"/>
                      <w:sz w:val="22"/>
                      <w:szCs w:val="22"/>
                    </w:rPr>
                  </w:pPr>
                  <w:ins w:id="2662" w:author="Chara Katiri" w:date="2015-04-12T17:50:00Z">
                    <w:r w:rsidRPr="00802990">
                      <w:rPr>
                        <w:rFonts w:ascii="Times" w:hAnsi="Times" w:cs="Times New Roman"/>
                        <w:sz w:val="22"/>
                        <w:szCs w:val="22"/>
                      </w:rPr>
                      <w:t>3</w:t>
                    </w:r>
                  </w:ins>
                </w:p>
              </w:tc>
              <w:tc>
                <w:tcPr>
                  <w:tcW w:w="3960" w:type="dxa"/>
                </w:tcPr>
                <w:p w14:paraId="526DDB2E" w14:textId="77777777" w:rsidR="00D71A41" w:rsidRPr="00802990" w:rsidRDefault="00D71A41" w:rsidP="00802990">
                  <w:pPr>
                    <w:spacing w:line="360" w:lineRule="auto"/>
                    <w:contextualSpacing/>
                    <w:jc w:val="both"/>
                    <w:rPr>
                      <w:ins w:id="2663" w:author="Chara Katiri" w:date="2015-04-12T17:50:00Z"/>
                      <w:rFonts w:ascii="Times" w:eastAsia="Times New Roman" w:hAnsi="Times" w:cs="Times New Roman"/>
                      <w:iCs/>
                      <w:sz w:val="22"/>
                      <w:szCs w:val="22"/>
                      <w:lang w:val="en-GB"/>
                    </w:rPr>
                  </w:pPr>
                  <w:ins w:id="2664" w:author="Chara Katiri" w:date="2015-04-12T17:50:00Z">
                    <w:r w:rsidRPr="00802990">
                      <w:rPr>
                        <w:rFonts w:ascii="Times" w:hAnsi="Times" w:cs="Times New Roman"/>
                        <w:sz w:val="22"/>
                        <w:szCs w:val="22"/>
                      </w:rPr>
                      <w:t>The system must ask the users (byers &amp; sellers) to agree with ‘The Sales of Goods Act 1979’ and adhere to it:  “</w:t>
                    </w:r>
                    <w:r w:rsidRPr="00802990">
                      <w:rPr>
                        <w:rFonts w:ascii="Times" w:eastAsia="Times New Roman" w:hAnsi="Times" w:cs="Times New Roman"/>
                        <w:i/>
                        <w:iCs/>
                        <w:sz w:val="22"/>
                        <w:szCs w:val="22"/>
                        <w:lang w:val="en-GB"/>
                      </w:rPr>
                      <w:t xml:space="preserve">"traders must sell goods that are as described and of satisfactory quality” </w:t>
                    </w:r>
                    <w:r w:rsidRPr="00802990">
                      <w:rPr>
                        <w:rFonts w:ascii="Times" w:eastAsia="Times New Roman" w:hAnsi="Times" w:cs="Times New Roman"/>
                        <w:iCs/>
                        <w:sz w:val="22"/>
                        <w:szCs w:val="22"/>
                        <w:lang w:val="en-GB"/>
                      </w:rPr>
                      <w:t xml:space="preserve">[4], [5]. The Terms &amp; conditions must be accessible, meaningful and fair. </w:t>
                    </w:r>
                  </w:ins>
                </w:p>
              </w:tc>
              <w:tc>
                <w:tcPr>
                  <w:tcW w:w="1274" w:type="dxa"/>
                </w:tcPr>
                <w:p w14:paraId="5B7E5292" w14:textId="77777777" w:rsidR="00D71A41" w:rsidRPr="00802990" w:rsidRDefault="00D71A41" w:rsidP="00802990">
                  <w:pPr>
                    <w:pStyle w:val="ListParagraph"/>
                    <w:spacing w:line="360" w:lineRule="auto"/>
                    <w:ind w:left="0"/>
                    <w:jc w:val="both"/>
                    <w:rPr>
                      <w:ins w:id="2665" w:author="Chara Katiri" w:date="2015-04-12T17:50:00Z"/>
                      <w:rFonts w:ascii="Times" w:hAnsi="Times" w:cs="Times New Roman"/>
                      <w:sz w:val="22"/>
                      <w:szCs w:val="22"/>
                    </w:rPr>
                  </w:pPr>
                  <w:ins w:id="2666" w:author="Chara Katiri" w:date="2015-04-12T17:50:00Z">
                    <w:r w:rsidRPr="00802990">
                      <w:rPr>
                        <w:rFonts w:ascii="Times" w:hAnsi="Times" w:cs="Times New Roman"/>
                        <w:sz w:val="22"/>
                        <w:szCs w:val="22"/>
                      </w:rPr>
                      <w:t>Non-functional</w:t>
                    </w:r>
                  </w:ins>
                </w:p>
              </w:tc>
              <w:tc>
                <w:tcPr>
                  <w:tcW w:w="1609" w:type="dxa"/>
                </w:tcPr>
                <w:p w14:paraId="1832833B" w14:textId="77777777" w:rsidR="00D71A41" w:rsidRPr="00802990" w:rsidRDefault="00D71A41" w:rsidP="00802990">
                  <w:pPr>
                    <w:pStyle w:val="ListParagraph"/>
                    <w:spacing w:line="360" w:lineRule="auto"/>
                    <w:ind w:left="0"/>
                    <w:jc w:val="both"/>
                    <w:rPr>
                      <w:ins w:id="2667" w:author="Chara Katiri" w:date="2015-04-12T17:50:00Z"/>
                      <w:rFonts w:ascii="Times" w:hAnsi="Times" w:cs="Times New Roman"/>
                      <w:sz w:val="22"/>
                      <w:szCs w:val="22"/>
                    </w:rPr>
                  </w:pPr>
                </w:p>
              </w:tc>
              <w:tc>
                <w:tcPr>
                  <w:tcW w:w="1169" w:type="dxa"/>
                </w:tcPr>
                <w:p w14:paraId="64E14041" w14:textId="77777777" w:rsidR="00D71A41" w:rsidRPr="00802990" w:rsidRDefault="00D71A41" w:rsidP="00802990">
                  <w:pPr>
                    <w:pStyle w:val="ListParagraph"/>
                    <w:spacing w:line="360" w:lineRule="auto"/>
                    <w:ind w:left="0"/>
                    <w:jc w:val="both"/>
                    <w:rPr>
                      <w:ins w:id="2668" w:author="Chara Katiri" w:date="2015-04-12T17:50:00Z"/>
                      <w:rFonts w:ascii="Times" w:hAnsi="Times" w:cs="Times New Roman"/>
                      <w:sz w:val="22"/>
                      <w:szCs w:val="22"/>
                    </w:rPr>
                  </w:pPr>
                  <w:ins w:id="2669" w:author="Chara Katiri" w:date="2015-04-12T17:50:00Z">
                    <w:r w:rsidRPr="00802990">
                      <w:rPr>
                        <w:rFonts w:ascii="Times" w:hAnsi="Times" w:cs="Times New Roman"/>
                        <w:sz w:val="22"/>
                        <w:szCs w:val="22"/>
                      </w:rPr>
                      <w:t>M</w:t>
                    </w:r>
                  </w:ins>
                </w:p>
              </w:tc>
            </w:tr>
          </w:tbl>
          <w:p w14:paraId="4CAADD30" w14:textId="10E97948" w:rsidR="00BF78B7" w:rsidRPr="00802990" w:rsidDel="00D71A41" w:rsidRDefault="00BF78B7" w:rsidP="00802990">
            <w:pPr>
              <w:pStyle w:val="ListParagraph"/>
              <w:spacing w:line="360" w:lineRule="auto"/>
              <w:ind w:left="0"/>
              <w:jc w:val="both"/>
              <w:rPr>
                <w:del w:id="2670" w:author="Chara Katiri" w:date="2015-04-12T17:50:00Z"/>
                <w:rFonts w:ascii="Times" w:hAnsi="Times" w:cs="Times New Roman"/>
                <w:b/>
                <w:bCs/>
                <w:color w:val="FFFFFF" w:themeColor="background1"/>
                <w:sz w:val="22"/>
                <w:szCs w:val="22"/>
                <w:lang w:val="en-GB"/>
              </w:rPr>
              <w:pPrChange w:id="2671" w:author="Chara Katiri" w:date="2015-04-12T20:48:00Z">
                <w:pPr>
                  <w:pStyle w:val="ListParagraph"/>
                  <w:spacing w:line="360" w:lineRule="auto"/>
                  <w:ind w:left="0"/>
                  <w:jc w:val="both"/>
                </w:pPr>
              </w:pPrChange>
            </w:pPr>
          </w:p>
        </w:tc>
        <w:tc>
          <w:tcPr>
            <w:tcW w:w="1172" w:type="dxa"/>
            <w:shd w:val="clear" w:color="auto" w:fill="548DD4" w:themeFill="text2" w:themeFillTint="99"/>
            <w:tcPrChange w:id="2672" w:author="Chara Katiri" w:date="2015-04-12T03:35:00Z">
              <w:tcPr>
                <w:tcW w:w="1172" w:type="dxa"/>
                <w:shd w:val="clear" w:color="auto" w:fill="548DD4" w:themeFill="text2" w:themeFillTint="99"/>
              </w:tcPr>
            </w:tcPrChange>
          </w:tcPr>
          <w:p w14:paraId="6CF6FA8F" w14:textId="5BCC636D" w:rsidR="00BF78B7" w:rsidRPr="00802990" w:rsidDel="00D71A41" w:rsidRDefault="00BF78B7" w:rsidP="00802990">
            <w:pPr>
              <w:pStyle w:val="ListParagraph"/>
              <w:spacing w:line="360" w:lineRule="auto"/>
              <w:ind w:left="0"/>
              <w:jc w:val="both"/>
              <w:rPr>
                <w:del w:id="2673" w:author="Chara Katiri" w:date="2015-04-12T17:50:00Z"/>
                <w:rFonts w:ascii="Times" w:hAnsi="Times" w:cs="Times New Roman"/>
                <w:b/>
                <w:bCs/>
                <w:color w:val="FFFFFF" w:themeColor="background1"/>
                <w:sz w:val="22"/>
                <w:szCs w:val="22"/>
                <w:lang w:val="en-GB"/>
              </w:rPr>
              <w:pPrChange w:id="2674" w:author="Chara Katiri" w:date="2015-04-12T20:48:00Z">
                <w:pPr>
                  <w:pStyle w:val="ListParagraph"/>
                  <w:spacing w:line="360" w:lineRule="auto"/>
                  <w:ind w:left="0"/>
                  <w:jc w:val="both"/>
                </w:pPr>
              </w:pPrChange>
            </w:pPr>
          </w:p>
        </w:tc>
        <w:tc>
          <w:tcPr>
            <w:tcW w:w="1172" w:type="dxa"/>
            <w:shd w:val="clear" w:color="auto" w:fill="548DD4" w:themeFill="text2" w:themeFillTint="99"/>
            <w:tcPrChange w:id="2675" w:author="Chara Katiri" w:date="2015-04-12T03:35:00Z">
              <w:tcPr>
                <w:tcW w:w="1172" w:type="dxa"/>
                <w:shd w:val="clear" w:color="auto" w:fill="548DD4" w:themeFill="text2" w:themeFillTint="99"/>
              </w:tcPr>
            </w:tcPrChange>
          </w:tcPr>
          <w:p w14:paraId="44FA8991" w14:textId="2383D759" w:rsidR="00BF78B7" w:rsidRPr="00802990" w:rsidDel="00D71A41" w:rsidRDefault="00BF78B7" w:rsidP="00802990">
            <w:pPr>
              <w:pStyle w:val="ListParagraph"/>
              <w:spacing w:line="360" w:lineRule="auto"/>
              <w:ind w:left="0"/>
              <w:jc w:val="both"/>
              <w:rPr>
                <w:del w:id="2676" w:author="Chara Katiri" w:date="2015-04-12T17:50:00Z"/>
                <w:rFonts w:ascii="Times" w:hAnsi="Times" w:cs="Times New Roman"/>
                <w:b/>
                <w:color w:val="FFFFFF" w:themeColor="background1"/>
                <w:sz w:val="22"/>
                <w:szCs w:val="22"/>
              </w:rPr>
              <w:pPrChange w:id="2677" w:author="Chara Katiri" w:date="2015-04-12T20:48:00Z">
                <w:pPr>
                  <w:pStyle w:val="ListParagraph"/>
                  <w:spacing w:line="360" w:lineRule="auto"/>
                  <w:ind w:left="0"/>
                  <w:jc w:val="both"/>
                </w:pPr>
              </w:pPrChange>
            </w:pPr>
          </w:p>
        </w:tc>
      </w:tr>
      <w:tr w:rsidR="00BF78B7" w:rsidRPr="00802990" w:rsidDel="00D71A41" w14:paraId="5C9D8D68" w14:textId="53CCBA3B" w:rsidTr="00BF78B7">
        <w:trPr>
          <w:del w:id="2678" w:author="Chara Katiri" w:date="2015-04-12T17:50:00Z"/>
        </w:trPr>
        <w:tc>
          <w:tcPr>
            <w:tcW w:w="1172" w:type="dxa"/>
            <w:gridSpan w:val="2"/>
            <w:shd w:val="clear" w:color="auto" w:fill="548DD4" w:themeFill="text2" w:themeFillTint="99"/>
            <w:tcPrChange w:id="2679" w:author="Chara Katiri" w:date="2015-04-12T03:35:00Z">
              <w:tcPr>
                <w:tcW w:w="1172" w:type="dxa"/>
                <w:gridSpan w:val="2"/>
                <w:shd w:val="clear" w:color="auto" w:fill="548DD4" w:themeFill="text2" w:themeFillTint="99"/>
              </w:tcPr>
            </w:tcPrChange>
          </w:tcPr>
          <w:p w14:paraId="6FA28D33" w14:textId="73CB38A2" w:rsidR="00BF78B7" w:rsidRPr="00802990" w:rsidDel="00D71A41" w:rsidRDefault="00BF78B7" w:rsidP="00802990">
            <w:pPr>
              <w:pStyle w:val="ListParagraph"/>
              <w:spacing w:line="360" w:lineRule="auto"/>
              <w:ind w:left="0"/>
              <w:jc w:val="both"/>
              <w:rPr>
                <w:del w:id="2680" w:author="Chara Katiri" w:date="2015-04-12T17:50:00Z"/>
                <w:rFonts w:ascii="Times" w:hAnsi="Times" w:cs="Times New Roman"/>
                <w:b/>
                <w:color w:val="FFFFFF" w:themeColor="background1"/>
                <w:sz w:val="22"/>
                <w:szCs w:val="22"/>
              </w:rPr>
              <w:pPrChange w:id="2681" w:author="Chara Katiri" w:date="2015-04-12T20:48:00Z">
                <w:pPr>
                  <w:pStyle w:val="ListParagraph"/>
                  <w:spacing w:line="360" w:lineRule="auto"/>
                  <w:ind w:left="0"/>
                  <w:jc w:val="both"/>
                </w:pPr>
              </w:pPrChange>
            </w:pPr>
          </w:p>
        </w:tc>
        <w:tc>
          <w:tcPr>
            <w:tcW w:w="1172" w:type="dxa"/>
            <w:gridSpan w:val="2"/>
            <w:shd w:val="clear" w:color="auto" w:fill="548DD4" w:themeFill="text2" w:themeFillTint="99"/>
            <w:tcPrChange w:id="2682" w:author="Chara Katiri" w:date="2015-04-12T03:35:00Z">
              <w:tcPr>
                <w:tcW w:w="1172" w:type="dxa"/>
                <w:gridSpan w:val="2"/>
                <w:shd w:val="clear" w:color="auto" w:fill="548DD4" w:themeFill="text2" w:themeFillTint="99"/>
              </w:tcPr>
            </w:tcPrChange>
          </w:tcPr>
          <w:p w14:paraId="7C9BB2F7" w14:textId="564898FC" w:rsidR="00BF78B7" w:rsidRPr="00802990" w:rsidDel="00D71A41" w:rsidRDefault="00BF78B7" w:rsidP="00802990">
            <w:pPr>
              <w:pStyle w:val="ListParagraph"/>
              <w:spacing w:line="360" w:lineRule="auto"/>
              <w:ind w:left="0"/>
              <w:jc w:val="both"/>
              <w:rPr>
                <w:del w:id="2683" w:author="Chara Katiri" w:date="2015-04-12T17:50:00Z"/>
                <w:rFonts w:ascii="Times" w:hAnsi="Times" w:cs="Times New Roman"/>
                <w:b/>
                <w:color w:val="FFFFFF" w:themeColor="background1"/>
                <w:sz w:val="22"/>
                <w:szCs w:val="22"/>
              </w:rPr>
              <w:pPrChange w:id="2684" w:author="Chara Katiri" w:date="2015-04-12T20:48:00Z">
                <w:pPr>
                  <w:pStyle w:val="ListParagraph"/>
                  <w:spacing w:line="360" w:lineRule="auto"/>
                  <w:ind w:left="0"/>
                  <w:jc w:val="both"/>
                </w:pPr>
              </w:pPrChange>
            </w:pPr>
          </w:p>
        </w:tc>
        <w:tc>
          <w:tcPr>
            <w:tcW w:w="1172" w:type="dxa"/>
            <w:gridSpan w:val="2"/>
            <w:shd w:val="clear" w:color="auto" w:fill="548DD4" w:themeFill="text2" w:themeFillTint="99"/>
            <w:tcPrChange w:id="2685" w:author="Chara Katiri" w:date="2015-04-12T03:35:00Z">
              <w:tcPr>
                <w:tcW w:w="1172" w:type="dxa"/>
                <w:gridSpan w:val="2"/>
                <w:shd w:val="clear" w:color="auto" w:fill="548DD4" w:themeFill="text2" w:themeFillTint="99"/>
              </w:tcPr>
            </w:tcPrChange>
          </w:tcPr>
          <w:p w14:paraId="288AF45A" w14:textId="3A21D862" w:rsidR="00BF78B7" w:rsidRPr="00802990" w:rsidDel="00D71A41" w:rsidRDefault="00BF78B7" w:rsidP="00802990">
            <w:pPr>
              <w:pStyle w:val="ListParagraph"/>
              <w:spacing w:line="360" w:lineRule="auto"/>
              <w:ind w:left="0"/>
              <w:jc w:val="both"/>
              <w:rPr>
                <w:del w:id="2686" w:author="Chara Katiri" w:date="2015-04-12T17:50:00Z"/>
                <w:rFonts w:ascii="Times" w:hAnsi="Times" w:cs="Times New Roman"/>
                <w:b/>
                <w:color w:val="FFFFFF" w:themeColor="background1"/>
                <w:sz w:val="22"/>
                <w:szCs w:val="22"/>
              </w:rPr>
              <w:pPrChange w:id="2687" w:author="Chara Katiri" w:date="2015-04-12T20:48:00Z">
                <w:pPr>
                  <w:pStyle w:val="ListParagraph"/>
                  <w:spacing w:line="360" w:lineRule="auto"/>
                  <w:ind w:left="0"/>
                  <w:jc w:val="both"/>
                </w:pPr>
              </w:pPrChange>
            </w:pPr>
          </w:p>
        </w:tc>
        <w:tc>
          <w:tcPr>
            <w:tcW w:w="7956" w:type="dxa"/>
            <w:gridSpan w:val="6"/>
            <w:shd w:val="clear" w:color="auto" w:fill="548DD4" w:themeFill="text2" w:themeFillTint="99"/>
            <w:tcPrChange w:id="2688" w:author="Chara Katiri" w:date="2015-04-12T03:35:00Z">
              <w:tcPr>
                <w:tcW w:w="7956" w:type="dxa"/>
                <w:gridSpan w:val="6"/>
                <w:shd w:val="clear" w:color="auto" w:fill="548DD4" w:themeFill="text2" w:themeFillTint="99"/>
              </w:tcPr>
            </w:tcPrChange>
          </w:tcPr>
          <w:p w14:paraId="4A0FD650" w14:textId="3F770377" w:rsidR="00BF78B7" w:rsidRPr="00802990" w:rsidDel="00D71A41" w:rsidRDefault="00BF78B7" w:rsidP="00802990">
            <w:pPr>
              <w:pStyle w:val="ListParagraph"/>
              <w:spacing w:line="360" w:lineRule="auto"/>
              <w:ind w:left="0"/>
              <w:jc w:val="both"/>
              <w:rPr>
                <w:del w:id="2689" w:author="Chara Katiri" w:date="2015-04-12T17:50:00Z"/>
                <w:rFonts w:ascii="Times" w:hAnsi="Times" w:cs="Times New Roman"/>
                <w:b/>
                <w:color w:val="FFFFFF" w:themeColor="background1"/>
                <w:sz w:val="22"/>
                <w:szCs w:val="22"/>
              </w:rPr>
              <w:pPrChange w:id="2690" w:author="Chara Katiri" w:date="2015-04-12T20:48:00Z">
                <w:pPr>
                  <w:pStyle w:val="ListParagraph"/>
                  <w:spacing w:line="360" w:lineRule="auto"/>
                  <w:ind w:left="0"/>
                  <w:jc w:val="both"/>
                </w:pPr>
              </w:pPrChange>
            </w:pPr>
            <w:del w:id="2691" w:author="Chara Katiri" w:date="2015-04-12T17:50:00Z">
              <w:r w:rsidRPr="00802990" w:rsidDel="00D71A41">
                <w:rPr>
                  <w:rFonts w:ascii="Times" w:hAnsi="Times" w:cs="Times New Roman"/>
                  <w:b/>
                  <w:color w:val="FFFFFF" w:themeColor="background1"/>
                  <w:sz w:val="22"/>
                  <w:szCs w:val="22"/>
                </w:rPr>
                <w:delText>Database</w:delText>
              </w:r>
            </w:del>
          </w:p>
        </w:tc>
      </w:tr>
      <w:tr w:rsidR="00BF78B7" w:rsidRPr="00802990" w:rsidDel="00D71A41" w14:paraId="1C1A335C" w14:textId="2DB25C2C" w:rsidTr="00BF78B7">
        <w:trPr>
          <w:del w:id="2692" w:author="Chara Katiri" w:date="2015-04-12T17:50:00Z"/>
        </w:trPr>
        <w:tc>
          <w:tcPr>
            <w:tcW w:w="1172" w:type="dxa"/>
            <w:gridSpan w:val="2"/>
            <w:tcPrChange w:id="2693" w:author="Chara Katiri" w:date="2015-04-12T03:35:00Z">
              <w:tcPr>
                <w:tcW w:w="1172" w:type="dxa"/>
                <w:gridSpan w:val="2"/>
              </w:tcPr>
            </w:tcPrChange>
          </w:tcPr>
          <w:p w14:paraId="2346C086" w14:textId="701146A4" w:rsidR="00BF78B7" w:rsidRPr="00802990" w:rsidDel="00D71A41" w:rsidRDefault="00BF78B7" w:rsidP="00802990">
            <w:pPr>
              <w:pStyle w:val="ListParagraph"/>
              <w:spacing w:line="360" w:lineRule="auto"/>
              <w:ind w:left="0"/>
              <w:jc w:val="both"/>
              <w:rPr>
                <w:del w:id="2694" w:author="Chara Katiri" w:date="2015-04-12T17:50:00Z"/>
                <w:rFonts w:ascii="Times" w:hAnsi="Times" w:cs="Times New Roman"/>
                <w:sz w:val="22"/>
                <w:szCs w:val="22"/>
              </w:rPr>
              <w:pPrChange w:id="2695" w:author="Chara Katiri" w:date="2015-04-12T20:48:00Z">
                <w:pPr>
                  <w:pStyle w:val="ListParagraph"/>
                  <w:spacing w:line="360" w:lineRule="auto"/>
                  <w:ind w:left="0"/>
                  <w:jc w:val="both"/>
                </w:pPr>
              </w:pPrChange>
            </w:pPr>
            <w:del w:id="2696" w:author="Chara Katiri" w:date="2015-04-12T17:50:00Z">
              <w:r w:rsidRPr="00802990" w:rsidDel="00D71A41">
                <w:rPr>
                  <w:rFonts w:ascii="Times" w:hAnsi="Times" w:cs="Times New Roman"/>
                  <w:sz w:val="22"/>
                  <w:szCs w:val="22"/>
                </w:rPr>
                <w:delText>1</w:delText>
              </w:r>
            </w:del>
          </w:p>
        </w:tc>
        <w:tc>
          <w:tcPr>
            <w:tcW w:w="4254" w:type="dxa"/>
            <w:gridSpan w:val="5"/>
            <w:tcPrChange w:id="2697" w:author="Chara Katiri" w:date="2015-04-12T03:35:00Z">
              <w:tcPr>
                <w:tcW w:w="4254" w:type="dxa"/>
                <w:gridSpan w:val="5"/>
              </w:tcPr>
            </w:tcPrChange>
          </w:tcPr>
          <w:p w14:paraId="6C54A42D" w14:textId="61D00048" w:rsidR="00BF78B7" w:rsidRPr="00802990" w:rsidDel="00D71A41" w:rsidRDefault="00BF78B7" w:rsidP="00802990">
            <w:pPr>
              <w:pStyle w:val="ListParagraph"/>
              <w:spacing w:line="360" w:lineRule="auto"/>
              <w:ind w:left="0"/>
              <w:jc w:val="both"/>
              <w:rPr>
                <w:del w:id="2698" w:author="Chara Katiri" w:date="2015-04-12T17:50:00Z"/>
                <w:rFonts w:ascii="Times" w:hAnsi="Times" w:cs="Times New Roman"/>
                <w:sz w:val="22"/>
                <w:szCs w:val="22"/>
              </w:rPr>
              <w:pPrChange w:id="2699" w:author="Chara Katiri" w:date="2015-04-12T20:48:00Z">
                <w:pPr>
                  <w:pStyle w:val="ListParagraph"/>
                  <w:spacing w:line="360" w:lineRule="auto"/>
                  <w:ind w:left="0"/>
                  <w:jc w:val="both"/>
                </w:pPr>
              </w:pPrChange>
            </w:pPr>
            <w:del w:id="2700" w:author="Chara Katiri" w:date="2015-04-12T17:50:00Z">
              <w:r w:rsidRPr="00802990" w:rsidDel="00D71A41">
                <w:rPr>
                  <w:rFonts w:ascii="Times" w:hAnsi="Times" w:cs="Times New Roman"/>
                  <w:sz w:val="22"/>
                  <w:szCs w:val="22"/>
                </w:rPr>
                <w:delText xml:space="preserve">The centralized database that contains the products must update automatically and in real time.  </w:delText>
              </w:r>
            </w:del>
          </w:p>
        </w:tc>
        <w:tc>
          <w:tcPr>
            <w:tcW w:w="1288" w:type="dxa"/>
            <w:tcPrChange w:id="2701" w:author="Chara Katiri" w:date="2015-04-12T03:35:00Z">
              <w:tcPr>
                <w:tcW w:w="1288" w:type="dxa"/>
              </w:tcPr>
            </w:tcPrChange>
          </w:tcPr>
          <w:p w14:paraId="062B47D7" w14:textId="523134F6" w:rsidR="00BF78B7" w:rsidRPr="00802990" w:rsidDel="00D71A41" w:rsidRDefault="00BF78B7" w:rsidP="00802990">
            <w:pPr>
              <w:pStyle w:val="ListParagraph"/>
              <w:spacing w:line="360" w:lineRule="auto"/>
              <w:ind w:left="0"/>
              <w:jc w:val="both"/>
              <w:rPr>
                <w:del w:id="2702" w:author="Chara Katiri" w:date="2015-04-12T17:50:00Z"/>
                <w:rFonts w:ascii="Times" w:hAnsi="Times" w:cs="Times New Roman"/>
                <w:sz w:val="22"/>
                <w:szCs w:val="22"/>
              </w:rPr>
              <w:pPrChange w:id="2703" w:author="Chara Katiri" w:date="2015-04-12T20:48:00Z">
                <w:pPr>
                  <w:pStyle w:val="ListParagraph"/>
                  <w:spacing w:line="360" w:lineRule="auto"/>
                  <w:ind w:left="0"/>
                  <w:jc w:val="both"/>
                </w:pPr>
              </w:pPrChange>
            </w:pPr>
            <w:del w:id="2704" w:author="Chara Katiri" w:date="2015-04-12T17:50:00Z">
              <w:r w:rsidRPr="00802990" w:rsidDel="00D71A41">
                <w:rPr>
                  <w:rFonts w:ascii="Times" w:hAnsi="Times" w:cs="Times New Roman"/>
                  <w:sz w:val="22"/>
                  <w:szCs w:val="22"/>
                </w:rPr>
                <w:delText>Non-functional</w:delText>
              </w:r>
            </w:del>
          </w:p>
        </w:tc>
        <w:tc>
          <w:tcPr>
            <w:tcW w:w="1242" w:type="dxa"/>
            <w:tcPrChange w:id="2705" w:author="Chara Katiri" w:date="2015-04-12T03:35:00Z">
              <w:tcPr>
                <w:tcW w:w="1242" w:type="dxa"/>
              </w:tcPr>
            </w:tcPrChange>
          </w:tcPr>
          <w:p w14:paraId="456FAF63" w14:textId="44C9AA57" w:rsidR="00BF78B7" w:rsidRPr="00802990" w:rsidDel="00D71A41" w:rsidRDefault="00BF78B7" w:rsidP="00802990">
            <w:pPr>
              <w:pStyle w:val="ListParagraph"/>
              <w:spacing w:line="360" w:lineRule="auto"/>
              <w:ind w:left="0"/>
              <w:jc w:val="both"/>
              <w:rPr>
                <w:del w:id="2706" w:author="Chara Katiri" w:date="2015-04-12T17:50:00Z"/>
                <w:rFonts w:ascii="Times" w:hAnsi="Times" w:cs="Times New Roman"/>
                <w:sz w:val="22"/>
                <w:szCs w:val="22"/>
              </w:rPr>
              <w:pPrChange w:id="2707" w:author="Chara Katiri" w:date="2015-04-12T20:48:00Z">
                <w:pPr>
                  <w:pStyle w:val="ListParagraph"/>
                  <w:spacing w:line="360" w:lineRule="auto"/>
                  <w:ind w:left="0"/>
                  <w:jc w:val="both"/>
                </w:pPr>
              </w:pPrChange>
            </w:pPr>
            <w:del w:id="2708" w:author="Chara Katiri" w:date="2015-04-12T17:50:00Z">
              <w:r w:rsidRPr="00802990" w:rsidDel="00D71A41">
                <w:rPr>
                  <w:rFonts w:ascii="Times" w:hAnsi="Times" w:cs="Times New Roman"/>
                  <w:sz w:val="22"/>
                  <w:szCs w:val="22"/>
                </w:rPr>
                <w:delText>Shall</w:delText>
              </w:r>
            </w:del>
          </w:p>
        </w:tc>
        <w:tc>
          <w:tcPr>
            <w:tcW w:w="1172" w:type="dxa"/>
            <w:tcPrChange w:id="2709" w:author="Chara Katiri" w:date="2015-04-12T03:35:00Z">
              <w:tcPr>
                <w:tcW w:w="1172" w:type="dxa"/>
              </w:tcPr>
            </w:tcPrChange>
          </w:tcPr>
          <w:p w14:paraId="4EDD432E" w14:textId="08D01868" w:rsidR="00BF78B7" w:rsidRPr="00802990" w:rsidDel="00D71A41" w:rsidRDefault="00BF78B7" w:rsidP="00802990">
            <w:pPr>
              <w:pStyle w:val="ListParagraph"/>
              <w:spacing w:line="360" w:lineRule="auto"/>
              <w:ind w:left="0"/>
              <w:jc w:val="both"/>
              <w:rPr>
                <w:del w:id="2710" w:author="Chara Katiri" w:date="2015-04-12T17:50:00Z"/>
                <w:rFonts w:ascii="Times" w:hAnsi="Times" w:cs="Times New Roman"/>
                <w:sz w:val="22"/>
                <w:szCs w:val="22"/>
              </w:rPr>
              <w:pPrChange w:id="2711" w:author="Chara Katiri" w:date="2015-04-12T20:48:00Z">
                <w:pPr>
                  <w:pStyle w:val="ListParagraph"/>
                  <w:spacing w:line="360" w:lineRule="auto"/>
                  <w:ind w:left="0"/>
                  <w:jc w:val="both"/>
                </w:pPr>
              </w:pPrChange>
            </w:pPr>
          </w:p>
        </w:tc>
        <w:tc>
          <w:tcPr>
            <w:tcW w:w="1172" w:type="dxa"/>
            <w:tcPrChange w:id="2712" w:author="Chara Katiri" w:date="2015-04-12T03:35:00Z">
              <w:tcPr>
                <w:tcW w:w="1172" w:type="dxa"/>
              </w:tcPr>
            </w:tcPrChange>
          </w:tcPr>
          <w:p w14:paraId="7DAD700E" w14:textId="3244F498" w:rsidR="00BF78B7" w:rsidRPr="00802990" w:rsidDel="00D71A41" w:rsidRDefault="00BF78B7" w:rsidP="00802990">
            <w:pPr>
              <w:pStyle w:val="ListParagraph"/>
              <w:spacing w:line="360" w:lineRule="auto"/>
              <w:ind w:left="0"/>
              <w:jc w:val="both"/>
              <w:rPr>
                <w:del w:id="2713" w:author="Chara Katiri" w:date="2015-04-12T17:50:00Z"/>
                <w:rFonts w:ascii="Times" w:hAnsi="Times" w:cs="Times New Roman"/>
                <w:sz w:val="22"/>
                <w:szCs w:val="22"/>
              </w:rPr>
              <w:pPrChange w:id="2714" w:author="Chara Katiri" w:date="2015-04-12T20:48:00Z">
                <w:pPr>
                  <w:pStyle w:val="ListParagraph"/>
                  <w:spacing w:line="360" w:lineRule="auto"/>
                  <w:ind w:left="0"/>
                  <w:jc w:val="both"/>
                </w:pPr>
              </w:pPrChange>
            </w:pPr>
          </w:p>
        </w:tc>
        <w:tc>
          <w:tcPr>
            <w:tcW w:w="1172" w:type="dxa"/>
            <w:tcPrChange w:id="2715" w:author="Chara Katiri" w:date="2015-04-12T03:35:00Z">
              <w:tcPr>
                <w:tcW w:w="1172" w:type="dxa"/>
              </w:tcPr>
            </w:tcPrChange>
          </w:tcPr>
          <w:p w14:paraId="68A85037" w14:textId="1A684882" w:rsidR="00BF78B7" w:rsidRPr="00802990" w:rsidDel="00D71A41" w:rsidRDefault="00BF78B7" w:rsidP="00802990">
            <w:pPr>
              <w:pStyle w:val="ListParagraph"/>
              <w:spacing w:line="360" w:lineRule="auto"/>
              <w:ind w:left="0"/>
              <w:jc w:val="both"/>
              <w:rPr>
                <w:del w:id="2716" w:author="Chara Katiri" w:date="2015-04-12T17:50:00Z"/>
                <w:rFonts w:ascii="Times" w:hAnsi="Times" w:cs="Times New Roman"/>
                <w:sz w:val="22"/>
                <w:szCs w:val="22"/>
              </w:rPr>
              <w:pPrChange w:id="2717" w:author="Chara Katiri" w:date="2015-04-12T20:48:00Z">
                <w:pPr>
                  <w:pStyle w:val="ListParagraph"/>
                  <w:spacing w:line="360" w:lineRule="auto"/>
                  <w:ind w:left="0"/>
                  <w:jc w:val="both"/>
                </w:pPr>
              </w:pPrChange>
            </w:pPr>
          </w:p>
        </w:tc>
      </w:tr>
      <w:tr w:rsidR="00BF78B7" w:rsidRPr="00802990" w:rsidDel="00D71A41" w14:paraId="3D540369" w14:textId="7016D945" w:rsidTr="00BF78B7">
        <w:trPr>
          <w:del w:id="2718" w:author="Chara Katiri" w:date="2015-04-12T17:50:00Z"/>
        </w:trPr>
        <w:tc>
          <w:tcPr>
            <w:tcW w:w="1172" w:type="dxa"/>
            <w:gridSpan w:val="2"/>
            <w:tcPrChange w:id="2719" w:author="Chara Katiri" w:date="2015-04-12T03:35:00Z">
              <w:tcPr>
                <w:tcW w:w="1172" w:type="dxa"/>
                <w:gridSpan w:val="2"/>
              </w:tcPr>
            </w:tcPrChange>
          </w:tcPr>
          <w:p w14:paraId="3431210C" w14:textId="2E86DFA0" w:rsidR="00BF78B7" w:rsidRPr="00802990" w:rsidDel="00D71A41" w:rsidRDefault="00BF78B7" w:rsidP="00802990">
            <w:pPr>
              <w:pStyle w:val="ListParagraph"/>
              <w:spacing w:line="360" w:lineRule="auto"/>
              <w:ind w:left="0"/>
              <w:jc w:val="both"/>
              <w:rPr>
                <w:del w:id="2720" w:author="Chara Katiri" w:date="2015-04-12T17:50:00Z"/>
                <w:rFonts w:ascii="Times" w:hAnsi="Times" w:cs="Times New Roman"/>
                <w:sz w:val="22"/>
                <w:szCs w:val="22"/>
              </w:rPr>
              <w:pPrChange w:id="2721" w:author="Chara Katiri" w:date="2015-04-12T20:48:00Z">
                <w:pPr>
                  <w:pStyle w:val="ListParagraph"/>
                  <w:spacing w:line="360" w:lineRule="auto"/>
                  <w:ind w:left="0"/>
                  <w:jc w:val="both"/>
                </w:pPr>
              </w:pPrChange>
            </w:pPr>
            <w:del w:id="2722" w:author="Chara Katiri" w:date="2015-04-12T17:50:00Z">
              <w:r w:rsidRPr="00802990" w:rsidDel="00D71A41">
                <w:rPr>
                  <w:rFonts w:ascii="Times" w:hAnsi="Times" w:cs="Times New Roman"/>
                  <w:sz w:val="22"/>
                  <w:szCs w:val="22"/>
                </w:rPr>
                <w:delText>2</w:delText>
              </w:r>
            </w:del>
          </w:p>
        </w:tc>
        <w:tc>
          <w:tcPr>
            <w:tcW w:w="4254" w:type="dxa"/>
            <w:gridSpan w:val="5"/>
            <w:tcPrChange w:id="2723" w:author="Chara Katiri" w:date="2015-04-12T03:35:00Z">
              <w:tcPr>
                <w:tcW w:w="4254" w:type="dxa"/>
                <w:gridSpan w:val="5"/>
              </w:tcPr>
            </w:tcPrChange>
          </w:tcPr>
          <w:p w14:paraId="5BCD8DEB" w14:textId="073DB639" w:rsidR="00BF78B7" w:rsidRPr="00802990" w:rsidDel="00D71A41" w:rsidRDefault="00BF78B7" w:rsidP="00802990">
            <w:pPr>
              <w:pStyle w:val="ListParagraph"/>
              <w:spacing w:line="360" w:lineRule="auto"/>
              <w:ind w:left="0"/>
              <w:jc w:val="both"/>
              <w:rPr>
                <w:del w:id="2724" w:author="Chara Katiri" w:date="2015-04-12T17:50:00Z"/>
                <w:rFonts w:ascii="Times" w:hAnsi="Times" w:cs="Times New Roman"/>
                <w:sz w:val="22"/>
                <w:szCs w:val="22"/>
              </w:rPr>
              <w:pPrChange w:id="2725" w:author="Chara Katiri" w:date="2015-04-12T20:48:00Z">
                <w:pPr>
                  <w:pStyle w:val="ListParagraph"/>
                  <w:spacing w:line="360" w:lineRule="auto"/>
                  <w:ind w:left="0"/>
                  <w:jc w:val="both"/>
                </w:pPr>
              </w:pPrChange>
            </w:pPr>
            <w:del w:id="2726" w:author="Chara Katiri" w:date="2015-04-12T17:50:00Z">
              <w:r w:rsidRPr="00802990" w:rsidDel="00D71A41">
                <w:rPr>
                  <w:rFonts w:ascii="Times" w:hAnsi="Times" w:cs="Times New Roman"/>
                  <w:sz w:val="22"/>
                  <w:szCs w:val="22"/>
                </w:rPr>
                <w:delText xml:space="preserve">The system must update the list of products so that a product becomes unavailable after a user purchases it. </w:delText>
              </w:r>
            </w:del>
          </w:p>
        </w:tc>
        <w:tc>
          <w:tcPr>
            <w:tcW w:w="1288" w:type="dxa"/>
            <w:tcPrChange w:id="2727" w:author="Chara Katiri" w:date="2015-04-12T03:35:00Z">
              <w:tcPr>
                <w:tcW w:w="1288" w:type="dxa"/>
              </w:tcPr>
            </w:tcPrChange>
          </w:tcPr>
          <w:p w14:paraId="77CA51ED" w14:textId="65846BEA" w:rsidR="00BF78B7" w:rsidRPr="00802990" w:rsidDel="00D71A41" w:rsidRDefault="00BF78B7" w:rsidP="00802990">
            <w:pPr>
              <w:pStyle w:val="ListParagraph"/>
              <w:spacing w:line="360" w:lineRule="auto"/>
              <w:ind w:left="0"/>
              <w:jc w:val="both"/>
              <w:rPr>
                <w:del w:id="2728" w:author="Chara Katiri" w:date="2015-04-12T17:50:00Z"/>
                <w:rFonts w:ascii="Times" w:hAnsi="Times" w:cs="Times New Roman"/>
                <w:sz w:val="22"/>
                <w:szCs w:val="22"/>
              </w:rPr>
              <w:pPrChange w:id="2729" w:author="Chara Katiri" w:date="2015-04-12T20:48:00Z">
                <w:pPr>
                  <w:pStyle w:val="ListParagraph"/>
                  <w:spacing w:line="360" w:lineRule="auto"/>
                  <w:ind w:left="0"/>
                  <w:jc w:val="both"/>
                </w:pPr>
              </w:pPrChange>
            </w:pPr>
            <w:del w:id="2730" w:author="Chara Katiri" w:date="2015-04-12T17:50:00Z">
              <w:r w:rsidRPr="00802990" w:rsidDel="00D71A41">
                <w:rPr>
                  <w:rFonts w:ascii="Times" w:hAnsi="Times" w:cs="Times New Roman"/>
                  <w:sz w:val="22"/>
                  <w:szCs w:val="22"/>
                </w:rPr>
                <w:delText>Functional</w:delText>
              </w:r>
            </w:del>
          </w:p>
        </w:tc>
        <w:tc>
          <w:tcPr>
            <w:tcW w:w="1242" w:type="dxa"/>
            <w:tcPrChange w:id="2731" w:author="Chara Katiri" w:date="2015-04-12T03:35:00Z">
              <w:tcPr>
                <w:tcW w:w="1242" w:type="dxa"/>
              </w:tcPr>
            </w:tcPrChange>
          </w:tcPr>
          <w:p w14:paraId="27B5DDF8" w14:textId="242CED97" w:rsidR="00BF78B7" w:rsidRPr="00802990" w:rsidDel="00D71A41" w:rsidRDefault="00BF78B7" w:rsidP="00802990">
            <w:pPr>
              <w:pStyle w:val="ListParagraph"/>
              <w:spacing w:line="360" w:lineRule="auto"/>
              <w:ind w:left="0"/>
              <w:jc w:val="both"/>
              <w:rPr>
                <w:del w:id="2732" w:author="Chara Katiri" w:date="2015-04-12T17:50:00Z"/>
                <w:rFonts w:ascii="Times" w:hAnsi="Times" w:cs="Times New Roman"/>
                <w:sz w:val="22"/>
                <w:szCs w:val="22"/>
              </w:rPr>
              <w:pPrChange w:id="2733" w:author="Chara Katiri" w:date="2015-04-12T20:48:00Z">
                <w:pPr>
                  <w:pStyle w:val="ListParagraph"/>
                  <w:spacing w:line="360" w:lineRule="auto"/>
                  <w:ind w:left="0"/>
                  <w:jc w:val="both"/>
                </w:pPr>
              </w:pPrChange>
            </w:pPr>
            <w:del w:id="2734" w:author="Chara Katiri" w:date="2015-04-12T17:50:00Z">
              <w:r w:rsidRPr="00802990" w:rsidDel="00D71A41">
                <w:rPr>
                  <w:rFonts w:ascii="Times" w:hAnsi="Times" w:cs="Times New Roman"/>
                  <w:sz w:val="22"/>
                  <w:szCs w:val="22"/>
                </w:rPr>
                <w:delText>Shall</w:delText>
              </w:r>
            </w:del>
          </w:p>
        </w:tc>
        <w:tc>
          <w:tcPr>
            <w:tcW w:w="1172" w:type="dxa"/>
            <w:tcPrChange w:id="2735" w:author="Chara Katiri" w:date="2015-04-12T03:35:00Z">
              <w:tcPr>
                <w:tcW w:w="1172" w:type="dxa"/>
              </w:tcPr>
            </w:tcPrChange>
          </w:tcPr>
          <w:p w14:paraId="245C00C2" w14:textId="1D1E8B1A" w:rsidR="00BF78B7" w:rsidRPr="00802990" w:rsidDel="00D71A41" w:rsidRDefault="00BF78B7" w:rsidP="00802990">
            <w:pPr>
              <w:pStyle w:val="ListParagraph"/>
              <w:spacing w:line="360" w:lineRule="auto"/>
              <w:ind w:left="0"/>
              <w:jc w:val="both"/>
              <w:rPr>
                <w:del w:id="2736" w:author="Chara Katiri" w:date="2015-04-12T17:50:00Z"/>
                <w:rFonts w:ascii="Times" w:hAnsi="Times" w:cs="Times New Roman"/>
                <w:sz w:val="22"/>
                <w:szCs w:val="22"/>
              </w:rPr>
              <w:pPrChange w:id="2737" w:author="Chara Katiri" w:date="2015-04-12T20:48:00Z">
                <w:pPr>
                  <w:pStyle w:val="ListParagraph"/>
                  <w:spacing w:line="360" w:lineRule="auto"/>
                  <w:ind w:left="0"/>
                  <w:jc w:val="both"/>
                </w:pPr>
              </w:pPrChange>
            </w:pPr>
          </w:p>
        </w:tc>
        <w:tc>
          <w:tcPr>
            <w:tcW w:w="1172" w:type="dxa"/>
            <w:tcPrChange w:id="2738" w:author="Chara Katiri" w:date="2015-04-12T03:35:00Z">
              <w:tcPr>
                <w:tcW w:w="1172" w:type="dxa"/>
              </w:tcPr>
            </w:tcPrChange>
          </w:tcPr>
          <w:p w14:paraId="768E68F9" w14:textId="37CB258F" w:rsidR="00BF78B7" w:rsidRPr="00802990" w:rsidDel="00D71A41" w:rsidRDefault="00BF78B7" w:rsidP="00802990">
            <w:pPr>
              <w:pStyle w:val="ListParagraph"/>
              <w:spacing w:line="360" w:lineRule="auto"/>
              <w:ind w:left="0"/>
              <w:jc w:val="both"/>
              <w:rPr>
                <w:del w:id="2739" w:author="Chara Katiri" w:date="2015-04-12T17:50:00Z"/>
                <w:rFonts w:ascii="Times" w:hAnsi="Times" w:cs="Times New Roman"/>
                <w:sz w:val="22"/>
                <w:szCs w:val="22"/>
              </w:rPr>
              <w:pPrChange w:id="2740" w:author="Chara Katiri" w:date="2015-04-12T20:48:00Z">
                <w:pPr>
                  <w:pStyle w:val="ListParagraph"/>
                  <w:spacing w:line="360" w:lineRule="auto"/>
                  <w:ind w:left="0"/>
                  <w:jc w:val="both"/>
                </w:pPr>
              </w:pPrChange>
            </w:pPr>
          </w:p>
        </w:tc>
        <w:tc>
          <w:tcPr>
            <w:tcW w:w="1172" w:type="dxa"/>
            <w:tcPrChange w:id="2741" w:author="Chara Katiri" w:date="2015-04-12T03:35:00Z">
              <w:tcPr>
                <w:tcW w:w="1172" w:type="dxa"/>
              </w:tcPr>
            </w:tcPrChange>
          </w:tcPr>
          <w:p w14:paraId="07114A17" w14:textId="076CB2DF" w:rsidR="00BF78B7" w:rsidRPr="00802990" w:rsidDel="00D71A41" w:rsidRDefault="00BF78B7" w:rsidP="00802990">
            <w:pPr>
              <w:pStyle w:val="ListParagraph"/>
              <w:spacing w:line="360" w:lineRule="auto"/>
              <w:ind w:left="0"/>
              <w:jc w:val="both"/>
              <w:rPr>
                <w:del w:id="2742" w:author="Chara Katiri" w:date="2015-04-12T17:50:00Z"/>
                <w:rFonts w:ascii="Times" w:hAnsi="Times" w:cs="Times New Roman"/>
                <w:sz w:val="22"/>
                <w:szCs w:val="22"/>
              </w:rPr>
              <w:pPrChange w:id="2743" w:author="Chara Katiri" w:date="2015-04-12T20:48:00Z">
                <w:pPr>
                  <w:pStyle w:val="ListParagraph"/>
                  <w:spacing w:line="360" w:lineRule="auto"/>
                  <w:ind w:left="0"/>
                  <w:jc w:val="both"/>
                </w:pPr>
              </w:pPrChange>
            </w:pPr>
            <w:del w:id="2744" w:author="Chara Katiri" w:date="2015-04-12T17:50:00Z">
              <w:r w:rsidRPr="00802990" w:rsidDel="00D71A41">
                <w:rPr>
                  <w:rFonts w:ascii="Times" w:hAnsi="Times" w:cs="Times New Roman"/>
                  <w:sz w:val="22"/>
                  <w:szCs w:val="22"/>
                </w:rPr>
                <w:delText>M</w:delText>
              </w:r>
            </w:del>
          </w:p>
        </w:tc>
      </w:tr>
      <w:tr w:rsidR="00BF78B7" w:rsidRPr="00802990" w:rsidDel="00D71A41" w14:paraId="5CE84ECC" w14:textId="3FB8882D" w:rsidTr="00BF78B7">
        <w:trPr>
          <w:del w:id="2745" w:author="Chara Katiri" w:date="2015-04-12T17:50:00Z"/>
        </w:trPr>
        <w:tc>
          <w:tcPr>
            <w:tcW w:w="1037" w:type="dxa"/>
            <w:shd w:val="clear" w:color="auto" w:fill="548DD4" w:themeFill="text2" w:themeFillTint="99"/>
            <w:tcPrChange w:id="2746" w:author="Chara Katiri" w:date="2015-04-12T03:35:00Z">
              <w:tcPr>
                <w:tcW w:w="1037" w:type="dxa"/>
                <w:shd w:val="clear" w:color="auto" w:fill="548DD4" w:themeFill="text2" w:themeFillTint="99"/>
              </w:tcPr>
            </w:tcPrChange>
          </w:tcPr>
          <w:p w14:paraId="5B13AFAE" w14:textId="379A181D" w:rsidR="00BF78B7" w:rsidRPr="00802990" w:rsidDel="00D71A41" w:rsidRDefault="00BF78B7" w:rsidP="00802990">
            <w:pPr>
              <w:pStyle w:val="ListParagraph"/>
              <w:spacing w:line="360" w:lineRule="auto"/>
              <w:ind w:left="0"/>
              <w:jc w:val="both"/>
              <w:rPr>
                <w:del w:id="2747" w:author="Chara Katiri" w:date="2015-04-12T17:50:00Z"/>
                <w:rFonts w:ascii="Times" w:hAnsi="Times" w:cs="Times New Roman"/>
                <w:b/>
                <w:color w:val="FFFFFF" w:themeColor="background1"/>
                <w:sz w:val="22"/>
                <w:szCs w:val="22"/>
              </w:rPr>
              <w:pPrChange w:id="2748" w:author="Chara Katiri" w:date="2015-04-12T20:48:00Z">
                <w:pPr>
                  <w:pStyle w:val="ListParagraph"/>
                  <w:spacing w:line="360" w:lineRule="auto"/>
                  <w:ind w:left="0"/>
                  <w:jc w:val="both"/>
                </w:pPr>
              </w:pPrChange>
            </w:pPr>
          </w:p>
        </w:tc>
        <w:tc>
          <w:tcPr>
            <w:tcW w:w="1172" w:type="dxa"/>
            <w:gridSpan w:val="2"/>
            <w:shd w:val="clear" w:color="auto" w:fill="548DD4" w:themeFill="text2" w:themeFillTint="99"/>
            <w:tcPrChange w:id="2749" w:author="Chara Katiri" w:date="2015-04-12T03:35:00Z">
              <w:tcPr>
                <w:tcW w:w="1172" w:type="dxa"/>
                <w:gridSpan w:val="2"/>
                <w:shd w:val="clear" w:color="auto" w:fill="548DD4" w:themeFill="text2" w:themeFillTint="99"/>
              </w:tcPr>
            </w:tcPrChange>
          </w:tcPr>
          <w:p w14:paraId="40E2C250" w14:textId="2D9BE7AE" w:rsidR="00BF78B7" w:rsidRPr="00802990" w:rsidDel="00D71A41" w:rsidRDefault="00BF78B7" w:rsidP="00802990">
            <w:pPr>
              <w:pStyle w:val="ListParagraph"/>
              <w:spacing w:line="360" w:lineRule="auto"/>
              <w:ind w:left="0"/>
              <w:jc w:val="both"/>
              <w:rPr>
                <w:del w:id="2750" w:author="Chara Katiri" w:date="2015-04-12T17:50:00Z"/>
                <w:rFonts w:ascii="Times" w:hAnsi="Times" w:cs="Times New Roman"/>
                <w:b/>
                <w:color w:val="FFFFFF" w:themeColor="background1"/>
                <w:sz w:val="22"/>
                <w:szCs w:val="22"/>
              </w:rPr>
              <w:pPrChange w:id="2751" w:author="Chara Katiri" w:date="2015-04-12T20:48:00Z">
                <w:pPr>
                  <w:pStyle w:val="ListParagraph"/>
                  <w:spacing w:line="360" w:lineRule="auto"/>
                  <w:ind w:left="0"/>
                  <w:jc w:val="both"/>
                </w:pPr>
              </w:pPrChange>
            </w:pPr>
          </w:p>
        </w:tc>
        <w:tc>
          <w:tcPr>
            <w:tcW w:w="1172" w:type="dxa"/>
            <w:gridSpan w:val="2"/>
            <w:shd w:val="clear" w:color="auto" w:fill="548DD4" w:themeFill="text2" w:themeFillTint="99"/>
            <w:tcPrChange w:id="2752" w:author="Chara Katiri" w:date="2015-04-12T03:35:00Z">
              <w:tcPr>
                <w:tcW w:w="1172" w:type="dxa"/>
                <w:gridSpan w:val="2"/>
                <w:shd w:val="clear" w:color="auto" w:fill="548DD4" w:themeFill="text2" w:themeFillTint="99"/>
              </w:tcPr>
            </w:tcPrChange>
          </w:tcPr>
          <w:p w14:paraId="255C2D5E" w14:textId="5113BB34" w:rsidR="00BF78B7" w:rsidRPr="00802990" w:rsidDel="00D71A41" w:rsidRDefault="00BF78B7" w:rsidP="00802990">
            <w:pPr>
              <w:pStyle w:val="ListParagraph"/>
              <w:spacing w:line="360" w:lineRule="auto"/>
              <w:ind w:left="0"/>
              <w:jc w:val="both"/>
              <w:rPr>
                <w:del w:id="2753" w:author="Chara Katiri" w:date="2015-04-12T17:50:00Z"/>
                <w:rFonts w:ascii="Times" w:hAnsi="Times" w:cs="Times New Roman"/>
                <w:b/>
                <w:color w:val="FFFFFF" w:themeColor="background1"/>
                <w:sz w:val="22"/>
                <w:szCs w:val="22"/>
              </w:rPr>
              <w:pPrChange w:id="2754" w:author="Chara Katiri" w:date="2015-04-12T20:48:00Z">
                <w:pPr>
                  <w:pStyle w:val="ListParagraph"/>
                  <w:spacing w:line="360" w:lineRule="auto"/>
                  <w:ind w:left="0"/>
                  <w:jc w:val="both"/>
                </w:pPr>
              </w:pPrChange>
            </w:pPr>
          </w:p>
        </w:tc>
        <w:tc>
          <w:tcPr>
            <w:tcW w:w="8091" w:type="dxa"/>
            <w:gridSpan w:val="7"/>
            <w:shd w:val="clear" w:color="auto" w:fill="548DD4" w:themeFill="text2" w:themeFillTint="99"/>
            <w:tcPrChange w:id="2755" w:author="Chara Katiri" w:date="2015-04-12T03:35:00Z">
              <w:tcPr>
                <w:tcW w:w="8091" w:type="dxa"/>
                <w:gridSpan w:val="7"/>
                <w:shd w:val="clear" w:color="auto" w:fill="548DD4" w:themeFill="text2" w:themeFillTint="99"/>
              </w:tcPr>
            </w:tcPrChange>
          </w:tcPr>
          <w:p w14:paraId="1D478C91" w14:textId="7D018E2E" w:rsidR="00BF78B7" w:rsidRPr="00802990" w:rsidDel="00D71A41" w:rsidRDefault="00BF78B7" w:rsidP="00802990">
            <w:pPr>
              <w:pStyle w:val="ListParagraph"/>
              <w:spacing w:line="360" w:lineRule="auto"/>
              <w:ind w:left="0"/>
              <w:jc w:val="both"/>
              <w:rPr>
                <w:del w:id="2756" w:author="Chara Katiri" w:date="2015-04-12T17:50:00Z"/>
                <w:rFonts w:ascii="Times" w:hAnsi="Times" w:cs="Times New Roman"/>
                <w:b/>
                <w:color w:val="FFFFFF" w:themeColor="background1"/>
                <w:sz w:val="22"/>
                <w:szCs w:val="22"/>
              </w:rPr>
              <w:pPrChange w:id="2757" w:author="Chara Katiri" w:date="2015-04-12T20:48:00Z">
                <w:pPr>
                  <w:pStyle w:val="ListParagraph"/>
                  <w:spacing w:line="360" w:lineRule="auto"/>
                  <w:ind w:left="0"/>
                  <w:jc w:val="both"/>
                </w:pPr>
              </w:pPrChange>
            </w:pPr>
            <w:del w:id="2758" w:author="Chara Katiri" w:date="2015-04-12T17:50:00Z">
              <w:r w:rsidRPr="00802990" w:rsidDel="00D71A41">
                <w:rPr>
                  <w:rFonts w:ascii="Times" w:hAnsi="Times" w:cs="Times New Roman"/>
                  <w:b/>
                  <w:color w:val="FFFFFF" w:themeColor="background1"/>
                  <w:sz w:val="22"/>
                  <w:szCs w:val="22"/>
                </w:rPr>
                <w:delText>Seller/Buyer requirements</w:delText>
              </w:r>
            </w:del>
          </w:p>
        </w:tc>
      </w:tr>
      <w:tr w:rsidR="00BF78B7" w:rsidRPr="00802990" w:rsidDel="00D71A41" w14:paraId="640B7FA1" w14:textId="704A4035" w:rsidTr="00BF78B7">
        <w:trPr>
          <w:del w:id="2759" w:author="Chara Katiri" w:date="2015-04-12T17:50:00Z"/>
        </w:trPr>
        <w:tc>
          <w:tcPr>
            <w:tcW w:w="1172" w:type="dxa"/>
            <w:gridSpan w:val="2"/>
            <w:tcPrChange w:id="2760" w:author="Chara Katiri" w:date="2015-04-12T03:35:00Z">
              <w:tcPr>
                <w:tcW w:w="1172" w:type="dxa"/>
                <w:gridSpan w:val="2"/>
              </w:tcPr>
            </w:tcPrChange>
          </w:tcPr>
          <w:p w14:paraId="5723C3D2" w14:textId="254CFDCA" w:rsidR="00BF78B7" w:rsidRPr="00802990" w:rsidDel="00D71A41" w:rsidRDefault="00BF78B7" w:rsidP="00802990">
            <w:pPr>
              <w:pStyle w:val="ListParagraph"/>
              <w:spacing w:line="360" w:lineRule="auto"/>
              <w:ind w:left="0"/>
              <w:jc w:val="both"/>
              <w:rPr>
                <w:del w:id="2761" w:author="Chara Katiri" w:date="2015-04-12T17:50:00Z"/>
                <w:rFonts w:ascii="Times" w:hAnsi="Times" w:cs="Times New Roman"/>
                <w:sz w:val="22"/>
                <w:szCs w:val="22"/>
              </w:rPr>
              <w:pPrChange w:id="2762" w:author="Chara Katiri" w:date="2015-04-12T20:48:00Z">
                <w:pPr>
                  <w:pStyle w:val="ListParagraph"/>
                  <w:spacing w:line="360" w:lineRule="auto"/>
                  <w:ind w:left="0"/>
                  <w:jc w:val="both"/>
                </w:pPr>
              </w:pPrChange>
            </w:pPr>
            <w:del w:id="2763" w:author="Chara Katiri" w:date="2015-04-12T17:50:00Z">
              <w:r w:rsidRPr="00802990" w:rsidDel="00D71A41">
                <w:rPr>
                  <w:rFonts w:ascii="Times" w:hAnsi="Times" w:cs="Times New Roman"/>
                  <w:sz w:val="22"/>
                  <w:szCs w:val="22"/>
                </w:rPr>
                <w:delText>3</w:delText>
              </w:r>
            </w:del>
          </w:p>
        </w:tc>
        <w:tc>
          <w:tcPr>
            <w:tcW w:w="4254" w:type="dxa"/>
            <w:gridSpan w:val="5"/>
            <w:tcPrChange w:id="2764" w:author="Chara Katiri" w:date="2015-04-12T03:35:00Z">
              <w:tcPr>
                <w:tcW w:w="4254" w:type="dxa"/>
                <w:gridSpan w:val="5"/>
              </w:tcPr>
            </w:tcPrChange>
          </w:tcPr>
          <w:p w14:paraId="121C35B8" w14:textId="5929DA14" w:rsidR="00BF78B7" w:rsidRPr="00802990" w:rsidDel="00D71A41" w:rsidRDefault="00BF78B7" w:rsidP="00802990">
            <w:pPr>
              <w:spacing w:line="360" w:lineRule="auto"/>
              <w:contextualSpacing/>
              <w:jc w:val="both"/>
              <w:rPr>
                <w:del w:id="2765" w:author="Chara Katiri" w:date="2015-04-12T17:50:00Z"/>
                <w:rFonts w:ascii="Times" w:eastAsia="Times New Roman" w:hAnsi="Times" w:cs="Times New Roman"/>
                <w:iCs/>
                <w:sz w:val="22"/>
                <w:szCs w:val="22"/>
                <w:lang w:val="en-GB"/>
              </w:rPr>
              <w:pPrChange w:id="2766" w:author="Chara Katiri" w:date="2015-04-12T20:48:00Z">
                <w:pPr>
                  <w:spacing w:line="360" w:lineRule="auto"/>
                  <w:contextualSpacing/>
                  <w:jc w:val="both"/>
                </w:pPr>
              </w:pPrChange>
            </w:pPr>
            <w:del w:id="2767" w:author="Chara Katiri" w:date="2015-04-12T17:50:00Z">
              <w:r w:rsidRPr="00802990" w:rsidDel="00D71A41">
                <w:rPr>
                  <w:rFonts w:ascii="Times" w:hAnsi="Times" w:cs="Times New Roman"/>
                  <w:sz w:val="22"/>
                  <w:szCs w:val="22"/>
                </w:rPr>
                <w:delText>The system must ask the users (byers &amp; sellers) to agree with ‘The Sales of Goods Act 1979’ and adhere to it:  “</w:delText>
              </w:r>
              <w:r w:rsidRPr="00802990" w:rsidDel="00D71A41">
                <w:rPr>
                  <w:rFonts w:ascii="Times" w:eastAsia="Times New Roman" w:hAnsi="Times" w:cs="Times New Roman"/>
                  <w:i/>
                  <w:iCs/>
                  <w:sz w:val="22"/>
                  <w:szCs w:val="22"/>
                  <w:lang w:val="en-GB"/>
                </w:rPr>
                <w:delText xml:space="preserve">"traders must sell goods that are as described and of satisfactory quality” </w:delText>
              </w:r>
              <w:r w:rsidRPr="00802990" w:rsidDel="00D71A41">
                <w:rPr>
                  <w:rFonts w:ascii="Times" w:eastAsia="Times New Roman" w:hAnsi="Times" w:cs="Times New Roman"/>
                  <w:iCs/>
                  <w:sz w:val="22"/>
                  <w:szCs w:val="22"/>
                  <w:lang w:val="en-GB"/>
                </w:rPr>
                <w:delText xml:space="preserve">[4], [5]. The Terms &amp; conditions must be accessible, meaningful and fair. </w:delText>
              </w:r>
            </w:del>
          </w:p>
        </w:tc>
        <w:tc>
          <w:tcPr>
            <w:tcW w:w="1288" w:type="dxa"/>
            <w:tcPrChange w:id="2768" w:author="Chara Katiri" w:date="2015-04-12T03:35:00Z">
              <w:tcPr>
                <w:tcW w:w="1288" w:type="dxa"/>
              </w:tcPr>
            </w:tcPrChange>
          </w:tcPr>
          <w:p w14:paraId="5F4592EF" w14:textId="35A00470" w:rsidR="00BF78B7" w:rsidRPr="00802990" w:rsidDel="00D71A41" w:rsidRDefault="00BF78B7" w:rsidP="00802990">
            <w:pPr>
              <w:pStyle w:val="ListParagraph"/>
              <w:spacing w:line="360" w:lineRule="auto"/>
              <w:ind w:left="0"/>
              <w:jc w:val="both"/>
              <w:rPr>
                <w:del w:id="2769" w:author="Chara Katiri" w:date="2015-04-12T17:50:00Z"/>
                <w:rFonts w:ascii="Times" w:hAnsi="Times" w:cs="Times New Roman"/>
                <w:sz w:val="22"/>
                <w:szCs w:val="22"/>
              </w:rPr>
              <w:pPrChange w:id="2770" w:author="Chara Katiri" w:date="2015-04-12T20:48:00Z">
                <w:pPr>
                  <w:pStyle w:val="ListParagraph"/>
                  <w:spacing w:line="360" w:lineRule="auto"/>
                  <w:ind w:left="0"/>
                  <w:jc w:val="both"/>
                </w:pPr>
              </w:pPrChange>
            </w:pPr>
            <w:del w:id="2771" w:author="Chara Katiri" w:date="2015-04-12T17:50:00Z">
              <w:r w:rsidRPr="00802990" w:rsidDel="00D71A41">
                <w:rPr>
                  <w:rFonts w:ascii="Times" w:hAnsi="Times" w:cs="Times New Roman"/>
                  <w:sz w:val="22"/>
                  <w:szCs w:val="22"/>
                </w:rPr>
                <w:delText>Non-functional</w:delText>
              </w:r>
            </w:del>
          </w:p>
        </w:tc>
        <w:tc>
          <w:tcPr>
            <w:tcW w:w="1242" w:type="dxa"/>
            <w:tcPrChange w:id="2772" w:author="Chara Katiri" w:date="2015-04-12T03:35:00Z">
              <w:tcPr>
                <w:tcW w:w="1242" w:type="dxa"/>
              </w:tcPr>
            </w:tcPrChange>
          </w:tcPr>
          <w:p w14:paraId="0B22B26B" w14:textId="56D707FD" w:rsidR="00BF78B7" w:rsidRPr="00802990" w:rsidDel="00D71A41" w:rsidRDefault="00BF78B7" w:rsidP="00802990">
            <w:pPr>
              <w:pStyle w:val="ListParagraph"/>
              <w:spacing w:line="360" w:lineRule="auto"/>
              <w:ind w:left="0"/>
              <w:jc w:val="both"/>
              <w:rPr>
                <w:del w:id="2773" w:author="Chara Katiri" w:date="2015-04-12T17:50:00Z"/>
                <w:rFonts w:ascii="Times" w:hAnsi="Times" w:cs="Times New Roman"/>
                <w:sz w:val="22"/>
                <w:szCs w:val="22"/>
              </w:rPr>
              <w:pPrChange w:id="2774" w:author="Chara Katiri" w:date="2015-04-12T20:48:00Z">
                <w:pPr>
                  <w:pStyle w:val="ListParagraph"/>
                  <w:spacing w:line="360" w:lineRule="auto"/>
                  <w:ind w:left="0"/>
                  <w:jc w:val="both"/>
                </w:pPr>
              </w:pPrChange>
            </w:pPr>
            <w:del w:id="2775" w:author="Chara Katiri" w:date="2015-04-12T17:50:00Z">
              <w:r w:rsidRPr="00802990" w:rsidDel="00D71A41">
                <w:rPr>
                  <w:rFonts w:ascii="Times" w:hAnsi="Times" w:cs="Times New Roman"/>
                  <w:sz w:val="22"/>
                  <w:szCs w:val="22"/>
                </w:rPr>
                <w:delText>Shall</w:delText>
              </w:r>
            </w:del>
          </w:p>
        </w:tc>
        <w:tc>
          <w:tcPr>
            <w:tcW w:w="1172" w:type="dxa"/>
            <w:tcPrChange w:id="2776" w:author="Chara Katiri" w:date="2015-04-12T03:35:00Z">
              <w:tcPr>
                <w:tcW w:w="1172" w:type="dxa"/>
              </w:tcPr>
            </w:tcPrChange>
          </w:tcPr>
          <w:p w14:paraId="639322B1" w14:textId="30B3A915" w:rsidR="00BF78B7" w:rsidRPr="00802990" w:rsidDel="00D71A41" w:rsidRDefault="00BF78B7" w:rsidP="00802990">
            <w:pPr>
              <w:pStyle w:val="ListParagraph"/>
              <w:spacing w:line="360" w:lineRule="auto"/>
              <w:ind w:left="0"/>
              <w:jc w:val="both"/>
              <w:rPr>
                <w:del w:id="2777" w:author="Chara Katiri" w:date="2015-04-12T17:50:00Z"/>
                <w:rFonts w:ascii="Times" w:hAnsi="Times" w:cs="Times New Roman"/>
                <w:sz w:val="22"/>
                <w:szCs w:val="22"/>
              </w:rPr>
              <w:pPrChange w:id="2778" w:author="Chara Katiri" w:date="2015-04-12T20:48:00Z">
                <w:pPr>
                  <w:pStyle w:val="ListParagraph"/>
                  <w:spacing w:line="360" w:lineRule="auto"/>
                  <w:ind w:left="0"/>
                  <w:jc w:val="both"/>
                </w:pPr>
              </w:pPrChange>
            </w:pPr>
          </w:p>
        </w:tc>
        <w:tc>
          <w:tcPr>
            <w:tcW w:w="1172" w:type="dxa"/>
            <w:tcPrChange w:id="2779" w:author="Chara Katiri" w:date="2015-04-12T03:35:00Z">
              <w:tcPr>
                <w:tcW w:w="1172" w:type="dxa"/>
              </w:tcPr>
            </w:tcPrChange>
          </w:tcPr>
          <w:p w14:paraId="3DDE4CD7" w14:textId="776A5CE6" w:rsidR="00BF78B7" w:rsidRPr="00802990" w:rsidDel="00D71A41" w:rsidRDefault="00BF78B7" w:rsidP="00802990">
            <w:pPr>
              <w:pStyle w:val="ListParagraph"/>
              <w:spacing w:line="360" w:lineRule="auto"/>
              <w:ind w:left="0"/>
              <w:jc w:val="both"/>
              <w:rPr>
                <w:del w:id="2780" w:author="Chara Katiri" w:date="2015-04-12T17:50:00Z"/>
                <w:rFonts w:ascii="Times" w:hAnsi="Times" w:cs="Times New Roman"/>
                <w:sz w:val="22"/>
                <w:szCs w:val="22"/>
              </w:rPr>
              <w:pPrChange w:id="2781" w:author="Chara Katiri" w:date="2015-04-12T20:48:00Z">
                <w:pPr>
                  <w:pStyle w:val="ListParagraph"/>
                  <w:spacing w:line="360" w:lineRule="auto"/>
                  <w:ind w:left="0"/>
                  <w:jc w:val="both"/>
                </w:pPr>
              </w:pPrChange>
            </w:pPr>
          </w:p>
        </w:tc>
        <w:tc>
          <w:tcPr>
            <w:tcW w:w="1172" w:type="dxa"/>
            <w:tcPrChange w:id="2782" w:author="Chara Katiri" w:date="2015-04-12T03:35:00Z">
              <w:tcPr>
                <w:tcW w:w="1172" w:type="dxa"/>
              </w:tcPr>
            </w:tcPrChange>
          </w:tcPr>
          <w:p w14:paraId="4D23734F" w14:textId="467ACE54" w:rsidR="00BF78B7" w:rsidRPr="00802990" w:rsidDel="00D71A41" w:rsidRDefault="00BF78B7" w:rsidP="00802990">
            <w:pPr>
              <w:pStyle w:val="ListParagraph"/>
              <w:spacing w:line="360" w:lineRule="auto"/>
              <w:ind w:left="0"/>
              <w:jc w:val="both"/>
              <w:rPr>
                <w:del w:id="2783" w:author="Chara Katiri" w:date="2015-04-12T17:50:00Z"/>
                <w:rFonts w:ascii="Times" w:hAnsi="Times" w:cs="Times New Roman"/>
                <w:sz w:val="22"/>
                <w:szCs w:val="22"/>
              </w:rPr>
              <w:pPrChange w:id="2784" w:author="Chara Katiri" w:date="2015-04-12T20:48:00Z">
                <w:pPr>
                  <w:pStyle w:val="ListParagraph"/>
                  <w:spacing w:line="360" w:lineRule="auto"/>
                  <w:ind w:left="0"/>
                  <w:jc w:val="both"/>
                </w:pPr>
              </w:pPrChange>
            </w:pPr>
            <w:del w:id="2785" w:author="Chara Katiri" w:date="2015-04-12T17:50:00Z">
              <w:r w:rsidRPr="00802990" w:rsidDel="00D71A41">
                <w:rPr>
                  <w:rFonts w:ascii="Times" w:hAnsi="Times" w:cs="Times New Roman"/>
                  <w:sz w:val="22"/>
                  <w:szCs w:val="22"/>
                </w:rPr>
                <w:delText>M</w:delText>
              </w:r>
            </w:del>
          </w:p>
        </w:tc>
      </w:tr>
      <w:tr w:rsidR="00BF78B7" w:rsidRPr="00802990" w:rsidDel="00D71A41" w14:paraId="4184E567" w14:textId="7B87B194" w:rsidTr="00BF78B7">
        <w:trPr>
          <w:del w:id="2786" w:author="Chara Katiri" w:date="2015-04-12T17:50:00Z"/>
        </w:trPr>
        <w:tc>
          <w:tcPr>
            <w:tcW w:w="1172" w:type="dxa"/>
            <w:gridSpan w:val="2"/>
            <w:tcPrChange w:id="2787" w:author="Chara Katiri" w:date="2015-04-12T03:35:00Z">
              <w:tcPr>
                <w:tcW w:w="1172" w:type="dxa"/>
                <w:gridSpan w:val="2"/>
              </w:tcPr>
            </w:tcPrChange>
          </w:tcPr>
          <w:p w14:paraId="282C2CD7" w14:textId="6B8E2D55" w:rsidR="00BF78B7" w:rsidRPr="00802990" w:rsidDel="00D71A41" w:rsidRDefault="00BF78B7" w:rsidP="00802990">
            <w:pPr>
              <w:pStyle w:val="ListParagraph"/>
              <w:spacing w:line="360" w:lineRule="auto"/>
              <w:ind w:left="0"/>
              <w:jc w:val="both"/>
              <w:rPr>
                <w:del w:id="2788" w:author="Chara Katiri" w:date="2015-04-12T17:50:00Z"/>
                <w:rFonts w:ascii="Times" w:hAnsi="Times" w:cs="Times New Roman"/>
                <w:sz w:val="22"/>
                <w:szCs w:val="22"/>
              </w:rPr>
              <w:pPrChange w:id="2789" w:author="Chara Katiri" w:date="2015-04-12T20:48:00Z">
                <w:pPr>
                  <w:pStyle w:val="ListParagraph"/>
                  <w:spacing w:line="360" w:lineRule="auto"/>
                  <w:ind w:left="0"/>
                  <w:jc w:val="both"/>
                </w:pPr>
              </w:pPrChange>
            </w:pPr>
            <w:del w:id="2790" w:author="Chara Katiri" w:date="2015-04-12T17:50:00Z">
              <w:r w:rsidRPr="00802990" w:rsidDel="00D71A41">
                <w:rPr>
                  <w:rFonts w:ascii="Times" w:hAnsi="Times" w:cs="Times New Roman"/>
                  <w:sz w:val="22"/>
                  <w:szCs w:val="22"/>
                </w:rPr>
                <w:delText>4</w:delText>
              </w:r>
            </w:del>
          </w:p>
        </w:tc>
        <w:tc>
          <w:tcPr>
            <w:tcW w:w="4254" w:type="dxa"/>
            <w:gridSpan w:val="5"/>
            <w:tcPrChange w:id="2791" w:author="Chara Katiri" w:date="2015-04-12T03:35:00Z">
              <w:tcPr>
                <w:tcW w:w="4254" w:type="dxa"/>
                <w:gridSpan w:val="5"/>
              </w:tcPr>
            </w:tcPrChange>
          </w:tcPr>
          <w:p w14:paraId="41C0F66B" w14:textId="412702D3" w:rsidR="00BF78B7" w:rsidRPr="00802990" w:rsidDel="00D71A41" w:rsidRDefault="00BF78B7" w:rsidP="00802990">
            <w:pPr>
              <w:pStyle w:val="ListParagraph"/>
              <w:spacing w:line="360" w:lineRule="auto"/>
              <w:ind w:left="0"/>
              <w:jc w:val="both"/>
              <w:rPr>
                <w:del w:id="2792" w:author="Chara Katiri" w:date="2015-04-12T17:50:00Z"/>
                <w:rFonts w:ascii="Times" w:hAnsi="Times" w:cs="Times New Roman"/>
                <w:sz w:val="22"/>
                <w:szCs w:val="22"/>
              </w:rPr>
              <w:pPrChange w:id="2793" w:author="Chara Katiri" w:date="2015-04-12T20:48:00Z">
                <w:pPr>
                  <w:pStyle w:val="ListParagraph"/>
                  <w:spacing w:line="360" w:lineRule="auto"/>
                  <w:ind w:left="0"/>
                  <w:jc w:val="both"/>
                </w:pPr>
              </w:pPrChange>
            </w:pPr>
            <w:del w:id="2794" w:author="Chara Katiri" w:date="2015-04-12T17:50:00Z">
              <w:r w:rsidRPr="00802990" w:rsidDel="00D71A41">
                <w:rPr>
                  <w:rFonts w:ascii="Times" w:hAnsi="Times" w:cs="Times New Roman"/>
                  <w:sz w:val="22"/>
                  <w:szCs w:val="22"/>
                </w:rPr>
                <w:delText xml:space="preserve">The system won’t require the users to register. The login process will be based on the existing Active Directory (AD) groups. New users will be automatically added in the database. </w:delText>
              </w:r>
            </w:del>
          </w:p>
        </w:tc>
        <w:tc>
          <w:tcPr>
            <w:tcW w:w="1288" w:type="dxa"/>
            <w:tcPrChange w:id="2795" w:author="Chara Katiri" w:date="2015-04-12T03:35:00Z">
              <w:tcPr>
                <w:tcW w:w="1288" w:type="dxa"/>
              </w:tcPr>
            </w:tcPrChange>
          </w:tcPr>
          <w:p w14:paraId="22BA3732" w14:textId="10A43F9B" w:rsidR="00BF78B7" w:rsidRPr="00802990" w:rsidDel="00D71A41" w:rsidRDefault="00BF78B7" w:rsidP="00802990">
            <w:pPr>
              <w:pStyle w:val="ListParagraph"/>
              <w:spacing w:line="360" w:lineRule="auto"/>
              <w:ind w:left="0"/>
              <w:jc w:val="both"/>
              <w:rPr>
                <w:del w:id="2796" w:author="Chara Katiri" w:date="2015-04-12T17:50:00Z"/>
                <w:rFonts w:ascii="Times" w:hAnsi="Times" w:cs="Times New Roman"/>
                <w:sz w:val="22"/>
                <w:szCs w:val="22"/>
              </w:rPr>
              <w:pPrChange w:id="2797" w:author="Chara Katiri" w:date="2015-04-12T20:48:00Z">
                <w:pPr>
                  <w:pStyle w:val="ListParagraph"/>
                  <w:spacing w:line="360" w:lineRule="auto"/>
                  <w:ind w:left="0"/>
                  <w:jc w:val="both"/>
                </w:pPr>
              </w:pPrChange>
            </w:pPr>
            <w:del w:id="2798" w:author="Chara Katiri" w:date="2015-04-12T17:50:00Z">
              <w:r w:rsidRPr="00802990" w:rsidDel="00D71A41">
                <w:rPr>
                  <w:rFonts w:ascii="Times" w:hAnsi="Times" w:cs="Times New Roman"/>
                  <w:sz w:val="22"/>
                  <w:szCs w:val="22"/>
                </w:rPr>
                <w:delText>Functional</w:delText>
              </w:r>
            </w:del>
          </w:p>
        </w:tc>
        <w:tc>
          <w:tcPr>
            <w:tcW w:w="1242" w:type="dxa"/>
            <w:tcPrChange w:id="2799" w:author="Chara Katiri" w:date="2015-04-12T03:35:00Z">
              <w:tcPr>
                <w:tcW w:w="1242" w:type="dxa"/>
              </w:tcPr>
            </w:tcPrChange>
          </w:tcPr>
          <w:p w14:paraId="5CE44836" w14:textId="0828E6D1" w:rsidR="00BF78B7" w:rsidRPr="00802990" w:rsidDel="00D71A41" w:rsidRDefault="00BF78B7" w:rsidP="00802990">
            <w:pPr>
              <w:pStyle w:val="ListParagraph"/>
              <w:spacing w:line="360" w:lineRule="auto"/>
              <w:ind w:left="0"/>
              <w:jc w:val="both"/>
              <w:rPr>
                <w:del w:id="2800" w:author="Chara Katiri" w:date="2015-04-12T17:50:00Z"/>
                <w:rFonts w:ascii="Times" w:hAnsi="Times" w:cs="Times New Roman"/>
                <w:sz w:val="22"/>
                <w:szCs w:val="22"/>
              </w:rPr>
              <w:pPrChange w:id="2801" w:author="Chara Katiri" w:date="2015-04-12T20:48:00Z">
                <w:pPr>
                  <w:pStyle w:val="ListParagraph"/>
                  <w:spacing w:line="360" w:lineRule="auto"/>
                  <w:ind w:left="0"/>
                  <w:jc w:val="both"/>
                </w:pPr>
              </w:pPrChange>
            </w:pPr>
          </w:p>
        </w:tc>
        <w:tc>
          <w:tcPr>
            <w:tcW w:w="1172" w:type="dxa"/>
            <w:tcPrChange w:id="2802" w:author="Chara Katiri" w:date="2015-04-12T03:35:00Z">
              <w:tcPr>
                <w:tcW w:w="1172" w:type="dxa"/>
              </w:tcPr>
            </w:tcPrChange>
          </w:tcPr>
          <w:p w14:paraId="7F9B6D97" w14:textId="37D97B8C" w:rsidR="00BF78B7" w:rsidRPr="00802990" w:rsidDel="00D71A41" w:rsidRDefault="00BF78B7" w:rsidP="00802990">
            <w:pPr>
              <w:pStyle w:val="ListParagraph"/>
              <w:spacing w:line="360" w:lineRule="auto"/>
              <w:ind w:left="0"/>
              <w:jc w:val="both"/>
              <w:rPr>
                <w:del w:id="2803" w:author="Chara Katiri" w:date="2015-04-12T17:50:00Z"/>
                <w:rFonts w:ascii="Times" w:hAnsi="Times" w:cs="Times New Roman"/>
                <w:sz w:val="22"/>
                <w:szCs w:val="22"/>
              </w:rPr>
              <w:pPrChange w:id="2804" w:author="Chara Katiri" w:date="2015-04-12T20:48:00Z">
                <w:pPr>
                  <w:pStyle w:val="ListParagraph"/>
                  <w:spacing w:line="360" w:lineRule="auto"/>
                  <w:ind w:left="0"/>
                  <w:jc w:val="both"/>
                </w:pPr>
              </w:pPrChange>
            </w:pPr>
          </w:p>
        </w:tc>
        <w:tc>
          <w:tcPr>
            <w:tcW w:w="1172" w:type="dxa"/>
            <w:tcPrChange w:id="2805" w:author="Chara Katiri" w:date="2015-04-12T03:35:00Z">
              <w:tcPr>
                <w:tcW w:w="1172" w:type="dxa"/>
              </w:tcPr>
            </w:tcPrChange>
          </w:tcPr>
          <w:p w14:paraId="0D5AB584" w14:textId="2D657324" w:rsidR="00BF78B7" w:rsidRPr="00802990" w:rsidDel="00D71A41" w:rsidRDefault="00BF78B7" w:rsidP="00802990">
            <w:pPr>
              <w:pStyle w:val="ListParagraph"/>
              <w:spacing w:line="360" w:lineRule="auto"/>
              <w:ind w:left="0"/>
              <w:jc w:val="both"/>
              <w:rPr>
                <w:del w:id="2806" w:author="Chara Katiri" w:date="2015-04-12T17:50:00Z"/>
                <w:rFonts w:ascii="Times" w:hAnsi="Times" w:cs="Times New Roman"/>
                <w:sz w:val="22"/>
                <w:szCs w:val="22"/>
              </w:rPr>
              <w:pPrChange w:id="2807" w:author="Chara Katiri" w:date="2015-04-12T20:48:00Z">
                <w:pPr>
                  <w:pStyle w:val="ListParagraph"/>
                  <w:spacing w:line="360" w:lineRule="auto"/>
                  <w:ind w:left="0"/>
                  <w:jc w:val="both"/>
                </w:pPr>
              </w:pPrChange>
            </w:pPr>
          </w:p>
        </w:tc>
        <w:tc>
          <w:tcPr>
            <w:tcW w:w="1172" w:type="dxa"/>
            <w:tcPrChange w:id="2808" w:author="Chara Katiri" w:date="2015-04-12T03:35:00Z">
              <w:tcPr>
                <w:tcW w:w="1172" w:type="dxa"/>
              </w:tcPr>
            </w:tcPrChange>
          </w:tcPr>
          <w:p w14:paraId="3CB331A9" w14:textId="27FEF848" w:rsidR="00BF78B7" w:rsidRPr="00802990" w:rsidDel="00D71A41" w:rsidRDefault="00BF78B7" w:rsidP="00802990">
            <w:pPr>
              <w:pStyle w:val="ListParagraph"/>
              <w:spacing w:line="360" w:lineRule="auto"/>
              <w:ind w:left="0"/>
              <w:jc w:val="both"/>
              <w:rPr>
                <w:del w:id="2809" w:author="Chara Katiri" w:date="2015-04-12T17:50:00Z"/>
                <w:rFonts w:ascii="Times" w:hAnsi="Times" w:cs="Times New Roman"/>
                <w:sz w:val="22"/>
                <w:szCs w:val="22"/>
              </w:rPr>
              <w:pPrChange w:id="2810" w:author="Chara Katiri" w:date="2015-04-12T20:48:00Z">
                <w:pPr>
                  <w:pStyle w:val="ListParagraph"/>
                  <w:spacing w:line="360" w:lineRule="auto"/>
                  <w:ind w:left="0"/>
                  <w:jc w:val="both"/>
                </w:pPr>
              </w:pPrChange>
            </w:pPr>
            <w:del w:id="2811" w:author="Chara Katiri" w:date="2015-04-12T17:50:00Z">
              <w:r w:rsidRPr="00802990" w:rsidDel="00D71A41">
                <w:rPr>
                  <w:rFonts w:ascii="Times" w:hAnsi="Times" w:cs="Times New Roman"/>
                  <w:sz w:val="22"/>
                  <w:szCs w:val="22"/>
                </w:rPr>
                <w:delText>W</w:delText>
              </w:r>
            </w:del>
          </w:p>
        </w:tc>
      </w:tr>
      <w:tr w:rsidR="00BF78B7" w:rsidRPr="00802990" w:rsidDel="00D71A41" w14:paraId="45C66D1D" w14:textId="0D62E354" w:rsidTr="00BF78B7">
        <w:trPr>
          <w:del w:id="2812" w:author="Chara Katiri" w:date="2015-04-12T17:50:00Z"/>
        </w:trPr>
        <w:tc>
          <w:tcPr>
            <w:tcW w:w="1172" w:type="dxa"/>
            <w:gridSpan w:val="2"/>
            <w:tcPrChange w:id="2813" w:author="Chara Katiri" w:date="2015-04-12T03:35:00Z">
              <w:tcPr>
                <w:tcW w:w="1172" w:type="dxa"/>
                <w:gridSpan w:val="2"/>
              </w:tcPr>
            </w:tcPrChange>
          </w:tcPr>
          <w:p w14:paraId="2261856C" w14:textId="1FB4694A" w:rsidR="00BF78B7" w:rsidRPr="00802990" w:rsidDel="00D71A41" w:rsidRDefault="00BF78B7" w:rsidP="00802990">
            <w:pPr>
              <w:pStyle w:val="ListParagraph"/>
              <w:spacing w:line="360" w:lineRule="auto"/>
              <w:ind w:left="0"/>
              <w:jc w:val="both"/>
              <w:rPr>
                <w:del w:id="2814" w:author="Chara Katiri" w:date="2015-04-12T17:50:00Z"/>
                <w:rFonts w:ascii="Times" w:hAnsi="Times" w:cs="Times New Roman"/>
                <w:sz w:val="22"/>
                <w:szCs w:val="22"/>
              </w:rPr>
              <w:pPrChange w:id="2815" w:author="Chara Katiri" w:date="2015-04-12T20:48:00Z">
                <w:pPr>
                  <w:pStyle w:val="ListParagraph"/>
                  <w:spacing w:line="360" w:lineRule="auto"/>
                  <w:ind w:left="0"/>
                  <w:jc w:val="both"/>
                </w:pPr>
              </w:pPrChange>
            </w:pPr>
            <w:del w:id="2816" w:author="Chara Katiri" w:date="2015-04-12T17:50:00Z">
              <w:r w:rsidRPr="00802990" w:rsidDel="00D71A41">
                <w:rPr>
                  <w:rFonts w:ascii="Times" w:hAnsi="Times" w:cs="Times New Roman"/>
                  <w:sz w:val="22"/>
                  <w:szCs w:val="22"/>
                </w:rPr>
                <w:delText>5</w:delText>
              </w:r>
            </w:del>
          </w:p>
        </w:tc>
        <w:tc>
          <w:tcPr>
            <w:tcW w:w="4254" w:type="dxa"/>
            <w:gridSpan w:val="5"/>
            <w:tcPrChange w:id="2817" w:author="Chara Katiri" w:date="2015-04-12T03:35:00Z">
              <w:tcPr>
                <w:tcW w:w="4254" w:type="dxa"/>
                <w:gridSpan w:val="5"/>
              </w:tcPr>
            </w:tcPrChange>
          </w:tcPr>
          <w:p w14:paraId="12485462" w14:textId="222C404A" w:rsidR="00BF78B7" w:rsidRPr="00802990" w:rsidDel="00D71A41" w:rsidRDefault="00BF78B7" w:rsidP="00802990">
            <w:pPr>
              <w:spacing w:line="360" w:lineRule="auto"/>
              <w:contextualSpacing/>
              <w:jc w:val="both"/>
              <w:rPr>
                <w:del w:id="2818" w:author="Chara Katiri" w:date="2015-04-12T17:50:00Z"/>
                <w:rFonts w:ascii="Times" w:eastAsia="Times New Roman" w:hAnsi="Times" w:cs="Times New Roman"/>
                <w:sz w:val="22"/>
                <w:szCs w:val="22"/>
                <w:lang w:val="en-GB"/>
              </w:rPr>
              <w:pPrChange w:id="2819" w:author="Chara Katiri" w:date="2015-04-12T20:48:00Z">
                <w:pPr>
                  <w:spacing w:line="360" w:lineRule="auto"/>
                  <w:contextualSpacing/>
                  <w:jc w:val="both"/>
                </w:pPr>
              </w:pPrChange>
            </w:pPr>
            <w:del w:id="2820" w:author="Chara Katiri" w:date="2015-04-12T17:50:00Z">
              <w:r w:rsidRPr="00802990" w:rsidDel="00D71A41">
                <w:rPr>
                  <w:rFonts w:ascii="Times" w:eastAsia="Times New Roman" w:hAnsi="Times" w:cs="Times New Roman"/>
                  <w:sz w:val="22"/>
                  <w:szCs w:val="22"/>
                  <w:lang w:val="en-GB"/>
                </w:rPr>
                <w:delText xml:space="preserve">The </w:delText>
              </w:r>
              <w:r w:rsidRPr="00802990" w:rsidDel="00D71A41">
                <w:rPr>
                  <w:rFonts w:ascii="Times" w:hAnsi="Times" w:cs="Times New Roman"/>
                  <w:sz w:val="22"/>
                  <w:szCs w:val="22"/>
                </w:rPr>
                <w:delText xml:space="preserve">system </w:delText>
              </w:r>
              <w:r w:rsidRPr="00802990" w:rsidDel="00D71A41">
                <w:rPr>
                  <w:rFonts w:ascii="Times" w:eastAsia="Times New Roman" w:hAnsi="Times" w:cs="Times New Roman"/>
                  <w:sz w:val="22"/>
                  <w:szCs w:val="22"/>
                  <w:lang w:val="en-GB"/>
                </w:rPr>
                <w:delText xml:space="preserve">must validate the user information upon registration e.g. text fields that require information and valid email that contains ‘@’, ‘.’. </w:delText>
              </w:r>
            </w:del>
          </w:p>
        </w:tc>
        <w:tc>
          <w:tcPr>
            <w:tcW w:w="1288" w:type="dxa"/>
            <w:tcPrChange w:id="2821" w:author="Chara Katiri" w:date="2015-04-12T03:35:00Z">
              <w:tcPr>
                <w:tcW w:w="1288" w:type="dxa"/>
              </w:tcPr>
            </w:tcPrChange>
          </w:tcPr>
          <w:p w14:paraId="7BD9E666" w14:textId="16AB160D" w:rsidR="00BF78B7" w:rsidRPr="00802990" w:rsidDel="00D71A41" w:rsidRDefault="00BF78B7" w:rsidP="00802990">
            <w:pPr>
              <w:pStyle w:val="ListParagraph"/>
              <w:spacing w:line="360" w:lineRule="auto"/>
              <w:ind w:left="0"/>
              <w:jc w:val="both"/>
              <w:rPr>
                <w:del w:id="2822" w:author="Chara Katiri" w:date="2015-04-12T17:50:00Z"/>
                <w:rFonts w:ascii="Times" w:hAnsi="Times" w:cs="Times New Roman"/>
                <w:sz w:val="22"/>
                <w:szCs w:val="22"/>
              </w:rPr>
              <w:pPrChange w:id="2823" w:author="Chara Katiri" w:date="2015-04-12T20:48:00Z">
                <w:pPr>
                  <w:pStyle w:val="ListParagraph"/>
                  <w:spacing w:line="360" w:lineRule="auto"/>
                  <w:ind w:left="0"/>
                  <w:jc w:val="both"/>
                </w:pPr>
              </w:pPrChange>
            </w:pPr>
            <w:del w:id="2824" w:author="Chara Katiri" w:date="2015-04-12T17:50:00Z">
              <w:r w:rsidRPr="00802990" w:rsidDel="00D71A41">
                <w:rPr>
                  <w:rFonts w:ascii="Times" w:hAnsi="Times" w:cs="Times New Roman"/>
                  <w:sz w:val="22"/>
                  <w:szCs w:val="22"/>
                </w:rPr>
                <w:delText>Functional</w:delText>
              </w:r>
            </w:del>
          </w:p>
        </w:tc>
        <w:tc>
          <w:tcPr>
            <w:tcW w:w="1242" w:type="dxa"/>
            <w:tcPrChange w:id="2825" w:author="Chara Katiri" w:date="2015-04-12T03:35:00Z">
              <w:tcPr>
                <w:tcW w:w="1242" w:type="dxa"/>
              </w:tcPr>
            </w:tcPrChange>
          </w:tcPr>
          <w:p w14:paraId="7168DD19" w14:textId="3C79A8EB" w:rsidR="00BF78B7" w:rsidRPr="00802990" w:rsidDel="00D71A41" w:rsidRDefault="00BF78B7" w:rsidP="00802990">
            <w:pPr>
              <w:pStyle w:val="ListParagraph"/>
              <w:spacing w:line="360" w:lineRule="auto"/>
              <w:ind w:left="0"/>
              <w:jc w:val="both"/>
              <w:rPr>
                <w:del w:id="2826" w:author="Chara Katiri" w:date="2015-04-12T17:50:00Z"/>
                <w:rFonts w:ascii="Times" w:hAnsi="Times" w:cs="Times New Roman"/>
                <w:sz w:val="22"/>
                <w:szCs w:val="22"/>
              </w:rPr>
              <w:pPrChange w:id="2827" w:author="Chara Katiri" w:date="2015-04-12T20:48:00Z">
                <w:pPr>
                  <w:pStyle w:val="ListParagraph"/>
                  <w:spacing w:line="360" w:lineRule="auto"/>
                  <w:ind w:left="0"/>
                  <w:jc w:val="both"/>
                </w:pPr>
              </w:pPrChange>
            </w:pPr>
            <w:del w:id="2828" w:author="Chara Katiri" w:date="2015-04-12T17:50:00Z">
              <w:r w:rsidRPr="00802990" w:rsidDel="00D71A41">
                <w:rPr>
                  <w:rFonts w:ascii="Times" w:hAnsi="Times" w:cs="Times New Roman"/>
                  <w:sz w:val="22"/>
                  <w:szCs w:val="22"/>
                </w:rPr>
                <w:delText>Shall</w:delText>
              </w:r>
            </w:del>
          </w:p>
        </w:tc>
        <w:tc>
          <w:tcPr>
            <w:tcW w:w="1172" w:type="dxa"/>
            <w:tcPrChange w:id="2829" w:author="Chara Katiri" w:date="2015-04-12T03:35:00Z">
              <w:tcPr>
                <w:tcW w:w="1172" w:type="dxa"/>
              </w:tcPr>
            </w:tcPrChange>
          </w:tcPr>
          <w:p w14:paraId="0120C8F7" w14:textId="43F12F07" w:rsidR="00BF78B7" w:rsidRPr="00802990" w:rsidDel="00D71A41" w:rsidRDefault="00BF78B7" w:rsidP="00802990">
            <w:pPr>
              <w:pStyle w:val="ListParagraph"/>
              <w:spacing w:line="360" w:lineRule="auto"/>
              <w:ind w:left="0"/>
              <w:jc w:val="both"/>
              <w:rPr>
                <w:del w:id="2830" w:author="Chara Katiri" w:date="2015-04-12T17:50:00Z"/>
                <w:rFonts w:ascii="Times" w:hAnsi="Times" w:cs="Times New Roman"/>
                <w:sz w:val="22"/>
                <w:szCs w:val="22"/>
              </w:rPr>
              <w:pPrChange w:id="2831" w:author="Chara Katiri" w:date="2015-04-12T20:48:00Z">
                <w:pPr>
                  <w:pStyle w:val="ListParagraph"/>
                  <w:spacing w:line="360" w:lineRule="auto"/>
                  <w:ind w:left="0"/>
                  <w:jc w:val="both"/>
                </w:pPr>
              </w:pPrChange>
            </w:pPr>
          </w:p>
        </w:tc>
        <w:tc>
          <w:tcPr>
            <w:tcW w:w="1172" w:type="dxa"/>
            <w:tcPrChange w:id="2832" w:author="Chara Katiri" w:date="2015-04-12T03:35:00Z">
              <w:tcPr>
                <w:tcW w:w="1172" w:type="dxa"/>
              </w:tcPr>
            </w:tcPrChange>
          </w:tcPr>
          <w:p w14:paraId="48DF644B" w14:textId="16A60560" w:rsidR="00BF78B7" w:rsidRPr="00802990" w:rsidDel="00D71A41" w:rsidRDefault="00BF78B7" w:rsidP="00802990">
            <w:pPr>
              <w:pStyle w:val="ListParagraph"/>
              <w:spacing w:line="360" w:lineRule="auto"/>
              <w:ind w:left="0"/>
              <w:jc w:val="both"/>
              <w:rPr>
                <w:del w:id="2833" w:author="Chara Katiri" w:date="2015-04-12T17:50:00Z"/>
                <w:rFonts w:ascii="Times" w:hAnsi="Times" w:cs="Times New Roman"/>
                <w:sz w:val="22"/>
                <w:szCs w:val="22"/>
              </w:rPr>
              <w:pPrChange w:id="2834" w:author="Chara Katiri" w:date="2015-04-12T20:48:00Z">
                <w:pPr>
                  <w:pStyle w:val="ListParagraph"/>
                  <w:spacing w:line="360" w:lineRule="auto"/>
                  <w:ind w:left="0"/>
                  <w:jc w:val="both"/>
                </w:pPr>
              </w:pPrChange>
            </w:pPr>
          </w:p>
        </w:tc>
        <w:tc>
          <w:tcPr>
            <w:tcW w:w="1172" w:type="dxa"/>
            <w:tcPrChange w:id="2835" w:author="Chara Katiri" w:date="2015-04-12T03:35:00Z">
              <w:tcPr>
                <w:tcW w:w="1172" w:type="dxa"/>
              </w:tcPr>
            </w:tcPrChange>
          </w:tcPr>
          <w:p w14:paraId="5EF706A2" w14:textId="7A28E194" w:rsidR="00BF78B7" w:rsidRPr="00802990" w:rsidDel="00D71A41" w:rsidRDefault="00BF78B7" w:rsidP="00802990">
            <w:pPr>
              <w:pStyle w:val="ListParagraph"/>
              <w:spacing w:line="360" w:lineRule="auto"/>
              <w:ind w:left="0"/>
              <w:jc w:val="both"/>
              <w:rPr>
                <w:del w:id="2836" w:author="Chara Katiri" w:date="2015-04-12T17:50:00Z"/>
                <w:rFonts w:ascii="Times" w:hAnsi="Times" w:cs="Times New Roman"/>
                <w:sz w:val="22"/>
                <w:szCs w:val="22"/>
              </w:rPr>
              <w:pPrChange w:id="2837" w:author="Chara Katiri" w:date="2015-04-12T20:48:00Z">
                <w:pPr>
                  <w:pStyle w:val="ListParagraph"/>
                  <w:spacing w:line="360" w:lineRule="auto"/>
                  <w:ind w:left="0"/>
                  <w:jc w:val="both"/>
                </w:pPr>
              </w:pPrChange>
            </w:pPr>
            <w:del w:id="2838" w:author="Chara Katiri" w:date="2015-04-12T17:50:00Z">
              <w:r w:rsidRPr="00802990" w:rsidDel="00D71A41">
                <w:rPr>
                  <w:rFonts w:ascii="Times" w:hAnsi="Times" w:cs="Times New Roman"/>
                  <w:sz w:val="22"/>
                  <w:szCs w:val="22"/>
                </w:rPr>
                <w:delText>M</w:delText>
              </w:r>
            </w:del>
          </w:p>
        </w:tc>
      </w:tr>
      <w:tr w:rsidR="00BF78B7" w:rsidRPr="00802990" w:rsidDel="00D71A41" w14:paraId="3CFE463E" w14:textId="4C5FBD13" w:rsidTr="00BF78B7">
        <w:trPr>
          <w:del w:id="2839" w:author="Chara Katiri" w:date="2015-04-12T17:50:00Z"/>
        </w:trPr>
        <w:tc>
          <w:tcPr>
            <w:tcW w:w="1172" w:type="dxa"/>
            <w:gridSpan w:val="2"/>
            <w:tcPrChange w:id="2840" w:author="Chara Katiri" w:date="2015-04-12T03:35:00Z">
              <w:tcPr>
                <w:tcW w:w="1172" w:type="dxa"/>
                <w:gridSpan w:val="2"/>
              </w:tcPr>
            </w:tcPrChange>
          </w:tcPr>
          <w:p w14:paraId="6854B977" w14:textId="25B7CB09" w:rsidR="00BF78B7" w:rsidRPr="00802990" w:rsidDel="00D71A41" w:rsidRDefault="00BF78B7" w:rsidP="00802990">
            <w:pPr>
              <w:pStyle w:val="ListParagraph"/>
              <w:spacing w:line="360" w:lineRule="auto"/>
              <w:ind w:left="0"/>
              <w:jc w:val="both"/>
              <w:rPr>
                <w:del w:id="2841" w:author="Chara Katiri" w:date="2015-04-12T17:50:00Z"/>
                <w:rFonts w:ascii="Times" w:hAnsi="Times" w:cs="Times New Roman"/>
                <w:sz w:val="22"/>
                <w:szCs w:val="22"/>
              </w:rPr>
              <w:pPrChange w:id="2842" w:author="Chara Katiri" w:date="2015-04-12T20:48:00Z">
                <w:pPr>
                  <w:pStyle w:val="ListParagraph"/>
                  <w:spacing w:line="360" w:lineRule="auto"/>
                  <w:ind w:left="0"/>
                  <w:jc w:val="both"/>
                </w:pPr>
              </w:pPrChange>
            </w:pPr>
            <w:del w:id="2843" w:author="Chara Katiri" w:date="2015-04-12T17:50:00Z">
              <w:r w:rsidRPr="00802990" w:rsidDel="00D71A41">
                <w:rPr>
                  <w:rFonts w:ascii="Times" w:hAnsi="Times" w:cs="Times New Roman"/>
                  <w:sz w:val="22"/>
                  <w:szCs w:val="22"/>
                </w:rPr>
                <w:delText>6</w:delText>
              </w:r>
            </w:del>
          </w:p>
        </w:tc>
        <w:tc>
          <w:tcPr>
            <w:tcW w:w="4254" w:type="dxa"/>
            <w:gridSpan w:val="5"/>
            <w:tcPrChange w:id="2844" w:author="Chara Katiri" w:date="2015-04-12T03:35:00Z">
              <w:tcPr>
                <w:tcW w:w="4254" w:type="dxa"/>
                <w:gridSpan w:val="5"/>
              </w:tcPr>
            </w:tcPrChange>
          </w:tcPr>
          <w:p w14:paraId="155BF275" w14:textId="16F4D09E" w:rsidR="00BF78B7" w:rsidRPr="00802990" w:rsidDel="00D71A41" w:rsidRDefault="00BF78B7" w:rsidP="00802990">
            <w:pPr>
              <w:pStyle w:val="ListParagraph"/>
              <w:spacing w:line="360" w:lineRule="auto"/>
              <w:ind w:left="0"/>
              <w:jc w:val="both"/>
              <w:rPr>
                <w:del w:id="2845" w:author="Chara Katiri" w:date="2015-04-12T17:50:00Z"/>
                <w:rFonts w:ascii="Times" w:hAnsi="Times" w:cs="Times New Roman"/>
                <w:sz w:val="22"/>
                <w:szCs w:val="22"/>
              </w:rPr>
              <w:pPrChange w:id="2846" w:author="Chara Katiri" w:date="2015-04-12T20:48:00Z">
                <w:pPr>
                  <w:pStyle w:val="ListParagraph"/>
                  <w:spacing w:line="360" w:lineRule="auto"/>
                  <w:ind w:left="0"/>
                  <w:jc w:val="both"/>
                </w:pPr>
              </w:pPrChange>
            </w:pPr>
            <w:del w:id="2847" w:author="Chara Katiri" w:date="2015-04-12T17:50:00Z">
              <w:r w:rsidRPr="00802990" w:rsidDel="00D71A41">
                <w:rPr>
                  <w:rFonts w:ascii="Times" w:hAnsi="Times" w:cs="Times New Roman"/>
                  <w:sz w:val="22"/>
                  <w:szCs w:val="22"/>
                </w:rPr>
                <w:delText xml:space="preserve">The system must allow the users to search products based on categories e.g. books or room swaps. </w:delText>
              </w:r>
            </w:del>
          </w:p>
        </w:tc>
        <w:tc>
          <w:tcPr>
            <w:tcW w:w="1288" w:type="dxa"/>
            <w:tcPrChange w:id="2848" w:author="Chara Katiri" w:date="2015-04-12T03:35:00Z">
              <w:tcPr>
                <w:tcW w:w="1288" w:type="dxa"/>
              </w:tcPr>
            </w:tcPrChange>
          </w:tcPr>
          <w:p w14:paraId="03713F62" w14:textId="48F407A7" w:rsidR="00BF78B7" w:rsidRPr="00802990" w:rsidDel="00D71A41" w:rsidRDefault="00BF78B7" w:rsidP="00802990">
            <w:pPr>
              <w:pStyle w:val="ListParagraph"/>
              <w:spacing w:line="360" w:lineRule="auto"/>
              <w:ind w:left="0"/>
              <w:jc w:val="both"/>
              <w:rPr>
                <w:del w:id="2849" w:author="Chara Katiri" w:date="2015-04-12T17:50:00Z"/>
                <w:rFonts w:ascii="Times" w:hAnsi="Times" w:cs="Times New Roman"/>
                <w:sz w:val="22"/>
                <w:szCs w:val="22"/>
              </w:rPr>
              <w:pPrChange w:id="2850" w:author="Chara Katiri" w:date="2015-04-12T20:48:00Z">
                <w:pPr>
                  <w:pStyle w:val="ListParagraph"/>
                  <w:spacing w:line="360" w:lineRule="auto"/>
                  <w:ind w:left="0"/>
                  <w:jc w:val="both"/>
                </w:pPr>
              </w:pPrChange>
            </w:pPr>
            <w:del w:id="2851" w:author="Chara Katiri" w:date="2015-04-12T17:50:00Z">
              <w:r w:rsidRPr="00802990" w:rsidDel="00D71A41">
                <w:rPr>
                  <w:rFonts w:ascii="Times" w:hAnsi="Times" w:cs="Times New Roman"/>
                  <w:sz w:val="22"/>
                  <w:szCs w:val="22"/>
                </w:rPr>
                <w:delText>Functional</w:delText>
              </w:r>
            </w:del>
          </w:p>
        </w:tc>
        <w:tc>
          <w:tcPr>
            <w:tcW w:w="1242" w:type="dxa"/>
            <w:tcPrChange w:id="2852" w:author="Chara Katiri" w:date="2015-04-12T03:35:00Z">
              <w:tcPr>
                <w:tcW w:w="1242" w:type="dxa"/>
              </w:tcPr>
            </w:tcPrChange>
          </w:tcPr>
          <w:p w14:paraId="2A995404" w14:textId="54D66BBB" w:rsidR="00BF78B7" w:rsidRPr="00802990" w:rsidDel="00D71A41" w:rsidRDefault="00BF78B7" w:rsidP="00802990">
            <w:pPr>
              <w:pStyle w:val="ListParagraph"/>
              <w:spacing w:line="360" w:lineRule="auto"/>
              <w:ind w:left="0"/>
              <w:jc w:val="both"/>
              <w:rPr>
                <w:del w:id="2853" w:author="Chara Katiri" w:date="2015-04-12T17:50:00Z"/>
                <w:rFonts w:ascii="Times" w:hAnsi="Times" w:cs="Times New Roman"/>
                <w:sz w:val="22"/>
                <w:szCs w:val="22"/>
              </w:rPr>
              <w:pPrChange w:id="2854" w:author="Chara Katiri" w:date="2015-04-12T20:48:00Z">
                <w:pPr>
                  <w:pStyle w:val="ListParagraph"/>
                  <w:spacing w:line="360" w:lineRule="auto"/>
                  <w:ind w:left="0"/>
                  <w:jc w:val="both"/>
                </w:pPr>
              </w:pPrChange>
            </w:pPr>
            <w:del w:id="2855" w:author="Chara Katiri" w:date="2015-04-12T17:50:00Z">
              <w:r w:rsidRPr="00802990" w:rsidDel="00D71A41">
                <w:rPr>
                  <w:rFonts w:ascii="Times" w:hAnsi="Times" w:cs="Times New Roman"/>
                  <w:sz w:val="22"/>
                  <w:szCs w:val="22"/>
                </w:rPr>
                <w:delText>Shall</w:delText>
              </w:r>
            </w:del>
          </w:p>
        </w:tc>
        <w:tc>
          <w:tcPr>
            <w:tcW w:w="1172" w:type="dxa"/>
            <w:tcPrChange w:id="2856" w:author="Chara Katiri" w:date="2015-04-12T03:35:00Z">
              <w:tcPr>
                <w:tcW w:w="1172" w:type="dxa"/>
              </w:tcPr>
            </w:tcPrChange>
          </w:tcPr>
          <w:p w14:paraId="290A0494" w14:textId="4A5F2D9E" w:rsidR="00BF78B7" w:rsidRPr="00802990" w:rsidDel="00D71A41" w:rsidRDefault="00BF78B7" w:rsidP="00802990">
            <w:pPr>
              <w:pStyle w:val="ListParagraph"/>
              <w:spacing w:line="360" w:lineRule="auto"/>
              <w:ind w:left="0"/>
              <w:jc w:val="both"/>
              <w:rPr>
                <w:del w:id="2857" w:author="Chara Katiri" w:date="2015-04-12T17:50:00Z"/>
                <w:rFonts w:ascii="Times" w:hAnsi="Times" w:cs="Times New Roman"/>
                <w:sz w:val="22"/>
                <w:szCs w:val="22"/>
              </w:rPr>
              <w:pPrChange w:id="2858" w:author="Chara Katiri" w:date="2015-04-12T20:48:00Z">
                <w:pPr>
                  <w:pStyle w:val="ListParagraph"/>
                  <w:spacing w:line="360" w:lineRule="auto"/>
                  <w:ind w:left="0"/>
                  <w:jc w:val="both"/>
                </w:pPr>
              </w:pPrChange>
            </w:pPr>
          </w:p>
        </w:tc>
        <w:tc>
          <w:tcPr>
            <w:tcW w:w="1172" w:type="dxa"/>
            <w:tcPrChange w:id="2859" w:author="Chara Katiri" w:date="2015-04-12T03:35:00Z">
              <w:tcPr>
                <w:tcW w:w="1172" w:type="dxa"/>
              </w:tcPr>
            </w:tcPrChange>
          </w:tcPr>
          <w:p w14:paraId="47FAEB13" w14:textId="4065D5BF" w:rsidR="00BF78B7" w:rsidRPr="00802990" w:rsidDel="00D71A41" w:rsidRDefault="00BF78B7" w:rsidP="00802990">
            <w:pPr>
              <w:pStyle w:val="ListParagraph"/>
              <w:spacing w:line="360" w:lineRule="auto"/>
              <w:ind w:left="0"/>
              <w:jc w:val="both"/>
              <w:rPr>
                <w:del w:id="2860" w:author="Chara Katiri" w:date="2015-04-12T17:50:00Z"/>
                <w:rFonts w:ascii="Times" w:hAnsi="Times" w:cs="Times New Roman"/>
                <w:sz w:val="22"/>
                <w:szCs w:val="22"/>
              </w:rPr>
              <w:pPrChange w:id="2861" w:author="Chara Katiri" w:date="2015-04-12T20:48:00Z">
                <w:pPr>
                  <w:pStyle w:val="ListParagraph"/>
                  <w:spacing w:line="360" w:lineRule="auto"/>
                  <w:ind w:left="0"/>
                  <w:jc w:val="both"/>
                </w:pPr>
              </w:pPrChange>
            </w:pPr>
          </w:p>
        </w:tc>
        <w:tc>
          <w:tcPr>
            <w:tcW w:w="1172" w:type="dxa"/>
            <w:tcPrChange w:id="2862" w:author="Chara Katiri" w:date="2015-04-12T03:35:00Z">
              <w:tcPr>
                <w:tcW w:w="1172" w:type="dxa"/>
              </w:tcPr>
            </w:tcPrChange>
          </w:tcPr>
          <w:p w14:paraId="5738E6E2" w14:textId="1DC5E7F1" w:rsidR="00BF78B7" w:rsidRPr="00802990" w:rsidDel="00D71A41" w:rsidRDefault="00BF78B7" w:rsidP="00802990">
            <w:pPr>
              <w:pStyle w:val="ListParagraph"/>
              <w:spacing w:line="360" w:lineRule="auto"/>
              <w:ind w:left="0"/>
              <w:jc w:val="both"/>
              <w:rPr>
                <w:del w:id="2863" w:author="Chara Katiri" w:date="2015-04-12T17:50:00Z"/>
                <w:rFonts w:ascii="Times" w:hAnsi="Times" w:cs="Times New Roman"/>
                <w:sz w:val="22"/>
                <w:szCs w:val="22"/>
              </w:rPr>
              <w:pPrChange w:id="2864" w:author="Chara Katiri" w:date="2015-04-12T20:48:00Z">
                <w:pPr>
                  <w:pStyle w:val="ListParagraph"/>
                  <w:spacing w:line="360" w:lineRule="auto"/>
                  <w:ind w:left="0"/>
                  <w:jc w:val="both"/>
                </w:pPr>
              </w:pPrChange>
            </w:pPr>
            <w:del w:id="2865" w:author="Chara Katiri" w:date="2015-04-12T17:50:00Z">
              <w:r w:rsidRPr="00802990" w:rsidDel="00D71A41">
                <w:rPr>
                  <w:rFonts w:ascii="Times" w:hAnsi="Times" w:cs="Times New Roman"/>
                  <w:sz w:val="22"/>
                  <w:szCs w:val="22"/>
                </w:rPr>
                <w:delText>M</w:delText>
              </w:r>
            </w:del>
          </w:p>
        </w:tc>
      </w:tr>
      <w:tr w:rsidR="00BF78B7" w:rsidRPr="00802990" w:rsidDel="00D71A41" w14:paraId="4674A9D5" w14:textId="4F854CF9" w:rsidTr="00BF78B7">
        <w:trPr>
          <w:del w:id="2866" w:author="Chara Katiri" w:date="2015-04-12T17:50:00Z"/>
        </w:trPr>
        <w:tc>
          <w:tcPr>
            <w:tcW w:w="1172" w:type="dxa"/>
            <w:gridSpan w:val="2"/>
            <w:tcPrChange w:id="2867" w:author="Chara Katiri" w:date="2015-04-12T03:35:00Z">
              <w:tcPr>
                <w:tcW w:w="1172" w:type="dxa"/>
                <w:gridSpan w:val="2"/>
              </w:tcPr>
            </w:tcPrChange>
          </w:tcPr>
          <w:p w14:paraId="01D97FB6" w14:textId="0FE56868" w:rsidR="00BF78B7" w:rsidRPr="00802990" w:rsidDel="00D71A41" w:rsidRDefault="00BF78B7" w:rsidP="00802990">
            <w:pPr>
              <w:pStyle w:val="ListParagraph"/>
              <w:spacing w:line="360" w:lineRule="auto"/>
              <w:ind w:left="0"/>
              <w:jc w:val="both"/>
              <w:rPr>
                <w:del w:id="2868" w:author="Chara Katiri" w:date="2015-04-12T17:50:00Z"/>
                <w:rFonts w:ascii="Times" w:hAnsi="Times" w:cs="Times New Roman"/>
                <w:sz w:val="22"/>
                <w:szCs w:val="22"/>
              </w:rPr>
              <w:pPrChange w:id="2869" w:author="Chara Katiri" w:date="2015-04-12T20:48:00Z">
                <w:pPr>
                  <w:pStyle w:val="ListParagraph"/>
                  <w:spacing w:line="360" w:lineRule="auto"/>
                  <w:ind w:left="0"/>
                  <w:jc w:val="both"/>
                </w:pPr>
              </w:pPrChange>
            </w:pPr>
            <w:del w:id="2870" w:author="Chara Katiri" w:date="2015-04-12T17:50:00Z">
              <w:r w:rsidRPr="00802990" w:rsidDel="00D71A41">
                <w:rPr>
                  <w:rFonts w:ascii="Times" w:hAnsi="Times" w:cs="Times New Roman"/>
                  <w:sz w:val="22"/>
                  <w:szCs w:val="22"/>
                </w:rPr>
                <w:delText>7</w:delText>
              </w:r>
            </w:del>
          </w:p>
        </w:tc>
        <w:tc>
          <w:tcPr>
            <w:tcW w:w="4254" w:type="dxa"/>
            <w:gridSpan w:val="5"/>
            <w:tcPrChange w:id="2871" w:author="Chara Katiri" w:date="2015-04-12T03:35:00Z">
              <w:tcPr>
                <w:tcW w:w="4254" w:type="dxa"/>
                <w:gridSpan w:val="5"/>
              </w:tcPr>
            </w:tcPrChange>
          </w:tcPr>
          <w:p w14:paraId="10050BAA" w14:textId="1AE2C294" w:rsidR="00BF78B7" w:rsidRPr="00802990" w:rsidDel="00D71A41" w:rsidRDefault="00BF78B7" w:rsidP="00802990">
            <w:pPr>
              <w:pStyle w:val="ListParagraph"/>
              <w:spacing w:line="360" w:lineRule="auto"/>
              <w:ind w:left="0"/>
              <w:jc w:val="both"/>
              <w:rPr>
                <w:del w:id="2872" w:author="Chara Katiri" w:date="2015-04-12T17:50:00Z"/>
                <w:rFonts w:ascii="Times" w:hAnsi="Times" w:cs="Times New Roman"/>
                <w:sz w:val="22"/>
                <w:szCs w:val="22"/>
              </w:rPr>
              <w:pPrChange w:id="2873" w:author="Chara Katiri" w:date="2015-04-12T20:48:00Z">
                <w:pPr>
                  <w:pStyle w:val="ListParagraph"/>
                  <w:spacing w:line="360" w:lineRule="auto"/>
                  <w:ind w:left="0"/>
                  <w:jc w:val="both"/>
                </w:pPr>
              </w:pPrChange>
            </w:pPr>
            <w:del w:id="2874" w:author="Chara Katiri" w:date="2015-04-12T17:50:00Z">
              <w:r w:rsidRPr="00802990" w:rsidDel="00D71A41">
                <w:rPr>
                  <w:rFonts w:ascii="Times" w:hAnsi="Times" w:cs="Times New Roman"/>
                  <w:sz w:val="22"/>
                  <w:szCs w:val="22"/>
                </w:rPr>
                <w:delText xml:space="preserve">The system must provide a search functionality (text-box search) to allow the users enter keywords. </w:delText>
              </w:r>
            </w:del>
          </w:p>
        </w:tc>
        <w:tc>
          <w:tcPr>
            <w:tcW w:w="1288" w:type="dxa"/>
            <w:tcPrChange w:id="2875" w:author="Chara Katiri" w:date="2015-04-12T03:35:00Z">
              <w:tcPr>
                <w:tcW w:w="1288" w:type="dxa"/>
              </w:tcPr>
            </w:tcPrChange>
          </w:tcPr>
          <w:p w14:paraId="2C9D221F" w14:textId="084F68BB" w:rsidR="00BF78B7" w:rsidRPr="00802990" w:rsidDel="00D71A41" w:rsidRDefault="00BF78B7" w:rsidP="00802990">
            <w:pPr>
              <w:pStyle w:val="ListParagraph"/>
              <w:spacing w:line="360" w:lineRule="auto"/>
              <w:ind w:left="0"/>
              <w:jc w:val="both"/>
              <w:rPr>
                <w:del w:id="2876" w:author="Chara Katiri" w:date="2015-04-12T17:50:00Z"/>
                <w:rFonts w:ascii="Times" w:hAnsi="Times" w:cs="Times New Roman"/>
                <w:sz w:val="22"/>
                <w:szCs w:val="22"/>
              </w:rPr>
              <w:pPrChange w:id="2877" w:author="Chara Katiri" w:date="2015-04-12T20:48:00Z">
                <w:pPr>
                  <w:pStyle w:val="ListParagraph"/>
                  <w:spacing w:line="360" w:lineRule="auto"/>
                  <w:ind w:left="0"/>
                  <w:jc w:val="both"/>
                </w:pPr>
              </w:pPrChange>
            </w:pPr>
            <w:del w:id="2878" w:author="Chara Katiri" w:date="2015-04-12T17:50:00Z">
              <w:r w:rsidRPr="00802990" w:rsidDel="00D71A41">
                <w:rPr>
                  <w:rFonts w:ascii="Times" w:hAnsi="Times" w:cs="Times New Roman"/>
                  <w:sz w:val="22"/>
                  <w:szCs w:val="22"/>
                </w:rPr>
                <w:delText>Functional</w:delText>
              </w:r>
            </w:del>
          </w:p>
        </w:tc>
        <w:tc>
          <w:tcPr>
            <w:tcW w:w="1242" w:type="dxa"/>
            <w:tcPrChange w:id="2879" w:author="Chara Katiri" w:date="2015-04-12T03:35:00Z">
              <w:tcPr>
                <w:tcW w:w="1242" w:type="dxa"/>
              </w:tcPr>
            </w:tcPrChange>
          </w:tcPr>
          <w:p w14:paraId="2332D3EF" w14:textId="697193EA" w:rsidR="00BF78B7" w:rsidRPr="00802990" w:rsidDel="00D71A41" w:rsidRDefault="00BF78B7" w:rsidP="00802990">
            <w:pPr>
              <w:pStyle w:val="ListParagraph"/>
              <w:spacing w:line="360" w:lineRule="auto"/>
              <w:ind w:left="0"/>
              <w:jc w:val="both"/>
              <w:rPr>
                <w:del w:id="2880" w:author="Chara Katiri" w:date="2015-04-12T17:50:00Z"/>
                <w:rFonts w:ascii="Times" w:hAnsi="Times" w:cs="Times New Roman"/>
                <w:sz w:val="22"/>
                <w:szCs w:val="22"/>
              </w:rPr>
              <w:pPrChange w:id="2881" w:author="Chara Katiri" w:date="2015-04-12T20:48:00Z">
                <w:pPr>
                  <w:pStyle w:val="ListParagraph"/>
                  <w:spacing w:line="360" w:lineRule="auto"/>
                  <w:ind w:left="0"/>
                  <w:jc w:val="both"/>
                </w:pPr>
              </w:pPrChange>
            </w:pPr>
            <w:del w:id="2882" w:author="Chara Katiri" w:date="2015-04-12T17:50:00Z">
              <w:r w:rsidRPr="00802990" w:rsidDel="00D71A41">
                <w:rPr>
                  <w:rFonts w:ascii="Times" w:hAnsi="Times" w:cs="Times New Roman"/>
                  <w:sz w:val="22"/>
                  <w:szCs w:val="22"/>
                </w:rPr>
                <w:delText>Shall</w:delText>
              </w:r>
            </w:del>
          </w:p>
        </w:tc>
        <w:tc>
          <w:tcPr>
            <w:tcW w:w="1172" w:type="dxa"/>
            <w:tcPrChange w:id="2883" w:author="Chara Katiri" w:date="2015-04-12T03:35:00Z">
              <w:tcPr>
                <w:tcW w:w="1172" w:type="dxa"/>
              </w:tcPr>
            </w:tcPrChange>
          </w:tcPr>
          <w:p w14:paraId="42430BCB" w14:textId="6CC4D84E" w:rsidR="00BF78B7" w:rsidRPr="00802990" w:rsidDel="00D71A41" w:rsidRDefault="00BF78B7" w:rsidP="00802990">
            <w:pPr>
              <w:pStyle w:val="ListParagraph"/>
              <w:spacing w:line="360" w:lineRule="auto"/>
              <w:ind w:left="0"/>
              <w:jc w:val="both"/>
              <w:rPr>
                <w:del w:id="2884" w:author="Chara Katiri" w:date="2015-04-12T17:50:00Z"/>
                <w:rFonts w:ascii="Times" w:hAnsi="Times" w:cs="Times New Roman"/>
                <w:sz w:val="22"/>
                <w:szCs w:val="22"/>
              </w:rPr>
              <w:pPrChange w:id="2885" w:author="Chara Katiri" w:date="2015-04-12T20:48:00Z">
                <w:pPr>
                  <w:pStyle w:val="ListParagraph"/>
                  <w:spacing w:line="360" w:lineRule="auto"/>
                  <w:ind w:left="0"/>
                  <w:jc w:val="both"/>
                </w:pPr>
              </w:pPrChange>
            </w:pPr>
          </w:p>
        </w:tc>
        <w:tc>
          <w:tcPr>
            <w:tcW w:w="1172" w:type="dxa"/>
            <w:tcPrChange w:id="2886" w:author="Chara Katiri" w:date="2015-04-12T03:35:00Z">
              <w:tcPr>
                <w:tcW w:w="1172" w:type="dxa"/>
              </w:tcPr>
            </w:tcPrChange>
          </w:tcPr>
          <w:p w14:paraId="5EF81E9B" w14:textId="56AB2CBC" w:rsidR="00BF78B7" w:rsidRPr="00802990" w:rsidDel="00D71A41" w:rsidRDefault="00BF78B7" w:rsidP="00802990">
            <w:pPr>
              <w:pStyle w:val="ListParagraph"/>
              <w:spacing w:line="360" w:lineRule="auto"/>
              <w:ind w:left="0"/>
              <w:jc w:val="both"/>
              <w:rPr>
                <w:del w:id="2887" w:author="Chara Katiri" w:date="2015-04-12T17:50:00Z"/>
                <w:rFonts w:ascii="Times" w:hAnsi="Times" w:cs="Times New Roman"/>
                <w:sz w:val="22"/>
                <w:szCs w:val="22"/>
              </w:rPr>
              <w:pPrChange w:id="2888" w:author="Chara Katiri" w:date="2015-04-12T20:48:00Z">
                <w:pPr>
                  <w:pStyle w:val="ListParagraph"/>
                  <w:spacing w:line="360" w:lineRule="auto"/>
                  <w:ind w:left="0"/>
                  <w:jc w:val="both"/>
                </w:pPr>
              </w:pPrChange>
            </w:pPr>
          </w:p>
        </w:tc>
        <w:tc>
          <w:tcPr>
            <w:tcW w:w="1172" w:type="dxa"/>
            <w:tcPrChange w:id="2889" w:author="Chara Katiri" w:date="2015-04-12T03:35:00Z">
              <w:tcPr>
                <w:tcW w:w="1172" w:type="dxa"/>
              </w:tcPr>
            </w:tcPrChange>
          </w:tcPr>
          <w:p w14:paraId="6FF9350A" w14:textId="7FE000A2" w:rsidR="00BF78B7" w:rsidRPr="00802990" w:rsidDel="00D71A41" w:rsidRDefault="00BF78B7" w:rsidP="00802990">
            <w:pPr>
              <w:pStyle w:val="ListParagraph"/>
              <w:spacing w:line="360" w:lineRule="auto"/>
              <w:ind w:left="0"/>
              <w:jc w:val="both"/>
              <w:rPr>
                <w:del w:id="2890" w:author="Chara Katiri" w:date="2015-04-12T17:50:00Z"/>
                <w:rFonts w:ascii="Times" w:hAnsi="Times" w:cs="Times New Roman"/>
                <w:sz w:val="22"/>
                <w:szCs w:val="22"/>
              </w:rPr>
              <w:pPrChange w:id="2891" w:author="Chara Katiri" w:date="2015-04-12T20:48:00Z">
                <w:pPr>
                  <w:pStyle w:val="ListParagraph"/>
                  <w:spacing w:line="360" w:lineRule="auto"/>
                  <w:ind w:left="0"/>
                  <w:jc w:val="both"/>
                </w:pPr>
              </w:pPrChange>
            </w:pPr>
            <w:del w:id="2892" w:author="Chara Katiri" w:date="2015-04-12T17:50:00Z">
              <w:r w:rsidRPr="00802990" w:rsidDel="00D71A41">
                <w:rPr>
                  <w:rFonts w:ascii="Times" w:hAnsi="Times" w:cs="Times New Roman"/>
                  <w:sz w:val="22"/>
                  <w:szCs w:val="22"/>
                </w:rPr>
                <w:delText>M</w:delText>
              </w:r>
            </w:del>
          </w:p>
        </w:tc>
      </w:tr>
      <w:tr w:rsidR="00BF78B7" w:rsidRPr="00802990" w:rsidDel="00D71A41" w14:paraId="07334DBB" w14:textId="24707E93" w:rsidTr="00BF78B7">
        <w:trPr>
          <w:del w:id="2893" w:author="Chara Katiri" w:date="2015-04-12T17:50:00Z"/>
        </w:trPr>
        <w:tc>
          <w:tcPr>
            <w:tcW w:w="1172" w:type="dxa"/>
            <w:gridSpan w:val="2"/>
            <w:tcPrChange w:id="2894" w:author="Chara Katiri" w:date="2015-04-12T03:35:00Z">
              <w:tcPr>
                <w:tcW w:w="1172" w:type="dxa"/>
                <w:gridSpan w:val="2"/>
              </w:tcPr>
            </w:tcPrChange>
          </w:tcPr>
          <w:p w14:paraId="04A42B1F" w14:textId="47E6CBB1" w:rsidR="00BF78B7" w:rsidRPr="00802990" w:rsidDel="00D71A41" w:rsidRDefault="00BF78B7" w:rsidP="00802990">
            <w:pPr>
              <w:pStyle w:val="ListParagraph"/>
              <w:spacing w:line="360" w:lineRule="auto"/>
              <w:ind w:left="0"/>
              <w:jc w:val="both"/>
              <w:rPr>
                <w:del w:id="2895" w:author="Chara Katiri" w:date="2015-04-12T17:50:00Z"/>
                <w:rFonts w:ascii="Times" w:hAnsi="Times" w:cs="Times New Roman"/>
                <w:sz w:val="22"/>
                <w:szCs w:val="22"/>
              </w:rPr>
              <w:pPrChange w:id="2896" w:author="Chara Katiri" w:date="2015-04-12T20:48:00Z">
                <w:pPr>
                  <w:pStyle w:val="ListParagraph"/>
                  <w:spacing w:line="360" w:lineRule="auto"/>
                  <w:ind w:left="0"/>
                  <w:jc w:val="both"/>
                </w:pPr>
              </w:pPrChange>
            </w:pPr>
            <w:del w:id="2897" w:author="Chara Katiri" w:date="2015-04-12T17:50:00Z">
              <w:r w:rsidRPr="00802990" w:rsidDel="00D71A41">
                <w:rPr>
                  <w:rFonts w:ascii="Times" w:hAnsi="Times" w:cs="Times New Roman"/>
                  <w:sz w:val="22"/>
                  <w:szCs w:val="22"/>
                </w:rPr>
                <w:delText>8</w:delText>
              </w:r>
            </w:del>
          </w:p>
        </w:tc>
        <w:tc>
          <w:tcPr>
            <w:tcW w:w="4254" w:type="dxa"/>
            <w:gridSpan w:val="5"/>
            <w:tcPrChange w:id="2898" w:author="Chara Katiri" w:date="2015-04-12T03:35:00Z">
              <w:tcPr>
                <w:tcW w:w="4254" w:type="dxa"/>
                <w:gridSpan w:val="5"/>
              </w:tcPr>
            </w:tcPrChange>
          </w:tcPr>
          <w:p w14:paraId="2916F677" w14:textId="7C2119F7" w:rsidR="00BF78B7" w:rsidRPr="00802990" w:rsidDel="00D71A41" w:rsidRDefault="00BF78B7" w:rsidP="00802990">
            <w:pPr>
              <w:pStyle w:val="ListParagraph"/>
              <w:spacing w:line="360" w:lineRule="auto"/>
              <w:ind w:left="0"/>
              <w:jc w:val="both"/>
              <w:rPr>
                <w:del w:id="2899" w:author="Chara Katiri" w:date="2015-04-12T17:50:00Z"/>
                <w:rFonts w:ascii="Times" w:hAnsi="Times" w:cs="Times New Roman"/>
                <w:sz w:val="22"/>
                <w:szCs w:val="22"/>
              </w:rPr>
              <w:pPrChange w:id="2900" w:author="Chara Katiri" w:date="2015-04-12T20:48:00Z">
                <w:pPr>
                  <w:pStyle w:val="ListParagraph"/>
                  <w:spacing w:line="360" w:lineRule="auto"/>
                  <w:ind w:left="0"/>
                  <w:jc w:val="both"/>
                </w:pPr>
              </w:pPrChange>
            </w:pPr>
            <w:del w:id="2901" w:author="Chara Katiri" w:date="2015-04-12T17:50:00Z">
              <w:r w:rsidRPr="00802990" w:rsidDel="00D71A41">
                <w:rPr>
                  <w:rFonts w:ascii="Times" w:hAnsi="Times" w:cs="Times New Roman"/>
                  <w:sz w:val="22"/>
                  <w:szCs w:val="22"/>
                </w:rPr>
                <w:delText>The system should enable the users to sort the products based on price (Low to High, or High to Low).</w:delText>
              </w:r>
            </w:del>
          </w:p>
        </w:tc>
        <w:tc>
          <w:tcPr>
            <w:tcW w:w="1288" w:type="dxa"/>
            <w:tcPrChange w:id="2902" w:author="Chara Katiri" w:date="2015-04-12T03:35:00Z">
              <w:tcPr>
                <w:tcW w:w="1288" w:type="dxa"/>
              </w:tcPr>
            </w:tcPrChange>
          </w:tcPr>
          <w:p w14:paraId="70FA0187" w14:textId="1CEE22AD" w:rsidR="00BF78B7" w:rsidRPr="00802990" w:rsidDel="00D71A41" w:rsidRDefault="00BF78B7" w:rsidP="00802990">
            <w:pPr>
              <w:pStyle w:val="ListParagraph"/>
              <w:spacing w:line="360" w:lineRule="auto"/>
              <w:ind w:left="0"/>
              <w:jc w:val="both"/>
              <w:rPr>
                <w:del w:id="2903" w:author="Chara Katiri" w:date="2015-04-12T17:50:00Z"/>
                <w:rFonts w:ascii="Times" w:hAnsi="Times" w:cs="Times New Roman"/>
                <w:sz w:val="22"/>
                <w:szCs w:val="22"/>
              </w:rPr>
              <w:pPrChange w:id="2904" w:author="Chara Katiri" w:date="2015-04-12T20:48:00Z">
                <w:pPr>
                  <w:pStyle w:val="ListParagraph"/>
                  <w:spacing w:line="360" w:lineRule="auto"/>
                  <w:ind w:left="0"/>
                  <w:jc w:val="both"/>
                </w:pPr>
              </w:pPrChange>
            </w:pPr>
            <w:del w:id="2905" w:author="Chara Katiri" w:date="2015-04-12T17:50:00Z">
              <w:r w:rsidRPr="00802990" w:rsidDel="00D71A41">
                <w:rPr>
                  <w:rFonts w:ascii="Times" w:hAnsi="Times" w:cs="Times New Roman"/>
                  <w:sz w:val="22"/>
                  <w:szCs w:val="22"/>
                </w:rPr>
                <w:delText>Functional</w:delText>
              </w:r>
            </w:del>
          </w:p>
        </w:tc>
        <w:tc>
          <w:tcPr>
            <w:tcW w:w="1242" w:type="dxa"/>
            <w:tcPrChange w:id="2906" w:author="Chara Katiri" w:date="2015-04-12T03:35:00Z">
              <w:tcPr>
                <w:tcW w:w="1242" w:type="dxa"/>
              </w:tcPr>
            </w:tcPrChange>
          </w:tcPr>
          <w:p w14:paraId="42199121" w14:textId="76B509C1" w:rsidR="00BF78B7" w:rsidRPr="00802990" w:rsidDel="00D71A41" w:rsidRDefault="00BF78B7" w:rsidP="00802990">
            <w:pPr>
              <w:pStyle w:val="ListParagraph"/>
              <w:spacing w:line="360" w:lineRule="auto"/>
              <w:ind w:left="0"/>
              <w:jc w:val="both"/>
              <w:rPr>
                <w:del w:id="2907" w:author="Chara Katiri" w:date="2015-04-12T17:50:00Z"/>
                <w:rFonts w:ascii="Times" w:hAnsi="Times" w:cs="Times New Roman"/>
                <w:sz w:val="22"/>
                <w:szCs w:val="22"/>
              </w:rPr>
              <w:pPrChange w:id="2908" w:author="Chara Katiri" w:date="2015-04-12T20:48:00Z">
                <w:pPr>
                  <w:pStyle w:val="ListParagraph"/>
                  <w:spacing w:line="360" w:lineRule="auto"/>
                  <w:ind w:left="0"/>
                  <w:jc w:val="both"/>
                </w:pPr>
              </w:pPrChange>
            </w:pPr>
          </w:p>
        </w:tc>
        <w:tc>
          <w:tcPr>
            <w:tcW w:w="1172" w:type="dxa"/>
            <w:tcPrChange w:id="2909" w:author="Chara Katiri" w:date="2015-04-12T03:35:00Z">
              <w:tcPr>
                <w:tcW w:w="1172" w:type="dxa"/>
              </w:tcPr>
            </w:tcPrChange>
          </w:tcPr>
          <w:p w14:paraId="209711A8" w14:textId="46529485" w:rsidR="00BF78B7" w:rsidRPr="00802990" w:rsidDel="00D71A41" w:rsidRDefault="00BF78B7" w:rsidP="00802990">
            <w:pPr>
              <w:pStyle w:val="ListParagraph"/>
              <w:spacing w:line="360" w:lineRule="auto"/>
              <w:ind w:left="0"/>
              <w:jc w:val="both"/>
              <w:rPr>
                <w:del w:id="2910" w:author="Chara Katiri" w:date="2015-04-12T17:50:00Z"/>
                <w:rFonts w:ascii="Times" w:hAnsi="Times" w:cs="Times New Roman"/>
                <w:sz w:val="22"/>
                <w:szCs w:val="22"/>
              </w:rPr>
              <w:pPrChange w:id="2911" w:author="Chara Katiri" w:date="2015-04-12T20:48:00Z">
                <w:pPr>
                  <w:pStyle w:val="ListParagraph"/>
                  <w:spacing w:line="360" w:lineRule="auto"/>
                  <w:ind w:left="0"/>
                  <w:jc w:val="both"/>
                </w:pPr>
              </w:pPrChange>
            </w:pPr>
          </w:p>
        </w:tc>
        <w:tc>
          <w:tcPr>
            <w:tcW w:w="1172" w:type="dxa"/>
            <w:tcPrChange w:id="2912" w:author="Chara Katiri" w:date="2015-04-12T03:35:00Z">
              <w:tcPr>
                <w:tcW w:w="1172" w:type="dxa"/>
              </w:tcPr>
            </w:tcPrChange>
          </w:tcPr>
          <w:p w14:paraId="73F5D948" w14:textId="691880FD" w:rsidR="00BF78B7" w:rsidRPr="00802990" w:rsidDel="00D71A41" w:rsidRDefault="00BF78B7" w:rsidP="00802990">
            <w:pPr>
              <w:pStyle w:val="ListParagraph"/>
              <w:spacing w:line="360" w:lineRule="auto"/>
              <w:ind w:left="0"/>
              <w:jc w:val="both"/>
              <w:rPr>
                <w:del w:id="2913" w:author="Chara Katiri" w:date="2015-04-12T17:50:00Z"/>
                <w:rFonts w:ascii="Times" w:hAnsi="Times" w:cs="Times New Roman"/>
                <w:sz w:val="22"/>
                <w:szCs w:val="22"/>
              </w:rPr>
              <w:pPrChange w:id="2914" w:author="Chara Katiri" w:date="2015-04-12T20:48:00Z">
                <w:pPr>
                  <w:pStyle w:val="ListParagraph"/>
                  <w:spacing w:line="360" w:lineRule="auto"/>
                  <w:ind w:left="0"/>
                  <w:jc w:val="both"/>
                </w:pPr>
              </w:pPrChange>
            </w:pPr>
          </w:p>
        </w:tc>
        <w:tc>
          <w:tcPr>
            <w:tcW w:w="1172" w:type="dxa"/>
            <w:tcPrChange w:id="2915" w:author="Chara Katiri" w:date="2015-04-12T03:35:00Z">
              <w:tcPr>
                <w:tcW w:w="1172" w:type="dxa"/>
              </w:tcPr>
            </w:tcPrChange>
          </w:tcPr>
          <w:p w14:paraId="69E166D8" w14:textId="6C195F78" w:rsidR="00BF78B7" w:rsidRPr="00802990" w:rsidDel="00D71A41" w:rsidRDefault="00BF78B7" w:rsidP="00802990">
            <w:pPr>
              <w:pStyle w:val="ListParagraph"/>
              <w:spacing w:line="360" w:lineRule="auto"/>
              <w:ind w:left="0"/>
              <w:jc w:val="both"/>
              <w:rPr>
                <w:del w:id="2916" w:author="Chara Katiri" w:date="2015-04-12T17:50:00Z"/>
                <w:rFonts w:ascii="Times" w:hAnsi="Times" w:cs="Times New Roman"/>
                <w:sz w:val="22"/>
                <w:szCs w:val="22"/>
              </w:rPr>
              <w:pPrChange w:id="2917" w:author="Chara Katiri" w:date="2015-04-12T20:48:00Z">
                <w:pPr>
                  <w:pStyle w:val="ListParagraph"/>
                  <w:spacing w:line="360" w:lineRule="auto"/>
                  <w:ind w:left="0"/>
                  <w:jc w:val="both"/>
                </w:pPr>
              </w:pPrChange>
            </w:pPr>
            <w:del w:id="2918" w:author="Chara Katiri" w:date="2015-04-12T17:50:00Z">
              <w:r w:rsidRPr="00802990" w:rsidDel="00D71A41">
                <w:rPr>
                  <w:rFonts w:ascii="Times" w:hAnsi="Times" w:cs="Times New Roman"/>
                  <w:sz w:val="22"/>
                  <w:szCs w:val="22"/>
                </w:rPr>
                <w:delText>S</w:delText>
              </w:r>
            </w:del>
          </w:p>
        </w:tc>
      </w:tr>
      <w:tr w:rsidR="00BF78B7" w:rsidRPr="00802990" w:rsidDel="00D71A41" w14:paraId="0B4FAF04" w14:textId="4549BCDC" w:rsidTr="00BF78B7">
        <w:trPr>
          <w:del w:id="2919" w:author="Chara Katiri" w:date="2015-04-12T17:50:00Z"/>
        </w:trPr>
        <w:tc>
          <w:tcPr>
            <w:tcW w:w="1172" w:type="dxa"/>
            <w:gridSpan w:val="2"/>
            <w:tcPrChange w:id="2920" w:author="Chara Katiri" w:date="2015-04-12T03:35:00Z">
              <w:tcPr>
                <w:tcW w:w="1172" w:type="dxa"/>
                <w:gridSpan w:val="2"/>
              </w:tcPr>
            </w:tcPrChange>
          </w:tcPr>
          <w:p w14:paraId="5639A991" w14:textId="0AB48A2C" w:rsidR="00BF78B7" w:rsidRPr="00802990" w:rsidDel="00D71A41" w:rsidRDefault="00BF78B7" w:rsidP="00802990">
            <w:pPr>
              <w:pStyle w:val="ListParagraph"/>
              <w:spacing w:line="360" w:lineRule="auto"/>
              <w:ind w:left="0"/>
              <w:jc w:val="both"/>
              <w:rPr>
                <w:del w:id="2921" w:author="Chara Katiri" w:date="2015-04-12T17:50:00Z"/>
                <w:rFonts w:ascii="Times" w:hAnsi="Times" w:cs="Times New Roman"/>
                <w:sz w:val="22"/>
                <w:szCs w:val="22"/>
              </w:rPr>
              <w:pPrChange w:id="2922" w:author="Chara Katiri" w:date="2015-04-12T20:48:00Z">
                <w:pPr>
                  <w:pStyle w:val="ListParagraph"/>
                  <w:spacing w:line="360" w:lineRule="auto"/>
                  <w:ind w:left="0"/>
                  <w:jc w:val="both"/>
                </w:pPr>
              </w:pPrChange>
            </w:pPr>
            <w:del w:id="2923" w:author="Chara Katiri" w:date="2015-04-12T17:50:00Z">
              <w:r w:rsidRPr="00802990" w:rsidDel="00D71A41">
                <w:rPr>
                  <w:rFonts w:ascii="Times" w:hAnsi="Times" w:cs="Times New Roman"/>
                  <w:sz w:val="22"/>
                  <w:szCs w:val="22"/>
                </w:rPr>
                <w:delText>9</w:delText>
              </w:r>
            </w:del>
          </w:p>
        </w:tc>
        <w:tc>
          <w:tcPr>
            <w:tcW w:w="4254" w:type="dxa"/>
            <w:gridSpan w:val="5"/>
            <w:tcPrChange w:id="2924" w:author="Chara Katiri" w:date="2015-04-12T03:35:00Z">
              <w:tcPr>
                <w:tcW w:w="4254" w:type="dxa"/>
                <w:gridSpan w:val="5"/>
              </w:tcPr>
            </w:tcPrChange>
          </w:tcPr>
          <w:p w14:paraId="7D2B0713" w14:textId="77AE24F9" w:rsidR="00BF78B7" w:rsidRPr="00802990" w:rsidDel="00D71A41" w:rsidRDefault="00BF78B7" w:rsidP="00802990">
            <w:pPr>
              <w:pStyle w:val="ListParagraph"/>
              <w:spacing w:line="360" w:lineRule="auto"/>
              <w:ind w:left="0"/>
              <w:jc w:val="both"/>
              <w:rPr>
                <w:del w:id="2925" w:author="Chara Katiri" w:date="2015-04-12T17:50:00Z"/>
                <w:rFonts w:ascii="Times" w:hAnsi="Times" w:cs="Times New Roman"/>
                <w:sz w:val="22"/>
                <w:szCs w:val="22"/>
              </w:rPr>
              <w:pPrChange w:id="2926" w:author="Chara Katiri" w:date="2015-04-12T20:48:00Z">
                <w:pPr>
                  <w:pStyle w:val="ListParagraph"/>
                  <w:spacing w:line="360" w:lineRule="auto"/>
                  <w:ind w:left="0"/>
                  <w:jc w:val="both"/>
                </w:pPr>
              </w:pPrChange>
            </w:pPr>
            <w:del w:id="2927" w:author="Chara Katiri" w:date="2015-04-12T17:50:00Z">
              <w:r w:rsidRPr="00802990" w:rsidDel="00D71A41">
                <w:rPr>
                  <w:rFonts w:ascii="Times" w:hAnsi="Times" w:cs="Times New Roman"/>
                  <w:sz w:val="22"/>
                  <w:szCs w:val="22"/>
                </w:rPr>
                <w:delText>The system must provide information about the product: Title, Description, Price, Category and Seller contact information.</w:delText>
              </w:r>
            </w:del>
          </w:p>
        </w:tc>
        <w:tc>
          <w:tcPr>
            <w:tcW w:w="1288" w:type="dxa"/>
            <w:tcPrChange w:id="2928" w:author="Chara Katiri" w:date="2015-04-12T03:35:00Z">
              <w:tcPr>
                <w:tcW w:w="1288" w:type="dxa"/>
              </w:tcPr>
            </w:tcPrChange>
          </w:tcPr>
          <w:p w14:paraId="76BB5737" w14:textId="6ECD6123" w:rsidR="00BF78B7" w:rsidRPr="00802990" w:rsidDel="00D71A41" w:rsidRDefault="00BF78B7" w:rsidP="00802990">
            <w:pPr>
              <w:pStyle w:val="ListParagraph"/>
              <w:spacing w:line="360" w:lineRule="auto"/>
              <w:ind w:left="0"/>
              <w:jc w:val="both"/>
              <w:rPr>
                <w:del w:id="2929" w:author="Chara Katiri" w:date="2015-04-12T17:50:00Z"/>
                <w:rFonts w:ascii="Times" w:hAnsi="Times" w:cs="Times New Roman"/>
                <w:sz w:val="22"/>
                <w:szCs w:val="22"/>
              </w:rPr>
              <w:pPrChange w:id="2930" w:author="Chara Katiri" w:date="2015-04-12T20:48:00Z">
                <w:pPr>
                  <w:pStyle w:val="ListParagraph"/>
                  <w:spacing w:line="360" w:lineRule="auto"/>
                  <w:ind w:left="0"/>
                  <w:jc w:val="both"/>
                </w:pPr>
              </w:pPrChange>
            </w:pPr>
            <w:del w:id="2931" w:author="Chara Katiri" w:date="2015-04-12T17:50:00Z">
              <w:r w:rsidRPr="00802990" w:rsidDel="00D71A41">
                <w:rPr>
                  <w:rFonts w:ascii="Times" w:hAnsi="Times" w:cs="Times New Roman"/>
                  <w:sz w:val="22"/>
                  <w:szCs w:val="22"/>
                </w:rPr>
                <w:delText>Functional</w:delText>
              </w:r>
            </w:del>
          </w:p>
        </w:tc>
        <w:tc>
          <w:tcPr>
            <w:tcW w:w="1242" w:type="dxa"/>
            <w:tcPrChange w:id="2932" w:author="Chara Katiri" w:date="2015-04-12T03:35:00Z">
              <w:tcPr>
                <w:tcW w:w="1242" w:type="dxa"/>
              </w:tcPr>
            </w:tcPrChange>
          </w:tcPr>
          <w:p w14:paraId="0C0DC7CE" w14:textId="58145F25" w:rsidR="00BF78B7" w:rsidRPr="00802990" w:rsidDel="00D71A41" w:rsidRDefault="00BF78B7" w:rsidP="00802990">
            <w:pPr>
              <w:pStyle w:val="ListParagraph"/>
              <w:spacing w:line="360" w:lineRule="auto"/>
              <w:ind w:left="0"/>
              <w:jc w:val="both"/>
              <w:rPr>
                <w:del w:id="2933" w:author="Chara Katiri" w:date="2015-04-12T17:50:00Z"/>
                <w:rFonts w:ascii="Times" w:hAnsi="Times" w:cs="Times New Roman"/>
                <w:sz w:val="22"/>
                <w:szCs w:val="22"/>
              </w:rPr>
              <w:pPrChange w:id="2934" w:author="Chara Katiri" w:date="2015-04-12T20:48:00Z">
                <w:pPr>
                  <w:pStyle w:val="ListParagraph"/>
                  <w:spacing w:line="360" w:lineRule="auto"/>
                  <w:ind w:left="0"/>
                  <w:jc w:val="both"/>
                </w:pPr>
              </w:pPrChange>
            </w:pPr>
            <w:del w:id="2935" w:author="Chara Katiri" w:date="2015-04-12T17:50:00Z">
              <w:r w:rsidRPr="00802990" w:rsidDel="00D71A41">
                <w:rPr>
                  <w:rFonts w:ascii="Times" w:hAnsi="Times" w:cs="Times New Roman"/>
                  <w:sz w:val="22"/>
                  <w:szCs w:val="22"/>
                </w:rPr>
                <w:delText>Shall</w:delText>
              </w:r>
            </w:del>
          </w:p>
        </w:tc>
        <w:tc>
          <w:tcPr>
            <w:tcW w:w="1172" w:type="dxa"/>
            <w:tcPrChange w:id="2936" w:author="Chara Katiri" w:date="2015-04-12T03:35:00Z">
              <w:tcPr>
                <w:tcW w:w="1172" w:type="dxa"/>
              </w:tcPr>
            </w:tcPrChange>
          </w:tcPr>
          <w:p w14:paraId="66D5A8AB" w14:textId="3F1F613E" w:rsidR="00BF78B7" w:rsidRPr="00802990" w:rsidDel="00D71A41" w:rsidRDefault="00BF78B7" w:rsidP="00802990">
            <w:pPr>
              <w:pStyle w:val="ListParagraph"/>
              <w:spacing w:line="360" w:lineRule="auto"/>
              <w:ind w:left="0"/>
              <w:jc w:val="both"/>
              <w:rPr>
                <w:del w:id="2937" w:author="Chara Katiri" w:date="2015-04-12T17:50:00Z"/>
                <w:rFonts w:ascii="Times" w:hAnsi="Times" w:cs="Times New Roman"/>
                <w:sz w:val="22"/>
                <w:szCs w:val="22"/>
              </w:rPr>
              <w:pPrChange w:id="2938" w:author="Chara Katiri" w:date="2015-04-12T20:48:00Z">
                <w:pPr>
                  <w:pStyle w:val="ListParagraph"/>
                  <w:spacing w:line="360" w:lineRule="auto"/>
                  <w:ind w:left="0"/>
                  <w:jc w:val="both"/>
                </w:pPr>
              </w:pPrChange>
            </w:pPr>
          </w:p>
        </w:tc>
        <w:tc>
          <w:tcPr>
            <w:tcW w:w="1172" w:type="dxa"/>
            <w:tcPrChange w:id="2939" w:author="Chara Katiri" w:date="2015-04-12T03:35:00Z">
              <w:tcPr>
                <w:tcW w:w="1172" w:type="dxa"/>
              </w:tcPr>
            </w:tcPrChange>
          </w:tcPr>
          <w:p w14:paraId="6E4AE5ED" w14:textId="31E25B38" w:rsidR="00BF78B7" w:rsidRPr="00802990" w:rsidDel="00D71A41" w:rsidRDefault="00BF78B7" w:rsidP="00802990">
            <w:pPr>
              <w:pStyle w:val="ListParagraph"/>
              <w:spacing w:line="360" w:lineRule="auto"/>
              <w:ind w:left="0"/>
              <w:jc w:val="both"/>
              <w:rPr>
                <w:del w:id="2940" w:author="Chara Katiri" w:date="2015-04-12T17:50:00Z"/>
                <w:rFonts w:ascii="Times" w:hAnsi="Times" w:cs="Times New Roman"/>
                <w:sz w:val="22"/>
                <w:szCs w:val="22"/>
              </w:rPr>
              <w:pPrChange w:id="2941" w:author="Chara Katiri" w:date="2015-04-12T20:48:00Z">
                <w:pPr>
                  <w:pStyle w:val="ListParagraph"/>
                  <w:spacing w:line="360" w:lineRule="auto"/>
                  <w:ind w:left="0"/>
                  <w:jc w:val="both"/>
                </w:pPr>
              </w:pPrChange>
            </w:pPr>
          </w:p>
        </w:tc>
        <w:tc>
          <w:tcPr>
            <w:tcW w:w="1172" w:type="dxa"/>
            <w:tcPrChange w:id="2942" w:author="Chara Katiri" w:date="2015-04-12T03:35:00Z">
              <w:tcPr>
                <w:tcW w:w="1172" w:type="dxa"/>
              </w:tcPr>
            </w:tcPrChange>
          </w:tcPr>
          <w:p w14:paraId="07B6CFD4" w14:textId="53D24910" w:rsidR="00BF78B7" w:rsidRPr="00802990" w:rsidDel="00D71A41" w:rsidRDefault="00BF78B7" w:rsidP="00802990">
            <w:pPr>
              <w:pStyle w:val="ListParagraph"/>
              <w:spacing w:line="360" w:lineRule="auto"/>
              <w:ind w:left="0"/>
              <w:jc w:val="both"/>
              <w:rPr>
                <w:del w:id="2943" w:author="Chara Katiri" w:date="2015-04-12T17:50:00Z"/>
                <w:rFonts w:ascii="Times" w:hAnsi="Times" w:cs="Times New Roman"/>
                <w:sz w:val="22"/>
                <w:szCs w:val="22"/>
              </w:rPr>
              <w:pPrChange w:id="2944" w:author="Chara Katiri" w:date="2015-04-12T20:48:00Z">
                <w:pPr>
                  <w:pStyle w:val="ListParagraph"/>
                  <w:spacing w:line="360" w:lineRule="auto"/>
                  <w:ind w:left="0"/>
                  <w:jc w:val="both"/>
                </w:pPr>
              </w:pPrChange>
            </w:pPr>
            <w:del w:id="2945" w:author="Chara Katiri" w:date="2015-04-12T17:50:00Z">
              <w:r w:rsidRPr="00802990" w:rsidDel="00D71A41">
                <w:rPr>
                  <w:rFonts w:ascii="Times" w:hAnsi="Times" w:cs="Times New Roman"/>
                  <w:sz w:val="22"/>
                  <w:szCs w:val="22"/>
                </w:rPr>
                <w:delText>M</w:delText>
              </w:r>
            </w:del>
          </w:p>
        </w:tc>
      </w:tr>
      <w:tr w:rsidR="00BF78B7" w:rsidRPr="00802990" w:rsidDel="00D71A41" w14:paraId="1B366ED0" w14:textId="04DB4FD9" w:rsidTr="00BF78B7">
        <w:trPr>
          <w:del w:id="2946" w:author="Chara Katiri" w:date="2015-04-12T17:50:00Z"/>
        </w:trPr>
        <w:tc>
          <w:tcPr>
            <w:tcW w:w="1172" w:type="dxa"/>
            <w:gridSpan w:val="2"/>
            <w:tcPrChange w:id="2947" w:author="Chara Katiri" w:date="2015-04-12T03:35:00Z">
              <w:tcPr>
                <w:tcW w:w="1172" w:type="dxa"/>
                <w:gridSpan w:val="2"/>
              </w:tcPr>
            </w:tcPrChange>
          </w:tcPr>
          <w:p w14:paraId="0AF9EC5F" w14:textId="38DF19CA" w:rsidR="00BF78B7" w:rsidRPr="00802990" w:rsidDel="00D71A41" w:rsidRDefault="00BF78B7" w:rsidP="00802990">
            <w:pPr>
              <w:pStyle w:val="ListParagraph"/>
              <w:spacing w:line="360" w:lineRule="auto"/>
              <w:ind w:left="0"/>
              <w:jc w:val="both"/>
              <w:rPr>
                <w:del w:id="2948" w:author="Chara Katiri" w:date="2015-04-12T17:50:00Z"/>
                <w:rFonts w:ascii="Times" w:hAnsi="Times" w:cs="Times New Roman"/>
                <w:sz w:val="22"/>
                <w:szCs w:val="22"/>
              </w:rPr>
              <w:pPrChange w:id="2949" w:author="Chara Katiri" w:date="2015-04-12T20:48:00Z">
                <w:pPr>
                  <w:pStyle w:val="ListParagraph"/>
                  <w:spacing w:line="360" w:lineRule="auto"/>
                  <w:ind w:left="0"/>
                  <w:jc w:val="both"/>
                </w:pPr>
              </w:pPrChange>
            </w:pPr>
            <w:del w:id="2950" w:author="Chara Katiri" w:date="2015-04-12T17:50:00Z">
              <w:r w:rsidRPr="00802990" w:rsidDel="00D71A41">
                <w:rPr>
                  <w:rFonts w:ascii="Times" w:hAnsi="Times" w:cs="Times New Roman"/>
                  <w:sz w:val="22"/>
                  <w:szCs w:val="22"/>
                </w:rPr>
                <w:delText>10</w:delText>
              </w:r>
            </w:del>
          </w:p>
        </w:tc>
        <w:tc>
          <w:tcPr>
            <w:tcW w:w="4254" w:type="dxa"/>
            <w:gridSpan w:val="5"/>
            <w:tcPrChange w:id="2951" w:author="Chara Katiri" w:date="2015-04-12T03:35:00Z">
              <w:tcPr>
                <w:tcW w:w="4254" w:type="dxa"/>
                <w:gridSpan w:val="5"/>
              </w:tcPr>
            </w:tcPrChange>
          </w:tcPr>
          <w:p w14:paraId="30EDA9AA" w14:textId="64E4F5C6" w:rsidR="00BF78B7" w:rsidRPr="00802990" w:rsidDel="00D71A41" w:rsidRDefault="00BF78B7" w:rsidP="00802990">
            <w:pPr>
              <w:pStyle w:val="ListParagraph"/>
              <w:spacing w:line="360" w:lineRule="auto"/>
              <w:ind w:left="0"/>
              <w:jc w:val="both"/>
              <w:rPr>
                <w:del w:id="2952" w:author="Chara Katiri" w:date="2015-04-12T17:50:00Z"/>
                <w:rFonts w:ascii="Times" w:hAnsi="Times" w:cs="Times New Roman"/>
                <w:sz w:val="22"/>
                <w:szCs w:val="22"/>
              </w:rPr>
              <w:pPrChange w:id="2953" w:author="Chara Katiri" w:date="2015-04-12T20:48:00Z">
                <w:pPr>
                  <w:pStyle w:val="ListParagraph"/>
                  <w:spacing w:line="360" w:lineRule="auto"/>
                  <w:ind w:left="0"/>
                  <w:jc w:val="both"/>
                </w:pPr>
              </w:pPrChange>
            </w:pPr>
            <w:del w:id="2954" w:author="Chara Katiri" w:date="2015-04-12T17:50:00Z">
              <w:r w:rsidRPr="00802990" w:rsidDel="00D71A41">
                <w:rPr>
                  <w:rFonts w:ascii="Times" w:hAnsi="Times" w:cs="Times New Roman"/>
                  <w:sz w:val="22"/>
                  <w:szCs w:val="22"/>
                </w:rPr>
                <w:delText>The system must ask the seller to fill specific fields regarding the product: Title, Description, Price, Category and Seller contact information such as email address and/or mobile phone number.</w:delText>
              </w:r>
            </w:del>
          </w:p>
        </w:tc>
        <w:tc>
          <w:tcPr>
            <w:tcW w:w="1288" w:type="dxa"/>
            <w:tcPrChange w:id="2955" w:author="Chara Katiri" w:date="2015-04-12T03:35:00Z">
              <w:tcPr>
                <w:tcW w:w="1288" w:type="dxa"/>
              </w:tcPr>
            </w:tcPrChange>
          </w:tcPr>
          <w:p w14:paraId="2892BE98" w14:textId="3EB58DAA" w:rsidR="00BF78B7" w:rsidRPr="00802990" w:rsidDel="00D71A41" w:rsidRDefault="00BF78B7" w:rsidP="00802990">
            <w:pPr>
              <w:pStyle w:val="ListParagraph"/>
              <w:spacing w:line="360" w:lineRule="auto"/>
              <w:ind w:left="0"/>
              <w:jc w:val="both"/>
              <w:rPr>
                <w:del w:id="2956" w:author="Chara Katiri" w:date="2015-04-12T17:50:00Z"/>
                <w:rFonts w:ascii="Times" w:hAnsi="Times" w:cs="Times New Roman"/>
                <w:sz w:val="22"/>
                <w:szCs w:val="22"/>
              </w:rPr>
              <w:pPrChange w:id="2957" w:author="Chara Katiri" w:date="2015-04-12T20:48:00Z">
                <w:pPr>
                  <w:pStyle w:val="ListParagraph"/>
                  <w:spacing w:line="360" w:lineRule="auto"/>
                  <w:ind w:left="0"/>
                  <w:jc w:val="both"/>
                </w:pPr>
              </w:pPrChange>
            </w:pPr>
            <w:del w:id="2958" w:author="Chara Katiri" w:date="2015-04-12T17:50:00Z">
              <w:r w:rsidRPr="00802990" w:rsidDel="00D71A41">
                <w:rPr>
                  <w:rFonts w:ascii="Times" w:hAnsi="Times" w:cs="Times New Roman"/>
                  <w:sz w:val="22"/>
                  <w:szCs w:val="22"/>
                </w:rPr>
                <w:delText>Functional</w:delText>
              </w:r>
            </w:del>
          </w:p>
        </w:tc>
        <w:tc>
          <w:tcPr>
            <w:tcW w:w="1242" w:type="dxa"/>
            <w:tcPrChange w:id="2959" w:author="Chara Katiri" w:date="2015-04-12T03:35:00Z">
              <w:tcPr>
                <w:tcW w:w="1242" w:type="dxa"/>
              </w:tcPr>
            </w:tcPrChange>
          </w:tcPr>
          <w:p w14:paraId="20A68CE9" w14:textId="56087957" w:rsidR="00BF78B7" w:rsidRPr="00802990" w:rsidDel="00D71A41" w:rsidRDefault="00BF78B7" w:rsidP="00802990">
            <w:pPr>
              <w:pStyle w:val="ListParagraph"/>
              <w:spacing w:line="360" w:lineRule="auto"/>
              <w:ind w:left="0"/>
              <w:jc w:val="both"/>
              <w:rPr>
                <w:del w:id="2960" w:author="Chara Katiri" w:date="2015-04-12T17:50:00Z"/>
                <w:rFonts w:ascii="Times" w:hAnsi="Times" w:cs="Times New Roman"/>
                <w:sz w:val="22"/>
                <w:szCs w:val="22"/>
              </w:rPr>
              <w:pPrChange w:id="2961" w:author="Chara Katiri" w:date="2015-04-12T20:48:00Z">
                <w:pPr>
                  <w:pStyle w:val="ListParagraph"/>
                  <w:spacing w:line="360" w:lineRule="auto"/>
                  <w:ind w:left="0"/>
                  <w:jc w:val="both"/>
                </w:pPr>
              </w:pPrChange>
            </w:pPr>
            <w:del w:id="2962" w:author="Chara Katiri" w:date="2015-04-12T17:50:00Z">
              <w:r w:rsidRPr="00802990" w:rsidDel="00D71A41">
                <w:rPr>
                  <w:rFonts w:ascii="Times" w:hAnsi="Times" w:cs="Times New Roman"/>
                  <w:sz w:val="22"/>
                  <w:szCs w:val="22"/>
                </w:rPr>
                <w:delText>Shall</w:delText>
              </w:r>
            </w:del>
          </w:p>
        </w:tc>
        <w:tc>
          <w:tcPr>
            <w:tcW w:w="1172" w:type="dxa"/>
            <w:tcPrChange w:id="2963" w:author="Chara Katiri" w:date="2015-04-12T03:35:00Z">
              <w:tcPr>
                <w:tcW w:w="1172" w:type="dxa"/>
              </w:tcPr>
            </w:tcPrChange>
          </w:tcPr>
          <w:p w14:paraId="0500DCF8" w14:textId="60CE981A" w:rsidR="00BF78B7" w:rsidRPr="00802990" w:rsidDel="00D71A41" w:rsidRDefault="00BF78B7" w:rsidP="00802990">
            <w:pPr>
              <w:pStyle w:val="ListParagraph"/>
              <w:spacing w:line="360" w:lineRule="auto"/>
              <w:ind w:left="0"/>
              <w:jc w:val="both"/>
              <w:rPr>
                <w:del w:id="2964" w:author="Chara Katiri" w:date="2015-04-12T17:50:00Z"/>
                <w:rFonts w:ascii="Times" w:hAnsi="Times" w:cs="Times New Roman"/>
                <w:sz w:val="22"/>
                <w:szCs w:val="22"/>
              </w:rPr>
              <w:pPrChange w:id="2965" w:author="Chara Katiri" w:date="2015-04-12T20:48:00Z">
                <w:pPr>
                  <w:pStyle w:val="ListParagraph"/>
                  <w:spacing w:line="360" w:lineRule="auto"/>
                  <w:ind w:left="0"/>
                  <w:jc w:val="both"/>
                </w:pPr>
              </w:pPrChange>
            </w:pPr>
          </w:p>
        </w:tc>
        <w:tc>
          <w:tcPr>
            <w:tcW w:w="1172" w:type="dxa"/>
            <w:tcPrChange w:id="2966" w:author="Chara Katiri" w:date="2015-04-12T03:35:00Z">
              <w:tcPr>
                <w:tcW w:w="1172" w:type="dxa"/>
              </w:tcPr>
            </w:tcPrChange>
          </w:tcPr>
          <w:p w14:paraId="6BF8D645" w14:textId="70ADFE7A" w:rsidR="00BF78B7" w:rsidRPr="00802990" w:rsidDel="00D71A41" w:rsidRDefault="00BF78B7" w:rsidP="00802990">
            <w:pPr>
              <w:pStyle w:val="ListParagraph"/>
              <w:spacing w:line="360" w:lineRule="auto"/>
              <w:ind w:left="0"/>
              <w:jc w:val="both"/>
              <w:rPr>
                <w:del w:id="2967" w:author="Chara Katiri" w:date="2015-04-12T17:50:00Z"/>
                <w:rFonts w:ascii="Times" w:hAnsi="Times" w:cs="Times New Roman"/>
                <w:sz w:val="22"/>
                <w:szCs w:val="22"/>
              </w:rPr>
              <w:pPrChange w:id="2968" w:author="Chara Katiri" w:date="2015-04-12T20:48:00Z">
                <w:pPr>
                  <w:pStyle w:val="ListParagraph"/>
                  <w:spacing w:line="360" w:lineRule="auto"/>
                  <w:ind w:left="0"/>
                  <w:jc w:val="both"/>
                </w:pPr>
              </w:pPrChange>
            </w:pPr>
          </w:p>
        </w:tc>
        <w:tc>
          <w:tcPr>
            <w:tcW w:w="1172" w:type="dxa"/>
            <w:tcPrChange w:id="2969" w:author="Chara Katiri" w:date="2015-04-12T03:35:00Z">
              <w:tcPr>
                <w:tcW w:w="1172" w:type="dxa"/>
              </w:tcPr>
            </w:tcPrChange>
          </w:tcPr>
          <w:p w14:paraId="30788942" w14:textId="5E0870C6" w:rsidR="00BF78B7" w:rsidRPr="00802990" w:rsidDel="00D71A41" w:rsidRDefault="00BF78B7" w:rsidP="00802990">
            <w:pPr>
              <w:pStyle w:val="ListParagraph"/>
              <w:spacing w:line="360" w:lineRule="auto"/>
              <w:ind w:left="0"/>
              <w:jc w:val="both"/>
              <w:rPr>
                <w:del w:id="2970" w:author="Chara Katiri" w:date="2015-04-12T17:50:00Z"/>
                <w:rFonts w:ascii="Times" w:hAnsi="Times" w:cs="Times New Roman"/>
                <w:sz w:val="22"/>
                <w:szCs w:val="22"/>
              </w:rPr>
              <w:pPrChange w:id="2971" w:author="Chara Katiri" w:date="2015-04-12T20:48:00Z">
                <w:pPr>
                  <w:pStyle w:val="ListParagraph"/>
                  <w:spacing w:line="360" w:lineRule="auto"/>
                  <w:ind w:left="0"/>
                  <w:jc w:val="both"/>
                </w:pPr>
              </w:pPrChange>
            </w:pPr>
            <w:del w:id="2972" w:author="Chara Katiri" w:date="2015-04-12T17:50:00Z">
              <w:r w:rsidRPr="00802990" w:rsidDel="00D71A41">
                <w:rPr>
                  <w:rFonts w:ascii="Times" w:hAnsi="Times" w:cs="Times New Roman"/>
                  <w:sz w:val="22"/>
                  <w:szCs w:val="22"/>
                </w:rPr>
                <w:delText>M</w:delText>
              </w:r>
            </w:del>
          </w:p>
        </w:tc>
      </w:tr>
      <w:tr w:rsidR="00BF78B7" w:rsidRPr="00802990" w:rsidDel="00D71A41" w14:paraId="4260356A" w14:textId="31B16C97" w:rsidTr="00BF78B7">
        <w:trPr>
          <w:del w:id="2973" w:author="Chara Katiri" w:date="2015-04-12T17:50:00Z"/>
        </w:trPr>
        <w:tc>
          <w:tcPr>
            <w:tcW w:w="1172" w:type="dxa"/>
            <w:gridSpan w:val="2"/>
            <w:tcPrChange w:id="2974" w:author="Chara Katiri" w:date="2015-04-12T03:35:00Z">
              <w:tcPr>
                <w:tcW w:w="1172" w:type="dxa"/>
                <w:gridSpan w:val="2"/>
              </w:tcPr>
            </w:tcPrChange>
          </w:tcPr>
          <w:p w14:paraId="1245E021" w14:textId="6C92EB3B" w:rsidR="00BF78B7" w:rsidRPr="00802990" w:rsidDel="00D71A41" w:rsidRDefault="00BF78B7" w:rsidP="00802990">
            <w:pPr>
              <w:pStyle w:val="ListParagraph"/>
              <w:spacing w:line="360" w:lineRule="auto"/>
              <w:ind w:left="0"/>
              <w:jc w:val="both"/>
              <w:rPr>
                <w:del w:id="2975" w:author="Chara Katiri" w:date="2015-04-12T17:50:00Z"/>
                <w:rFonts w:ascii="Times" w:hAnsi="Times" w:cs="Times New Roman"/>
                <w:sz w:val="22"/>
                <w:szCs w:val="22"/>
              </w:rPr>
              <w:pPrChange w:id="2976" w:author="Chara Katiri" w:date="2015-04-12T20:48:00Z">
                <w:pPr>
                  <w:pStyle w:val="ListParagraph"/>
                  <w:spacing w:line="360" w:lineRule="auto"/>
                  <w:ind w:left="0"/>
                  <w:jc w:val="both"/>
                </w:pPr>
              </w:pPrChange>
            </w:pPr>
            <w:del w:id="2977" w:author="Chara Katiri" w:date="2015-04-12T17:50:00Z">
              <w:r w:rsidRPr="00802990" w:rsidDel="00D71A41">
                <w:rPr>
                  <w:rFonts w:ascii="Times" w:hAnsi="Times" w:cs="Times New Roman"/>
                  <w:sz w:val="22"/>
                  <w:szCs w:val="22"/>
                </w:rPr>
                <w:delText>11</w:delText>
              </w:r>
            </w:del>
          </w:p>
        </w:tc>
        <w:tc>
          <w:tcPr>
            <w:tcW w:w="4254" w:type="dxa"/>
            <w:gridSpan w:val="5"/>
            <w:tcPrChange w:id="2978" w:author="Chara Katiri" w:date="2015-04-12T03:35:00Z">
              <w:tcPr>
                <w:tcW w:w="4254" w:type="dxa"/>
                <w:gridSpan w:val="5"/>
              </w:tcPr>
            </w:tcPrChange>
          </w:tcPr>
          <w:p w14:paraId="1DB41F2B" w14:textId="5B572780" w:rsidR="00BF78B7" w:rsidRPr="00802990" w:rsidDel="00D71A41" w:rsidRDefault="00BF78B7" w:rsidP="00802990">
            <w:pPr>
              <w:pStyle w:val="ListParagraph"/>
              <w:spacing w:line="360" w:lineRule="auto"/>
              <w:ind w:left="0"/>
              <w:jc w:val="both"/>
              <w:rPr>
                <w:del w:id="2979" w:author="Chara Katiri" w:date="2015-04-12T17:50:00Z"/>
                <w:rFonts w:ascii="Times" w:hAnsi="Times" w:cs="Times New Roman"/>
                <w:sz w:val="22"/>
                <w:szCs w:val="22"/>
              </w:rPr>
              <w:pPrChange w:id="2980" w:author="Chara Katiri" w:date="2015-04-12T20:48:00Z">
                <w:pPr>
                  <w:pStyle w:val="ListParagraph"/>
                  <w:spacing w:line="360" w:lineRule="auto"/>
                  <w:ind w:left="0"/>
                  <w:jc w:val="both"/>
                </w:pPr>
              </w:pPrChange>
            </w:pPr>
            <w:del w:id="2981" w:author="Chara Katiri" w:date="2015-04-12T17:50:00Z">
              <w:r w:rsidRPr="00802990" w:rsidDel="00D71A41">
                <w:rPr>
                  <w:rFonts w:ascii="Times" w:hAnsi="Times" w:cs="Times New Roman"/>
                  <w:sz w:val="22"/>
                  <w:szCs w:val="22"/>
                </w:rPr>
                <w:delText xml:space="preserve">The system should provide a ‘My profile’ area for each user. The personal information of the user will be shown on that page (Name, Contact details, email address, telephone number). </w:delText>
              </w:r>
            </w:del>
          </w:p>
        </w:tc>
        <w:tc>
          <w:tcPr>
            <w:tcW w:w="1288" w:type="dxa"/>
            <w:tcPrChange w:id="2982" w:author="Chara Katiri" w:date="2015-04-12T03:35:00Z">
              <w:tcPr>
                <w:tcW w:w="1288" w:type="dxa"/>
              </w:tcPr>
            </w:tcPrChange>
          </w:tcPr>
          <w:p w14:paraId="221C6B8C" w14:textId="39933716" w:rsidR="00BF78B7" w:rsidRPr="00802990" w:rsidDel="00D71A41" w:rsidRDefault="00BF78B7" w:rsidP="00802990">
            <w:pPr>
              <w:pStyle w:val="ListParagraph"/>
              <w:spacing w:line="360" w:lineRule="auto"/>
              <w:ind w:left="0"/>
              <w:jc w:val="both"/>
              <w:rPr>
                <w:del w:id="2983" w:author="Chara Katiri" w:date="2015-04-12T17:50:00Z"/>
                <w:rFonts w:ascii="Times" w:hAnsi="Times" w:cs="Times New Roman"/>
                <w:sz w:val="22"/>
                <w:szCs w:val="22"/>
              </w:rPr>
              <w:pPrChange w:id="2984" w:author="Chara Katiri" w:date="2015-04-12T20:48:00Z">
                <w:pPr>
                  <w:pStyle w:val="ListParagraph"/>
                  <w:spacing w:line="360" w:lineRule="auto"/>
                  <w:ind w:left="0"/>
                  <w:jc w:val="both"/>
                </w:pPr>
              </w:pPrChange>
            </w:pPr>
            <w:del w:id="2985" w:author="Chara Katiri" w:date="2015-04-12T17:50:00Z">
              <w:r w:rsidRPr="00802990" w:rsidDel="00D71A41">
                <w:rPr>
                  <w:rFonts w:ascii="Times" w:hAnsi="Times" w:cs="Times New Roman"/>
                  <w:sz w:val="22"/>
                  <w:szCs w:val="22"/>
                </w:rPr>
                <w:delText>Functional</w:delText>
              </w:r>
            </w:del>
          </w:p>
        </w:tc>
        <w:tc>
          <w:tcPr>
            <w:tcW w:w="1242" w:type="dxa"/>
            <w:tcPrChange w:id="2986" w:author="Chara Katiri" w:date="2015-04-12T03:35:00Z">
              <w:tcPr>
                <w:tcW w:w="1242" w:type="dxa"/>
              </w:tcPr>
            </w:tcPrChange>
          </w:tcPr>
          <w:p w14:paraId="375692CE" w14:textId="5FB51BCF" w:rsidR="00BF78B7" w:rsidRPr="00802990" w:rsidDel="00D71A41" w:rsidRDefault="00BF78B7" w:rsidP="00802990">
            <w:pPr>
              <w:pStyle w:val="ListParagraph"/>
              <w:spacing w:line="360" w:lineRule="auto"/>
              <w:ind w:left="0"/>
              <w:jc w:val="both"/>
              <w:rPr>
                <w:del w:id="2987" w:author="Chara Katiri" w:date="2015-04-12T17:50:00Z"/>
                <w:rFonts w:ascii="Times" w:hAnsi="Times" w:cs="Times New Roman"/>
                <w:sz w:val="22"/>
                <w:szCs w:val="22"/>
              </w:rPr>
              <w:pPrChange w:id="2988" w:author="Chara Katiri" w:date="2015-04-12T20:48:00Z">
                <w:pPr>
                  <w:pStyle w:val="ListParagraph"/>
                  <w:spacing w:line="360" w:lineRule="auto"/>
                  <w:ind w:left="0"/>
                  <w:jc w:val="both"/>
                </w:pPr>
              </w:pPrChange>
            </w:pPr>
          </w:p>
        </w:tc>
        <w:tc>
          <w:tcPr>
            <w:tcW w:w="1172" w:type="dxa"/>
            <w:tcPrChange w:id="2989" w:author="Chara Katiri" w:date="2015-04-12T03:35:00Z">
              <w:tcPr>
                <w:tcW w:w="1172" w:type="dxa"/>
              </w:tcPr>
            </w:tcPrChange>
          </w:tcPr>
          <w:p w14:paraId="167FFF37" w14:textId="7FC5DE6F" w:rsidR="00BF78B7" w:rsidRPr="00802990" w:rsidDel="00D71A41" w:rsidRDefault="00BF78B7" w:rsidP="00802990">
            <w:pPr>
              <w:pStyle w:val="ListParagraph"/>
              <w:spacing w:line="360" w:lineRule="auto"/>
              <w:ind w:left="0"/>
              <w:jc w:val="both"/>
              <w:rPr>
                <w:del w:id="2990" w:author="Chara Katiri" w:date="2015-04-12T17:50:00Z"/>
                <w:rFonts w:ascii="Times" w:hAnsi="Times" w:cs="Times New Roman"/>
                <w:sz w:val="22"/>
                <w:szCs w:val="22"/>
              </w:rPr>
              <w:pPrChange w:id="2991" w:author="Chara Katiri" w:date="2015-04-12T20:48:00Z">
                <w:pPr>
                  <w:pStyle w:val="ListParagraph"/>
                  <w:spacing w:line="360" w:lineRule="auto"/>
                  <w:ind w:left="0"/>
                  <w:jc w:val="both"/>
                </w:pPr>
              </w:pPrChange>
            </w:pPr>
          </w:p>
        </w:tc>
        <w:tc>
          <w:tcPr>
            <w:tcW w:w="1172" w:type="dxa"/>
            <w:tcPrChange w:id="2992" w:author="Chara Katiri" w:date="2015-04-12T03:35:00Z">
              <w:tcPr>
                <w:tcW w:w="1172" w:type="dxa"/>
              </w:tcPr>
            </w:tcPrChange>
          </w:tcPr>
          <w:p w14:paraId="0D0E0A18" w14:textId="64F34A2C" w:rsidR="00BF78B7" w:rsidRPr="00802990" w:rsidDel="00D71A41" w:rsidRDefault="00BF78B7" w:rsidP="00802990">
            <w:pPr>
              <w:pStyle w:val="ListParagraph"/>
              <w:spacing w:line="360" w:lineRule="auto"/>
              <w:ind w:left="0"/>
              <w:jc w:val="both"/>
              <w:rPr>
                <w:del w:id="2993" w:author="Chara Katiri" w:date="2015-04-12T17:50:00Z"/>
                <w:rFonts w:ascii="Times" w:hAnsi="Times" w:cs="Times New Roman"/>
                <w:sz w:val="22"/>
                <w:szCs w:val="22"/>
              </w:rPr>
              <w:pPrChange w:id="2994" w:author="Chara Katiri" w:date="2015-04-12T20:48:00Z">
                <w:pPr>
                  <w:pStyle w:val="ListParagraph"/>
                  <w:spacing w:line="360" w:lineRule="auto"/>
                  <w:ind w:left="0"/>
                  <w:jc w:val="both"/>
                </w:pPr>
              </w:pPrChange>
            </w:pPr>
          </w:p>
        </w:tc>
        <w:tc>
          <w:tcPr>
            <w:tcW w:w="1172" w:type="dxa"/>
            <w:tcPrChange w:id="2995" w:author="Chara Katiri" w:date="2015-04-12T03:35:00Z">
              <w:tcPr>
                <w:tcW w:w="1172" w:type="dxa"/>
              </w:tcPr>
            </w:tcPrChange>
          </w:tcPr>
          <w:p w14:paraId="0F4AC47A" w14:textId="6F2D2355" w:rsidR="00BF78B7" w:rsidRPr="00802990" w:rsidDel="00D71A41" w:rsidRDefault="00BF78B7" w:rsidP="00802990">
            <w:pPr>
              <w:pStyle w:val="ListParagraph"/>
              <w:spacing w:line="360" w:lineRule="auto"/>
              <w:ind w:left="0"/>
              <w:jc w:val="both"/>
              <w:rPr>
                <w:del w:id="2996" w:author="Chara Katiri" w:date="2015-04-12T17:50:00Z"/>
                <w:rFonts w:ascii="Times" w:hAnsi="Times" w:cs="Times New Roman"/>
                <w:sz w:val="22"/>
                <w:szCs w:val="22"/>
              </w:rPr>
              <w:pPrChange w:id="2997" w:author="Chara Katiri" w:date="2015-04-12T20:48:00Z">
                <w:pPr>
                  <w:pStyle w:val="ListParagraph"/>
                  <w:spacing w:line="360" w:lineRule="auto"/>
                  <w:ind w:left="0"/>
                  <w:jc w:val="both"/>
                </w:pPr>
              </w:pPrChange>
            </w:pPr>
            <w:del w:id="2998" w:author="Chara Katiri" w:date="2015-04-12T17:50:00Z">
              <w:r w:rsidRPr="00802990" w:rsidDel="00D71A41">
                <w:rPr>
                  <w:rFonts w:ascii="Times" w:hAnsi="Times" w:cs="Times New Roman"/>
                  <w:sz w:val="22"/>
                  <w:szCs w:val="22"/>
                </w:rPr>
                <w:delText>S</w:delText>
              </w:r>
            </w:del>
          </w:p>
        </w:tc>
      </w:tr>
      <w:tr w:rsidR="00BF78B7" w:rsidRPr="00802990" w:rsidDel="00D71A41" w14:paraId="421DBED4" w14:textId="1504E15E" w:rsidTr="00BF78B7">
        <w:trPr>
          <w:del w:id="2999" w:author="Chara Katiri" w:date="2015-04-12T17:50:00Z"/>
        </w:trPr>
        <w:tc>
          <w:tcPr>
            <w:tcW w:w="1172" w:type="dxa"/>
            <w:gridSpan w:val="2"/>
            <w:tcPrChange w:id="3000" w:author="Chara Katiri" w:date="2015-04-12T03:35:00Z">
              <w:tcPr>
                <w:tcW w:w="1172" w:type="dxa"/>
                <w:gridSpan w:val="2"/>
              </w:tcPr>
            </w:tcPrChange>
          </w:tcPr>
          <w:p w14:paraId="7FEE0D14" w14:textId="7E9FA84E" w:rsidR="00BF78B7" w:rsidRPr="00802990" w:rsidDel="00D71A41" w:rsidRDefault="00BF78B7" w:rsidP="00802990">
            <w:pPr>
              <w:pStyle w:val="ListParagraph"/>
              <w:spacing w:line="360" w:lineRule="auto"/>
              <w:ind w:left="0"/>
              <w:jc w:val="both"/>
              <w:rPr>
                <w:del w:id="3001" w:author="Chara Katiri" w:date="2015-04-12T17:50:00Z"/>
                <w:rFonts w:ascii="Times" w:hAnsi="Times" w:cs="Times New Roman"/>
                <w:sz w:val="22"/>
                <w:szCs w:val="22"/>
              </w:rPr>
              <w:pPrChange w:id="3002" w:author="Chara Katiri" w:date="2015-04-12T20:48:00Z">
                <w:pPr>
                  <w:pStyle w:val="ListParagraph"/>
                  <w:spacing w:line="360" w:lineRule="auto"/>
                  <w:ind w:left="0"/>
                  <w:jc w:val="both"/>
                </w:pPr>
              </w:pPrChange>
            </w:pPr>
            <w:del w:id="3003" w:author="Chara Katiri" w:date="2015-04-12T17:50:00Z">
              <w:r w:rsidRPr="00802990" w:rsidDel="00D71A41">
                <w:rPr>
                  <w:rFonts w:ascii="Times" w:hAnsi="Times" w:cs="Times New Roman"/>
                  <w:sz w:val="22"/>
                  <w:szCs w:val="22"/>
                </w:rPr>
                <w:delText>12</w:delText>
              </w:r>
            </w:del>
          </w:p>
        </w:tc>
        <w:tc>
          <w:tcPr>
            <w:tcW w:w="4254" w:type="dxa"/>
            <w:gridSpan w:val="5"/>
            <w:tcPrChange w:id="3004" w:author="Chara Katiri" w:date="2015-04-12T03:35:00Z">
              <w:tcPr>
                <w:tcW w:w="4254" w:type="dxa"/>
                <w:gridSpan w:val="5"/>
              </w:tcPr>
            </w:tcPrChange>
          </w:tcPr>
          <w:p w14:paraId="6A78B5D8" w14:textId="4E08B52A" w:rsidR="00BF78B7" w:rsidRPr="00802990" w:rsidDel="00D71A41" w:rsidRDefault="00BF78B7" w:rsidP="00802990">
            <w:pPr>
              <w:pStyle w:val="ListParagraph"/>
              <w:spacing w:line="360" w:lineRule="auto"/>
              <w:ind w:left="0"/>
              <w:jc w:val="both"/>
              <w:rPr>
                <w:del w:id="3005" w:author="Chara Katiri" w:date="2015-04-12T17:50:00Z"/>
                <w:rFonts w:ascii="Times" w:hAnsi="Times" w:cs="Times New Roman"/>
                <w:sz w:val="22"/>
                <w:szCs w:val="22"/>
              </w:rPr>
              <w:pPrChange w:id="3006" w:author="Chara Katiri" w:date="2015-04-12T20:48:00Z">
                <w:pPr>
                  <w:pStyle w:val="ListParagraph"/>
                  <w:spacing w:line="360" w:lineRule="auto"/>
                  <w:ind w:left="0"/>
                  <w:jc w:val="both"/>
                </w:pPr>
              </w:pPrChange>
            </w:pPr>
            <w:del w:id="3007" w:author="Chara Katiri" w:date="2015-04-12T17:50:00Z">
              <w:r w:rsidRPr="00802990" w:rsidDel="00D71A41">
                <w:rPr>
                  <w:rFonts w:ascii="Times" w:hAnsi="Times" w:cs="Times New Roman"/>
                  <w:sz w:val="22"/>
                  <w:szCs w:val="22"/>
                </w:rPr>
                <w:delText xml:space="preserve">The system should allow users to bookmark items as ‘Favourites’.   </w:delText>
              </w:r>
            </w:del>
          </w:p>
        </w:tc>
        <w:tc>
          <w:tcPr>
            <w:tcW w:w="1288" w:type="dxa"/>
            <w:tcPrChange w:id="3008" w:author="Chara Katiri" w:date="2015-04-12T03:35:00Z">
              <w:tcPr>
                <w:tcW w:w="1288" w:type="dxa"/>
              </w:tcPr>
            </w:tcPrChange>
          </w:tcPr>
          <w:p w14:paraId="33E509CB" w14:textId="3F1AFDC6" w:rsidR="00BF78B7" w:rsidRPr="00802990" w:rsidDel="00D71A41" w:rsidRDefault="00BF78B7" w:rsidP="00802990">
            <w:pPr>
              <w:pStyle w:val="ListParagraph"/>
              <w:spacing w:line="360" w:lineRule="auto"/>
              <w:ind w:left="0"/>
              <w:jc w:val="both"/>
              <w:rPr>
                <w:del w:id="3009" w:author="Chara Katiri" w:date="2015-04-12T17:50:00Z"/>
                <w:rFonts w:ascii="Times" w:hAnsi="Times" w:cs="Times New Roman"/>
                <w:sz w:val="22"/>
                <w:szCs w:val="22"/>
              </w:rPr>
              <w:pPrChange w:id="3010" w:author="Chara Katiri" w:date="2015-04-12T20:48:00Z">
                <w:pPr>
                  <w:pStyle w:val="ListParagraph"/>
                  <w:spacing w:line="360" w:lineRule="auto"/>
                  <w:ind w:left="0"/>
                  <w:jc w:val="both"/>
                </w:pPr>
              </w:pPrChange>
            </w:pPr>
            <w:del w:id="3011" w:author="Chara Katiri" w:date="2015-04-12T17:50:00Z">
              <w:r w:rsidRPr="00802990" w:rsidDel="00D71A41">
                <w:rPr>
                  <w:rFonts w:ascii="Times" w:hAnsi="Times" w:cs="Times New Roman"/>
                  <w:sz w:val="22"/>
                  <w:szCs w:val="22"/>
                </w:rPr>
                <w:delText>Functional</w:delText>
              </w:r>
            </w:del>
          </w:p>
        </w:tc>
        <w:tc>
          <w:tcPr>
            <w:tcW w:w="1242" w:type="dxa"/>
            <w:tcPrChange w:id="3012" w:author="Chara Katiri" w:date="2015-04-12T03:35:00Z">
              <w:tcPr>
                <w:tcW w:w="1242" w:type="dxa"/>
              </w:tcPr>
            </w:tcPrChange>
          </w:tcPr>
          <w:p w14:paraId="74B580EB" w14:textId="098675E4" w:rsidR="00BF78B7" w:rsidRPr="00802990" w:rsidDel="00D71A41" w:rsidRDefault="00BF78B7" w:rsidP="00802990">
            <w:pPr>
              <w:pStyle w:val="ListParagraph"/>
              <w:spacing w:line="360" w:lineRule="auto"/>
              <w:ind w:left="0"/>
              <w:jc w:val="both"/>
              <w:rPr>
                <w:del w:id="3013" w:author="Chara Katiri" w:date="2015-04-12T17:50:00Z"/>
                <w:rFonts w:ascii="Times" w:hAnsi="Times" w:cs="Times New Roman"/>
                <w:sz w:val="22"/>
                <w:szCs w:val="22"/>
              </w:rPr>
              <w:pPrChange w:id="3014" w:author="Chara Katiri" w:date="2015-04-12T20:48:00Z">
                <w:pPr>
                  <w:pStyle w:val="ListParagraph"/>
                  <w:spacing w:line="360" w:lineRule="auto"/>
                  <w:ind w:left="0"/>
                  <w:jc w:val="both"/>
                </w:pPr>
              </w:pPrChange>
            </w:pPr>
            <w:del w:id="3015" w:author="Chara Katiri" w:date="2015-04-12T17:50:00Z">
              <w:r w:rsidRPr="00802990" w:rsidDel="00D71A41">
                <w:rPr>
                  <w:rFonts w:ascii="Times" w:hAnsi="Times" w:cs="Times New Roman"/>
                  <w:sz w:val="22"/>
                  <w:szCs w:val="22"/>
                </w:rPr>
                <w:delText>Shall</w:delText>
              </w:r>
            </w:del>
          </w:p>
        </w:tc>
        <w:tc>
          <w:tcPr>
            <w:tcW w:w="1172" w:type="dxa"/>
            <w:tcPrChange w:id="3016" w:author="Chara Katiri" w:date="2015-04-12T03:35:00Z">
              <w:tcPr>
                <w:tcW w:w="1172" w:type="dxa"/>
              </w:tcPr>
            </w:tcPrChange>
          </w:tcPr>
          <w:p w14:paraId="79840FB0" w14:textId="7A454229" w:rsidR="00BF78B7" w:rsidRPr="00802990" w:rsidDel="00D71A41" w:rsidRDefault="00BF78B7" w:rsidP="00802990">
            <w:pPr>
              <w:pStyle w:val="ListParagraph"/>
              <w:spacing w:line="360" w:lineRule="auto"/>
              <w:ind w:left="0"/>
              <w:jc w:val="both"/>
              <w:rPr>
                <w:del w:id="3017" w:author="Chara Katiri" w:date="2015-04-12T17:50:00Z"/>
                <w:rFonts w:ascii="Times" w:hAnsi="Times" w:cs="Times New Roman"/>
                <w:sz w:val="22"/>
                <w:szCs w:val="22"/>
              </w:rPr>
              <w:pPrChange w:id="3018" w:author="Chara Katiri" w:date="2015-04-12T20:48:00Z">
                <w:pPr>
                  <w:pStyle w:val="ListParagraph"/>
                  <w:spacing w:line="360" w:lineRule="auto"/>
                  <w:ind w:left="0"/>
                  <w:jc w:val="both"/>
                </w:pPr>
              </w:pPrChange>
            </w:pPr>
          </w:p>
        </w:tc>
        <w:tc>
          <w:tcPr>
            <w:tcW w:w="1172" w:type="dxa"/>
            <w:tcPrChange w:id="3019" w:author="Chara Katiri" w:date="2015-04-12T03:35:00Z">
              <w:tcPr>
                <w:tcW w:w="1172" w:type="dxa"/>
              </w:tcPr>
            </w:tcPrChange>
          </w:tcPr>
          <w:p w14:paraId="6F425F3D" w14:textId="4E0810B6" w:rsidR="00BF78B7" w:rsidRPr="00802990" w:rsidDel="00D71A41" w:rsidRDefault="00BF78B7" w:rsidP="00802990">
            <w:pPr>
              <w:pStyle w:val="ListParagraph"/>
              <w:spacing w:line="360" w:lineRule="auto"/>
              <w:ind w:left="0"/>
              <w:jc w:val="both"/>
              <w:rPr>
                <w:del w:id="3020" w:author="Chara Katiri" w:date="2015-04-12T17:50:00Z"/>
                <w:rFonts w:ascii="Times" w:hAnsi="Times" w:cs="Times New Roman"/>
                <w:sz w:val="22"/>
                <w:szCs w:val="22"/>
              </w:rPr>
              <w:pPrChange w:id="3021" w:author="Chara Katiri" w:date="2015-04-12T20:48:00Z">
                <w:pPr>
                  <w:pStyle w:val="ListParagraph"/>
                  <w:spacing w:line="360" w:lineRule="auto"/>
                  <w:ind w:left="0"/>
                  <w:jc w:val="both"/>
                </w:pPr>
              </w:pPrChange>
            </w:pPr>
          </w:p>
        </w:tc>
        <w:tc>
          <w:tcPr>
            <w:tcW w:w="1172" w:type="dxa"/>
            <w:tcPrChange w:id="3022" w:author="Chara Katiri" w:date="2015-04-12T03:35:00Z">
              <w:tcPr>
                <w:tcW w:w="1172" w:type="dxa"/>
              </w:tcPr>
            </w:tcPrChange>
          </w:tcPr>
          <w:p w14:paraId="721F9ED8" w14:textId="2675ECA9" w:rsidR="00BF78B7" w:rsidRPr="00802990" w:rsidDel="00D71A41" w:rsidRDefault="00BF78B7" w:rsidP="00802990">
            <w:pPr>
              <w:pStyle w:val="ListParagraph"/>
              <w:spacing w:line="360" w:lineRule="auto"/>
              <w:ind w:left="0"/>
              <w:jc w:val="both"/>
              <w:rPr>
                <w:del w:id="3023" w:author="Chara Katiri" w:date="2015-04-12T17:50:00Z"/>
                <w:rFonts w:ascii="Times" w:hAnsi="Times" w:cs="Times New Roman"/>
                <w:sz w:val="22"/>
                <w:szCs w:val="22"/>
              </w:rPr>
              <w:pPrChange w:id="3024" w:author="Chara Katiri" w:date="2015-04-12T20:48:00Z">
                <w:pPr>
                  <w:pStyle w:val="ListParagraph"/>
                  <w:spacing w:line="360" w:lineRule="auto"/>
                  <w:ind w:left="0"/>
                  <w:jc w:val="both"/>
                </w:pPr>
              </w:pPrChange>
            </w:pPr>
            <w:del w:id="3025" w:author="Chara Katiri" w:date="2015-04-12T17:50:00Z">
              <w:r w:rsidRPr="00802990" w:rsidDel="00D71A41">
                <w:rPr>
                  <w:rFonts w:ascii="Times" w:hAnsi="Times" w:cs="Times New Roman"/>
                  <w:sz w:val="22"/>
                  <w:szCs w:val="22"/>
                </w:rPr>
                <w:delText>M</w:delText>
              </w:r>
            </w:del>
          </w:p>
        </w:tc>
      </w:tr>
      <w:tr w:rsidR="00BF78B7" w:rsidRPr="00802990" w:rsidDel="00D71A41" w14:paraId="55FC73A4" w14:textId="32B24642" w:rsidTr="00BF78B7">
        <w:trPr>
          <w:del w:id="3026" w:author="Chara Katiri" w:date="2015-04-12T17:50:00Z"/>
        </w:trPr>
        <w:tc>
          <w:tcPr>
            <w:tcW w:w="1172" w:type="dxa"/>
            <w:gridSpan w:val="2"/>
            <w:tcPrChange w:id="3027" w:author="Chara Katiri" w:date="2015-04-12T03:35:00Z">
              <w:tcPr>
                <w:tcW w:w="1172" w:type="dxa"/>
                <w:gridSpan w:val="2"/>
              </w:tcPr>
            </w:tcPrChange>
          </w:tcPr>
          <w:p w14:paraId="0A2E9652" w14:textId="7746A20B" w:rsidR="00BF78B7" w:rsidRPr="00802990" w:rsidDel="00D71A41" w:rsidRDefault="00BF78B7" w:rsidP="00802990">
            <w:pPr>
              <w:pStyle w:val="ListParagraph"/>
              <w:spacing w:line="360" w:lineRule="auto"/>
              <w:ind w:left="0"/>
              <w:jc w:val="both"/>
              <w:rPr>
                <w:del w:id="3028" w:author="Chara Katiri" w:date="2015-04-12T17:50:00Z"/>
                <w:rFonts w:ascii="Times" w:hAnsi="Times" w:cs="Times New Roman"/>
                <w:sz w:val="22"/>
                <w:szCs w:val="22"/>
              </w:rPr>
              <w:pPrChange w:id="3029" w:author="Chara Katiri" w:date="2015-04-12T20:48:00Z">
                <w:pPr>
                  <w:pStyle w:val="ListParagraph"/>
                  <w:spacing w:line="360" w:lineRule="auto"/>
                  <w:ind w:left="0"/>
                  <w:jc w:val="both"/>
                </w:pPr>
              </w:pPrChange>
            </w:pPr>
            <w:del w:id="3030" w:author="Chara Katiri" w:date="2015-04-12T17:50:00Z">
              <w:r w:rsidRPr="00802990" w:rsidDel="00D71A41">
                <w:rPr>
                  <w:rFonts w:ascii="Times" w:hAnsi="Times" w:cs="Times New Roman"/>
                  <w:sz w:val="22"/>
                  <w:szCs w:val="22"/>
                </w:rPr>
                <w:delText>13</w:delText>
              </w:r>
            </w:del>
          </w:p>
        </w:tc>
        <w:tc>
          <w:tcPr>
            <w:tcW w:w="4254" w:type="dxa"/>
            <w:gridSpan w:val="5"/>
            <w:tcPrChange w:id="3031" w:author="Chara Katiri" w:date="2015-04-12T03:35:00Z">
              <w:tcPr>
                <w:tcW w:w="4254" w:type="dxa"/>
                <w:gridSpan w:val="5"/>
              </w:tcPr>
            </w:tcPrChange>
          </w:tcPr>
          <w:p w14:paraId="38499052" w14:textId="6BC38A76" w:rsidR="00BF78B7" w:rsidRPr="00802990" w:rsidDel="00D71A41" w:rsidRDefault="00BF78B7" w:rsidP="00802990">
            <w:pPr>
              <w:pStyle w:val="ListParagraph"/>
              <w:spacing w:line="360" w:lineRule="auto"/>
              <w:ind w:left="0"/>
              <w:jc w:val="both"/>
              <w:rPr>
                <w:del w:id="3032" w:author="Chara Katiri" w:date="2015-04-12T17:50:00Z"/>
                <w:rFonts w:ascii="Times" w:hAnsi="Times" w:cs="Times New Roman"/>
                <w:sz w:val="22"/>
                <w:szCs w:val="22"/>
              </w:rPr>
              <w:pPrChange w:id="3033" w:author="Chara Katiri" w:date="2015-04-12T20:48:00Z">
                <w:pPr>
                  <w:pStyle w:val="ListParagraph"/>
                  <w:spacing w:line="360" w:lineRule="auto"/>
                  <w:ind w:left="0"/>
                  <w:jc w:val="both"/>
                </w:pPr>
              </w:pPrChange>
            </w:pPr>
            <w:del w:id="3034" w:author="Chara Katiri" w:date="2015-04-12T17:50:00Z">
              <w:r w:rsidRPr="00802990" w:rsidDel="00D71A41">
                <w:rPr>
                  <w:rFonts w:ascii="Times" w:hAnsi="Times" w:cs="Times New Roman"/>
                  <w:sz w:val="22"/>
                  <w:szCs w:val="22"/>
                </w:rPr>
                <w:delText xml:space="preserve">Items marked as Favorites must be protected from external unauthorized access by other users. </w:delText>
              </w:r>
            </w:del>
          </w:p>
        </w:tc>
        <w:tc>
          <w:tcPr>
            <w:tcW w:w="1288" w:type="dxa"/>
            <w:tcPrChange w:id="3035" w:author="Chara Katiri" w:date="2015-04-12T03:35:00Z">
              <w:tcPr>
                <w:tcW w:w="1288" w:type="dxa"/>
              </w:tcPr>
            </w:tcPrChange>
          </w:tcPr>
          <w:p w14:paraId="79326D08" w14:textId="47A3C47B" w:rsidR="00BF78B7" w:rsidRPr="00802990" w:rsidDel="00D71A41" w:rsidRDefault="00BF78B7" w:rsidP="00802990">
            <w:pPr>
              <w:pStyle w:val="ListParagraph"/>
              <w:spacing w:line="360" w:lineRule="auto"/>
              <w:ind w:left="0"/>
              <w:jc w:val="both"/>
              <w:rPr>
                <w:del w:id="3036" w:author="Chara Katiri" w:date="2015-04-12T17:50:00Z"/>
                <w:rFonts w:ascii="Times" w:hAnsi="Times" w:cs="Times New Roman"/>
                <w:sz w:val="22"/>
                <w:szCs w:val="22"/>
              </w:rPr>
              <w:pPrChange w:id="3037" w:author="Chara Katiri" w:date="2015-04-12T20:48:00Z">
                <w:pPr>
                  <w:pStyle w:val="ListParagraph"/>
                  <w:spacing w:line="360" w:lineRule="auto"/>
                  <w:ind w:left="0"/>
                  <w:jc w:val="both"/>
                </w:pPr>
              </w:pPrChange>
            </w:pPr>
            <w:del w:id="3038" w:author="Chara Katiri" w:date="2015-04-12T17:50:00Z">
              <w:r w:rsidRPr="00802990" w:rsidDel="00D71A41">
                <w:rPr>
                  <w:rFonts w:ascii="Times" w:hAnsi="Times" w:cs="Times New Roman"/>
                  <w:sz w:val="22"/>
                  <w:szCs w:val="22"/>
                </w:rPr>
                <w:delText>Non-functional</w:delText>
              </w:r>
            </w:del>
          </w:p>
        </w:tc>
        <w:tc>
          <w:tcPr>
            <w:tcW w:w="1242" w:type="dxa"/>
            <w:tcPrChange w:id="3039" w:author="Chara Katiri" w:date="2015-04-12T03:35:00Z">
              <w:tcPr>
                <w:tcW w:w="1242" w:type="dxa"/>
              </w:tcPr>
            </w:tcPrChange>
          </w:tcPr>
          <w:p w14:paraId="1E8DC48B" w14:textId="70B58703" w:rsidR="00BF78B7" w:rsidRPr="00802990" w:rsidDel="00D71A41" w:rsidRDefault="00BF78B7" w:rsidP="00802990">
            <w:pPr>
              <w:pStyle w:val="ListParagraph"/>
              <w:spacing w:line="360" w:lineRule="auto"/>
              <w:ind w:left="0"/>
              <w:jc w:val="both"/>
              <w:rPr>
                <w:del w:id="3040" w:author="Chara Katiri" w:date="2015-04-12T17:50:00Z"/>
                <w:rFonts w:ascii="Times" w:hAnsi="Times" w:cs="Times New Roman"/>
                <w:sz w:val="22"/>
                <w:szCs w:val="22"/>
              </w:rPr>
              <w:pPrChange w:id="3041" w:author="Chara Katiri" w:date="2015-04-12T20:48:00Z">
                <w:pPr>
                  <w:pStyle w:val="ListParagraph"/>
                  <w:spacing w:line="360" w:lineRule="auto"/>
                  <w:ind w:left="0"/>
                  <w:jc w:val="both"/>
                </w:pPr>
              </w:pPrChange>
            </w:pPr>
          </w:p>
        </w:tc>
        <w:tc>
          <w:tcPr>
            <w:tcW w:w="1172" w:type="dxa"/>
            <w:tcPrChange w:id="3042" w:author="Chara Katiri" w:date="2015-04-12T03:35:00Z">
              <w:tcPr>
                <w:tcW w:w="1172" w:type="dxa"/>
              </w:tcPr>
            </w:tcPrChange>
          </w:tcPr>
          <w:p w14:paraId="6923A0AB" w14:textId="25BE28EE" w:rsidR="00BF78B7" w:rsidRPr="00802990" w:rsidDel="00D71A41" w:rsidRDefault="00BF78B7" w:rsidP="00802990">
            <w:pPr>
              <w:pStyle w:val="ListParagraph"/>
              <w:spacing w:line="360" w:lineRule="auto"/>
              <w:ind w:left="0"/>
              <w:jc w:val="both"/>
              <w:rPr>
                <w:del w:id="3043" w:author="Chara Katiri" w:date="2015-04-12T17:50:00Z"/>
                <w:rFonts w:ascii="Times" w:hAnsi="Times" w:cs="Times New Roman"/>
                <w:sz w:val="22"/>
                <w:szCs w:val="22"/>
              </w:rPr>
              <w:pPrChange w:id="3044" w:author="Chara Katiri" w:date="2015-04-12T20:48:00Z">
                <w:pPr>
                  <w:pStyle w:val="ListParagraph"/>
                  <w:spacing w:line="360" w:lineRule="auto"/>
                  <w:ind w:left="0"/>
                  <w:jc w:val="both"/>
                </w:pPr>
              </w:pPrChange>
            </w:pPr>
          </w:p>
        </w:tc>
        <w:tc>
          <w:tcPr>
            <w:tcW w:w="1172" w:type="dxa"/>
            <w:tcPrChange w:id="3045" w:author="Chara Katiri" w:date="2015-04-12T03:35:00Z">
              <w:tcPr>
                <w:tcW w:w="1172" w:type="dxa"/>
              </w:tcPr>
            </w:tcPrChange>
          </w:tcPr>
          <w:p w14:paraId="74EECCDC" w14:textId="0B34F66D" w:rsidR="00BF78B7" w:rsidRPr="00802990" w:rsidDel="00D71A41" w:rsidRDefault="00BF78B7" w:rsidP="00802990">
            <w:pPr>
              <w:pStyle w:val="ListParagraph"/>
              <w:spacing w:line="360" w:lineRule="auto"/>
              <w:ind w:left="0"/>
              <w:jc w:val="both"/>
              <w:rPr>
                <w:del w:id="3046" w:author="Chara Katiri" w:date="2015-04-12T17:50:00Z"/>
                <w:rFonts w:ascii="Times" w:hAnsi="Times" w:cs="Times New Roman"/>
                <w:sz w:val="22"/>
                <w:szCs w:val="22"/>
              </w:rPr>
              <w:pPrChange w:id="3047" w:author="Chara Katiri" w:date="2015-04-12T20:48:00Z">
                <w:pPr>
                  <w:pStyle w:val="ListParagraph"/>
                  <w:spacing w:line="360" w:lineRule="auto"/>
                  <w:ind w:left="0"/>
                  <w:jc w:val="both"/>
                </w:pPr>
              </w:pPrChange>
            </w:pPr>
          </w:p>
        </w:tc>
        <w:tc>
          <w:tcPr>
            <w:tcW w:w="1172" w:type="dxa"/>
            <w:tcPrChange w:id="3048" w:author="Chara Katiri" w:date="2015-04-12T03:35:00Z">
              <w:tcPr>
                <w:tcW w:w="1172" w:type="dxa"/>
              </w:tcPr>
            </w:tcPrChange>
          </w:tcPr>
          <w:p w14:paraId="3FB9CD0E" w14:textId="09DE5D69" w:rsidR="00BF78B7" w:rsidRPr="00802990" w:rsidDel="00D71A41" w:rsidRDefault="00BF78B7" w:rsidP="00802990">
            <w:pPr>
              <w:pStyle w:val="ListParagraph"/>
              <w:spacing w:line="360" w:lineRule="auto"/>
              <w:ind w:left="0"/>
              <w:jc w:val="both"/>
              <w:rPr>
                <w:del w:id="3049" w:author="Chara Katiri" w:date="2015-04-12T17:50:00Z"/>
                <w:rFonts w:ascii="Times" w:hAnsi="Times" w:cs="Times New Roman"/>
                <w:sz w:val="22"/>
                <w:szCs w:val="22"/>
              </w:rPr>
              <w:pPrChange w:id="3050" w:author="Chara Katiri" w:date="2015-04-12T20:48:00Z">
                <w:pPr>
                  <w:pStyle w:val="ListParagraph"/>
                  <w:spacing w:line="360" w:lineRule="auto"/>
                  <w:ind w:left="0"/>
                  <w:jc w:val="both"/>
                </w:pPr>
              </w:pPrChange>
            </w:pPr>
            <w:del w:id="3051" w:author="Chara Katiri" w:date="2015-04-12T17:50:00Z">
              <w:r w:rsidRPr="00802990" w:rsidDel="00D71A41">
                <w:rPr>
                  <w:rFonts w:ascii="Times" w:hAnsi="Times" w:cs="Times New Roman"/>
                  <w:sz w:val="22"/>
                  <w:szCs w:val="22"/>
                </w:rPr>
                <w:delText>C</w:delText>
              </w:r>
            </w:del>
          </w:p>
        </w:tc>
      </w:tr>
      <w:tr w:rsidR="00BF78B7" w:rsidRPr="00802990" w:rsidDel="00D71A41" w14:paraId="1CA4724D" w14:textId="311BDF57" w:rsidTr="00BF78B7">
        <w:trPr>
          <w:del w:id="3052" w:author="Chara Katiri" w:date="2015-04-12T17:50:00Z"/>
        </w:trPr>
        <w:tc>
          <w:tcPr>
            <w:tcW w:w="1172" w:type="dxa"/>
            <w:gridSpan w:val="2"/>
            <w:tcPrChange w:id="3053" w:author="Chara Katiri" w:date="2015-04-12T03:35:00Z">
              <w:tcPr>
                <w:tcW w:w="1172" w:type="dxa"/>
                <w:gridSpan w:val="2"/>
              </w:tcPr>
            </w:tcPrChange>
          </w:tcPr>
          <w:p w14:paraId="50ED4773" w14:textId="7C3E25E5" w:rsidR="00BF78B7" w:rsidRPr="00802990" w:rsidDel="00D71A41" w:rsidRDefault="00BF78B7" w:rsidP="00802990">
            <w:pPr>
              <w:pStyle w:val="ListParagraph"/>
              <w:spacing w:line="360" w:lineRule="auto"/>
              <w:ind w:left="0"/>
              <w:jc w:val="both"/>
              <w:rPr>
                <w:del w:id="3054" w:author="Chara Katiri" w:date="2015-04-12T17:50:00Z"/>
                <w:rFonts w:ascii="Times" w:hAnsi="Times" w:cs="Times New Roman"/>
                <w:sz w:val="22"/>
                <w:szCs w:val="22"/>
              </w:rPr>
              <w:pPrChange w:id="3055" w:author="Chara Katiri" w:date="2015-04-12T20:48:00Z">
                <w:pPr>
                  <w:pStyle w:val="ListParagraph"/>
                  <w:spacing w:line="360" w:lineRule="auto"/>
                  <w:ind w:left="0"/>
                  <w:jc w:val="both"/>
                </w:pPr>
              </w:pPrChange>
            </w:pPr>
            <w:del w:id="3056" w:author="Chara Katiri" w:date="2015-04-12T17:50:00Z">
              <w:r w:rsidRPr="00802990" w:rsidDel="00D71A41">
                <w:rPr>
                  <w:rFonts w:ascii="Times" w:hAnsi="Times" w:cs="Times New Roman"/>
                  <w:sz w:val="22"/>
                  <w:szCs w:val="22"/>
                </w:rPr>
                <w:delText>14</w:delText>
              </w:r>
            </w:del>
          </w:p>
        </w:tc>
        <w:tc>
          <w:tcPr>
            <w:tcW w:w="4254" w:type="dxa"/>
            <w:gridSpan w:val="5"/>
            <w:tcPrChange w:id="3057" w:author="Chara Katiri" w:date="2015-04-12T03:35:00Z">
              <w:tcPr>
                <w:tcW w:w="4254" w:type="dxa"/>
                <w:gridSpan w:val="5"/>
              </w:tcPr>
            </w:tcPrChange>
          </w:tcPr>
          <w:p w14:paraId="39DADDB2" w14:textId="073293B0" w:rsidR="00BF78B7" w:rsidRPr="00802990" w:rsidDel="00D71A41" w:rsidRDefault="00BF78B7" w:rsidP="00802990">
            <w:pPr>
              <w:pStyle w:val="ListParagraph"/>
              <w:spacing w:line="360" w:lineRule="auto"/>
              <w:ind w:left="0"/>
              <w:jc w:val="both"/>
              <w:rPr>
                <w:del w:id="3058" w:author="Chara Katiri" w:date="2015-04-12T17:50:00Z"/>
                <w:rFonts w:ascii="Times" w:hAnsi="Times" w:cs="Times New Roman"/>
                <w:sz w:val="22"/>
                <w:szCs w:val="22"/>
              </w:rPr>
              <w:pPrChange w:id="3059" w:author="Chara Katiri" w:date="2015-04-12T20:48:00Z">
                <w:pPr>
                  <w:pStyle w:val="ListParagraph"/>
                  <w:spacing w:line="360" w:lineRule="auto"/>
                  <w:ind w:left="0"/>
                  <w:jc w:val="both"/>
                </w:pPr>
              </w:pPrChange>
            </w:pPr>
            <w:del w:id="3060" w:author="Chara Katiri" w:date="2015-04-12T17:50:00Z">
              <w:r w:rsidRPr="00802990" w:rsidDel="00D71A41">
                <w:rPr>
                  <w:rFonts w:ascii="Times" w:hAnsi="Times" w:cs="Times New Roman"/>
                  <w:sz w:val="22"/>
                  <w:szCs w:val="22"/>
                </w:rPr>
                <w:delText xml:space="preserve">The system won’t offer in-poge zooming of product image. </w:delText>
              </w:r>
            </w:del>
          </w:p>
        </w:tc>
        <w:tc>
          <w:tcPr>
            <w:tcW w:w="1288" w:type="dxa"/>
            <w:tcPrChange w:id="3061" w:author="Chara Katiri" w:date="2015-04-12T03:35:00Z">
              <w:tcPr>
                <w:tcW w:w="1288" w:type="dxa"/>
              </w:tcPr>
            </w:tcPrChange>
          </w:tcPr>
          <w:p w14:paraId="1C77C41E" w14:textId="3A587E9C" w:rsidR="00BF78B7" w:rsidRPr="00802990" w:rsidDel="00D71A41" w:rsidRDefault="00BF78B7" w:rsidP="00802990">
            <w:pPr>
              <w:pStyle w:val="ListParagraph"/>
              <w:spacing w:line="360" w:lineRule="auto"/>
              <w:ind w:left="0"/>
              <w:jc w:val="both"/>
              <w:rPr>
                <w:del w:id="3062" w:author="Chara Katiri" w:date="2015-04-12T17:50:00Z"/>
                <w:rFonts w:ascii="Times" w:hAnsi="Times" w:cs="Times New Roman"/>
                <w:sz w:val="22"/>
                <w:szCs w:val="22"/>
              </w:rPr>
              <w:pPrChange w:id="3063" w:author="Chara Katiri" w:date="2015-04-12T20:48:00Z">
                <w:pPr>
                  <w:pStyle w:val="ListParagraph"/>
                  <w:spacing w:line="360" w:lineRule="auto"/>
                  <w:ind w:left="0"/>
                  <w:jc w:val="both"/>
                </w:pPr>
              </w:pPrChange>
            </w:pPr>
          </w:p>
        </w:tc>
        <w:tc>
          <w:tcPr>
            <w:tcW w:w="1242" w:type="dxa"/>
            <w:tcPrChange w:id="3064" w:author="Chara Katiri" w:date="2015-04-12T03:35:00Z">
              <w:tcPr>
                <w:tcW w:w="1242" w:type="dxa"/>
              </w:tcPr>
            </w:tcPrChange>
          </w:tcPr>
          <w:p w14:paraId="39AB6D32" w14:textId="6FFDFEEF" w:rsidR="00BF78B7" w:rsidRPr="00802990" w:rsidDel="00D71A41" w:rsidRDefault="00BF78B7" w:rsidP="00802990">
            <w:pPr>
              <w:pStyle w:val="ListParagraph"/>
              <w:spacing w:line="360" w:lineRule="auto"/>
              <w:ind w:left="0"/>
              <w:jc w:val="both"/>
              <w:rPr>
                <w:del w:id="3065" w:author="Chara Katiri" w:date="2015-04-12T17:50:00Z"/>
                <w:rFonts w:ascii="Times" w:hAnsi="Times" w:cs="Times New Roman"/>
                <w:sz w:val="22"/>
                <w:szCs w:val="22"/>
              </w:rPr>
              <w:pPrChange w:id="3066" w:author="Chara Katiri" w:date="2015-04-12T20:48:00Z">
                <w:pPr>
                  <w:pStyle w:val="ListParagraph"/>
                  <w:spacing w:line="360" w:lineRule="auto"/>
                  <w:ind w:left="0"/>
                  <w:jc w:val="both"/>
                </w:pPr>
              </w:pPrChange>
            </w:pPr>
          </w:p>
        </w:tc>
        <w:tc>
          <w:tcPr>
            <w:tcW w:w="1172" w:type="dxa"/>
            <w:tcPrChange w:id="3067" w:author="Chara Katiri" w:date="2015-04-12T03:35:00Z">
              <w:tcPr>
                <w:tcW w:w="1172" w:type="dxa"/>
              </w:tcPr>
            </w:tcPrChange>
          </w:tcPr>
          <w:p w14:paraId="6B4B00BB" w14:textId="2F99FB1A" w:rsidR="00BF78B7" w:rsidRPr="00802990" w:rsidDel="00D71A41" w:rsidRDefault="00BF78B7" w:rsidP="00802990">
            <w:pPr>
              <w:pStyle w:val="ListParagraph"/>
              <w:spacing w:line="360" w:lineRule="auto"/>
              <w:ind w:left="0"/>
              <w:jc w:val="both"/>
              <w:rPr>
                <w:del w:id="3068" w:author="Chara Katiri" w:date="2015-04-12T17:50:00Z"/>
                <w:rFonts w:ascii="Times" w:hAnsi="Times" w:cs="Times New Roman"/>
                <w:sz w:val="22"/>
                <w:szCs w:val="22"/>
              </w:rPr>
              <w:pPrChange w:id="3069" w:author="Chara Katiri" w:date="2015-04-12T20:48:00Z">
                <w:pPr>
                  <w:pStyle w:val="ListParagraph"/>
                  <w:spacing w:line="360" w:lineRule="auto"/>
                  <w:ind w:left="0"/>
                  <w:jc w:val="both"/>
                </w:pPr>
              </w:pPrChange>
            </w:pPr>
          </w:p>
        </w:tc>
        <w:tc>
          <w:tcPr>
            <w:tcW w:w="1172" w:type="dxa"/>
            <w:tcPrChange w:id="3070" w:author="Chara Katiri" w:date="2015-04-12T03:35:00Z">
              <w:tcPr>
                <w:tcW w:w="1172" w:type="dxa"/>
              </w:tcPr>
            </w:tcPrChange>
          </w:tcPr>
          <w:p w14:paraId="1DD43F9E" w14:textId="4142E1D9" w:rsidR="00BF78B7" w:rsidRPr="00802990" w:rsidDel="00D71A41" w:rsidRDefault="00BF78B7" w:rsidP="00802990">
            <w:pPr>
              <w:pStyle w:val="ListParagraph"/>
              <w:spacing w:line="360" w:lineRule="auto"/>
              <w:ind w:left="0"/>
              <w:jc w:val="both"/>
              <w:rPr>
                <w:del w:id="3071" w:author="Chara Katiri" w:date="2015-04-12T17:50:00Z"/>
                <w:rFonts w:ascii="Times" w:hAnsi="Times" w:cs="Times New Roman"/>
                <w:sz w:val="22"/>
                <w:szCs w:val="22"/>
              </w:rPr>
              <w:pPrChange w:id="3072" w:author="Chara Katiri" w:date="2015-04-12T20:48:00Z">
                <w:pPr>
                  <w:pStyle w:val="ListParagraph"/>
                  <w:spacing w:line="360" w:lineRule="auto"/>
                  <w:ind w:left="0"/>
                  <w:jc w:val="both"/>
                </w:pPr>
              </w:pPrChange>
            </w:pPr>
          </w:p>
        </w:tc>
        <w:tc>
          <w:tcPr>
            <w:tcW w:w="1172" w:type="dxa"/>
            <w:tcPrChange w:id="3073" w:author="Chara Katiri" w:date="2015-04-12T03:35:00Z">
              <w:tcPr>
                <w:tcW w:w="1172" w:type="dxa"/>
              </w:tcPr>
            </w:tcPrChange>
          </w:tcPr>
          <w:p w14:paraId="0088D6C8" w14:textId="3DDF0DA9" w:rsidR="00BF78B7" w:rsidRPr="00802990" w:rsidDel="00D71A41" w:rsidRDefault="00BF78B7" w:rsidP="00802990">
            <w:pPr>
              <w:pStyle w:val="ListParagraph"/>
              <w:spacing w:line="360" w:lineRule="auto"/>
              <w:ind w:left="0"/>
              <w:jc w:val="both"/>
              <w:rPr>
                <w:del w:id="3074" w:author="Chara Katiri" w:date="2015-04-12T17:50:00Z"/>
                <w:rFonts w:ascii="Times" w:hAnsi="Times" w:cs="Times New Roman"/>
                <w:sz w:val="22"/>
                <w:szCs w:val="22"/>
              </w:rPr>
              <w:pPrChange w:id="3075" w:author="Chara Katiri" w:date="2015-04-12T20:48:00Z">
                <w:pPr>
                  <w:pStyle w:val="ListParagraph"/>
                  <w:spacing w:line="360" w:lineRule="auto"/>
                  <w:ind w:left="0"/>
                  <w:jc w:val="both"/>
                </w:pPr>
              </w:pPrChange>
            </w:pPr>
            <w:del w:id="3076" w:author="Chara Katiri" w:date="2015-04-12T17:50:00Z">
              <w:r w:rsidRPr="00802990" w:rsidDel="00D71A41">
                <w:rPr>
                  <w:rFonts w:ascii="Times" w:hAnsi="Times" w:cs="Times New Roman"/>
                  <w:sz w:val="22"/>
                  <w:szCs w:val="22"/>
                </w:rPr>
                <w:delText>W</w:delText>
              </w:r>
            </w:del>
          </w:p>
        </w:tc>
      </w:tr>
      <w:tr w:rsidR="00BF78B7" w:rsidRPr="00802990" w:rsidDel="00D71A41" w14:paraId="702699F0" w14:textId="4AA8BB9B" w:rsidTr="00BF78B7">
        <w:trPr>
          <w:del w:id="3077" w:author="Chara Katiri" w:date="2015-04-12T17:50:00Z"/>
        </w:trPr>
        <w:tc>
          <w:tcPr>
            <w:tcW w:w="1172" w:type="dxa"/>
            <w:gridSpan w:val="2"/>
            <w:tcPrChange w:id="3078" w:author="Chara Katiri" w:date="2015-04-12T03:35:00Z">
              <w:tcPr>
                <w:tcW w:w="1172" w:type="dxa"/>
                <w:gridSpan w:val="2"/>
              </w:tcPr>
            </w:tcPrChange>
          </w:tcPr>
          <w:p w14:paraId="6BC1BDED" w14:textId="1553E95F" w:rsidR="00BF78B7" w:rsidRPr="00802990" w:rsidDel="00D71A41" w:rsidRDefault="00BF78B7" w:rsidP="00802990">
            <w:pPr>
              <w:pStyle w:val="ListParagraph"/>
              <w:spacing w:line="360" w:lineRule="auto"/>
              <w:ind w:left="0"/>
              <w:jc w:val="both"/>
              <w:rPr>
                <w:del w:id="3079" w:author="Chara Katiri" w:date="2015-04-12T17:50:00Z"/>
                <w:rFonts w:ascii="Times" w:hAnsi="Times" w:cs="Times New Roman"/>
                <w:sz w:val="22"/>
                <w:szCs w:val="22"/>
              </w:rPr>
              <w:pPrChange w:id="3080" w:author="Chara Katiri" w:date="2015-04-12T20:48:00Z">
                <w:pPr>
                  <w:pStyle w:val="ListParagraph"/>
                  <w:spacing w:line="360" w:lineRule="auto"/>
                  <w:ind w:left="0"/>
                  <w:jc w:val="both"/>
                </w:pPr>
              </w:pPrChange>
            </w:pPr>
            <w:del w:id="3081" w:author="Chara Katiri" w:date="2015-04-12T17:50:00Z">
              <w:r w:rsidRPr="00802990" w:rsidDel="00D71A41">
                <w:rPr>
                  <w:rFonts w:ascii="Times" w:hAnsi="Times" w:cs="Times New Roman"/>
                  <w:sz w:val="22"/>
                  <w:szCs w:val="22"/>
                </w:rPr>
                <w:delText>15</w:delText>
              </w:r>
            </w:del>
          </w:p>
        </w:tc>
        <w:tc>
          <w:tcPr>
            <w:tcW w:w="4254" w:type="dxa"/>
            <w:gridSpan w:val="5"/>
            <w:tcPrChange w:id="3082" w:author="Chara Katiri" w:date="2015-04-12T03:35:00Z">
              <w:tcPr>
                <w:tcW w:w="4254" w:type="dxa"/>
                <w:gridSpan w:val="5"/>
              </w:tcPr>
            </w:tcPrChange>
          </w:tcPr>
          <w:p w14:paraId="02A01D28" w14:textId="4F2C900B" w:rsidR="00BF78B7" w:rsidRPr="00802990" w:rsidDel="00D71A41" w:rsidRDefault="00BF78B7" w:rsidP="00802990">
            <w:pPr>
              <w:pStyle w:val="ListParagraph"/>
              <w:spacing w:line="360" w:lineRule="auto"/>
              <w:ind w:left="0"/>
              <w:jc w:val="both"/>
              <w:rPr>
                <w:del w:id="3083" w:author="Chara Katiri" w:date="2015-04-12T17:50:00Z"/>
                <w:rFonts w:ascii="Times" w:hAnsi="Times" w:cs="Times New Roman"/>
                <w:sz w:val="22"/>
                <w:szCs w:val="22"/>
              </w:rPr>
              <w:pPrChange w:id="3084" w:author="Chara Katiri" w:date="2015-04-12T20:48:00Z">
                <w:pPr>
                  <w:pStyle w:val="ListParagraph"/>
                  <w:spacing w:line="360" w:lineRule="auto"/>
                  <w:ind w:left="0"/>
                  <w:jc w:val="both"/>
                </w:pPr>
              </w:pPrChange>
            </w:pPr>
            <w:del w:id="3085" w:author="Chara Katiri" w:date="2015-04-12T17:50:00Z">
              <w:r w:rsidRPr="00802990" w:rsidDel="00D71A41">
                <w:rPr>
                  <w:rFonts w:ascii="Times" w:hAnsi="Times" w:cs="Times New Roman"/>
                  <w:sz w:val="22"/>
                  <w:szCs w:val="22"/>
                </w:rPr>
                <w:delText xml:space="preserve">The system won’t offer integration of cart and payment gateway. *PayPal services are not required because students live on campus and they’ll meet for the delivery and payment of second hand books. </w:delText>
              </w:r>
            </w:del>
          </w:p>
        </w:tc>
        <w:tc>
          <w:tcPr>
            <w:tcW w:w="1288" w:type="dxa"/>
            <w:tcPrChange w:id="3086" w:author="Chara Katiri" w:date="2015-04-12T03:35:00Z">
              <w:tcPr>
                <w:tcW w:w="1288" w:type="dxa"/>
              </w:tcPr>
            </w:tcPrChange>
          </w:tcPr>
          <w:p w14:paraId="538B408D" w14:textId="7B9EC81D" w:rsidR="00BF78B7" w:rsidRPr="00802990" w:rsidDel="00D71A41" w:rsidRDefault="00BF78B7" w:rsidP="00802990">
            <w:pPr>
              <w:pStyle w:val="ListParagraph"/>
              <w:spacing w:line="360" w:lineRule="auto"/>
              <w:ind w:left="0"/>
              <w:jc w:val="both"/>
              <w:rPr>
                <w:del w:id="3087" w:author="Chara Katiri" w:date="2015-04-12T17:50:00Z"/>
                <w:rFonts w:ascii="Times" w:hAnsi="Times" w:cs="Times New Roman"/>
                <w:sz w:val="22"/>
                <w:szCs w:val="22"/>
              </w:rPr>
              <w:pPrChange w:id="3088" w:author="Chara Katiri" w:date="2015-04-12T20:48:00Z">
                <w:pPr>
                  <w:pStyle w:val="ListParagraph"/>
                  <w:spacing w:line="360" w:lineRule="auto"/>
                  <w:ind w:left="0"/>
                  <w:jc w:val="both"/>
                </w:pPr>
              </w:pPrChange>
            </w:pPr>
            <w:del w:id="3089" w:author="Chara Katiri" w:date="2015-04-12T17:50:00Z">
              <w:r w:rsidRPr="00802990" w:rsidDel="00D71A41">
                <w:rPr>
                  <w:rFonts w:ascii="Times" w:hAnsi="Times" w:cs="Times New Roman"/>
                  <w:sz w:val="22"/>
                  <w:szCs w:val="22"/>
                </w:rPr>
                <w:delText>Functional</w:delText>
              </w:r>
            </w:del>
          </w:p>
        </w:tc>
        <w:tc>
          <w:tcPr>
            <w:tcW w:w="1242" w:type="dxa"/>
            <w:tcPrChange w:id="3090" w:author="Chara Katiri" w:date="2015-04-12T03:35:00Z">
              <w:tcPr>
                <w:tcW w:w="1242" w:type="dxa"/>
              </w:tcPr>
            </w:tcPrChange>
          </w:tcPr>
          <w:p w14:paraId="203843D5" w14:textId="157003BD" w:rsidR="00BF78B7" w:rsidRPr="00802990" w:rsidDel="00D71A41" w:rsidRDefault="00BF78B7" w:rsidP="00802990">
            <w:pPr>
              <w:pStyle w:val="ListParagraph"/>
              <w:spacing w:line="360" w:lineRule="auto"/>
              <w:ind w:left="0"/>
              <w:jc w:val="both"/>
              <w:rPr>
                <w:del w:id="3091" w:author="Chara Katiri" w:date="2015-04-12T17:50:00Z"/>
                <w:rFonts w:ascii="Times" w:hAnsi="Times" w:cs="Times New Roman"/>
                <w:sz w:val="22"/>
                <w:szCs w:val="22"/>
              </w:rPr>
              <w:pPrChange w:id="3092" w:author="Chara Katiri" w:date="2015-04-12T20:48:00Z">
                <w:pPr>
                  <w:pStyle w:val="ListParagraph"/>
                  <w:spacing w:line="360" w:lineRule="auto"/>
                  <w:ind w:left="0"/>
                  <w:jc w:val="both"/>
                </w:pPr>
              </w:pPrChange>
            </w:pPr>
          </w:p>
        </w:tc>
        <w:tc>
          <w:tcPr>
            <w:tcW w:w="1172" w:type="dxa"/>
            <w:tcPrChange w:id="3093" w:author="Chara Katiri" w:date="2015-04-12T03:35:00Z">
              <w:tcPr>
                <w:tcW w:w="1172" w:type="dxa"/>
              </w:tcPr>
            </w:tcPrChange>
          </w:tcPr>
          <w:p w14:paraId="2ACEF4E9" w14:textId="545715C4" w:rsidR="00BF78B7" w:rsidRPr="00802990" w:rsidDel="00D71A41" w:rsidRDefault="00BF78B7" w:rsidP="00802990">
            <w:pPr>
              <w:pStyle w:val="ListParagraph"/>
              <w:spacing w:line="360" w:lineRule="auto"/>
              <w:ind w:left="0"/>
              <w:jc w:val="both"/>
              <w:rPr>
                <w:del w:id="3094" w:author="Chara Katiri" w:date="2015-04-12T17:50:00Z"/>
                <w:rFonts w:ascii="Times" w:hAnsi="Times" w:cs="Times New Roman"/>
                <w:sz w:val="22"/>
                <w:szCs w:val="22"/>
              </w:rPr>
              <w:pPrChange w:id="3095" w:author="Chara Katiri" w:date="2015-04-12T20:48:00Z">
                <w:pPr>
                  <w:pStyle w:val="ListParagraph"/>
                  <w:spacing w:line="360" w:lineRule="auto"/>
                  <w:ind w:left="0"/>
                  <w:jc w:val="both"/>
                </w:pPr>
              </w:pPrChange>
            </w:pPr>
          </w:p>
        </w:tc>
        <w:tc>
          <w:tcPr>
            <w:tcW w:w="1172" w:type="dxa"/>
            <w:tcPrChange w:id="3096" w:author="Chara Katiri" w:date="2015-04-12T03:35:00Z">
              <w:tcPr>
                <w:tcW w:w="1172" w:type="dxa"/>
              </w:tcPr>
            </w:tcPrChange>
          </w:tcPr>
          <w:p w14:paraId="0034B2DE" w14:textId="2BEAD94B" w:rsidR="00BF78B7" w:rsidRPr="00802990" w:rsidDel="00D71A41" w:rsidRDefault="00BF78B7" w:rsidP="00802990">
            <w:pPr>
              <w:pStyle w:val="ListParagraph"/>
              <w:spacing w:line="360" w:lineRule="auto"/>
              <w:ind w:left="0"/>
              <w:jc w:val="both"/>
              <w:rPr>
                <w:del w:id="3097" w:author="Chara Katiri" w:date="2015-04-12T17:50:00Z"/>
                <w:rFonts w:ascii="Times" w:hAnsi="Times" w:cs="Times New Roman"/>
                <w:sz w:val="22"/>
                <w:szCs w:val="22"/>
              </w:rPr>
              <w:pPrChange w:id="3098" w:author="Chara Katiri" w:date="2015-04-12T20:48:00Z">
                <w:pPr>
                  <w:pStyle w:val="ListParagraph"/>
                  <w:spacing w:line="360" w:lineRule="auto"/>
                  <w:ind w:left="0"/>
                  <w:jc w:val="both"/>
                </w:pPr>
              </w:pPrChange>
            </w:pPr>
          </w:p>
        </w:tc>
        <w:tc>
          <w:tcPr>
            <w:tcW w:w="1172" w:type="dxa"/>
            <w:tcPrChange w:id="3099" w:author="Chara Katiri" w:date="2015-04-12T03:35:00Z">
              <w:tcPr>
                <w:tcW w:w="1172" w:type="dxa"/>
              </w:tcPr>
            </w:tcPrChange>
          </w:tcPr>
          <w:p w14:paraId="298F0E5C" w14:textId="6B9EEAF5" w:rsidR="00BF78B7" w:rsidRPr="00802990" w:rsidDel="00D71A41" w:rsidRDefault="00BF78B7" w:rsidP="00802990">
            <w:pPr>
              <w:pStyle w:val="ListParagraph"/>
              <w:spacing w:line="360" w:lineRule="auto"/>
              <w:ind w:left="0"/>
              <w:jc w:val="both"/>
              <w:rPr>
                <w:del w:id="3100" w:author="Chara Katiri" w:date="2015-04-12T17:50:00Z"/>
                <w:rFonts w:ascii="Times" w:hAnsi="Times" w:cs="Times New Roman"/>
                <w:sz w:val="22"/>
                <w:szCs w:val="22"/>
              </w:rPr>
              <w:pPrChange w:id="3101" w:author="Chara Katiri" w:date="2015-04-12T20:48:00Z">
                <w:pPr>
                  <w:pStyle w:val="ListParagraph"/>
                  <w:spacing w:line="360" w:lineRule="auto"/>
                  <w:ind w:left="0"/>
                  <w:jc w:val="both"/>
                </w:pPr>
              </w:pPrChange>
            </w:pPr>
            <w:del w:id="3102" w:author="Chara Katiri" w:date="2015-04-12T17:50:00Z">
              <w:r w:rsidRPr="00802990" w:rsidDel="00D71A41">
                <w:rPr>
                  <w:rFonts w:ascii="Times" w:hAnsi="Times" w:cs="Times New Roman"/>
                  <w:sz w:val="22"/>
                  <w:szCs w:val="22"/>
                </w:rPr>
                <w:delText>W</w:delText>
              </w:r>
            </w:del>
          </w:p>
        </w:tc>
      </w:tr>
      <w:tr w:rsidR="00BF78B7" w:rsidRPr="00802990" w:rsidDel="00D71A41" w14:paraId="1E9BA302" w14:textId="08637D40" w:rsidTr="00BF78B7">
        <w:trPr>
          <w:del w:id="3103" w:author="Chara Katiri" w:date="2015-04-12T17:50:00Z"/>
        </w:trPr>
        <w:tc>
          <w:tcPr>
            <w:tcW w:w="1172" w:type="dxa"/>
            <w:gridSpan w:val="2"/>
            <w:tcPrChange w:id="3104" w:author="Chara Katiri" w:date="2015-04-12T03:35:00Z">
              <w:tcPr>
                <w:tcW w:w="1172" w:type="dxa"/>
                <w:gridSpan w:val="2"/>
              </w:tcPr>
            </w:tcPrChange>
          </w:tcPr>
          <w:p w14:paraId="13EC8713" w14:textId="4631F3DD" w:rsidR="00BF78B7" w:rsidRPr="00802990" w:rsidDel="00D71A41" w:rsidRDefault="00BF78B7" w:rsidP="00802990">
            <w:pPr>
              <w:pStyle w:val="ListParagraph"/>
              <w:spacing w:line="360" w:lineRule="auto"/>
              <w:ind w:left="0"/>
              <w:jc w:val="both"/>
              <w:rPr>
                <w:del w:id="3105" w:author="Chara Katiri" w:date="2015-04-12T17:50:00Z"/>
                <w:rFonts w:ascii="Times" w:hAnsi="Times" w:cs="Times New Roman"/>
                <w:sz w:val="22"/>
                <w:szCs w:val="22"/>
              </w:rPr>
              <w:pPrChange w:id="3106" w:author="Chara Katiri" w:date="2015-04-12T20:48:00Z">
                <w:pPr>
                  <w:pStyle w:val="ListParagraph"/>
                  <w:spacing w:line="360" w:lineRule="auto"/>
                  <w:ind w:left="0"/>
                  <w:jc w:val="both"/>
                </w:pPr>
              </w:pPrChange>
            </w:pPr>
            <w:del w:id="3107" w:author="Chara Katiri" w:date="2015-04-12T17:50:00Z">
              <w:r w:rsidRPr="00802990" w:rsidDel="00D71A41">
                <w:rPr>
                  <w:rFonts w:ascii="Times" w:hAnsi="Times" w:cs="Times New Roman"/>
                  <w:sz w:val="22"/>
                  <w:szCs w:val="22"/>
                </w:rPr>
                <w:delText>16</w:delText>
              </w:r>
            </w:del>
          </w:p>
        </w:tc>
        <w:tc>
          <w:tcPr>
            <w:tcW w:w="4254" w:type="dxa"/>
            <w:gridSpan w:val="5"/>
            <w:tcPrChange w:id="3108" w:author="Chara Katiri" w:date="2015-04-12T03:35:00Z">
              <w:tcPr>
                <w:tcW w:w="4254" w:type="dxa"/>
                <w:gridSpan w:val="5"/>
              </w:tcPr>
            </w:tcPrChange>
          </w:tcPr>
          <w:p w14:paraId="7406932E" w14:textId="16A9B204" w:rsidR="00BF78B7" w:rsidRPr="00802990" w:rsidDel="00D71A41" w:rsidRDefault="00BF78B7" w:rsidP="00802990">
            <w:pPr>
              <w:pStyle w:val="ListParagraph"/>
              <w:spacing w:line="360" w:lineRule="auto"/>
              <w:ind w:left="0"/>
              <w:jc w:val="both"/>
              <w:rPr>
                <w:del w:id="3109" w:author="Chara Katiri" w:date="2015-04-12T17:50:00Z"/>
                <w:rFonts w:ascii="Times" w:hAnsi="Times" w:cs="Times New Roman"/>
                <w:sz w:val="22"/>
                <w:szCs w:val="22"/>
              </w:rPr>
              <w:pPrChange w:id="3110" w:author="Chara Katiri" w:date="2015-04-12T20:48:00Z">
                <w:pPr>
                  <w:pStyle w:val="ListParagraph"/>
                  <w:spacing w:line="360" w:lineRule="auto"/>
                  <w:ind w:left="0"/>
                  <w:jc w:val="both"/>
                </w:pPr>
              </w:pPrChange>
            </w:pPr>
            <w:del w:id="3111" w:author="Chara Katiri" w:date="2015-04-12T17:50:00Z">
              <w:r w:rsidRPr="00802990" w:rsidDel="00D71A41">
                <w:rPr>
                  <w:rFonts w:ascii="Times" w:hAnsi="Times" w:cs="Times New Roman"/>
                  <w:sz w:val="22"/>
                  <w:szCs w:val="22"/>
                </w:rPr>
                <w:delText xml:space="preserve">The system won’t provide information about product delivery cost, or keep track of any product dispatch information.  </w:delText>
              </w:r>
            </w:del>
          </w:p>
        </w:tc>
        <w:tc>
          <w:tcPr>
            <w:tcW w:w="1288" w:type="dxa"/>
            <w:tcPrChange w:id="3112" w:author="Chara Katiri" w:date="2015-04-12T03:35:00Z">
              <w:tcPr>
                <w:tcW w:w="1288" w:type="dxa"/>
              </w:tcPr>
            </w:tcPrChange>
          </w:tcPr>
          <w:p w14:paraId="3B493D27" w14:textId="071F11FB" w:rsidR="00BF78B7" w:rsidRPr="00802990" w:rsidDel="00D71A41" w:rsidRDefault="00BF78B7" w:rsidP="00802990">
            <w:pPr>
              <w:pStyle w:val="ListParagraph"/>
              <w:spacing w:line="360" w:lineRule="auto"/>
              <w:ind w:left="0"/>
              <w:jc w:val="both"/>
              <w:rPr>
                <w:del w:id="3113" w:author="Chara Katiri" w:date="2015-04-12T17:50:00Z"/>
                <w:rFonts w:ascii="Times" w:hAnsi="Times" w:cs="Times New Roman"/>
                <w:sz w:val="22"/>
                <w:szCs w:val="22"/>
              </w:rPr>
              <w:pPrChange w:id="3114" w:author="Chara Katiri" w:date="2015-04-12T20:48:00Z">
                <w:pPr>
                  <w:pStyle w:val="ListParagraph"/>
                  <w:spacing w:line="360" w:lineRule="auto"/>
                  <w:ind w:left="0"/>
                  <w:jc w:val="both"/>
                </w:pPr>
              </w:pPrChange>
            </w:pPr>
            <w:del w:id="3115" w:author="Chara Katiri" w:date="2015-04-12T17:50:00Z">
              <w:r w:rsidRPr="00802990" w:rsidDel="00D71A41">
                <w:rPr>
                  <w:rFonts w:ascii="Times" w:hAnsi="Times" w:cs="Times New Roman"/>
                  <w:sz w:val="22"/>
                  <w:szCs w:val="22"/>
                </w:rPr>
                <w:delText>Functional</w:delText>
              </w:r>
            </w:del>
          </w:p>
        </w:tc>
        <w:tc>
          <w:tcPr>
            <w:tcW w:w="1242" w:type="dxa"/>
            <w:tcPrChange w:id="3116" w:author="Chara Katiri" w:date="2015-04-12T03:35:00Z">
              <w:tcPr>
                <w:tcW w:w="1242" w:type="dxa"/>
              </w:tcPr>
            </w:tcPrChange>
          </w:tcPr>
          <w:p w14:paraId="03BBDB50" w14:textId="4E018B72" w:rsidR="00BF78B7" w:rsidRPr="00802990" w:rsidDel="00D71A41" w:rsidRDefault="00BF78B7" w:rsidP="00802990">
            <w:pPr>
              <w:pStyle w:val="ListParagraph"/>
              <w:spacing w:line="360" w:lineRule="auto"/>
              <w:ind w:left="0"/>
              <w:jc w:val="both"/>
              <w:rPr>
                <w:del w:id="3117" w:author="Chara Katiri" w:date="2015-04-12T17:50:00Z"/>
                <w:rFonts w:ascii="Times" w:hAnsi="Times" w:cs="Times New Roman"/>
                <w:sz w:val="22"/>
                <w:szCs w:val="22"/>
              </w:rPr>
              <w:pPrChange w:id="3118" w:author="Chara Katiri" w:date="2015-04-12T20:48:00Z">
                <w:pPr>
                  <w:pStyle w:val="ListParagraph"/>
                  <w:spacing w:line="360" w:lineRule="auto"/>
                  <w:ind w:left="0"/>
                  <w:jc w:val="both"/>
                </w:pPr>
              </w:pPrChange>
            </w:pPr>
          </w:p>
        </w:tc>
        <w:tc>
          <w:tcPr>
            <w:tcW w:w="1172" w:type="dxa"/>
            <w:tcPrChange w:id="3119" w:author="Chara Katiri" w:date="2015-04-12T03:35:00Z">
              <w:tcPr>
                <w:tcW w:w="1172" w:type="dxa"/>
              </w:tcPr>
            </w:tcPrChange>
          </w:tcPr>
          <w:p w14:paraId="04D452FE" w14:textId="7F791772" w:rsidR="00BF78B7" w:rsidRPr="00802990" w:rsidDel="00D71A41" w:rsidRDefault="00BF78B7" w:rsidP="00802990">
            <w:pPr>
              <w:pStyle w:val="ListParagraph"/>
              <w:spacing w:line="360" w:lineRule="auto"/>
              <w:ind w:left="0"/>
              <w:jc w:val="both"/>
              <w:rPr>
                <w:del w:id="3120" w:author="Chara Katiri" w:date="2015-04-12T17:50:00Z"/>
                <w:rFonts w:ascii="Times" w:hAnsi="Times" w:cs="Times New Roman"/>
                <w:sz w:val="22"/>
                <w:szCs w:val="22"/>
              </w:rPr>
              <w:pPrChange w:id="3121" w:author="Chara Katiri" w:date="2015-04-12T20:48:00Z">
                <w:pPr>
                  <w:pStyle w:val="ListParagraph"/>
                  <w:spacing w:line="360" w:lineRule="auto"/>
                  <w:ind w:left="0"/>
                  <w:jc w:val="both"/>
                </w:pPr>
              </w:pPrChange>
            </w:pPr>
          </w:p>
        </w:tc>
        <w:tc>
          <w:tcPr>
            <w:tcW w:w="1172" w:type="dxa"/>
            <w:tcPrChange w:id="3122" w:author="Chara Katiri" w:date="2015-04-12T03:35:00Z">
              <w:tcPr>
                <w:tcW w:w="1172" w:type="dxa"/>
              </w:tcPr>
            </w:tcPrChange>
          </w:tcPr>
          <w:p w14:paraId="29285C4A" w14:textId="63855D35" w:rsidR="00BF78B7" w:rsidRPr="00802990" w:rsidDel="00D71A41" w:rsidRDefault="00BF78B7" w:rsidP="00802990">
            <w:pPr>
              <w:pStyle w:val="ListParagraph"/>
              <w:spacing w:line="360" w:lineRule="auto"/>
              <w:ind w:left="0"/>
              <w:jc w:val="both"/>
              <w:rPr>
                <w:del w:id="3123" w:author="Chara Katiri" w:date="2015-04-12T17:50:00Z"/>
                <w:rFonts w:ascii="Times" w:hAnsi="Times" w:cs="Times New Roman"/>
                <w:sz w:val="22"/>
                <w:szCs w:val="22"/>
              </w:rPr>
              <w:pPrChange w:id="3124" w:author="Chara Katiri" w:date="2015-04-12T20:48:00Z">
                <w:pPr>
                  <w:pStyle w:val="ListParagraph"/>
                  <w:spacing w:line="360" w:lineRule="auto"/>
                  <w:ind w:left="0"/>
                  <w:jc w:val="both"/>
                </w:pPr>
              </w:pPrChange>
            </w:pPr>
          </w:p>
        </w:tc>
        <w:tc>
          <w:tcPr>
            <w:tcW w:w="1172" w:type="dxa"/>
            <w:tcPrChange w:id="3125" w:author="Chara Katiri" w:date="2015-04-12T03:35:00Z">
              <w:tcPr>
                <w:tcW w:w="1172" w:type="dxa"/>
              </w:tcPr>
            </w:tcPrChange>
          </w:tcPr>
          <w:p w14:paraId="58D92CE1" w14:textId="0E55B092" w:rsidR="00BF78B7" w:rsidRPr="00802990" w:rsidDel="00D71A41" w:rsidRDefault="00BF78B7" w:rsidP="00802990">
            <w:pPr>
              <w:pStyle w:val="ListParagraph"/>
              <w:spacing w:line="360" w:lineRule="auto"/>
              <w:ind w:left="0"/>
              <w:jc w:val="both"/>
              <w:rPr>
                <w:del w:id="3126" w:author="Chara Katiri" w:date="2015-04-12T17:50:00Z"/>
                <w:rFonts w:ascii="Times" w:hAnsi="Times" w:cs="Times New Roman"/>
                <w:sz w:val="22"/>
                <w:szCs w:val="22"/>
              </w:rPr>
              <w:pPrChange w:id="3127" w:author="Chara Katiri" w:date="2015-04-12T20:48:00Z">
                <w:pPr>
                  <w:pStyle w:val="ListParagraph"/>
                  <w:spacing w:line="360" w:lineRule="auto"/>
                  <w:ind w:left="0"/>
                  <w:jc w:val="both"/>
                </w:pPr>
              </w:pPrChange>
            </w:pPr>
            <w:del w:id="3128" w:author="Chara Katiri" w:date="2015-04-12T17:50:00Z">
              <w:r w:rsidRPr="00802990" w:rsidDel="00D71A41">
                <w:rPr>
                  <w:rFonts w:ascii="Times" w:hAnsi="Times" w:cs="Times New Roman"/>
                  <w:sz w:val="22"/>
                  <w:szCs w:val="22"/>
                </w:rPr>
                <w:delText>W</w:delText>
              </w:r>
            </w:del>
          </w:p>
        </w:tc>
      </w:tr>
      <w:tr w:rsidR="00BF78B7" w:rsidRPr="00802990" w:rsidDel="00D71A41" w14:paraId="67AB9BCD" w14:textId="3FC7EF04" w:rsidTr="00BF78B7">
        <w:trPr>
          <w:del w:id="3129" w:author="Chara Katiri" w:date="2015-04-12T17:50:00Z"/>
        </w:trPr>
        <w:tc>
          <w:tcPr>
            <w:tcW w:w="1172" w:type="dxa"/>
            <w:gridSpan w:val="2"/>
            <w:tcPrChange w:id="3130" w:author="Chara Katiri" w:date="2015-04-12T03:35:00Z">
              <w:tcPr>
                <w:tcW w:w="1172" w:type="dxa"/>
                <w:gridSpan w:val="2"/>
              </w:tcPr>
            </w:tcPrChange>
          </w:tcPr>
          <w:p w14:paraId="53C95373" w14:textId="6BC8BA2B" w:rsidR="00BF78B7" w:rsidRPr="00802990" w:rsidDel="00D71A41" w:rsidRDefault="00BF78B7" w:rsidP="00802990">
            <w:pPr>
              <w:pStyle w:val="ListParagraph"/>
              <w:spacing w:line="360" w:lineRule="auto"/>
              <w:ind w:left="0"/>
              <w:jc w:val="both"/>
              <w:rPr>
                <w:del w:id="3131" w:author="Chara Katiri" w:date="2015-04-12T17:50:00Z"/>
                <w:rFonts w:ascii="Times" w:hAnsi="Times" w:cs="Times New Roman"/>
                <w:sz w:val="22"/>
                <w:szCs w:val="22"/>
              </w:rPr>
              <w:pPrChange w:id="3132" w:author="Chara Katiri" w:date="2015-04-12T20:48:00Z">
                <w:pPr>
                  <w:pStyle w:val="ListParagraph"/>
                  <w:spacing w:line="360" w:lineRule="auto"/>
                  <w:ind w:left="0"/>
                  <w:jc w:val="both"/>
                </w:pPr>
              </w:pPrChange>
            </w:pPr>
            <w:del w:id="3133" w:author="Chara Katiri" w:date="2015-04-12T17:50:00Z">
              <w:r w:rsidRPr="00802990" w:rsidDel="00D71A41">
                <w:rPr>
                  <w:rFonts w:ascii="Times" w:hAnsi="Times" w:cs="Times New Roman"/>
                  <w:sz w:val="22"/>
                  <w:szCs w:val="22"/>
                </w:rPr>
                <w:delText>17</w:delText>
              </w:r>
            </w:del>
          </w:p>
        </w:tc>
        <w:tc>
          <w:tcPr>
            <w:tcW w:w="4254" w:type="dxa"/>
            <w:gridSpan w:val="5"/>
            <w:tcPrChange w:id="3134" w:author="Chara Katiri" w:date="2015-04-12T03:35:00Z">
              <w:tcPr>
                <w:tcW w:w="4254" w:type="dxa"/>
                <w:gridSpan w:val="5"/>
              </w:tcPr>
            </w:tcPrChange>
          </w:tcPr>
          <w:p w14:paraId="6D9346CE" w14:textId="0E9AED20" w:rsidR="00BF78B7" w:rsidRPr="00802990" w:rsidDel="00D71A41" w:rsidRDefault="00BF78B7" w:rsidP="00802990">
            <w:pPr>
              <w:pStyle w:val="ListParagraph"/>
              <w:spacing w:line="360" w:lineRule="auto"/>
              <w:ind w:left="0"/>
              <w:jc w:val="both"/>
              <w:rPr>
                <w:del w:id="3135" w:author="Chara Katiri" w:date="2015-04-12T17:50:00Z"/>
                <w:rFonts w:ascii="Times" w:hAnsi="Times" w:cs="Times New Roman"/>
                <w:sz w:val="22"/>
                <w:szCs w:val="22"/>
              </w:rPr>
              <w:pPrChange w:id="3136" w:author="Chara Katiri" w:date="2015-04-12T20:48:00Z">
                <w:pPr>
                  <w:pStyle w:val="ListParagraph"/>
                  <w:spacing w:line="360" w:lineRule="auto"/>
                  <w:ind w:left="0"/>
                  <w:jc w:val="both"/>
                </w:pPr>
              </w:pPrChange>
            </w:pPr>
            <w:del w:id="3137" w:author="Chara Katiri" w:date="2015-04-12T17:50:00Z">
              <w:r w:rsidRPr="00802990" w:rsidDel="00D71A41">
                <w:rPr>
                  <w:rFonts w:ascii="Times" w:hAnsi="Times" w:cs="Times New Roman"/>
                  <w:sz w:val="22"/>
                  <w:szCs w:val="22"/>
                </w:rPr>
                <w:delText xml:space="preserve">The system won’t provide refund functionalities. </w:delText>
              </w:r>
            </w:del>
          </w:p>
        </w:tc>
        <w:tc>
          <w:tcPr>
            <w:tcW w:w="1288" w:type="dxa"/>
            <w:tcPrChange w:id="3138" w:author="Chara Katiri" w:date="2015-04-12T03:35:00Z">
              <w:tcPr>
                <w:tcW w:w="1288" w:type="dxa"/>
              </w:tcPr>
            </w:tcPrChange>
          </w:tcPr>
          <w:p w14:paraId="4610397B" w14:textId="68878E82" w:rsidR="00BF78B7" w:rsidRPr="00802990" w:rsidDel="00D71A41" w:rsidRDefault="00BF78B7" w:rsidP="00802990">
            <w:pPr>
              <w:pStyle w:val="ListParagraph"/>
              <w:spacing w:line="360" w:lineRule="auto"/>
              <w:ind w:left="0"/>
              <w:jc w:val="both"/>
              <w:rPr>
                <w:del w:id="3139" w:author="Chara Katiri" w:date="2015-04-12T17:50:00Z"/>
                <w:rFonts w:ascii="Times" w:hAnsi="Times" w:cs="Times New Roman"/>
                <w:sz w:val="22"/>
                <w:szCs w:val="22"/>
              </w:rPr>
              <w:pPrChange w:id="3140" w:author="Chara Katiri" w:date="2015-04-12T20:48:00Z">
                <w:pPr>
                  <w:pStyle w:val="ListParagraph"/>
                  <w:spacing w:line="360" w:lineRule="auto"/>
                  <w:ind w:left="0"/>
                  <w:jc w:val="both"/>
                </w:pPr>
              </w:pPrChange>
            </w:pPr>
            <w:del w:id="3141" w:author="Chara Katiri" w:date="2015-04-12T17:50:00Z">
              <w:r w:rsidRPr="00802990" w:rsidDel="00D71A41">
                <w:rPr>
                  <w:rFonts w:ascii="Times" w:hAnsi="Times" w:cs="Times New Roman"/>
                  <w:sz w:val="22"/>
                  <w:szCs w:val="22"/>
                </w:rPr>
                <w:delText>Functional</w:delText>
              </w:r>
            </w:del>
          </w:p>
        </w:tc>
        <w:tc>
          <w:tcPr>
            <w:tcW w:w="1242" w:type="dxa"/>
            <w:tcPrChange w:id="3142" w:author="Chara Katiri" w:date="2015-04-12T03:35:00Z">
              <w:tcPr>
                <w:tcW w:w="1242" w:type="dxa"/>
              </w:tcPr>
            </w:tcPrChange>
          </w:tcPr>
          <w:p w14:paraId="777A0C35" w14:textId="3372FFAC" w:rsidR="00BF78B7" w:rsidRPr="00802990" w:rsidDel="00D71A41" w:rsidRDefault="00BF78B7" w:rsidP="00802990">
            <w:pPr>
              <w:pStyle w:val="ListParagraph"/>
              <w:spacing w:line="360" w:lineRule="auto"/>
              <w:ind w:left="0"/>
              <w:jc w:val="both"/>
              <w:rPr>
                <w:del w:id="3143" w:author="Chara Katiri" w:date="2015-04-12T17:50:00Z"/>
                <w:rFonts w:ascii="Times" w:hAnsi="Times" w:cs="Times New Roman"/>
                <w:sz w:val="22"/>
                <w:szCs w:val="22"/>
              </w:rPr>
              <w:pPrChange w:id="3144" w:author="Chara Katiri" w:date="2015-04-12T20:48:00Z">
                <w:pPr>
                  <w:pStyle w:val="ListParagraph"/>
                  <w:spacing w:line="360" w:lineRule="auto"/>
                  <w:ind w:left="0"/>
                  <w:jc w:val="both"/>
                </w:pPr>
              </w:pPrChange>
            </w:pPr>
          </w:p>
        </w:tc>
        <w:tc>
          <w:tcPr>
            <w:tcW w:w="1172" w:type="dxa"/>
            <w:tcPrChange w:id="3145" w:author="Chara Katiri" w:date="2015-04-12T03:35:00Z">
              <w:tcPr>
                <w:tcW w:w="1172" w:type="dxa"/>
              </w:tcPr>
            </w:tcPrChange>
          </w:tcPr>
          <w:p w14:paraId="3C1BCF55" w14:textId="3EED6A27" w:rsidR="00BF78B7" w:rsidRPr="00802990" w:rsidDel="00D71A41" w:rsidRDefault="00BF78B7" w:rsidP="00802990">
            <w:pPr>
              <w:pStyle w:val="ListParagraph"/>
              <w:spacing w:line="360" w:lineRule="auto"/>
              <w:ind w:left="0"/>
              <w:jc w:val="both"/>
              <w:rPr>
                <w:del w:id="3146" w:author="Chara Katiri" w:date="2015-04-12T17:50:00Z"/>
                <w:rFonts w:ascii="Times" w:hAnsi="Times" w:cs="Times New Roman"/>
                <w:sz w:val="22"/>
                <w:szCs w:val="22"/>
              </w:rPr>
              <w:pPrChange w:id="3147" w:author="Chara Katiri" w:date="2015-04-12T20:48:00Z">
                <w:pPr>
                  <w:pStyle w:val="ListParagraph"/>
                  <w:spacing w:line="360" w:lineRule="auto"/>
                  <w:ind w:left="0"/>
                  <w:jc w:val="both"/>
                </w:pPr>
              </w:pPrChange>
            </w:pPr>
          </w:p>
        </w:tc>
        <w:tc>
          <w:tcPr>
            <w:tcW w:w="1172" w:type="dxa"/>
            <w:tcPrChange w:id="3148" w:author="Chara Katiri" w:date="2015-04-12T03:35:00Z">
              <w:tcPr>
                <w:tcW w:w="1172" w:type="dxa"/>
              </w:tcPr>
            </w:tcPrChange>
          </w:tcPr>
          <w:p w14:paraId="3BD534ED" w14:textId="350E42B2" w:rsidR="00BF78B7" w:rsidRPr="00802990" w:rsidDel="00D71A41" w:rsidRDefault="00BF78B7" w:rsidP="00802990">
            <w:pPr>
              <w:pStyle w:val="ListParagraph"/>
              <w:spacing w:line="360" w:lineRule="auto"/>
              <w:ind w:left="0"/>
              <w:jc w:val="both"/>
              <w:rPr>
                <w:del w:id="3149" w:author="Chara Katiri" w:date="2015-04-12T17:50:00Z"/>
                <w:rFonts w:ascii="Times" w:hAnsi="Times" w:cs="Times New Roman"/>
                <w:sz w:val="22"/>
                <w:szCs w:val="22"/>
              </w:rPr>
              <w:pPrChange w:id="3150" w:author="Chara Katiri" w:date="2015-04-12T20:48:00Z">
                <w:pPr>
                  <w:pStyle w:val="ListParagraph"/>
                  <w:spacing w:line="360" w:lineRule="auto"/>
                  <w:ind w:left="0"/>
                  <w:jc w:val="both"/>
                </w:pPr>
              </w:pPrChange>
            </w:pPr>
          </w:p>
        </w:tc>
        <w:tc>
          <w:tcPr>
            <w:tcW w:w="1172" w:type="dxa"/>
            <w:tcPrChange w:id="3151" w:author="Chara Katiri" w:date="2015-04-12T03:35:00Z">
              <w:tcPr>
                <w:tcW w:w="1172" w:type="dxa"/>
              </w:tcPr>
            </w:tcPrChange>
          </w:tcPr>
          <w:p w14:paraId="20333602" w14:textId="7F21690C" w:rsidR="00BF78B7" w:rsidRPr="00802990" w:rsidDel="00D71A41" w:rsidRDefault="00BF78B7" w:rsidP="00802990">
            <w:pPr>
              <w:pStyle w:val="ListParagraph"/>
              <w:spacing w:line="360" w:lineRule="auto"/>
              <w:ind w:left="0"/>
              <w:jc w:val="both"/>
              <w:rPr>
                <w:del w:id="3152" w:author="Chara Katiri" w:date="2015-04-12T17:50:00Z"/>
                <w:rFonts w:ascii="Times" w:hAnsi="Times" w:cs="Times New Roman"/>
                <w:sz w:val="22"/>
                <w:szCs w:val="22"/>
              </w:rPr>
              <w:pPrChange w:id="3153" w:author="Chara Katiri" w:date="2015-04-12T20:48:00Z">
                <w:pPr>
                  <w:pStyle w:val="ListParagraph"/>
                  <w:spacing w:line="360" w:lineRule="auto"/>
                  <w:ind w:left="0"/>
                  <w:jc w:val="both"/>
                </w:pPr>
              </w:pPrChange>
            </w:pPr>
            <w:del w:id="3154" w:author="Chara Katiri" w:date="2015-04-12T17:50:00Z">
              <w:r w:rsidRPr="00802990" w:rsidDel="00D71A41">
                <w:rPr>
                  <w:rFonts w:ascii="Times" w:hAnsi="Times" w:cs="Times New Roman"/>
                  <w:sz w:val="22"/>
                  <w:szCs w:val="22"/>
                </w:rPr>
                <w:delText>W</w:delText>
              </w:r>
            </w:del>
          </w:p>
        </w:tc>
      </w:tr>
    </w:tbl>
    <w:p w14:paraId="5A53896E" w14:textId="77777777" w:rsidR="00C67445" w:rsidRPr="00802990" w:rsidRDefault="00C67445" w:rsidP="00802990">
      <w:pPr>
        <w:spacing w:line="360" w:lineRule="auto"/>
        <w:contextualSpacing/>
        <w:jc w:val="both"/>
        <w:rPr>
          <w:ins w:id="3155" w:author="Chara Katiri" w:date="2015-04-12T17:50:00Z"/>
          <w:rFonts w:ascii="Times" w:hAnsi="Times" w:cs="Times New Roman"/>
          <w:sz w:val="22"/>
          <w:szCs w:val="22"/>
        </w:rPr>
      </w:pPr>
    </w:p>
    <w:tbl>
      <w:tblPr>
        <w:tblStyle w:val="TableGrid"/>
        <w:tblW w:w="11482" w:type="dxa"/>
        <w:tblInd w:w="108" w:type="dxa"/>
        <w:tblLayout w:type="fixed"/>
        <w:tblLook w:val="04A0" w:firstRow="1" w:lastRow="0" w:firstColumn="1" w:lastColumn="0" w:noHBand="0" w:noVBand="1"/>
        <w:tblPrChange w:id="3156" w:author="Chara Katiri" w:date="2015-04-12T17:52:00Z">
          <w:tblPr>
            <w:tblStyle w:val="TableGrid"/>
            <w:tblW w:w="11466" w:type="dxa"/>
            <w:tblInd w:w="108" w:type="dxa"/>
            <w:tblLook w:val="04A0" w:firstRow="1" w:lastRow="0" w:firstColumn="1" w:lastColumn="0" w:noHBand="0" w:noVBand="1"/>
          </w:tblPr>
        </w:tblPrChange>
      </w:tblPr>
      <w:tblGrid>
        <w:gridCol w:w="1108"/>
        <w:gridCol w:w="3951"/>
        <w:gridCol w:w="1325"/>
        <w:gridCol w:w="1603"/>
        <w:gridCol w:w="1169"/>
        <w:gridCol w:w="1155"/>
        <w:gridCol w:w="1171"/>
        <w:tblGridChange w:id="3157">
          <w:tblGrid>
            <w:gridCol w:w="1108"/>
            <w:gridCol w:w="3951"/>
            <w:gridCol w:w="1325"/>
            <w:gridCol w:w="1603"/>
            <w:gridCol w:w="1169"/>
            <w:gridCol w:w="1155"/>
            <w:gridCol w:w="1155"/>
            <w:gridCol w:w="16"/>
          </w:tblGrid>
        </w:tblGridChange>
      </w:tblGrid>
      <w:tr w:rsidR="00D71A41" w:rsidRPr="00802990" w14:paraId="4D6EFAD8" w14:textId="77777777" w:rsidTr="00D71A41">
        <w:trPr>
          <w:ins w:id="3158" w:author="Chara Katiri" w:date="2015-04-12T17:50:00Z"/>
          <w:trPrChange w:id="3159" w:author="Chara Katiri" w:date="2015-04-12T17:52:00Z">
            <w:trPr>
              <w:gridAfter w:val="0"/>
            </w:trPr>
          </w:trPrChange>
        </w:trPr>
        <w:tc>
          <w:tcPr>
            <w:tcW w:w="1108" w:type="dxa"/>
            <w:shd w:val="clear" w:color="auto" w:fill="548DD4" w:themeFill="text2" w:themeFillTint="99"/>
            <w:tcPrChange w:id="3160" w:author="Chara Katiri" w:date="2015-04-12T17:52:00Z">
              <w:tcPr>
                <w:tcW w:w="1116" w:type="dxa"/>
                <w:shd w:val="clear" w:color="auto" w:fill="548DD4" w:themeFill="text2" w:themeFillTint="99"/>
              </w:tcPr>
            </w:tcPrChange>
          </w:tcPr>
          <w:p w14:paraId="0DE89D2C" w14:textId="77777777" w:rsidR="00D71A41" w:rsidRPr="00802990" w:rsidRDefault="00D71A41" w:rsidP="00802990">
            <w:pPr>
              <w:pStyle w:val="ListParagraph"/>
              <w:spacing w:line="360" w:lineRule="auto"/>
              <w:ind w:left="0"/>
              <w:jc w:val="both"/>
              <w:rPr>
                <w:ins w:id="3161" w:author="Chara Katiri" w:date="2015-04-12T17:50:00Z"/>
                <w:rFonts w:ascii="Times" w:hAnsi="Times" w:cs="Times New Roman"/>
                <w:b/>
                <w:color w:val="FFFFFF" w:themeColor="background1"/>
                <w:sz w:val="22"/>
                <w:szCs w:val="22"/>
              </w:rPr>
            </w:pPr>
            <w:ins w:id="3162" w:author="Chara Katiri" w:date="2015-04-12T17:50:00Z">
              <w:r w:rsidRPr="00802990">
                <w:rPr>
                  <w:rFonts w:ascii="Times" w:hAnsi="Times" w:cs="Times New Roman"/>
                  <w:b/>
                  <w:bCs/>
                  <w:color w:val="FFFFFF" w:themeColor="background1"/>
                  <w:sz w:val="22"/>
                  <w:szCs w:val="22"/>
                  <w:lang w:val="en-GB"/>
                </w:rPr>
                <w:t>Req. no.</w:t>
              </w:r>
            </w:ins>
          </w:p>
        </w:tc>
        <w:tc>
          <w:tcPr>
            <w:tcW w:w="3951" w:type="dxa"/>
            <w:shd w:val="clear" w:color="auto" w:fill="548DD4" w:themeFill="text2" w:themeFillTint="99"/>
            <w:tcPrChange w:id="3163" w:author="Chara Katiri" w:date="2015-04-12T17:52:00Z">
              <w:tcPr>
                <w:tcW w:w="3960" w:type="dxa"/>
                <w:shd w:val="clear" w:color="auto" w:fill="548DD4" w:themeFill="text2" w:themeFillTint="99"/>
              </w:tcPr>
            </w:tcPrChange>
          </w:tcPr>
          <w:p w14:paraId="2FE264DF" w14:textId="77777777" w:rsidR="00D71A41" w:rsidRPr="00802990" w:rsidRDefault="00D71A41" w:rsidP="00802990">
            <w:pPr>
              <w:pStyle w:val="ListParagraph"/>
              <w:spacing w:line="360" w:lineRule="auto"/>
              <w:ind w:left="0"/>
              <w:jc w:val="both"/>
              <w:rPr>
                <w:ins w:id="3164" w:author="Chara Katiri" w:date="2015-04-12T17:50:00Z"/>
                <w:rFonts w:ascii="Times" w:hAnsi="Times" w:cs="Times New Roman"/>
                <w:b/>
                <w:color w:val="FFFFFF" w:themeColor="background1"/>
                <w:sz w:val="22"/>
                <w:szCs w:val="22"/>
              </w:rPr>
            </w:pPr>
            <w:ins w:id="3165" w:author="Chara Katiri" w:date="2015-04-12T17:50:00Z">
              <w:r w:rsidRPr="00802990">
                <w:rPr>
                  <w:rFonts w:ascii="Times" w:hAnsi="Times" w:cs="Times New Roman"/>
                  <w:b/>
                  <w:bCs/>
                  <w:color w:val="FFFFFF" w:themeColor="background1"/>
                  <w:sz w:val="22"/>
                  <w:szCs w:val="22"/>
                  <w:lang w:val="en-GB"/>
                </w:rPr>
                <w:t>Requirements Description</w:t>
              </w:r>
            </w:ins>
          </w:p>
        </w:tc>
        <w:tc>
          <w:tcPr>
            <w:tcW w:w="1325" w:type="dxa"/>
            <w:shd w:val="clear" w:color="auto" w:fill="548DD4" w:themeFill="text2" w:themeFillTint="99"/>
            <w:tcPrChange w:id="3166" w:author="Chara Katiri" w:date="2015-04-12T17:52:00Z">
              <w:tcPr>
                <w:tcW w:w="1274" w:type="dxa"/>
                <w:shd w:val="clear" w:color="auto" w:fill="548DD4" w:themeFill="text2" w:themeFillTint="99"/>
              </w:tcPr>
            </w:tcPrChange>
          </w:tcPr>
          <w:p w14:paraId="1B448838" w14:textId="77777777" w:rsidR="00D71A41" w:rsidRPr="00802990" w:rsidRDefault="00D71A41" w:rsidP="00802990">
            <w:pPr>
              <w:pStyle w:val="ListParagraph"/>
              <w:spacing w:line="360" w:lineRule="auto"/>
              <w:ind w:left="0"/>
              <w:jc w:val="both"/>
              <w:rPr>
                <w:ins w:id="3167" w:author="Chara Katiri" w:date="2015-04-12T17:50:00Z"/>
                <w:rFonts w:ascii="Times" w:hAnsi="Times" w:cs="Times New Roman"/>
                <w:b/>
                <w:color w:val="FFFFFF" w:themeColor="background1"/>
                <w:sz w:val="22"/>
                <w:szCs w:val="22"/>
              </w:rPr>
            </w:pPr>
            <w:ins w:id="3168" w:author="Chara Katiri" w:date="2015-04-12T17:50:00Z">
              <w:r w:rsidRPr="00802990">
                <w:rPr>
                  <w:rFonts w:ascii="Times" w:hAnsi="Times" w:cs="Times New Roman"/>
                  <w:b/>
                  <w:bCs/>
                  <w:color w:val="FFFFFF" w:themeColor="background1"/>
                  <w:sz w:val="22"/>
                  <w:szCs w:val="22"/>
                  <w:lang w:val="en-GB"/>
                </w:rPr>
                <w:t>Req. Type</w:t>
              </w:r>
            </w:ins>
          </w:p>
        </w:tc>
        <w:tc>
          <w:tcPr>
            <w:tcW w:w="1603" w:type="dxa"/>
            <w:shd w:val="clear" w:color="auto" w:fill="548DD4" w:themeFill="text2" w:themeFillTint="99"/>
            <w:tcPrChange w:id="3169" w:author="Chara Katiri" w:date="2015-04-12T17:52:00Z">
              <w:tcPr>
                <w:tcW w:w="1609" w:type="dxa"/>
                <w:shd w:val="clear" w:color="auto" w:fill="548DD4" w:themeFill="text2" w:themeFillTint="99"/>
              </w:tcPr>
            </w:tcPrChange>
          </w:tcPr>
          <w:p w14:paraId="2F2A9194" w14:textId="77777777" w:rsidR="00D71A41" w:rsidRPr="00802990" w:rsidRDefault="00D71A41" w:rsidP="00802990">
            <w:pPr>
              <w:pStyle w:val="ListParagraph"/>
              <w:spacing w:line="360" w:lineRule="auto"/>
              <w:ind w:left="0"/>
              <w:jc w:val="both"/>
              <w:rPr>
                <w:ins w:id="3170" w:author="Chara Katiri" w:date="2015-04-12T17:50:00Z"/>
                <w:rFonts w:ascii="Times" w:hAnsi="Times" w:cs="Times New Roman"/>
                <w:b/>
                <w:bCs/>
                <w:color w:val="FFFFFF" w:themeColor="background1"/>
                <w:sz w:val="22"/>
                <w:szCs w:val="22"/>
                <w:lang w:val="en-GB"/>
              </w:rPr>
            </w:pPr>
            <w:ins w:id="3171" w:author="Chara Katiri" w:date="2015-04-12T17:50:00Z">
              <w:r w:rsidRPr="00802990">
                <w:rPr>
                  <w:rFonts w:ascii="Times" w:hAnsi="Times" w:cs="Times New Roman"/>
                  <w:b/>
                  <w:bCs/>
                  <w:color w:val="FFFFFF" w:themeColor="background1"/>
                  <w:sz w:val="22"/>
                  <w:szCs w:val="22"/>
                  <w:lang w:val="en-GB"/>
                </w:rPr>
                <w:t>Shall/Must</w:t>
              </w:r>
            </w:ins>
          </w:p>
        </w:tc>
        <w:tc>
          <w:tcPr>
            <w:tcW w:w="1169" w:type="dxa"/>
            <w:shd w:val="clear" w:color="auto" w:fill="548DD4" w:themeFill="text2" w:themeFillTint="99"/>
            <w:tcPrChange w:id="3172" w:author="Chara Katiri" w:date="2015-04-12T17:52:00Z">
              <w:tcPr>
                <w:tcW w:w="1169" w:type="dxa"/>
                <w:shd w:val="clear" w:color="auto" w:fill="548DD4" w:themeFill="text2" w:themeFillTint="99"/>
              </w:tcPr>
            </w:tcPrChange>
          </w:tcPr>
          <w:p w14:paraId="3E9E3DC9" w14:textId="0611B45D" w:rsidR="00D71A41" w:rsidRPr="00802990" w:rsidRDefault="00D71A41" w:rsidP="00802990">
            <w:pPr>
              <w:pStyle w:val="ListParagraph"/>
              <w:spacing w:line="360" w:lineRule="auto"/>
              <w:ind w:left="0"/>
              <w:jc w:val="both"/>
              <w:rPr>
                <w:ins w:id="3173" w:author="Chara Katiri" w:date="2015-04-12T17:51:00Z"/>
                <w:rFonts w:ascii="Times" w:hAnsi="Times" w:cs="Times New Roman"/>
                <w:b/>
                <w:bCs/>
                <w:color w:val="FFFFFF" w:themeColor="background1"/>
                <w:sz w:val="22"/>
                <w:szCs w:val="22"/>
                <w:lang w:val="en-GB"/>
              </w:rPr>
            </w:pPr>
            <w:ins w:id="3174" w:author="Chara Katiri" w:date="2015-04-12T17:51:00Z">
              <w:r w:rsidRPr="00802990">
                <w:rPr>
                  <w:rFonts w:ascii="Times" w:hAnsi="Times" w:cs="Times New Roman"/>
                  <w:b/>
                  <w:bCs/>
                  <w:color w:val="FFFFFF" w:themeColor="background1"/>
                  <w:sz w:val="22"/>
                  <w:szCs w:val="22"/>
                  <w:lang w:val="en-GB"/>
                </w:rPr>
                <w:t>MoSCoW</w:t>
              </w:r>
            </w:ins>
          </w:p>
        </w:tc>
        <w:tc>
          <w:tcPr>
            <w:tcW w:w="1155" w:type="dxa"/>
            <w:shd w:val="clear" w:color="auto" w:fill="548DD4" w:themeFill="text2" w:themeFillTint="99"/>
            <w:tcPrChange w:id="3175" w:author="Chara Katiri" w:date="2015-04-12T17:52:00Z">
              <w:tcPr>
                <w:tcW w:w="1169" w:type="dxa"/>
                <w:shd w:val="clear" w:color="auto" w:fill="548DD4" w:themeFill="text2" w:themeFillTint="99"/>
              </w:tcPr>
            </w:tcPrChange>
          </w:tcPr>
          <w:p w14:paraId="5DE2ACCB" w14:textId="437D2D95" w:rsidR="00D71A41" w:rsidRPr="00802990" w:rsidRDefault="00D71A41" w:rsidP="00802990">
            <w:pPr>
              <w:pStyle w:val="ListParagraph"/>
              <w:spacing w:line="360" w:lineRule="auto"/>
              <w:ind w:left="0"/>
              <w:jc w:val="both"/>
              <w:rPr>
                <w:ins w:id="3176" w:author="Chara Katiri" w:date="2015-04-12T17:51:00Z"/>
                <w:rFonts w:ascii="Times" w:hAnsi="Times" w:cs="Times New Roman"/>
                <w:b/>
                <w:bCs/>
                <w:color w:val="FFFFFF" w:themeColor="background1"/>
                <w:sz w:val="22"/>
                <w:szCs w:val="22"/>
                <w:lang w:val="en-GB"/>
              </w:rPr>
            </w:pPr>
            <w:ins w:id="3177" w:author="Chara Katiri" w:date="2015-04-12T17:52:00Z">
              <w:r w:rsidRPr="00802990">
                <w:rPr>
                  <w:rFonts w:ascii="Times" w:hAnsi="Times" w:cs="Times New Roman"/>
                  <w:b/>
                  <w:bCs/>
                  <w:color w:val="FFFFFF" w:themeColor="background1"/>
                  <w:sz w:val="22"/>
                  <w:szCs w:val="22"/>
                  <w:lang w:val="en-GB"/>
                </w:rPr>
                <w:t xml:space="preserve">Pass/Fail </w:t>
              </w:r>
            </w:ins>
          </w:p>
        </w:tc>
        <w:tc>
          <w:tcPr>
            <w:tcW w:w="1171" w:type="dxa"/>
            <w:shd w:val="clear" w:color="auto" w:fill="548DD4" w:themeFill="text2" w:themeFillTint="99"/>
            <w:tcPrChange w:id="3178" w:author="Chara Katiri" w:date="2015-04-12T17:52:00Z">
              <w:tcPr>
                <w:tcW w:w="1169" w:type="dxa"/>
                <w:shd w:val="clear" w:color="auto" w:fill="548DD4" w:themeFill="text2" w:themeFillTint="99"/>
              </w:tcPr>
            </w:tcPrChange>
          </w:tcPr>
          <w:p w14:paraId="215B1515" w14:textId="5CB6FF0B" w:rsidR="00D71A41" w:rsidRPr="00802990" w:rsidRDefault="00D71A41" w:rsidP="00802990">
            <w:pPr>
              <w:pStyle w:val="ListParagraph"/>
              <w:spacing w:line="360" w:lineRule="auto"/>
              <w:ind w:left="0"/>
              <w:jc w:val="both"/>
              <w:rPr>
                <w:ins w:id="3179" w:author="Chara Katiri" w:date="2015-04-12T17:51:00Z"/>
                <w:rFonts w:ascii="Times" w:hAnsi="Times" w:cs="Times New Roman"/>
                <w:b/>
                <w:bCs/>
                <w:color w:val="FFFFFF" w:themeColor="background1"/>
                <w:sz w:val="22"/>
                <w:szCs w:val="22"/>
                <w:lang w:val="en-GB"/>
              </w:rPr>
            </w:pPr>
            <w:ins w:id="3180" w:author="Chara Katiri" w:date="2015-04-12T17:52:00Z">
              <w:r w:rsidRPr="00802990">
                <w:rPr>
                  <w:rFonts w:ascii="Times" w:hAnsi="Times" w:cs="Times New Roman"/>
                  <w:b/>
                  <w:bCs/>
                  <w:color w:val="FFFFFF" w:themeColor="background1"/>
                  <w:sz w:val="22"/>
                  <w:szCs w:val="22"/>
                  <w:lang w:val="en-GB"/>
                </w:rPr>
                <w:t>Test notes</w:t>
              </w:r>
            </w:ins>
          </w:p>
        </w:tc>
      </w:tr>
      <w:tr w:rsidR="00D71A41" w:rsidRPr="00802990" w14:paraId="76FA733E" w14:textId="57B51ABD" w:rsidTr="00D71A41">
        <w:trPr>
          <w:ins w:id="3181" w:author="Chara Katiri" w:date="2015-04-12T17:50:00Z"/>
          <w:trPrChange w:id="3182" w:author="Chara Katiri" w:date="2015-04-12T17:52:00Z">
            <w:trPr>
              <w:gridAfter w:val="0"/>
            </w:trPr>
          </w:trPrChange>
        </w:trPr>
        <w:tc>
          <w:tcPr>
            <w:tcW w:w="11482" w:type="dxa"/>
            <w:gridSpan w:val="7"/>
            <w:shd w:val="clear" w:color="auto" w:fill="548DD4" w:themeFill="text2" w:themeFillTint="99"/>
            <w:tcPrChange w:id="3183" w:author="Chara Katiri" w:date="2015-04-12T17:52:00Z">
              <w:tcPr>
                <w:tcW w:w="11466" w:type="dxa"/>
                <w:gridSpan w:val="7"/>
                <w:shd w:val="clear" w:color="auto" w:fill="548DD4" w:themeFill="text2" w:themeFillTint="99"/>
              </w:tcPr>
            </w:tcPrChange>
          </w:tcPr>
          <w:p w14:paraId="100E4300" w14:textId="7040F7E6" w:rsidR="00D71A41" w:rsidRPr="00802990" w:rsidRDefault="00D71A41" w:rsidP="00802990">
            <w:pPr>
              <w:pStyle w:val="ListParagraph"/>
              <w:spacing w:line="360" w:lineRule="auto"/>
              <w:ind w:left="0"/>
              <w:jc w:val="both"/>
              <w:rPr>
                <w:ins w:id="3184" w:author="Chara Katiri" w:date="2015-04-12T17:51:00Z"/>
                <w:rFonts w:ascii="Times" w:hAnsi="Times" w:cs="Times New Roman"/>
                <w:b/>
                <w:color w:val="FFFFFF" w:themeColor="background1"/>
                <w:sz w:val="22"/>
                <w:szCs w:val="22"/>
              </w:rPr>
            </w:pPr>
            <w:ins w:id="3185" w:author="Chara Katiri" w:date="2015-04-12T17:51:00Z">
              <w:r w:rsidRPr="00802990">
                <w:rPr>
                  <w:rFonts w:ascii="Times" w:hAnsi="Times" w:cs="Times New Roman"/>
                  <w:b/>
                  <w:color w:val="FFFFFF" w:themeColor="background1"/>
                  <w:sz w:val="22"/>
                  <w:szCs w:val="22"/>
                </w:rPr>
                <w:t>Database</w:t>
              </w:r>
            </w:ins>
          </w:p>
        </w:tc>
      </w:tr>
      <w:tr w:rsidR="00D71A41" w:rsidRPr="00802990" w14:paraId="0C5EAE72" w14:textId="77777777" w:rsidTr="00D71A41">
        <w:trPr>
          <w:ins w:id="3186" w:author="Chara Katiri" w:date="2015-04-12T17:50:00Z"/>
          <w:trPrChange w:id="3187" w:author="Chara Katiri" w:date="2015-04-12T17:52:00Z">
            <w:trPr>
              <w:gridAfter w:val="0"/>
            </w:trPr>
          </w:trPrChange>
        </w:trPr>
        <w:tc>
          <w:tcPr>
            <w:tcW w:w="1108" w:type="dxa"/>
            <w:tcPrChange w:id="3188" w:author="Chara Katiri" w:date="2015-04-12T17:52:00Z">
              <w:tcPr>
                <w:tcW w:w="1116" w:type="dxa"/>
              </w:tcPr>
            </w:tcPrChange>
          </w:tcPr>
          <w:p w14:paraId="01240870" w14:textId="77777777" w:rsidR="00D71A41" w:rsidRPr="00802990" w:rsidRDefault="00D71A41" w:rsidP="00802990">
            <w:pPr>
              <w:pStyle w:val="ListParagraph"/>
              <w:spacing w:line="360" w:lineRule="auto"/>
              <w:ind w:left="0"/>
              <w:jc w:val="both"/>
              <w:rPr>
                <w:ins w:id="3189" w:author="Chara Katiri" w:date="2015-04-12T17:50:00Z"/>
                <w:rFonts w:ascii="Times" w:hAnsi="Times" w:cs="Times New Roman"/>
                <w:sz w:val="22"/>
                <w:szCs w:val="22"/>
              </w:rPr>
            </w:pPr>
            <w:ins w:id="3190" w:author="Chara Katiri" w:date="2015-04-12T17:50:00Z">
              <w:r w:rsidRPr="00802990">
                <w:rPr>
                  <w:rFonts w:ascii="Times" w:hAnsi="Times" w:cs="Times New Roman"/>
                  <w:sz w:val="22"/>
                  <w:szCs w:val="22"/>
                </w:rPr>
                <w:t>1</w:t>
              </w:r>
            </w:ins>
          </w:p>
        </w:tc>
        <w:tc>
          <w:tcPr>
            <w:tcW w:w="3951" w:type="dxa"/>
            <w:tcPrChange w:id="3191" w:author="Chara Katiri" w:date="2015-04-12T17:52:00Z">
              <w:tcPr>
                <w:tcW w:w="3960" w:type="dxa"/>
              </w:tcPr>
            </w:tcPrChange>
          </w:tcPr>
          <w:p w14:paraId="5E646E5A" w14:textId="77777777" w:rsidR="00D71A41" w:rsidRPr="00802990" w:rsidRDefault="00D71A41" w:rsidP="00802990">
            <w:pPr>
              <w:pStyle w:val="ListParagraph"/>
              <w:spacing w:line="360" w:lineRule="auto"/>
              <w:ind w:left="0"/>
              <w:jc w:val="both"/>
              <w:rPr>
                <w:ins w:id="3192" w:author="Chara Katiri" w:date="2015-04-12T17:50:00Z"/>
                <w:rFonts w:ascii="Times" w:hAnsi="Times" w:cs="Times New Roman"/>
                <w:sz w:val="22"/>
                <w:szCs w:val="22"/>
              </w:rPr>
            </w:pPr>
            <w:ins w:id="3193" w:author="Chara Katiri" w:date="2015-04-12T17:50:00Z">
              <w:r w:rsidRPr="00802990">
                <w:rPr>
                  <w:rFonts w:ascii="Times" w:hAnsi="Times" w:cs="Times New Roman"/>
                  <w:sz w:val="22"/>
                  <w:szCs w:val="22"/>
                </w:rPr>
                <w:t xml:space="preserve">The centralized database that contains the products must update automatically and in real time.  </w:t>
              </w:r>
            </w:ins>
          </w:p>
        </w:tc>
        <w:tc>
          <w:tcPr>
            <w:tcW w:w="1325" w:type="dxa"/>
            <w:tcPrChange w:id="3194" w:author="Chara Katiri" w:date="2015-04-12T17:52:00Z">
              <w:tcPr>
                <w:tcW w:w="1274" w:type="dxa"/>
              </w:tcPr>
            </w:tcPrChange>
          </w:tcPr>
          <w:p w14:paraId="4DEA5F58" w14:textId="77777777" w:rsidR="00D71A41" w:rsidRPr="00802990" w:rsidRDefault="00D71A41" w:rsidP="00802990">
            <w:pPr>
              <w:pStyle w:val="ListParagraph"/>
              <w:spacing w:line="360" w:lineRule="auto"/>
              <w:ind w:left="0"/>
              <w:jc w:val="both"/>
              <w:rPr>
                <w:ins w:id="3195" w:author="Chara Katiri" w:date="2015-04-12T17:50:00Z"/>
                <w:rFonts w:ascii="Times" w:hAnsi="Times" w:cs="Times New Roman"/>
                <w:sz w:val="22"/>
                <w:szCs w:val="22"/>
              </w:rPr>
            </w:pPr>
            <w:ins w:id="3196" w:author="Chara Katiri" w:date="2015-04-12T17:50:00Z">
              <w:r w:rsidRPr="00802990">
                <w:rPr>
                  <w:rFonts w:ascii="Times" w:hAnsi="Times" w:cs="Times New Roman"/>
                  <w:sz w:val="22"/>
                  <w:szCs w:val="22"/>
                </w:rPr>
                <w:t>Non-functional</w:t>
              </w:r>
            </w:ins>
          </w:p>
        </w:tc>
        <w:tc>
          <w:tcPr>
            <w:tcW w:w="1603" w:type="dxa"/>
            <w:tcPrChange w:id="3197" w:author="Chara Katiri" w:date="2015-04-12T17:52:00Z">
              <w:tcPr>
                <w:tcW w:w="1609" w:type="dxa"/>
              </w:tcPr>
            </w:tcPrChange>
          </w:tcPr>
          <w:p w14:paraId="33588072" w14:textId="77777777" w:rsidR="00D71A41" w:rsidRPr="00802990" w:rsidRDefault="00D71A41" w:rsidP="00802990">
            <w:pPr>
              <w:pStyle w:val="ListParagraph"/>
              <w:spacing w:line="360" w:lineRule="auto"/>
              <w:ind w:left="0"/>
              <w:jc w:val="both"/>
              <w:rPr>
                <w:ins w:id="3198" w:author="Chara Katiri" w:date="2015-04-12T17:50:00Z"/>
                <w:rFonts w:ascii="Times" w:hAnsi="Times" w:cs="Times New Roman"/>
                <w:sz w:val="22"/>
                <w:szCs w:val="22"/>
              </w:rPr>
            </w:pPr>
            <w:ins w:id="3199" w:author="Chara Katiri" w:date="2015-04-12T17:50:00Z">
              <w:r w:rsidRPr="00802990">
                <w:rPr>
                  <w:rFonts w:ascii="Times" w:hAnsi="Times" w:cs="Times New Roman"/>
                  <w:sz w:val="22"/>
                  <w:szCs w:val="22"/>
                </w:rPr>
                <w:t>Shall</w:t>
              </w:r>
            </w:ins>
          </w:p>
        </w:tc>
        <w:tc>
          <w:tcPr>
            <w:tcW w:w="1169" w:type="dxa"/>
            <w:tcPrChange w:id="3200" w:author="Chara Katiri" w:date="2015-04-12T17:52:00Z">
              <w:tcPr>
                <w:tcW w:w="1169" w:type="dxa"/>
              </w:tcPr>
            </w:tcPrChange>
          </w:tcPr>
          <w:p w14:paraId="6FA48B40" w14:textId="07732187" w:rsidR="00D71A41" w:rsidRPr="00802990" w:rsidRDefault="00D71A41" w:rsidP="00802990">
            <w:pPr>
              <w:pStyle w:val="ListParagraph"/>
              <w:spacing w:line="360" w:lineRule="auto"/>
              <w:ind w:left="0"/>
              <w:jc w:val="both"/>
              <w:rPr>
                <w:ins w:id="3201" w:author="Chara Katiri" w:date="2015-04-12T17:51:00Z"/>
                <w:rFonts w:ascii="Times" w:hAnsi="Times" w:cs="Times New Roman"/>
                <w:sz w:val="22"/>
                <w:szCs w:val="22"/>
              </w:rPr>
            </w:pPr>
            <w:ins w:id="3202" w:author="Chara Katiri" w:date="2015-04-12T17:51:00Z">
              <w:r w:rsidRPr="00802990">
                <w:rPr>
                  <w:rFonts w:ascii="Times" w:hAnsi="Times" w:cs="Times New Roman"/>
                  <w:sz w:val="22"/>
                  <w:szCs w:val="22"/>
                </w:rPr>
                <w:t>M</w:t>
              </w:r>
            </w:ins>
          </w:p>
        </w:tc>
        <w:tc>
          <w:tcPr>
            <w:tcW w:w="1155" w:type="dxa"/>
            <w:tcPrChange w:id="3203" w:author="Chara Katiri" w:date="2015-04-12T17:52:00Z">
              <w:tcPr>
                <w:tcW w:w="1169" w:type="dxa"/>
              </w:tcPr>
            </w:tcPrChange>
          </w:tcPr>
          <w:p w14:paraId="2F3F36DA" w14:textId="0E2D01A3" w:rsidR="00D71A41" w:rsidRPr="00802990" w:rsidRDefault="00D71A41" w:rsidP="00802990">
            <w:pPr>
              <w:pStyle w:val="ListParagraph"/>
              <w:spacing w:line="360" w:lineRule="auto"/>
              <w:ind w:left="0"/>
              <w:jc w:val="both"/>
              <w:rPr>
                <w:ins w:id="3204" w:author="Chara Katiri" w:date="2015-04-12T17:51:00Z"/>
                <w:rFonts w:ascii="Times" w:hAnsi="Times" w:cs="Times New Roman"/>
                <w:sz w:val="22"/>
                <w:szCs w:val="22"/>
              </w:rPr>
            </w:pPr>
          </w:p>
        </w:tc>
        <w:tc>
          <w:tcPr>
            <w:tcW w:w="1171" w:type="dxa"/>
            <w:tcPrChange w:id="3205" w:author="Chara Katiri" w:date="2015-04-12T17:52:00Z">
              <w:tcPr>
                <w:tcW w:w="1169" w:type="dxa"/>
              </w:tcPr>
            </w:tcPrChange>
          </w:tcPr>
          <w:p w14:paraId="6249D366" w14:textId="29369D59" w:rsidR="00D71A41" w:rsidRPr="00802990" w:rsidRDefault="00D71A41" w:rsidP="00802990">
            <w:pPr>
              <w:pStyle w:val="ListParagraph"/>
              <w:spacing w:line="360" w:lineRule="auto"/>
              <w:ind w:left="0"/>
              <w:jc w:val="both"/>
              <w:rPr>
                <w:ins w:id="3206" w:author="Chara Katiri" w:date="2015-04-12T17:51:00Z"/>
                <w:rFonts w:ascii="Times" w:hAnsi="Times" w:cs="Times New Roman"/>
                <w:sz w:val="22"/>
                <w:szCs w:val="22"/>
              </w:rPr>
            </w:pPr>
          </w:p>
        </w:tc>
      </w:tr>
      <w:tr w:rsidR="00D71A41" w:rsidRPr="00802990" w14:paraId="40A0DDF7" w14:textId="77777777" w:rsidTr="00D71A41">
        <w:trPr>
          <w:ins w:id="3207" w:author="Chara Katiri" w:date="2015-04-12T17:50:00Z"/>
          <w:trPrChange w:id="3208" w:author="Chara Katiri" w:date="2015-04-12T17:52:00Z">
            <w:trPr>
              <w:gridAfter w:val="0"/>
            </w:trPr>
          </w:trPrChange>
        </w:trPr>
        <w:tc>
          <w:tcPr>
            <w:tcW w:w="1108" w:type="dxa"/>
            <w:tcPrChange w:id="3209" w:author="Chara Katiri" w:date="2015-04-12T17:52:00Z">
              <w:tcPr>
                <w:tcW w:w="1116" w:type="dxa"/>
              </w:tcPr>
            </w:tcPrChange>
          </w:tcPr>
          <w:p w14:paraId="27570230" w14:textId="77777777" w:rsidR="00D71A41" w:rsidRPr="00802990" w:rsidRDefault="00D71A41" w:rsidP="00802990">
            <w:pPr>
              <w:pStyle w:val="ListParagraph"/>
              <w:spacing w:line="360" w:lineRule="auto"/>
              <w:ind w:left="0"/>
              <w:jc w:val="both"/>
              <w:rPr>
                <w:ins w:id="3210" w:author="Chara Katiri" w:date="2015-04-12T17:50:00Z"/>
                <w:rFonts w:ascii="Times" w:hAnsi="Times" w:cs="Times New Roman"/>
                <w:sz w:val="22"/>
                <w:szCs w:val="22"/>
              </w:rPr>
            </w:pPr>
            <w:ins w:id="3211" w:author="Chara Katiri" w:date="2015-04-12T17:50:00Z">
              <w:r w:rsidRPr="00802990">
                <w:rPr>
                  <w:rFonts w:ascii="Times" w:hAnsi="Times" w:cs="Times New Roman"/>
                  <w:sz w:val="22"/>
                  <w:szCs w:val="22"/>
                </w:rPr>
                <w:t>2</w:t>
              </w:r>
            </w:ins>
          </w:p>
        </w:tc>
        <w:tc>
          <w:tcPr>
            <w:tcW w:w="3951" w:type="dxa"/>
            <w:tcPrChange w:id="3212" w:author="Chara Katiri" w:date="2015-04-12T17:52:00Z">
              <w:tcPr>
                <w:tcW w:w="3960" w:type="dxa"/>
              </w:tcPr>
            </w:tcPrChange>
          </w:tcPr>
          <w:p w14:paraId="4FFBBCCF" w14:textId="77777777" w:rsidR="00D71A41" w:rsidRPr="00802990" w:rsidRDefault="00D71A41" w:rsidP="00802990">
            <w:pPr>
              <w:pStyle w:val="ListParagraph"/>
              <w:spacing w:line="360" w:lineRule="auto"/>
              <w:ind w:left="0"/>
              <w:jc w:val="both"/>
              <w:rPr>
                <w:ins w:id="3213" w:author="Chara Katiri" w:date="2015-04-12T17:50:00Z"/>
                <w:rFonts w:ascii="Times" w:hAnsi="Times" w:cs="Times New Roman"/>
                <w:sz w:val="22"/>
                <w:szCs w:val="22"/>
              </w:rPr>
            </w:pPr>
            <w:ins w:id="3214" w:author="Chara Katiri" w:date="2015-04-12T17:50:00Z">
              <w:r w:rsidRPr="00802990">
                <w:rPr>
                  <w:rFonts w:ascii="Times" w:hAnsi="Times" w:cs="Times New Roman"/>
                  <w:sz w:val="22"/>
                  <w:szCs w:val="22"/>
                </w:rPr>
                <w:t xml:space="preserve">The system must update the list of products so that a product becomes unavailable after a user purchases it. </w:t>
              </w:r>
            </w:ins>
          </w:p>
        </w:tc>
        <w:tc>
          <w:tcPr>
            <w:tcW w:w="1325" w:type="dxa"/>
            <w:tcPrChange w:id="3215" w:author="Chara Katiri" w:date="2015-04-12T17:52:00Z">
              <w:tcPr>
                <w:tcW w:w="1274" w:type="dxa"/>
              </w:tcPr>
            </w:tcPrChange>
          </w:tcPr>
          <w:p w14:paraId="07873515" w14:textId="77777777" w:rsidR="00D71A41" w:rsidRPr="00802990" w:rsidRDefault="00D71A41" w:rsidP="00802990">
            <w:pPr>
              <w:pStyle w:val="ListParagraph"/>
              <w:spacing w:line="360" w:lineRule="auto"/>
              <w:ind w:left="0"/>
              <w:jc w:val="both"/>
              <w:rPr>
                <w:ins w:id="3216" w:author="Chara Katiri" w:date="2015-04-12T17:50:00Z"/>
                <w:rFonts w:ascii="Times" w:hAnsi="Times" w:cs="Times New Roman"/>
                <w:sz w:val="22"/>
                <w:szCs w:val="22"/>
              </w:rPr>
            </w:pPr>
            <w:ins w:id="3217" w:author="Chara Katiri" w:date="2015-04-12T17:50:00Z">
              <w:r w:rsidRPr="00802990">
                <w:rPr>
                  <w:rFonts w:ascii="Times" w:hAnsi="Times" w:cs="Times New Roman"/>
                  <w:sz w:val="22"/>
                  <w:szCs w:val="22"/>
                </w:rPr>
                <w:t>Functional</w:t>
              </w:r>
            </w:ins>
          </w:p>
        </w:tc>
        <w:tc>
          <w:tcPr>
            <w:tcW w:w="1603" w:type="dxa"/>
            <w:tcPrChange w:id="3218" w:author="Chara Katiri" w:date="2015-04-12T17:52:00Z">
              <w:tcPr>
                <w:tcW w:w="1609" w:type="dxa"/>
              </w:tcPr>
            </w:tcPrChange>
          </w:tcPr>
          <w:p w14:paraId="690C1EF9" w14:textId="77777777" w:rsidR="00D71A41" w:rsidRPr="00802990" w:rsidRDefault="00D71A41" w:rsidP="00802990">
            <w:pPr>
              <w:pStyle w:val="ListParagraph"/>
              <w:spacing w:line="360" w:lineRule="auto"/>
              <w:ind w:left="0"/>
              <w:jc w:val="both"/>
              <w:rPr>
                <w:ins w:id="3219" w:author="Chara Katiri" w:date="2015-04-12T17:50:00Z"/>
                <w:rFonts w:ascii="Times" w:hAnsi="Times" w:cs="Times New Roman"/>
                <w:sz w:val="22"/>
                <w:szCs w:val="22"/>
              </w:rPr>
            </w:pPr>
          </w:p>
        </w:tc>
        <w:tc>
          <w:tcPr>
            <w:tcW w:w="1169" w:type="dxa"/>
            <w:tcPrChange w:id="3220" w:author="Chara Katiri" w:date="2015-04-12T17:52:00Z">
              <w:tcPr>
                <w:tcW w:w="1169" w:type="dxa"/>
              </w:tcPr>
            </w:tcPrChange>
          </w:tcPr>
          <w:p w14:paraId="229EC822" w14:textId="66D9EBF7" w:rsidR="00D71A41" w:rsidRPr="00802990" w:rsidRDefault="00D71A41" w:rsidP="00802990">
            <w:pPr>
              <w:pStyle w:val="ListParagraph"/>
              <w:spacing w:line="360" w:lineRule="auto"/>
              <w:ind w:left="0"/>
              <w:jc w:val="both"/>
              <w:rPr>
                <w:ins w:id="3221" w:author="Chara Katiri" w:date="2015-04-12T17:51:00Z"/>
                <w:rFonts w:ascii="Times" w:hAnsi="Times" w:cs="Times New Roman"/>
                <w:sz w:val="22"/>
                <w:szCs w:val="22"/>
              </w:rPr>
            </w:pPr>
            <w:ins w:id="3222" w:author="Chara Katiri" w:date="2015-04-12T17:51:00Z">
              <w:r w:rsidRPr="00802990">
                <w:rPr>
                  <w:rFonts w:ascii="Times" w:hAnsi="Times" w:cs="Times New Roman"/>
                  <w:sz w:val="22"/>
                  <w:szCs w:val="22"/>
                </w:rPr>
                <w:t>M</w:t>
              </w:r>
            </w:ins>
          </w:p>
        </w:tc>
        <w:tc>
          <w:tcPr>
            <w:tcW w:w="1155" w:type="dxa"/>
            <w:tcPrChange w:id="3223" w:author="Chara Katiri" w:date="2015-04-12T17:52:00Z">
              <w:tcPr>
                <w:tcW w:w="1169" w:type="dxa"/>
              </w:tcPr>
            </w:tcPrChange>
          </w:tcPr>
          <w:p w14:paraId="44FB19CF" w14:textId="167F0991" w:rsidR="00D71A41" w:rsidRPr="00802990" w:rsidRDefault="00D71A41" w:rsidP="00802990">
            <w:pPr>
              <w:pStyle w:val="ListParagraph"/>
              <w:spacing w:line="360" w:lineRule="auto"/>
              <w:ind w:left="0"/>
              <w:jc w:val="both"/>
              <w:rPr>
                <w:ins w:id="3224" w:author="Chara Katiri" w:date="2015-04-12T17:51:00Z"/>
                <w:rFonts w:ascii="Times" w:hAnsi="Times" w:cs="Times New Roman"/>
                <w:sz w:val="22"/>
                <w:szCs w:val="22"/>
              </w:rPr>
            </w:pPr>
          </w:p>
        </w:tc>
        <w:tc>
          <w:tcPr>
            <w:tcW w:w="1171" w:type="dxa"/>
            <w:tcPrChange w:id="3225" w:author="Chara Katiri" w:date="2015-04-12T17:52:00Z">
              <w:tcPr>
                <w:tcW w:w="1169" w:type="dxa"/>
              </w:tcPr>
            </w:tcPrChange>
          </w:tcPr>
          <w:p w14:paraId="3D870CF7" w14:textId="272802AB" w:rsidR="00D71A41" w:rsidRPr="00802990" w:rsidRDefault="00D71A41" w:rsidP="00802990">
            <w:pPr>
              <w:pStyle w:val="ListParagraph"/>
              <w:spacing w:line="360" w:lineRule="auto"/>
              <w:ind w:left="0"/>
              <w:jc w:val="both"/>
              <w:rPr>
                <w:ins w:id="3226" w:author="Chara Katiri" w:date="2015-04-12T17:51:00Z"/>
                <w:rFonts w:ascii="Times" w:hAnsi="Times" w:cs="Times New Roman"/>
                <w:sz w:val="22"/>
                <w:szCs w:val="22"/>
              </w:rPr>
            </w:pPr>
          </w:p>
        </w:tc>
      </w:tr>
      <w:tr w:rsidR="00D71A41" w:rsidRPr="00802990" w14:paraId="3CAD1001" w14:textId="77777777" w:rsidTr="00D71A41">
        <w:trPr>
          <w:ins w:id="3227" w:author="Chara Katiri" w:date="2015-04-12T17:50:00Z"/>
          <w:trPrChange w:id="3228" w:author="Chara Katiri" w:date="2015-04-12T17:52:00Z">
            <w:trPr>
              <w:gridAfter w:val="0"/>
            </w:trPr>
          </w:trPrChange>
        </w:trPr>
        <w:tc>
          <w:tcPr>
            <w:tcW w:w="11482" w:type="dxa"/>
            <w:gridSpan w:val="7"/>
            <w:shd w:val="clear" w:color="auto" w:fill="4F81BD" w:themeFill="accent1"/>
            <w:tcPrChange w:id="3229" w:author="Chara Katiri" w:date="2015-04-12T17:52:00Z">
              <w:tcPr>
                <w:tcW w:w="11466" w:type="dxa"/>
                <w:gridSpan w:val="7"/>
                <w:shd w:val="clear" w:color="auto" w:fill="4F81BD" w:themeFill="accent1"/>
              </w:tcPr>
            </w:tcPrChange>
          </w:tcPr>
          <w:p w14:paraId="57E73F3F" w14:textId="065E8284" w:rsidR="00D71A41" w:rsidRPr="00802990" w:rsidRDefault="00D71A41" w:rsidP="00802990">
            <w:pPr>
              <w:pStyle w:val="ListParagraph"/>
              <w:spacing w:line="360" w:lineRule="auto"/>
              <w:ind w:left="0"/>
              <w:jc w:val="both"/>
              <w:rPr>
                <w:ins w:id="3230" w:author="Chara Katiri" w:date="2015-04-12T17:51:00Z"/>
                <w:rFonts w:ascii="Times" w:hAnsi="Times" w:cs="Times New Roman"/>
                <w:b/>
                <w:color w:val="FFFFFF" w:themeColor="background1"/>
                <w:sz w:val="22"/>
                <w:szCs w:val="22"/>
              </w:rPr>
            </w:pPr>
            <w:ins w:id="3231" w:author="Chara Katiri" w:date="2015-04-12T17:50:00Z">
              <w:r w:rsidRPr="00802990">
                <w:rPr>
                  <w:rFonts w:ascii="Times" w:hAnsi="Times" w:cs="Times New Roman"/>
                  <w:b/>
                  <w:color w:val="FFFFFF" w:themeColor="background1"/>
                  <w:sz w:val="22"/>
                  <w:szCs w:val="22"/>
                </w:rPr>
                <w:t>System permissions and roles</w:t>
              </w:r>
            </w:ins>
          </w:p>
        </w:tc>
      </w:tr>
      <w:tr w:rsidR="00D71A41" w:rsidRPr="00802990" w14:paraId="2CE9F63C" w14:textId="77777777" w:rsidTr="00D71A41">
        <w:trPr>
          <w:ins w:id="3232" w:author="Chara Katiri" w:date="2015-04-12T17:50:00Z"/>
          <w:trPrChange w:id="3233" w:author="Chara Katiri" w:date="2015-04-12T17:52:00Z">
            <w:trPr>
              <w:gridAfter w:val="0"/>
            </w:trPr>
          </w:trPrChange>
        </w:trPr>
        <w:tc>
          <w:tcPr>
            <w:tcW w:w="1108" w:type="dxa"/>
            <w:tcPrChange w:id="3234" w:author="Chara Katiri" w:date="2015-04-12T17:52:00Z">
              <w:tcPr>
                <w:tcW w:w="1116" w:type="dxa"/>
              </w:tcPr>
            </w:tcPrChange>
          </w:tcPr>
          <w:p w14:paraId="564BDA8B" w14:textId="77777777" w:rsidR="00D71A41" w:rsidRPr="00802990" w:rsidRDefault="00D71A41" w:rsidP="00802990">
            <w:pPr>
              <w:pStyle w:val="ListParagraph"/>
              <w:spacing w:line="360" w:lineRule="auto"/>
              <w:ind w:left="0"/>
              <w:jc w:val="both"/>
              <w:rPr>
                <w:ins w:id="3235" w:author="Chara Katiri" w:date="2015-04-12T17:50:00Z"/>
                <w:rFonts w:ascii="Times" w:hAnsi="Times" w:cs="Times New Roman"/>
                <w:sz w:val="22"/>
                <w:szCs w:val="22"/>
              </w:rPr>
            </w:pPr>
            <w:ins w:id="3236" w:author="Chara Katiri" w:date="2015-04-12T17:50:00Z">
              <w:r w:rsidRPr="00802990">
                <w:rPr>
                  <w:rFonts w:ascii="Times" w:hAnsi="Times" w:cs="Times New Roman"/>
                  <w:sz w:val="22"/>
                  <w:szCs w:val="22"/>
                </w:rPr>
                <w:t>3</w:t>
              </w:r>
            </w:ins>
          </w:p>
        </w:tc>
        <w:tc>
          <w:tcPr>
            <w:tcW w:w="3951" w:type="dxa"/>
            <w:tcPrChange w:id="3237" w:author="Chara Katiri" w:date="2015-04-12T17:52:00Z">
              <w:tcPr>
                <w:tcW w:w="3960" w:type="dxa"/>
              </w:tcPr>
            </w:tcPrChange>
          </w:tcPr>
          <w:p w14:paraId="370BDAB7" w14:textId="77777777" w:rsidR="00D71A41" w:rsidRPr="00802990" w:rsidRDefault="00D71A41" w:rsidP="00802990">
            <w:pPr>
              <w:pStyle w:val="ListParagraph"/>
              <w:spacing w:line="360" w:lineRule="auto"/>
              <w:ind w:left="0"/>
              <w:jc w:val="both"/>
              <w:rPr>
                <w:ins w:id="3238" w:author="Chara Katiri" w:date="2015-04-12T17:50:00Z"/>
                <w:rFonts w:ascii="Times" w:hAnsi="Times" w:cs="Times New Roman"/>
                <w:sz w:val="22"/>
                <w:szCs w:val="22"/>
              </w:rPr>
            </w:pPr>
            <w:ins w:id="3239" w:author="Chara Katiri" w:date="2015-04-12T17:50:00Z">
              <w:r w:rsidRPr="00802990">
                <w:rPr>
                  <w:rFonts w:ascii="Times" w:hAnsi="Times" w:cs="Times New Roman"/>
                  <w:sz w:val="22"/>
                  <w:szCs w:val="22"/>
                </w:rPr>
                <w:t xml:space="preserve">The system must be available only to the University of Surrey students and staff. </w:t>
              </w:r>
            </w:ins>
          </w:p>
        </w:tc>
        <w:tc>
          <w:tcPr>
            <w:tcW w:w="1325" w:type="dxa"/>
            <w:tcPrChange w:id="3240" w:author="Chara Katiri" w:date="2015-04-12T17:52:00Z">
              <w:tcPr>
                <w:tcW w:w="1274" w:type="dxa"/>
              </w:tcPr>
            </w:tcPrChange>
          </w:tcPr>
          <w:p w14:paraId="5CD27E9D" w14:textId="77777777" w:rsidR="00D71A41" w:rsidRPr="00802990" w:rsidRDefault="00D71A41" w:rsidP="00802990">
            <w:pPr>
              <w:pStyle w:val="ListParagraph"/>
              <w:spacing w:line="360" w:lineRule="auto"/>
              <w:ind w:left="0"/>
              <w:jc w:val="both"/>
              <w:rPr>
                <w:ins w:id="3241" w:author="Chara Katiri" w:date="2015-04-12T17:50:00Z"/>
                <w:rFonts w:ascii="Times" w:hAnsi="Times" w:cs="Times New Roman"/>
                <w:sz w:val="22"/>
                <w:szCs w:val="22"/>
              </w:rPr>
            </w:pPr>
            <w:ins w:id="3242" w:author="Chara Katiri" w:date="2015-04-12T17:50:00Z">
              <w:r w:rsidRPr="00802990">
                <w:rPr>
                  <w:rFonts w:ascii="Times" w:hAnsi="Times" w:cs="Times New Roman"/>
                  <w:sz w:val="22"/>
                  <w:szCs w:val="22"/>
                </w:rPr>
                <w:t>Functional</w:t>
              </w:r>
            </w:ins>
          </w:p>
        </w:tc>
        <w:tc>
          <w:tcPr>
            <w:tcW w:w="1603" w:type="dxa"/>
            <w:tcPrChange w:id="3243" w:author="Chara Katiri" w:date="2015-04-12T17:52:00Z">
              <w:tcPr>
                <w:tcW w:w="1609" w:type="dxa"/>
              </w:tcPr>
            </w:tcPrChange>
          </w:tcPr>
          <w:p w14:paraId="1250289A" w14:textId="77777777" w:rsidR="00D71A41" w:rsidRPr="00802990" w:rsidRDefault="00D71A41" w:rsidP="00802990">
            <w:pPr>
              <w:pStyle w:val="ListParagraph"/>
              <w:spacing w:line="360" w:lineRule="auto"/>
              <w:ind w:left="0"/>
              <w:jc w:val="both"/>
              <w:rPr>
                <w:ins w:id="3244" w:author="Chara Katiri" w:date="2015-04-12T17:50:00Z"/>
                <w:rFonts w:ascii="Times" w:hAnsi="Times" w:cs="Times New Roman"/>
                <w:sz w:val="22"/>
                <w:szCs w:val="22"/>
              </w:rPr>
            </w:pPr>
          </w:p>
        </w:tc>
        <w:tc>
          <w:tcPr>
            <w:tcW w:w="1169" w:type="dxa"/>
            <w:tcPrChange w:id="3245" w:author="Chara Katiri" w:date="2015-04-12T17:52:00Z">
              <w:tcPr>
                <w:tcW w:w="1169" w:type="dxa"/>
              </w:tcPr>
            </w:tcPrChange>
          </w:tcPr>
          <w:p w14:paraId="1E44D1DC" w14:textId="513E5E36" w:rsidR="00D71A41" w:rsidRPr="00802990" w:rsidRDefault="00D71A41" w:rsidP="00802990">
            <w:pPr>
              <w:pStyle w:val="ListParagraph"/>
              <w:spacing w:line="360" w:lineRule="auto"/>
              <w:ind w:left="0"/>
              <w:jc w:val="both"/>
              <w:rPr>
                <w:ins w:id="3246" w:author="Chara Katiri" w:date="2015-04-12T17:51:00Z"/>
                <w:rFonts w:ascii="Times" w:hAnsi="Times" w:cs="Times New Roman"/>
                <w:sz w:val="22"/>
                <w:szCs w:val="22"/>
              </w:rPr>
            </w:pPr>
            <w:ins w:id="3247" w:author="Chara Katiri" w:date="2015-04-12T17:51:00Z">
              <w:r w:rsidRPr="00802990">
                <w:rPr>
                  <w:rFonts w:ascii="Times" w:hAnsi="Times" w:cs="Times New Roman"/>
                  <w:sz w:val="22"/>
                  <w:szCs w:val="22"/>
                </w:rPr>
                <w:t>M</w:t>
              </w:r>
            </w:ins>
          </w:p>
        </w:tc>
        <w:tc>
          <w:tcPr>
            <w:tcW w:w="1155" w:type="dxa"/>
            <w:tcPrChange w:id="3248" w:author="Chara Katiri" w:date="2015-04-12T17:52:00Z">
              <w:tcPr>
                <w:tcW w:w="1169" w:type="dxa"/>
              </w:tcPr>
            </w:tcPrChange>
          </w:tcPr>
          <w:p w14:paraId="03CC18C2" w14:textId="17D9EC24" w:rsidR="00D71A41" w:rsidRPr="00802990" w:rsidRDefault="00D71A41" w:rsidP="00802990">
            <w:pPr>
              <w:pStyle w:val="ListParagraph"/>
              <w:spacing w:line="360" w:lineRule="auto"/>
              <w:ind w:left="0"/>
              <w:jc w:val="both"/>
              <w:rPr>
                <w:ins w:id="3249" w:author="Chara Katiri" w:date="2015-04-12T17:51:00Z"/>
                <w:rFonts w:ascii="Times" w:hAnsi="Times" w:cs="Times New Roman"/>
                <w:sz w:val="22"/>
                <w:szCs w:val="22"/>
              </w:rPr>
            </w:pPr>
          </w:p>
        </w:tc>
        <w:tc>
          <w:tcPr>
            <w:tcW w:w="1171" w:type="dxa"/>
            <w:tcPrChange w:id="3250" w:author="Chara Katiri" w:date="2015-04-12T17:52:00Z">
              <w:tcPr>
                <w:tcW w:w="1169" w:type="dxa"/>
              </w:tcPr>
            </w:tcPrChange>
          </w:tcPr>
          <w:p w14:paraId="036A7204" w14:textId="4C6618A4" w:rsidR="00D71A41" w:rsidRPr="00802990" w:rsidRDefault="00D71A41" w:rsidP="00802990">
            <w:pPr>
              <w:pStyle w:val="ListParagraph"/>
              <w:spacing w:line="360" w:lineRule="auto"/>
              <w:ind w:left="0"/>
              <w:jc w:val="both"/>
              <w:rPr>
                <w:ins w:id="3251" w:author="Chara Katiri" w:date="2015-04-12T17:51:00Z"/>
                <w:rFonts w:ascii="Times" w:hAnsi="Times" w:cs="Times New Roman"/>
                <w:sz w:val="22"/>
                <w:szCs w:val="22"/>
              </w:rPr>
            </w:pPr>
          </w:p>
        </w:tc>
      </w:tr>
      <w:tr w:rsidR="00D71A41" w:rsidRPr="00802990" w14:paraId="6778DCA6" w14:textId="77777777" w:rsidTr="00D71A41">
        <w:trPr>
          <w:ins w:id="3252" w:author="Chara Katiri" w:date="2015-04-12T17:50:00Z"/>
          <w:trPrChange w:id="3253" w:author="Chara Katiri" w:date="2015-04-12T17:52:00Z">
            <w:trPr>
              <w:gridAfter w:val="0"/>
            </w:trPr>
          </w:trPrChange>
        </w:trPr>
        <w:tc>
          <w:tcPr>
            <w:tcW w:w="1108" w:type="dxa"/>
            <w:tcPrChange w:id="3254" w:author="Chara Katiri" w:date="2015-04-12T17:52:00Z">
              <w:tcPr>
                <w:tcW w:w="1116" w:type="dxa"/>
              </w:tcPr>
            </w:tcPrChange>
          </w:tcPr>
          <w:p w14:paraId="269832A4" w14:textId="77777777" w:rsidR="00D71A41" w:rsidRPr="00802990" w:rsidRDefault="00D71A41" w:rsidP="00802990">
            <w:pPr>
              <w:pStyle w:val="ListParagraph"/>
              <w:spacing w:line="360" w:lineRule="auto"/>
              <w:ind w:left="0"/>
              <w:jc w:val="both"/>
              <w:rPr>
                <w:ins w:id="3255" w:author="Chara Katiri" w:date="2015-04-12T17:50:00Z"/>
                <w:rFonts w:ascii="Times" w:hAnsi="Times" w:cs="Times New Roman"/>
                <w:sz w:val="22"/>
                <w:szCs w:val="22"/>
              </w:rPr>
            </w:pPr>
            <w:ins w:id="3256" w:author="Chara Katiri" w:date="2015-04-12T17:50:00Z">
              <w:r w:rsidRPr="00802990">
                <w:rPr>
                  <w:rFonts w:ascii="Times" w:hAnsi="Times" w:cs="Times New Roman"/>
                  <w:sz w:val="22"/>
                  <w:szCs w:val="22"/>
                </w:rPr>
                <w:t>3.1</w:t>
              </w:r>
            </w:ins>
          </w:p>
        </w:tc>
        <w:tc>
          <w:tcPr>
            <w:tcW w:w="3951" w:type="dxa"/>
            <w:tcPrChange w:id="3257" w:author="Chara Katiri" w:date="2015-04-12T17:52:00Z">
              <w:tcPr>
                <w:tcW w:w="3960" w:type="dxa"/>
              </w:tcPr>
            </w:tcPrChange>
          </w:tcPr>
          <w:p w14:paraId="37DB850F" w14:textId="77777777" w:rsidR="00D71A41" w:rsidRPr="00802990" w:rsidRDefault="00D71A41" w:rsidP="00802990">
            <w:pPr>
              <w:pStyle w:val="ListParagraph"/>
              <w:spacing w:line="360" w:lineRule="auto"/>
              <w:ind w:left="0"/>
              <w:jc w:val="both"/>
              <w:rPr>
                <w:ins w:id="3258" w:author="Chara Katiri" w:date="2015-04-12T17:50:00Z"/>
                <w:rFonts w:ascii="Times" w:hAnsi="Times" w:cs="Times New Roman"/>
                <w:sz w:val="22"/>
                <w:szCs w:val="22"/>
              </w:rPr>
            </w:pPr>
            <w:ins w:id="3259" w:author="Chara Katiri" w:date="2015-04-12T17:50:00Z">
              <w:r w:rsidRPr="00802990">
                <w:rPr>
                  <w:rFonts w:ascii="Times" w:hAnsi="Times" w:cs="Times New Roman"/>
                  <w:sz w:val="22"/>
                  <w:szCs w:val="22"/>
                </w:rPr>
                <w:t xml:space="preserve">The system must offer 2 different permission roles. One for admin-role and one for standard user-role.  </w:t>
              </w:r>
            </w:ins>
          </w:p>
        </w:tc>
        <w:tc>
          <w:tcPr>
            <w:tcW w:w="1325" w:type="dxa"/>
            <w:tcPrChange w:id="3260" w:author="Chara Katiri" w:date="2015-04-12T17:52:00Z">
              <w:tcPr>
                <w:tcW w:w="1274" w:type="dxa"/>
              </w:tcPr>
            </w:tcPrChange>
          </w:tcPr>
          <w:p w14:paraId="7B8C7539" w14:textId="77777777" w:rsidR="00D71A41" w:rsidRPr="00802990" w:rsidRDefault="00D71A41" w:rsidP="00802990">
            <w:pPr>
              <w:pStyle w:val="ListParagraph"/>
              <w:spacing w:line="360" w:lineRule="auto"/>
              <w:ind w:left="0"/>
              <w:jc w:val="both"/>
              <w:rPr>
                <w:ins w:id="3261" w:author="Chara Katiri" w:date="2015-04-12T17:50:00Z"/>
                <w:rFonts w:ascii="Times" w:hAnsi="Times" w:cs="Times New Roman"/>
                <w:sz w:val="22"/>
                <w:szCs w:val="22"/>
              </w:rPr>
            </w:pPr>
            <w:ins w:id="3262" w:author="Chara Katiri" w:date="2015-04-12T17:50:00Z">
              <w:r w:rsidRPr="00802990">
                <w:rPr>
                  <w:rFonts w:ascii="Times" w:hAnsi="Times" w:cs="Times New Roman"/>
                  <w:sz w:val="22"/>
                  <w:szCs w:val="22"/>
                </w:rPr>
                <w:t>Functional</w:t>
              </w:r>
            </w:ins>
          </w:p>
        </w:tc>
        <w:tc>
          <w:tcPr>
            <w:tcW w:w="1603" w:type="dxa"/>
            <w:tcPrChange w:id="3263" w:author="Chara Katiri" w:date="2015-04-12T17:52:00Z">
              <w:tcPr>
                <w:tcW w:w="1609" w:type="dxa"/>
              </w:tcPr>
            </w:tcPrChange>
          </w:tcPr>
          <w:p w14:paraId="567A17AC" w14:textId="77777777" w:rsidR="00D71A41" w:rsidRPr="00802990" w:rsidRDefault="00D71A41" w:rsidP="00802990">
            <w:pPr>
              <w:pStyle w:val="ListParagraph"/>
              <w:spacing w:line="360" w:lineRule="auto"/>
              <w:ind w:left="0"/>
              <w:jc w:val="both"/>
              <w:rPr>
                <w:ins w:id="3264" w:author="Chara Katiri" w:date="2015-04-12T17:50:00Z"/>
                <w:rFonts w:ascii="Times" w:hAnsi="Times" w:cs="Times New Roman"/>
                <w:sz w:val="22"/>
                <w:szCs w:val="22"/>
              </w:rPr>
            </w:pPr>
          </w:p>
        </w:tc>
        <w:tc>
          <w:tcPr>
            <w:tcW w:w="1169" w:type="dxa"/>
            <w:tcPrChange w:id="3265" w:author="Chara Katiri" w:date="2015-04-12T17:52:00Z">
              <w:tcPr>
                <w:tcW w:w="1169" w:type="dxa"/>
              </w:tcPr>
            </w:tcPrChange>
          </w:tcPr>
          <w:p w14:paraId="44D7624D" w14:textId="60B124A4" w:rsidR="00D71A41" w:rsidRPr="00802990" w:rsidRDefault="00D71A41" w:rsidP="00802990">
            <w:pPr>
              <w:pStyle w:val="ListParagraph"/>
              <w:spacing w:line="360" w:lineRule="auto"/>
              <w:ind w:left="0"/>
              <w:jc w:val="both"/>
              <w:rPr>
                <w:ins w:id="3266" w:author="Chara Katiri" w:date="2015-04-12T17:51:00Z"/>
                <w:rFonts w:ascii="Times" w:hAnsi="Times" w:cs="Times New Roman"/>
                <w:sz w:val="22"/>
                <w:szCs w:val="22"/>
              </w:rPr>
            </w:pPr>
            <w:ins w:id="3267" w:author="Chara Katiri" w:date="2015-04-12T17:51:00Z">
              <w:r w:rsidRPr="00802990">
                <w:rPr>
                  <w:rFonts w:ascii="Times" w:hAnsi="Times" w:cs="Times New Roman"/>
                  <w:sz w:val="22"/>
                  <w:szCs w:val="22"/>
                </w:rPr>
                <w:t>M</w:t>
              </w:r>
            </w:ins>
          </w:p>
        </w:tc>
        <w:tc>
          <w:tcPr>
            <w:tcW w:w="1155" w:type="dxa"/>
            <w:tcPrChange w:id="3268" w:author="Chara Katiri" w:date="2015-04-12T17:52:00Z">
              <w:tcPr>
                <w:tcW w:w="1169" w:type="dxa"/>
              </w:tcPr>
            </w:tcPrChange>
          </w:tcPr>
          <w:p w14:paraId="3E17055D" w14:textId="5133A1EA" w:rsidR="00D71A41" w:rsidRPr="00802990" w:rsidRDefault="00D71A41" w:rsidP="00802990">
            <w:pPr>
              <w:pStyle w:val="ListParagraph"/>
              <w:spacing w:line="360" w:lineRule="auto"/>
              <w:ind w:left="0"/>
              <w:jc w:val="both"/>
              <w:rPr>
                <w:ins w:id="3269" w:author="Chara Katiri" w:date="2015-04-12T17:51:00Z"/>
                <w:rFonts w:ascii="Times" w:hAnsi="Times" w:cs="Times New Roman"/>
                <w:sz w:val="22"/>
                <w:szCs w:val="22"/>
              </w:rPr>
            </w:pPr>
          </w:p>
        </w:tc>
        <w:tc>
          <w:tcPr>
            <w:tcW w:w="1171" w:type="dxa"/>
            <w:tcPrChange w:id="3270" w:author="Chara Katiri" w:date="2015-04-12T17:52:00Z">
              <w:tcPr>
                <w:tcW w:w="1169" w:type="dxa"/>
              </w:tcPr>
            </w:tcPrChange>
          </w:tcPr>
          <w:p w14:paraId="3BCB3178" w14:textId="47DE8166" w:rsidR="00D71A41" w:rsidRPr="00802990" w:rsidRDefault="00D71A41" w:rsidP="00802990">
            <w:pPr>
              <w:pStyle w:val="ListParagraph"/>
              <w:spacing w:line="360" w:lineRule="auto"/>
              <w:ind w:left="0"/>
              <w:jc w:val="both"/>
              <w:rPr>
                <w:ins w:id="3271" w:author="Chara Katiri" w:date="2015-04-12T17:51:00Z"/>
                <w:rFonts w:ascii="Times" w:hAnsi="Times" w:cs="Times New Roman"/>
                <w:sz w:val="22"/>
                <w:szCs w:val="22"/>
              </w:rPr>
            </w:pPr>
          </w:p>
        </w:tc>
      </w:tr>
      <w:tr w:rsidR="00D71A41" w:rsidRPr="00802990" w14:paraId="16D2C839" w14:textId="77777777" w:rsidTr="00D71A41">
        <w:trPr>
          <w:ins w:id="3272" w:author="Chara Katiri" w:date="2015-04-12T17:50:00Z"/>
          <w:trPrChange w:id="3273" w:author="Chara Katiri" w:date="2015-04-12T17:52:00Z">
            <w:trPr>
              <w:gridAfter w:val="0"/>
            </w:trPr>
          </w:trPrChange>
        </w:trPr>
        <w:tc>
          <w:tcPr>
            <w:tcW w:w="1108" w:type="dxa"/>
            <w:tcPrChange w:id="3274" w:author="Chara Katiri" w:date="2015-04-12T17:52:00Z">
              <w:tcPr>
                <w:tcW w:w="1116" w:type="dxa"/>
              </w:tcPr>
            </w:tcPrChange>
          </w:tcPr>
          <w:p w14:paraId="22B5AEFD" w14:textId="77777777" w:rsidR="00D71A41" w:rsidRPr="00802990" w:rsidRDefault="00D71A41" w:rsidP="00802990">
            <w:pPr>
              <w:pStyle w:val="ListParagraph"/>
              <w:spacing w:line="360" w:lineRule="auto"/>
              <w:ind w:left="0"/>
              <w:jc w:val="both"/>
              <w:rPr>
                <w:ins w:id="3275" w:author="Chara Katiri" w:date="2015-04-12T17:50:00Z"/>
                <w:rFonts w:ascii="Times" w:hAnsi="Times" w:cs="Times New Roman"/>
                <w:sz w:val="22"/>
                <w:szCs w:val="22"/>
              </w:rPr>
            </w:pPr>
            <w:ins w:id="3276" w:author="Chara Katiri" w:date="2015-04-12T17:50:00Z">
              <w:r w:rsidRPr="00802990">
                <w:rPr>
                  <w:rFonts w:ascii="Times" w:hAnsi="Times" w:cs="Times New Roman"/>
                  <w:sz w:val="22"/>
                  <w:szCs w:val="22"/>
                </w:rPr>
                <w:t>3.2</w:t>
              </w:r>
            </w:ins>
          </w:p>
        </w:tc>
        <w:tc>
          <w:tcPr>
            <w:tcW w:w="3951" w:type="dxa"/>
            <w:tcPrChange w:id="3277" w:author="Chara Katiri" w:date="2015-04-12T17:52:00Z">
              <w:tcPr>
                <w:tcW w:w="3960" w:type="dxa"/>
              </w:tcPr>
            </w:tcPrChange>
          </w:tcPr>
          <w:p w14:paraId="2F06DBDB" w14:textId="77777777" w:rsidR="00D71A41" w:rsidRPr="00802990" w:rsidRDefault="00D71A41" w:rsidP="00802990">
            <w:pPr>
              <w:pStyle w:val="ListParagraph"/>
              <w:spacing w:line="360" w:lineRule="auto"/>
              <w:ind w:left="0"/>
              <w:jc w:val="both"/>
              <w:rPr>
                <w:ins w:id="3278" w:author="Chara Katiri" w:date="2015-04-12T17:50:00Z"/>
                <w:rFonts w:ascii="Times" w:hAnsi="Times" w:cs="Times New Roman"/>
                <w:sz w:val="22"/>
                <w:szCs w:val="22"/>
              </w:rPr>
            </w:pPr>
            <w:ins w:id="3279" w:author="Chara Katiri" w:date="2015-04-12T17:50:00Z">
              <w:r w:rsidRPr="00802990">
                <w:rPr>
                  <w:rFonts w:ascii="Times" w:hAnsi="Times" w:cs="Times New Roman"/>
                  <w:sz w:val="22"/>
                  <w:szCs w:val="22"/>
                </w:rPr>
                <w:t xml:space="preserve">The system must allow admins full control over the website, including deletion of user accounts and items. </w:t>
              </w:r>
            </w:ins>
          </w:p>
        </w:tc>
        <w:tc>
          <w:tcPr>
            <w:tcW w:w="1325" w:type="dxa"/>
            <w:tcPrChange w:id="3280" w:author="Chara Katiri" w:date="2015-04-12T17:52:00Z">
              <w:tcPr>
                <w:tcW w:w="1274" w:type="dxa"/>
              </w:tcPr>
            </w:tcPrChange>
          </w:tcPr>
          <w:p w14:paraId="352D2006" w14:textId="77777777" w:rsidR="00D71A41" w:rsidRPr="00802990" w:rsidRDefault="00D71A41" w:rsidP="00802990">
            <w:pPr>
              <w:pStyle w:val="ListParagraph"/>
              <w:spacing w:line="360" w:lineRule="auto"/>
              <w:ind w:left="0"/>
              <w:jc w:val="both"/>
              <w:rPr>
                <w:ins w:id="3281" w:author="Chara Katiri" w:date="2015-04-12T17:50:00Z"/>
                <w:rFonts w:ascii="Times" w:hAnsi="Times" w:cs="Times New Roman"/>
                <w:sz w:val="22"/>
                <w:szCs w:val="22"/>
              </w:rPr>
            </w:pPr>
            <w:ins w:id="3282" w:author="Chara Katiri" w:date="2015-04-12T17:50:00Z">
              <w:r w:rsidRPr="00802990">
                <w:rPr>
                  <w:rFonts w:ascii="Times" w:hAnsi="Times" w:cs="Times New Roman"/>
                  <w:sz w:val="22"/>
                  <w:szCs w:val="22"/>
                </w:rPr>
                <w:t>Functional</w:t>
              </w:r>
            </w:ins>
          </w:p>
        </w:tc>
        <w:tc>
          <w:tcPr>
            <w:tcW w:w="1603" w:type="dxa"/>
            <w:tcPrChange w:id="3283" w:author="Chara Katiri" w:date="2015-04-12T17:52:00Z">
              <w:tcPr>
                <w:tcW w:w="1609" w:type="dxa"/>
              </w:tcPr>
            </w:tcPrChange>
          </w:tcPr>
          <w:p w14:paraId="1F325A40" w14:textId="77777777" w:rsidR="00D71A41" w:rsidRPr="00802990" w:rsidRDefault="00D71A41" w:rsidP="00802990">
            <w:pPr>
              <w:pStyle w:val="ListParagraph"/>
              <w:spacing w:line="360" w:lineRule="auto"/>
              <w:ind w:left="0"/>
              <w:jc w:val="both"/>
              <w:rPr>
                <w:ins w:id="3284" w:author="Chara Katiri" w:date="2015-04-12T17:50:00Z"/>
                <w:rFonts w:ascii="Times" w:hAnsi="Times" w:cs="Times New Roman"/>
                <w:sz w:val="22"/>
                <w:szCs w:val="22"/>
              </w:rPr>
            </w:pPr>
          </w:p>
        </w:tc>
        <w:tc>
          <w:tcPr>
            <w:tcW w:w="1169" w:type="dxa"/>
            <w:tcPrChange w:id="3285" w:author="Chara Katiri" w:date="2015-04-12T17:52:00Z">
              <w:tcPr>
                <w:tcW w:w="1169" w:type="dxa"/>
              </w:tcPr>
            </w:tcPrChange>
          </w:tcPr>
          <w:p w14:paraId="422CAF58" w14:textId="06D79E6B" w:rsidR="00D71A41" w:rsidRPr="00802990" w:rsidRDefault="00D71A41" w:rsidP="00802990">
            <w:pPr>
              <w:pStyle w:val="ListParagraph"/>
              <w:spacing w:line="360" w:lineRule="auto"/>
              <w:ind w:left="0"/>
              <w:jc w:val="both"/>
              <w:rPr>
                <w:ins w:id="3286" w:author="Chara Katiri" w:date="2015-04-12T17:51:00Z"/>
                <w:rFonts w:ascii="Times" w:hAnsi="Times" w:cs="Times New Roman"/>
                <w:sz w:val="22"/>
                <w:szCs w:val="22"/>
              </w:rPr>
            </w:pPr>
            <w:ins w:id="3287" w:author="Chara Katiri" w:date="2015-04-12T17:51:00Z">
              <w:r w:rsidRPr="00802990">
                <w:rPr>
                  <w:rFonts w:ascii="Times" w:hAnsi="Times" w:cs="Times New Roman"/>
                  <w:sz w:val="22"/>
                  <w:szCs w:val="22"/>
                </w:rPr>
                <w:t>M</w:t>
              </w:r>
            </w:ins>
          </w:p>
        </w:tc>
        <w:tc>
          <w:tcPr>
            <w:tcW w:w="1155" w:type="dxa"/>
            <w:tcPrChange w:id="3288" w:author="Chara Katiri" w:date="2015-04-12T17:52:00Z">
              <w:tcPr>
                <w:tcW w:w="1169" w:type="dxa"/>
              </w:tcPr>
            </w:tcPrChange>
          </w:tcPr>
          <w:p w14:paraId="67BEBAB1" w14:textId="15E30B14" w:rsidR="00D71A41" w:rsidRPr="00802990" w:rsidRDefault="00D71A41" w:rsidP="00802990">
            <w:pPr>
              <w:pStyle w:val="ListParagraph"/>
              <w:spacing w:line="360" w:lineRule="auto"/>
              <w:ind w:left="0"/>
              <w:jc w:val="both"/>
              <w:rPr>
                <w:ins w:id="3289" w:author="Chara Katiri" w:date="2015-04-12T17:51:00Z"/>
                <w:rFonts w:ascii="Times" w:hAnsi="Times" w:cs="Times New Roman"/>
                <w:sz w:val="22"/>
                <w:szCs w:val="22"/>
              </w:rPr>
            </w:pPr>
          </w:p>
        </w:tc>
        <w:tc>
          <w:tcPr>
            <w:tcW w:w="1171" w:type="dxa"/>
            <w:tcPrChange w:id="3290" w:author="Chara Katiri" w:date="2015-04-12T17:52:00Z">
              <w:tcPr>
                <w:tcW w:w="1169" w:type="dxa"/>
              </w:tcPr>
            </w:tcPrChange>
          </w:tcPr>
          <w:p w14:paraId="0C71BBD6" w14:textId="14359C6D" w:rsidR="00D71A41" w:rsidRPr="00802990" w:rsidRDefault="00D71A41" w:rsidP="00802990">
            <w:pPr>
              <w:pStyle w:val="ListParagraph"/>
              <w:spacing w:line="360" w:lineRule="auto"/>
              <w:ind w:left="0"/>
              <w:jc w:val="both"/>
              <w:rPr>
                <w:ins w:id="3291" w:author="Chara Katiri" w:date="2015-04-12T17:51:00Z"/>
                <w:rFonts w:ascii="Times" w:hAnsi="Times" w:cs="Times New Roman"/>
                <w:sz w:val="22"/>
                <w:szCs w:val="22"/>
              </w:rPr>
            </w:pPr>
          </w:p>
        </w:tc>
      </w:tr>
      <w:tr w:rsidR="00D71A41" w:rsidRPr="00802990" w14:paraId="36894136" w14:textId="77777777" w:rsidTr="00D71A41">
        <w:trPr>
          <w:ins w:id="3292" w:author="Chara Katiri" w:date="2015-04-12T17:50:00Z"/>
          <w:trPrChange w:id="3293" w:author="Chara Katiri" w:date="2015-04-12T17:52:00Z">
            <w:trPr>
              <w:gridAfter w:val="0"/>
            </w:trPr>
          </w:trPrChange>
        </w:trPr>
        <w:tc>
          <w:tcPr>
            <w:tcW w:w="1108" w:type="dxa"/>
            <w:tcPrChange w:id="3294" w:author="Chara Katiri" w:date="2015-04-12T17:52:00Z">
              <w:tcPr>
                <w:tcW w:w="1116" w:type="dxa"/>
              </w:tcPr>
            </w:tcPrChange>
          </w:tcPr>
          <w:p w14:paraId="2F57E416" w14:textId="77777777" w:rsidR="00D71A41" w:rsidRPr="00802990" w:rsidRDefault="00D71A41" w:rsidP="00802990">
            <w:pPr>
              <w:pStyle w:val="ListParagraph"/>
              <w:spacing w:line="360" w:lineRule="auto"/>
              <w:ind w:left="0"/>
              <w:jc w:val="both"/>
              <w:rPr>
                <w:ins w:id="3295" w:author="Chara Katiri" w:date="2015-04-12T17:50:00Z"/>
                <w:rFonts w:ascii="Times" w:hAnsi="Times" w:cs="Times New Roman"/>
                <w:sz w:val="22"/>
                <w:szCs w:val="22"/>
              </w:rPr>
            </w:pPr>
            <w:ins w:id="3296" w:author="Chara Katiri" w:date="2015-04-12T17:50:00Z">
              <w:r w:rsidRPr="00802990">
                <w:rPr>
                  <w:rFonts w:ascii="Times" w:hAnsi="Times" w:cs="Times New Roman"/>
                  <w:sz w:val="22"/>
                  <w:szCs w:val="22"/>
                </w:rPr>
                <w:t>4</w:t>
              </w:r>
            </w:ins>
          </w:p>
        </w:tc>
        <w:tc>
          <w:tcPr>
            <w:tcW w:w="3951" w:type="dxa"/>
            <w:tcPrChange w:id="3297" w:author="Chara Katiri" w:date="2015-04-12T17:52:00Z">
              <w:tcPr>
                <w:tcW w:w="3960" w:type="dxa"/>
              </w:tcPr>
            </w:tcPrChange>
          </w:tcPr>
          <w:p w14:paraId="59D5EE5E" w14:textId="77777777" w:rsidR="00D71A41" w:rsidRPr="00802990" w:rsidRDefault="00D71A41" w:rsidP="00802990">
            <w:pPr>
              <w:pStyle w:val="ListParagraph"/>
              <w:spacing w:line="360" w:lineRule="auto"/>
              <w:ind w:left="0"/>
              <w:jc w:val="both"/>
              <w:rPr>
                <w:ins w:id="3298" w:author="Chara Katiri" w:date="2015-04-12T17:50:00Z"/>
                <w:rFonts w:ascii="Times" w:hAnsi="Times" w:cs="Times New Roman"/>
                <w:sz w:val="22"/>
                <w:szCs w:val="22"/>
              </w:rPr>
            </w:pPr>
            <w:ins w:id="3299" w:author="Chara Katiri" w:date="2015-04-12T17:50:00Z">
              <w:r w:rsidRPr="00802990">
                <w:rPr>
                  <w:rFonts w:ascii="Times" w:hAnsi="Times" w:cs="Times New Roman"/>
                  <w:sz w:val="22"/>
                  <w:szCs w:val="22"/>
                </w:rPr>
                <w:t xml:space="preserve">The system must forbid standard-users from accessing admin pages. </w:t>
              </w:r>
            </w:ins>
          </w:p>
        </w:tc>
        <w:tc>
          <w:tcPr>
            <w:tcW w:w="1325" w:type="dxa"/>
            <w:tcPrChange w:id="3300" w:author="Chara Katiri" w:date="2015-04-12T17:52:00Z">
              <w:tcPr>
                <w:tcW w:w="1274" w:type="dxa"/>
              </w:tcPr>
            </w:tcPrChange>
          </w:tcPr>
          <w:p w14:paraId="7F2665D6" w14:textId="77777777" w:rsidR="00D71A41" w:rsidRPr="00802990" w:rsidRDefault="00D71A41" w:rsidP="00802990">
            <w:pPr>
              <w:pStyle w:val="ListParagraph"/>
              <w:spacing w:line="360" w:lineRule="auto"/>
              <w:ind w:left="0"/>
              <w:jc w:val="both"/>
              <w:rPr>
                <w:ins w:id="3301" w:author="Chara Katiri" w:date="2015-04-12T17:50:00Z"/>
                <w:rFonts w:ascii="Times" w:hAnsi="Times" w:cs="Times New Roman"/>
                <w:sz w:val="22"/>
                <w:szCs w:val="22"/>
              </w:rPr>
            </w:pPr>
            <w:ins w:id="3302" w:author="Chara Katiri" w:date="2015-04-12T17:50:00Z">
              <w:r w:rsidRPr="00802990">
                <w:rPr>
                  <w:rFonts w:ascii="Times" w:hAnsi="Times" w:cs="Times New Roman"/>
                  <w:sz w:val="22"/>
                  <w:szCs w:val="22"/>
                </w:rPr>
                <w:t>Functional</w:t>
              </w:r>
            </w:ins>
          </w:p>
        </w:tc>
        <w:tc>
          <w:tcPr>
            <w:tcW w:w="1603" w:type="dxa"/>
            <w:tcPrChange w:id="3303" w:author="Chara Katiri" w:date="2015-04-12T17:52:00Z">
              <w:tcPr>
                <w:tcW w:w="1609" w:type="dxa"/>
              </w:tcPr>
            </w:tcPrChange>
          </w:tcPr>
          <w:p w14:paraId="7F1DACD6" w14:textId="77777777" w:rsidR="00D71A41" w:rsidRPr="00802990" w:rsidRDefault="00D71A41" w:rsidP="00802990">
            <w:pPr>
              <w:pStyle w:val="ListParagraph"/>
              <w:spacing w:line="360" w:lineRule="auto"/>
              <w:ind w:left="0"/>
              <w:jc w:val="both"/>
              <w:rPr>
                <w:ins w:id="3304" w:author="Chara Katiri" w:date="2015-04-12T17:50:00Z"/>
                <w:rFonts w:ascii="Times" w:hAnsi="Times" w:cs="Times New Roman"/>
                <w:sz w:val="22"/>
                <w:szCs w:val="22"/>
              </w:rPr>
            </w:pPr>
          </w:p>
        </w:tc>
        <w:tc>
          <w:tcPr>
            <w:tcW w:w="1169" w:type="dxa"/>
            <w:tcPrChange w:id="3305" w:author="Chara Katiri" w:date="2015-04-12T17:52:00Z">
              <w:tcPr>
                <w:tcW w:w="1169" w:type="dxa"/>
              </w:tcPr>
            </w:tcPrChange>
          </w:tcPr>
          <w:p w14:paraId="541A248D" w14:textId="18E5257F" w:rsidR="00D71A41" w:rsidRPr="00802990" w:rsidRDefault="00D71A41" w:rsidP="00802990">
            <w:pPr>
              <w:pStyle w:val="ListParagraph"/>
              <w:spacing w:line="360" w:lineRule="auto"/>
              <w:ind w:left="0"/>
              <w:jc w:val="both"/>
              <w:rPr>
                <w:ins w:id="3306" w:author="Chara Katiri" w:date="2015-04-12T17:51:00Z"/>
                <w:rFonts w:ascii="Times" w:hAnsi="Times" w:cs="Times New Roman"/>
                <w:sz w:val="22"/>
                <w:szCs w:val="22"/>
              </w:rPr>
            </w:pPr>
            <w:ins w:id="3307" w:author="Chara Katiri" w:date="2015-04-12T17:51:00Z">
              <w:r w:rsidRPr="00802990">
                <w:rPr>
                  <w:rFonts w:ascii="Times" w:hAnsi="Times" w:cs="Times New Roman"/>
                  <w:sz w:val="22"/>
                  <w:szCs w:val="22"/>
                </w:rPr>
                <w:t>M</w:t>
              </w:r>
            </w:ins>
          </w:p>
        </w:tc>
        <w:tc>
          <w:tcPr>
            <w:tcW w:w="1155" w:type="dxa"/>
            <w:tcPrChange w:id="3308" w:author="Chara Katiri" w:date="2015-04-12T17:52:00Z">
              <w:tcPr>
                <w:tcW w:w="1169" w:type="dxa"/>
              </w:tcPr>
            </w:tcPrChange>
          </w:tcPr>
          <w:p w14:paraId="5D0DC597" w14:textId="474F9BD5" w:rsidR="00D71A41" w:rsidRPr="00802990" w:rsidRDefault="00D71A41" w:rsidP="00802990">
            <w:pPr>
              <w:pStyle w:val="ListParagraph"/>
              <w:spacing w:line="360" w:lineRule="auto"/>
              <w:ind w:left="0"/>
              <w:jc w:val="both"/>
              <w:rPr>
                <w:ins w:id="3309" w:author="Chara Katiri" w:date="2015-04-12T17:51:00Z"/>
                <w:rFonts w:ascii="Times" w:hAnsi="Times" w:cs="Times New Roman"/>
                <w:sz w:val="22"/>
                <w:szCs w:val="22"/>
              </w:rPr>
            </w:pPr>
          </w:p>
        </w:tc>
        <w:tc>
          <w:tcPr>
            <w:tcW w:w="1171" w:type="dxa"/>
            <w:tcPrChange w:id="3310" w:author="Chara Katiri" w:date="2015-04-12T17:52:00Z">
              <w:tcPr>
                <w:tcW w:w="1169" w:type="dxa"/>
              </w:tcPr>
            </w:tcPrChange>
          </w:tcPr>
          <w:p w14:paraId="63BA79F1" w14:textId="1B0D01E1" w:rsidR="00D71A41" w:rsidRPr="00802990" w:rsidRDefault="00D71A41" w:rsidP="00802990">
            <w:pPr>
              <w:pStyle w:val="ListParagraph"/>
              <w:spacing w:line="360" w:lineRule="auto"/>
              <w:ind w:left="0"/>
              <w:jc w:val="both"/>
              <w:rPr>
                <w:ins w:id="3311" w:author="Chara Katiri" w:date="2015-04-12T17:51:00Z"/>
                <w:rFonts w:ascii="Times" w:hAnsi="Times" w:cs="Times New Roman"/>
                <w:sz w:val="22"/>
                <w:szCs w:val="22"/>
              </w:rPr>
            </w:pPr>
          </w:p>
        </w:tc>
      </w:tr>
      <w:tr w:rsidR="00D71A41" w:rsidRPr="00802990" w14:paraId="786B6048" w14:textId="77777777" w:rsidTr="00D71A41">
        <w:trPr>
          <w:ins w:id="3312" w:author="Chara Katiri" w:date="2015-04-12T17:50:00Z"/>
          <w:trPrChange w:id="3313" w:author="Chara Katiri" w:date="2015-04-12T17:52:00Z">
            <w:trPr>
              <w:gridAfter w:val="0"/>
            </w:trPr>
          </w:trPrChange>
        </w:trPr>
        <w:tc>
          <w:tcPr>
            <w:tcW w:w="11482" w:type="dxa"/>
            <w:gridSpan w:val="7"/>
            <w:shd w:val="clear" w:color="auto" w:fill="4F81BD" w:themeFill="accent1"/>
            <w:tcPrChange w:id="3314" w:author="Chara Katiri" w:date="2015-04-12T17:52:00Z">
              <w:tcPr>
                <w:tcW w:w="11466" w:type="dxa"/>
                <w:gridSpan w:val="7"/>
                <w:shd w:val="clear" w:color="auto" w:fill="4F81BD" w:themeFill="accent1"/>
              </w:tcPr>
            </w:tcPrChange>
          </w:tcPr>
          <w:p w14:paraId="024D49FD" w14:textId="06299AF8" w:rsidR="00D71A41" w:rsidRPr="00802990" w:rsidRDefault="00D71A41" w:rsidP="00802990">
            <w:pPr>
              <w:pStyle w:val="ListParagraph"/>
              <w:spacing w:line="360" w:lineRule="auto"/>
              <w:ind w:left="0"/>
              <w:jc w:val="both"/>
              <w:rPr>
                <w:ins w:id="3315" w:author="Chara Katiri" w:date="2015-04-12T17:51:00Z"/>
                <w:rFonts w:ascii="Times" w:hAnsi="Times" w:cs="Times New Roman"/>
                <w:sz w:val="22"/>
                <w:szCs w:val="22"/>
              </w:rPr>
            </w:pPr>
            <w:ins w:id="3316" w:author="Chara Katiri" w:date="2015-04-12T17:50:00Z">
              <w:r w:rsidRPr="00802990">
                <w:rPr>
                  <w:rFonts w:ascii="Times" w:hAnsi="Times" w:cs="Times New Roman"/>
                  <w:sz w:val="22"/>
                  <w:szCs w:val="22"/>
                </w:rPr>
                <w:lastRenderedPageBreak/>
                <w:t>Login - Logout</w:t>
              </w:r>
            </w:ins>
          </w:p>
        </w:tc>
      </w:tr>
      <w:tr w:rsidR="00D71A41" w:rsidRPr="00802990" w14:paraId="1B9415D5" w14:textId="77777777" w:rsidTr="00D71A41">
        <w:trPr>
          <w:ins w:id="3317" w:author="Chara Katiri" w:date="2015-04-12T17:50:00Z"/>
          <w:trPrChange w:id="3318" w:author="Chara Katiri" w:date="2015-04-12T17:52:00Z">
            <w:trPr>
              <w:gridAfter w:val="0"/>
            </w:trPr>
          </w:trPrChange>
        </w:trPr>
        <w:tc>
          <w:tcPr>
            <w:tcW w:w="1108" w:type="dxa"/>
            <w:tcPrChange w:id="3319" w:author="Chara Katiri" w:date="2015-04-12T17:52:00Z">
              <w:tcPr>
                <w:tcW w:w="1116" w:type="dxa"/>
              </w:tcPr>
            </w:tcPrChange>
          </w:tcPr>
          <w:p w14:paraId="4A59AB8F" w14:textId="77777777" w:rsidR="00D71A41" w:rsidRPr="00802990" w:rsidRDefault="00D71A41" w:rsidP="00802990">
            <w:pPr>
              <w:pStyle w:val="ListParagraph"/>
              <w:spacing w:line="360" w:lineRule="auto"/>
              <w:ind w:left="0"/>
              <w:jc w:val="both"/>
              <w:rPr>
                <w:ins w:id="3320" w:author="Chara Katiri" w:date="2015-04-12T17:50:00Z"/>
                <w:rFonts w:ascii="Times" w:hAnsi="Times" w:cs="Times New Roman"/>
                <w:sz w:val="22"/>
                <w:szCs w:val="22"/>
              </w:rPr>
            </w:pPr>
            <w:ins w:id="3321" w:author="Chara Katiri" w:date="2015-04-12T17:50:00Z">
              <w:r w:rsidRPr="00802990">
                <w:rPr>
                  <w:rFonts w:ascii="Times" w:hAnsi="Times" w:cs="Times New Roman"/>
                  <w:sz w:val="22"/>
                  <w:szCs w:val="22"/>
                </w:rPr>
                <w:t>5</w:t>
              </w:r>
            </w:ins>
          </w:p>
        </w:tc>
        <w:tc>
          <w:tcPr>
            <w:tcW w:w="3951" w:type="dxa"/>
            <w:tcPrChange w:id="3322" w:author="Chara Katiri" w:date="2015-04-12T17:52:00Z">
              <w:tcPr>
                <w:tcW w:w="3960" w:type="dxa"/>
              </w:tcPr>
            </w:tcPrChange>
          </w:tcPr>
          <w:p w14:paraId="6D175B19" w14:textId="77777777" w:rsidR="00D71A41" w:rsidRPr="00802990" w:rsidRDefault="00D71A41" w:rsidP="00802990">
            <w:pPr>
              <w:pStyle w:val="ListParagraph"/>
              <w:spacing w:line="360" w:lineRule="auto"/>
              <w:ind w:left="0"/>
              <w:jc w:val="both"/>
              <w:rPr>
                <w:ins w:id="3323" w:author="Chara Katiri" w:date="2015-04-12T17:50:00Z"/>
                <w:rFonts w:ascii="Times" w:hAnsi="Times" w:cs="Times New Roman"/>
                <w:sz w:val="22"/>
                <w:szCs w:val="22"/>
              </w:rPr>
            </w:pPr>
            <w:ins w:id="3324" w:author="Chara Katiri" w:date="2015-04-12T17:50:00Z">
              <w:r w:rsidRPr="00802990">
                <w:rPr>
                  <w:rFonts w:ascii="Times" w:hAnsi="Times" w:cs="Times New Roman"/>
                  <w:sz w:val="22"/>
                  <w:szCs w:val="22"/>
                </w:rPr>
                <w:t>The system must forbid access to users with invalid username.</w:t>
              </w:r>
            </w:ins>
          </w:p>
        </w:tc>
        <w:tc>
          <w:tcPr>
            <w:tcW w:w="1325" w:type="dxa"/>
            <w:tcPrChange w:id="3325" w:author="Chara Katiri" w:date="2015-04-12T17:52:00Z">
              <w:tcPr>
                <w:tcW w:w="1274" w:type="dxa"/>
              </w:tcPr>
            </w:tcPrChange>
          </w:tcPr>
          <w:p w14:paraId="340EB93B" w14:textId="77777777" w:rsidR="00D71A41" w:rsidRPr="00802990" w:rsidRDefault="00D71A41" w:rsidP="00802990">
            <w:pPr>
              <w:pStyle w:val="ListParagraph"/>
              <w:spacing w:line="360" w:lineRule="auto"/>
              <w:ind w:left="0"/>
              <w:jc w:val="both"/>
              <w:rPr>
                <w:ins w:id="3326" w:author="Chara Katiri" w:date="2015-04-12T17:50:00Z"/>
                <w:rFonts w:ascii="Times" w:hAnsi="Times" w:cs="Times New Roman"/>
                <w:sz w:val="22"/>
                <w:szCs w:val="22"/>
              </w:rPr>
            </w:pPr>
            <w:ins w:id="3327" w:author="Chara Katiri" w:date="2015-04-12T17:50:00Z">
              <w:r w:rsidRPr="00802990">
                <w:rPr>
                  <w:rFonts w:ascii="Times" w:hAnsi="Times" w:cs="Times New Roman"/>
                  <w:sz w:val="22"/>
                  <w:szCs w:val="22"/>
                </w:rPr>
                <w:t>Functional</w:t>
              </w:r>
            </w:ins>
          </w:p>
        </w:tc>
        <w:tc>
          <w:tcPr>
            <w:tcW w:w="1603" w:type="dxa"/>
            <w:tcPrChange w:id="3328" w:author="Chara Katiri" w:date="2015-04-12T17:52:00Z">
              <w:tcPr>
                <w:tcW w:w="1609" w:type="dxa"/>
              </w:tcPr>
            </w:tcPrChange>
          </w:tcPr>
          <w:p w14:paraId="33E4DCAF" w14:textId="77777777" w:rsidR="00D71A41" w:rsidRPr="00802990" w:rsidRDefault="00D71A41" w:rsidP="00802990">
            <w:pPr>
              <w:pStyle w:val="ListParagraph"/>
              <w:spacing w:line="360" w:lineRule="auto"/>
              <w:ind w:left="0"/>
              <w:jc w:val="both"/>
              <w:rPr>
                <w:ins w:id="3329" w:author="Chara Katiri" w:date="2015-04-12T17:50:00Z"/>
                <w:rFonts w:ascii="Times" w:hAnsi="Times" w:cs="Times New Roman"/>
                <w:sz w:val="22"/>
                <w:szCs w:val="22"/>
              </w:rPr>
            </w:pPr>
          </w:p>
        </w:tc>
        <w:tc>
          <w:tcPr>
            <w:tcW w:w="1169" w:type="dxa"/>
            <w:tcPrChange w:id="3330" w:author="Chara Katiri" w:date="2015-04-12T17:52:00Z">
              <w:tcPr>
                <w:tcW w:w="1169" w:type="dxa"/>
              </w:tcPr>
            </w:tcPrChange>
          </w:tcPr>
          <w:p w14:paraId="4FB8BEDB" w14:textId="29DC3C93" w:rsidR="00D71A41" w:rsidRPr="00802990" w:rsidRDefault="00D71A41" w:rsidP="00802990">
            <w:pPr>
              <w:pStyle w:val="ListParagraph"/>
              <w:spacing w:line="360" w:lineRule="auto"/>
              <w:ind w:left="0"/>
              <w:jc w:val="both"/>
              <w:rPr>
                <w:ins w:id="3331" w:author="Chara Katiri" w:date="2015-04-12T17:51:00Z"/>
                <w:rFonts w:ascii="Times" w:hAnsi="Times" w:cs="Times New Roman"/>
                <w:sz w:val="22"/>
                <w:szCs w:val="22"/>
              </w:rPr>
            </w:pPr>
            <w:ins w:id="3332" w:author="Chara Katiri" w:date="2015-04-12T17:51:00Z">
              <w:r w:rsidRPr="00802990">
                <w:rPr>
                  <w:rFonts w:ascii="Times" w:hAnsi="Times" w:cs="Times New Roman"/>
                  <w:sz w:val="22"/>
                  <w:szCs w:val="22"/>
                </w:rPr>
                <w:t>M</w:t>
              </w:r>
            </w:ins>
          </w:p>
        </w:tc>
        <w:tc>
          <w:tcPr>
            <w:tcW w:w="1155" w:type="dxa"/>
            <w:tcPrChange w:id="3333" w:author="Chara Katiri" w:date="2015-04-12T17:52:00Z">
              <w:tcPr>
                <w:tcW w:w="1169" w:type="dxa"/>
              </w:tcPr>
            </w:tcPrChange>
          </w:tcPr>
          <w:p w14:paraId="068B3281" w14:textId="739FACE5" w:rsidR="00D71A41" w:rsidRPr="00802990" w:rsidRDefault="00D71A41" w:rsidP="00802990">
            <w:pPr>
              <w:pStyle w:val="ListParagraph"/>
              <w:spacing w:line="360" w:lineRule="auto"/>
              <w:ind w:left="0"/>
              <w:jc w:val="both"/>
              <w:rPr>
                <w:ins w:id="3334" w:author="Chara Katiri" w:date="2015-04-12T17:51:00Z"/>
                <w:rFonts w:ascii="Times" w:hAnsi="Times" w:cs="Times New Roman"/>
                <w:sz w:val="22"/>
                <w:szCs w:val="22"/>
              </w:rPr>
            </w:pPr>
          </w:p>
        </w:tc>
        <w:tc>
          <w:tcPr>
            <w:tcW w:w="1171" w:type="dxa"/>
            <w:tcPrChange w:id="3335" w:author="Chara Katiri" w:date="2015-04-12T17:52:00Z">
              <w:tcPr>
                <w:tcW w:w="1169" w:type="dxa"/>
              </w:tcPr>
            </w:tcPrChange>
          </w:tcPr>
          <w:p w14:paraId="5240BA15" w14:textId="11C325BB" w:rsidR="00D71A41" w:rsidRPr="00802990" w:rsidRDefault="00D71A41" w:rsidP="00802990">
            <w:pPr>
              <w:pStyle w:val="ListParagraph"/>
              <w:spacing w:line="360" w:lineRule="auto"/>
              <w:ind w:left="0"/>
              <w:jc w:val="both"/>
              <w:rPr>
                <w:ins w:id="3336" w:author="Chara Katiri" w:date="2015-04-12T17:51:00Z"/>
                <w:rFonts w:ascii="Times" w:hAnsi="Times" w:cs="Times New Roman"/>
                <w:sz w:val="22"/>
                <w:szCs w:val="22"/>
              </w:rPr>
            </w:pPr>
          </w:p>
        </w:tc>
      </w:tr>
      <w:tr w:rsidR="00D71A41" w:rsidRPr="00802990" w14:paraId="5594033B" w14:textId="77777777" w:rsidTr="00D71A41">
        <w:trPr>
          <w:ins w:id="3337" w:author="Chara Katiri" w:date="2015-04-12T17:50:00Z"/>
          <w:trPrChange w:id="3338" w:author="Chara Katiri" w:date="2015-04-12T17:52:00Z">
            <w:trPr>
              <w:gridAfter w:val="0"/>
            </w:trPr>
          </w:trPrChange>
        </w:trPr>
        <w:tc>
          <w:tcPr>
            <w:tcW w:w="1108" w:type="dxa"/>
            <w:tcPrChange w:id="3339" w:author="Chara Katiri" w:date="2015-04-12T17:52:00Z">
              <w:tcPr>
                <w:tcW w:w="1116" w:type="dxa"/>
              </w:tcPr>
            </w:tcPrChange>
          </w:tcPr>
          <w:p w14:paraId="1B165117" w14:textId="77777777" w:rsidR="00D71A41" w:rsidRPr="00802990" w:rsidRDefault="00D71A41" w:rsidP="00802990">
            <w:pPr>
              <w:pStyle w:val="ListParagraph"/>
              <w:spacing w:line="360" w:lineRule="auto"/>
              <w:ind w:left="0"/>
              <w:jc w:val="both"/>
              <w:rPr>
                <w:ins w:id="3340" w:author="Chara Katiri" w:date="2015-04-12T17:50:00Z"/>
                <w:rFonts w:ascii="Times" w:hAnsi="Times" w:cs="Times New Roman"/>
                <w:sz w:val="22"/>
                <w:szCs w:val="22"/>
              </w:rPr>
            </w:pPr>
            <w:ins w:id="3341" w:author="Chara Katiri" w:date="2015-04-12T17:50:00Z">
              <w:r w:rsidRPr="00802990">
                <w:rPr>
                  <w:rFonts w:ascii="Times" w:hAnsi="Times" w:cs="Times New Roman"/>
                  <w:sz w:val="22"/>
                  <w:szCs w:val="22"/>
                </w:rPr>
                <w:t>6</w:t>
              </w:r>
            </w:ins>
          </w:p>
        </w:tc>
        <w:tc>
          <w:tcPr>
            <w:tcW w:w="3951" w:type="dxa"/>
            <w:tcPrChange w:id="3342" w:author="Chara Katiri" w:date="2015-04-12T17:52:00Z">
              <w:tcPr>
                <w:tcW w:w="3960" w:type="dxa"/>
              </w:tcPr>
            </w:tcPrChange>
          </w:tcPr>
          <w:p w14:paraId="4231A87C" w14:textId="77777777" w:rsidR="00D71A41" w:rsidRPr="00802990" w:rsidRDefault="00D71A41" w:rsidP="00802990">
            <w:pPr>
              <w:pStyle w:val="ListParagraph"/>
              <w:spacing w:line="360" w:lineRule="auto"/>
              <w:ind w:left="0"/>
              <w:jc w:val="both"/>
              <w:rPr>
                <w:ins w:id="3343" w:author="Chara Katiri" w:date="2015-04-12T17:50:00Z"/>
                <w:rFonts w:ascii="Times" w:hAnsi="Times" w:cs="Times New Roman"/>
                <w:sz w:val="22"/>
                <w:szCs w:val="22"/>
              </w:rPr>
            </w:pPr>
            <w:ins w:id="3344" w:author="Chara Katiri" w:date="2015-04-12T17:50:00Z">
              <w:r w:rsidRPr="00802990">
                <w:rPr>
                  <w:rFonts w:ascii="Times" w:hAnsi="Times" w:cs="Times New Roman"/>
                  <w:sz w:val="22"/>
                  <w:szCs w:val="22"/>
                </w:rPr>
                <w:t>The system must provide a ‘Forgot my password’ functionality to allow users reset their password.</w:t>
              </w:r>
            </w:ins>
          </w:p>
        </w:tc>
        <w:tc>
          <w:tcPr>
            <w:tcW w:w="1325" w:type="dxa"/>
            <w:tcPrChange w:id="3345" w:author="Chara Katiri" w:date="2015-04-12T17:52:00Z">
              <w:tcPr>
                <w:tcW w:w="1274" w:type="dxa"/>
              </w:tcPr>
            </w:tcPrChange>
          </w:tcPr>
          <w:p w14:paraId="061981AE" w14:textId="77777777" w:rsidR="00D71A41" w:rsidRPr="00802990" w:rsidRDefault="00D71A41" w:rsidP="00802990">
            <w:pPr>
              <w:pStyle w:val="ListParagraph"/>
              <w:spacing w:line="360" w:lineRule="auto"/>
              <w:ind w:left="0"/>
              <w:jc w:val="both"/>
              <w:rPr>
                <w:ins w:id="3346" w:author="Chara Katiri" w:date="2015-04-12T17:50:00Z"/>
                <w:rFonts w:ascii="Times" w:hAnsi="Times" w:cs="Times New Roman"/>
                <w:sz w:val="22"/>
                <w:szCs w:val="22"/>
              </w:rPr>
            </w:pPr>
            <w:ins w:id="3347" w:author="Chara Katiri" w:date="2015-04-12T17:50:00Z">
              <w:r w:rsidRPr="00802990">
                <w:rPr>
                  <w:rFonts w:ascii="Times" w:hAnsi="Times" w:cs="Times New Roman"/>
                  <w:sz w:val="22"/>
                  <w:szCs w:val="22"/>
                </w:rPr>
                <w:t>Functional</w:t>
              </w:r>
            </w:ins>
          </w:p>
        </w:tc>
        <w:tc>
          <w:tcPr>
            <w:tcW w:w="1603" w:type="dxa"/>
            <w:tcPrChange w:id="3348" w:author="Chara Katiri" w:date="2015-04-12T17:52:00Z">
              <w:tcPr>
                <w:tcW w:w="1609" w:type="dxa"/>
              </w:tcPr>
            </w:tcPrChange>
          </w:tcPr>
          <w:p w14:paraId="1B90A184" w14:textId="77777777" w:rsidR="00D71A41" w:rsidRPr="00802990" w:rsidRDefault="00D71A41" w:rsidP="00802990">
            <w:pPr>
              <w:pStyle w:val="ListParagraph"/>
              <w:spacing w:line="360" w:lineRule="auto"/>
              <w:ind w:left="0"/>
              <w:jc w:val="both"/>
              <w:rPr>
                <w:ins w:id="3349" w:author="Chara Katiri" w:date="2015-04-12T17:50:00Z"/>
                <w:rFonts w:ascii="Times" w:hAnsi="Times" w:cs="Times New Roman"/>
                <w:sz w:val="22"/>
                <w:szCs w:val="22"/>
              </w:rPr>
            </w:pPr>
          </w:p>
        </w:tc>
        <w:tc>
          <w:tcPr>
            <w:tcW w:w="1169" w:type="dxa"/>
            <w:tcPrChange w:id="3350" w:author="Chara Katiri" w:date="2015-04-12T17:52:00Z">
              <w:tcPr>
                <w:tcW w:w="1169" w:type="dxa"/>
              </w:tcPr>
            </w:tcPrChange>
          </w:tcPr>
          <w:p w14:paraId="03930343" w14:textId="010C992A" w:rsidR="00D71A41" w:rsidRPr="00802990" w:rsidRDefault="00D71A41" w:rsidP="00802990">
            <w:pPr>
              <w:pStyle w:val="ListParagraph"/>
              <w:spacing w:line="360" w:lineRule="auto"/>
              <w:ind w:left="0"/>
              <w:jc w:val="both"/>
              <w:rPr>
                <w:ins w:id="3351" w:author="Chara Katiri" w:date="2015-04-12T17:51:00Z"/>
                <w:rFonts w:ascii="Times" w:hAnsi="Times" w:cs="Times New Roman"/>
                <w:sz w:val="22"/>
                <w:szCs w:val="22"/>
              </w:rPr>
            </w:pPr>
            <w:ins w:id="3352" w:author="Chara Katiri" w:date="2015-04-12T17:51:00Z">
              <w:r w:rsidRPr="00802990">
                <w:rPr>
                  <w:rFonts w:ascii="Times" w:hAnsi="Times" w:cs="Times New Roman"/>
                  <w:sz w:val="22"/>
                  <w:szCs w:val="22"/>
                </w:rPr>
                <w:t>M</w:t>
              </w:r>
            </w:ins>
          </w:p>
        </w:tc>
        <w:tc>
          <w:tcPr>
            <w:tcW w:w="1155" w:type="dxa"/>
            <w:tcPrChange w:id="3353" w:author="Chara Katiri" w:date="2015-04-12T17:52:00Z">
              <w:tcPr>
                <w:tcW w:w="1169" w:type="dxa"/>
              </w:tcPr>
            </w:tcPrChange>
          </w:tcPr>
          <w:p w14:paraId="6E740A81" w14:textId="7D7EC686" w:rsidR="00D71A41" w:rsidRPr="00802990" w:rsidRDefault="00D71A41" w:rsidP="00802990">
            <w:pPr>
              <w:pStyle w:val="ListParagraph"/>
              <w:spacing w:line="360" w:lineRule="auto"/>
              <w:ind w:left="0"/>
              <w:jc w:val="both"/>
              <w:rPr>
                <w:ins w:id="3354" w:author="Chara Katiri" w:date="2015-04-12T17:51:00Z"/>
                <w:rFonts w:ascii="Times" w:hAnsi="Times" w:cs="Times New Roman"/>
                <w:sz w:val="22"/>
                <w:szCs w:val="22"/>
              </w:rPr>
            </w:pPr>
          </w:p>
        </w:tc>
        <w:tc>
          <w:tcPr>
            <w:tcW w:w="1171" w:type="dxa"/>
            <w:tcPrChange w:id="3355" w:author="Chara Katiri" w:date="2015-04-12T17:52:00Z">
              <w:tcPr>
                <w:tcW w:w="1169" w:type="dxa"/>
              </w:tcPr>
            </w:tcPrChange>
          </w:tcPr>
          <w:p w14:paraId="734B8181" w14:textId="251D41DA" w:rsidR="00D71A41" w:rsidRPr="00802990" w:rsidRDefault="00D71A41" w:rsidP="00802990">
            <w:pPr>
              <w:pStyle w:val="ListParagraph"/>
              <w:spacing w:line="360" w:lineRule="auto"/>
              <w:ind w:left="0"/>
              <w:jc w:val="both"/>
              <w:rPr>
                <w:ins w:id="3356" w:author="Chara Katiri" w:date="2015-04-12T17:51:00Z"/>
                <w:rFonts w:ascii="Times" w:hAnsi="Times" w:cs="Times New Roman"/>
                <w:sz w:val="22"/>
                <w:szCs w:val="22"/>
              </w:rPr>
            </w:pPr>
          </w:p>
        </w:tc>
      </w:tr>
      <w:tr w:rsidR="00D71A41" w:rsidRPr="00802990" w14:paraId="43C82DFA" w14:textId="77777777" w:rsidTr="00D71A41">
        <w:trPr>
          <w:ins w:id="3357" w:author="Chara Katiri" w:date="2015-04-12T17:50:00Z"/>
          <w:trPrChange w:id="3358" w:author="Chara Katiri" w:date="2015-04-12T17:52:00Z">
            <w:trPr>
              <w:gridAfter w:val="0"/>
            </w:trPr>
          </w:trPrChange>
        </w:trPr>
        <w:tc>
          <w:tcPr>
            <w:tcW w:w="1108" w:type="dxa"/>
            <w:tcPrChange w:id="3359" w:author="Chara Katiri" w:date="2015-04-12T17:52:00Z">
              <w:tcPr>
                <w:tcW w:w="1116" w:type="dxa"/>
              </w:tcPr>
            </w:tcPrChange>
          </w:tcPr>
          <w:p w14:paraId="2A4CD829" w14:textId="77777777" w:rsidR="00D71A41" w:rsidRPr="00802990" w:rsidRDefault="00D71A41" w:rsidP="00802990">
            <w:pPr>
              <w:pStyle w:val="ListParagraph"/>
              <w:spacing w:line="360" w:lineRule="auto"/>
              <w:ind w:left="0"/>
              <w:jc w:val="both"/>
              <w:rPr>
                <w:ins w:id="3360" w:author="Chara Katiri" w:date="2015-04-12T17:50:00Z"/>
                <w:rFonts w:ascii="Times" w:hAnsi="Times" w:cs="Times New Roman"/>
                <w:sz w:val="22"/>
                <w:szCs w:val="22"/>
              </w:rPr>
            </w:pPr>
            <w:ins w:id="3361" w:author="Chara Katiri" w:date="2015-04-12T17:50:00Z">
              <w:r w:rsidRPr="00802990">
                <w:rPr>
                  <w:rFonts w:ascii="Times" w:hAnsi="Times" w:cs="Times New Roman"/>
                  <w:sz w:val="22"/>
                  <w:szCs w:val="22"/>
                </w:rPr>
                <w:t>7</w:t>
              </w:r>
            </w:ins>
          </w:p>
        </w:tc>
        <w:tc>
          <w:tcPr>
            <w:tcW w:w="3951" w:type="dxa"/>
            <w:tcPrChange w:id="3362" w:author="Chara Katiri" w:date="2015-04-12T17:52:00Z">
              <w:tcPr>
                <w:tcW w:w="3960" w:type="dxa"/>
              </w:tcPr>
            </w:tcPrChange>
          </w:tcPr>
          <w:p w14:paraId="610D5BAF" w14:textId="77777777" w:rsidR="00D71A41" w:rsidRPr="00802990" w:rsidRDefault="00D71A41" w:rsidP="00802990">
            <w:pPr>
              <w:pStyle w:val="ListParagraph"/>
              <w:spacing w:line="360" w:lineRule="auto"/>
              <w:ind w:left="0"/>
              <w:jc w:val="both"/>
              <w:rPr>
                <w:ins w:id="3363" w:author="Chara Katiri" w:date="2015-04-12T17:50:00Z"/>
                <w:rFonts w:ascii="Times" w:hAnsi="Times" w:cs="Times New Roman"/>
                <w:sz w:val="22"/>
                <w:szCs w:val="22"/>
              </w:rPr>
            </w:pPr>
            <w:ins w:id="3364" w:author="Chara Katiri" w:date="2015-04-12T17:50:00Z">
              <w:r w:rsidRPr="00802990">
                <w:rPr>
                  <w:rFonts w:ascii="Times" w:hAnsi="Times" w:cs="Times New Roman"/>
                  <w:sz w:val="22"/>
                  <w:szCs w:val="22"/>
                </w:rPr>
                <w:t xml:space="preserve">The system must provide logout functionality. </w:t>
              </w:r>
            </w:ins>
          </w:p>
        </w:tc>
        <w:tc>
          <w:tcPr>
            <w:tcW w:w="1325" w:type="dxa"/>
            <w:tcPrChange w:id="3365" w:author="Chara Katiri" w:date="2015-04-12T17:52:00Z">
              <w:tcPr>
                <w:tcW w:w="1274" w:type="dxa"/>
              </w:tcPr>
            </w:tcPrChange>
          </w:tcPr>
          <w:p w14:paraId="58832AA7" w14:textId="77777777" w:rsidR="00D71A41" w:rsidRPr="00802990" w:rsidRDefault="00D71A41" w:rsidP="00802990">
            <w:pPr>
              <w:pStyle w:val="ListParagraph"/>
              <w:spacing w:line="360" w:lineRule="auto"/>
              <w:ind w:left="0"/>
              <w:jc w:val="both"/>
              <w:rPr>
                <w:ins w:id="3366" w:author="Chara Katiri" w:date="2015-04-12T17:50:00Z"/>
                <w:rFonts w:ascii="Times" w:hAnsi="Times" w:cs="Times New Roman"/>
                <w:sz w:val="22"/>
                <w:szCs w:val="22"/>
              </w:rPr>
            </w:pPr>
            <w:ins w:id="3367" w:author="Chara Katiri" w:date="2015-04-12T17:50:00Z">
              <w:r w:rsidRPr="00802990">
                <w:rPr>
                  <w:rFonts w:ascii="Times" w:hAnsi="Times" w:cs="Times New Roman"/>
                  <w:sz w:val="22"/>
                  <w:szCs w:val="22"/>
                </w:rPr>
                <w:t>Functional</w:t>
              </w:r>
            </w:ins>
          </w:p>
        </w:tc>
        <w:tc>
          <w:tcPr>
            <w:tcW w:w="1603" w:type="dxa"/>
            <w:tcPrChange w:id="3368" w:author="Chara Katiri" w:date="2015-04-12T17:52:00Z">
              <w:tcPr>
                <w:tcW w:w="1609" w:type="dxa"/>
              </w:tcPr>
            </w:tcPrChange>
          </w:tcPr>
          <w:p w14:paraId="3B083FF4" w14:textId="77777777" w:rsidR="00D71A41" w:rsidRPr="00802990" w:rsidRDefault="00D71A41" w:rsidP="00802990">
            <w:pPr>
              <w:pStyle w:val="ListParagraph"/>
              <w:spacing w:line="360" w:lineRule="auto"/>
              <w:ind w:left="0"/>
              <w:jc w:val="both"/>
              <w:rPr>
                <w:ins w:id="3369" w:author="Chara Katiri" w:date="2015-04-12T17:50:00Z"/>
                <w:rFonts w:ascii="Times" w:hAnsi="Times" w:cs="Times New Roman"/>
                <w:sz w:val="22"/>
                <w:szCs w:val="22"/>
              </w:rPr>
            </w:pPr>
          </w:p>
        </w:tc>
        <w:tc>
          <w:tcPr>
            <w:tcW w:w="1169" w:type="dxa"/>
            <w:tcPrChange w:id="3370" w:author="Chara Katiri" w:date="2015-04-12T17:52:00Z">
              <w:tcPr>
                <w:tcW w:w="1169" w:type="dxa"/>
              </w:tcPr>
            </w:tcPrChange>
          </w:tcPr>
          <w:p w14:paraId="6560BBC5" w14:textId="5B5C97DA" w:rsidR="00D71A41" w:rsidRPr="00802990" w:rsidRDefault="00D71A41" w:rsidP="00802990">
            <w:pPr>
              <w:pStyle w:val="ListParagraph"/>
              <w:spacing w:line="360" w:lineRule="auto"/>
              <w:ind w:left="0"/>
              <w:jc w:val="both"/>
              <w:rPr>
                <w:ins w:id="3371" w:author="Chara Katiri" w:date="2015-04-12T17:51:00Z"/>
                <w:rFonts w:ascii="Times" w:hAnsi="Times" w:cs="Times New Roman"/>
                <w:sz w:val="22"/>
                <w:szCs w:val="22"/>
              </w:rPr>
            </w:pPr>
            <w:ins w:id="3372" w:author="Chara Katiri" w:date="2015-04-12T17:51:00Z">
              <w:r w:rsidRPr="00802990">
                <w:rPr>
                  <w:rFonts w:ascii="Times" w:hAnsi="Times" w:cs="Times New Roman"/>
                  <w:sz w:val="22"/>
                  <w:szCs w:val="22"/>
                </w:rPr>
                <w:t>M</w:t>
              </w:r>
            </w:ins>
          </w:p>
        </w:tc>
        <w:tc>
          <w:tcPr>
            <w:tcW w:w="1155" w:type="dxa"/>
            <w:tcPrChange w:id="3373" w:author="Chara Katiri" w:date="2015-04-12T17:52:00Z">
              <w:tcPr>
                <w:tcW w:w="1169" w:type="dxa"/>
              </w:tcPr>
            </w:tcPrChange>
          </w:tcPr>
          <w:p w14:paraId="1B7D0946" w14:textId="39F0C921" w:rsidR="00D71A41" w:rsidRPr="00802990" w:rsidRDefault="00D71A41" w:rsidP="00802990">
            <w:pPr>
              <w:pStyle w:val="ListParagraph"/>
              <w:spacing w:line="360" w:lineRule="auto"/>
              <w:ind w:left="0"/>
              <w:jc w:val="both"/>
              <w:rPr>
                <w:ins w:id="3374" w:author="Chara Katiri" w:date="2015-04-12T17:51:00Z"/>
                <w:rFonts w:ascii="Times" w:hAnsi="Times" w:cs="Times New Roman"/>
                <w:sz w:val="22"/>
                <w:szCs w:val="22"/>
              </w:rPr>
            </w:pPr>
          </w:p>
        </w:tc>
        <w:tc>
          <w:tcPr>
            <w:tcW w:w="1171" w:type="dxa"/>
            <w:tcPrChange w:id="3375" w:author="Chara Katiri" w:date="2015-04-12T17:52:00Z">
              <w:tcPr>
                <w:tcW w:w="1169" w:type="dxa"/>
              </w:tcPr>
            </w:tcPrChange>
          </w:tcPr>
          <w:p w14:paraId="45F747AA" w14:textId="74C3ED8C" w:rsidR="00D71A41" w:rsidRPr="00802990" w:rsidRDefault="00D71A41" w:rsidP="00802990">
            <w:pPr>
              <w:pStyle w:val="ListParagraph"/>
              <w:spacing w:line="360" w:lineRule="auto"/>
              <w:ind w:left="0"/>
              <w:jc w:val="both"/>
              <w:rPr>
                <w:ins w:id="3376" w:author="Chara Katiri" w:date="2015-04-12T17:51:00Z"/>
                <w:rFonts w:ascii="Times" w:hAnsi="Times" w:cs="Times New Roman"/>
                <w:sz w:val="22"/>
                <w:szCs w:val="22"/>
              </w:rPr>
            </w:pPr>
          </w:p>
        </w:tc>
      </w:tr>
      <w:tr w:rsidR="00D71A41" w:rsidRPr="00802990" w14:paraId="0F14EEBB" w14:textId="77777777" w:rsidTr="00D71A41">
        <w:trPr>
          <w:ins w:id="3377" w:author="Chara Katiri" w:date="2015-04-12T17:50:00Z"/>
          <w:trPrChange w:id="3378" w:author="Chara Katiri" w:date="2015-04-12T17:52:00Z">
            <w:trPr>
              <w:gridAfter w:val="0"/>
            </w:trPr>
          </w:trPrChange>
        </w:trPr>
        <w:tc>
          <w:tcPr>
            <w:tcW w:w="1108" w:type="dxa"/>
            <w:tcPrChange w:id="3379" w:author="Chara Katiri" w:date="2015-04-12T17:52:00Z">
              <w:tcPr>
                <w:tcW w:w="1116" w:type="dxa"/>
              </w:tcPr>
            </w:tcPrChange>
          </w:tcPr>
          <w:p w14:paraId="719897D3" w14:textId="77777777" w:rsidR="00D71A41" w:rsidRPr="00802990" w:rsidRDefault="00D71A41" w:rsidP="00802990">
            <w:pPr>
              <w:pStyle w:val="ListParagraph"/>
              <w:spacing w:line="360" w:lineRule="auto"/>
              <w:ind w:left="0"/>
              <w:jc w:val="both"/>
              <w:rPr>
                <w:ins w:id="3380" w:author="Chara Katiri" w:date="2015-04-12T17:50:00Z"/>
                <w:rFonts w:ascii="Times" w:hAnsi="Times" w:cs="Times New Roman"/>
                <w:sz w:val="22"/>
                <w:szCs w:val="22"/>
              </w:rPr>
            </w:pPr>
            <w:ins w:id="3381" w:author="Chara Katiri" w:date="2015-04-12T17:50:00Z">
              <w:r w:rsidRPr="00802990">
                <w:rPr>
                  <w:rFonts w:ascii="Times" w:hAnsi="Times" w:cs="Times New Roman"/>
                  <w:sz w:val="22"/>
                  <w:szCs w:val="22"/>
                </w:rPr>
                <w:t>8</w:t>
              </w:r>
            </w:ins>
          </w:p>
        </w:tc>
        <w:tc>
          <w:tcPr>
            <w:tcW w:w="3951" w:type="dxa"/>
            <w:tcPrChange w:id="3382" w:author="Chara Katiri" w:date="2015-04-12T17:52:00Z">
              <w:tcPr>
                <w:tcW w:w="3960" w:type="dxa"/>
              </w:tcPr>
            </w:tcPrChange>
          </w:tcPr>
          <w:p w14:paraId="060568DA" w14:textId="77777777" w:rsidR="00D71A41" w:rsidRPr="00802990" w:rsidRDefault="00D71A41" w:rsidP="00802990">
            <w:pPr>
              <w:pStyle w:val="ListParagraph"/>
              <w:spacing w:line="360" w:lineRule="auto"/>
              <w:ind w:left="0"/>
              <w:jc w:val="both"/>
              <w:rPr>
                <w:ins w:id="3383" w:author="Chara Katiri" w:date="2015-04-12T17:50:00Z"/>
                <w:rFonts w:ascii="Times" w:hAnsi="Times" w:cs="Times New Roman"/>
                <w:sz w:val="22"/>
                <w:szCs w:val="22"/>
              </w:rPr>
            </w:pPr>
            <w:ins w:id="3384" w:author="Chara Katiri" w:date="2015-04-12T17:50:00Z">
              <w:r w:rsidRPr="00802990">
                <w:rPr>
                  <w:rFonts w:ascii="Times" w:hAnsi="Times" w:cs="Times New Roman"/>
                  <w:sz w:val="22"/>
                  <w:szCs w:val="22"/>
                </w:rPr>
                <w:t xml:space="preserve">The system won’t require the users to register. The login process will be based on the existing </w:t>
              </w:r>
              <w:proofErr w:type="spellStart"/>
              <w:r w:rsidRPr="00802990">
                <w:rPr>
                  <w:rFonts w:ascii="Times" w:hAnsi="Times" w:cs="Times New Roman"/>
                  <w:sz w:val="22"/>
                  <w:szCs w:val="22"/>
                </w:rPr>
                <w:t>UoS</w:t>
              </w:r>
              <w:proofErr w:type="spellEnd"/>
              <w:r w:rsidRPr="00802990">
                <w:rPr>
                  <w:rFonts w:ascii="Times" w:hAnsi="Times" w:cs="Times New Roman"/>
                  <w:sz w:val="22"/>
                  <w:szCs w:val="22"/>
                </w:rPr>
                <w:t xml:space="preserve"> Active Directory (AD) groups. New students will be automatically added in the AD group and they will be able to access the website. </w:t>
              </w:r>
            </w:ins>
          </w:p>
        </w:tc>
        <w:tc>
          <w:tcPr>
            <w:tcW w:w="1325" w:type="dxa"/>
            <w:tcPrChange w:id="3385" w:author="Chara Katiri" w:date="2015-04-12T17:52:00Z">
              <w:tcPr>
                <w:tcW w:w="1274" w:type="dxa"/>
              </w:tcPr>
            </w:tcPrChange>
          </w:tcPr>
          <w:p w14:paraId="18941597" w14:textId="77777777" w:rsidR="00D71A41" w:rsidRPr="00802990" w:rsidRDefault="00D71A41" w:rsidP="00802990">
            <w:pPr>
              <w:pStyle w:val="ListParagraph"/>
              <w:spacing w:line="360" w:lineRule="auto"/>
              <w:ind w:left="0"/>
              <w:jc w:val="both"/>
              <w:rPr>
                <w:ins w:id="3386" w:author="Chara Katiri" w:date="2015-04-12T17:50:00Z"/>
                <w:rFonts w:ascii="Times" w:hAnsi="Times" w:cs="Times New Roman"/>
                <w:sz w:val="22"/>
                <w:szCs w:val="22"/>
              </w:rPr>
            </w:pPr>
            <w:ins w:id="3387" w:author="Chara Katiri" w:date="2015-04-12T17:50:00Z">
              <w:r w:rsidRPr="00802990">
                <w:rPr>
                  <w:rFonts w:ascii="Times" w:hAnsi="Times" w:cs="Times New Roman"/>
                  <w:sz w:val="22"/>
                  <w:szCs w:val="22"/>
                </w:rPr>
                <w:t>Functional</w:t>
              </w:r>
            </w:ins>
          </w:p>
        </w:tc>
        <w:tc>
          <w:tcPr>
            <w:tcW w:w="1603" w:type="dxa"/>
            <w:tcPrChange w:id="3388" w:author="Chara Katiri" w:date="2015-04-12T17:52:00Z">
              <w:tcPr>
                <w:tcW w:w="1609" w:type="dxa"/>
              </w:tcPr>
            </w:tcPrChange>
          </w:tcPr>
          <w:p w14:paraId="040D03A6" w14:textId="77777777" w:rsidR="00D71A41" w:rsidRPr="00802990" w:rsidRDefault="00D71A41" w:rsidP="00802990">
            <w:pPr>
              <w:pStyle w:val="ListParagraph"/>
              <w:spacing w:line="360" w:lineRule="auto"/>
              <w:ind w:left="0"/>
              <w:jc w:val="both"/>
              <w:rPr>
                <w:ins w:id="3389" w:author="Chara Katiri" w:date="2015-04-12T17:50:00Z"/>
                <w:rFonts w:ascii="Times" w:hAnsi="Times" w:cs="Times New Roman"/>
                <w:sz w:val="22"/>
                <w:szCs w:val="22"/>
              </w:rPr>
            </w:pPr>
          </w:p>
        </w:tc>
        <w:tc>
          <w:tcPr>
            <w:tcW w:w="1169" w:type="dxa"/>
            <w:tcPrChange w:id="3390" w:author="Chara Katiri" w:date="2015-04-12T17:52:00Z">
              <w:tcPr>
                <w:tcW w:w="1169" w:type="dxa"/>
              </w:tcPr>
            </w:tcPrChange>
          </w:tcPr>
          <w:p w14:paraId="4FE6CC0D" w14:textId="0A3A7DDC" w:rsidR="00D71A41" w:rsidRPr="00802990" w:rsidRDefault="00D71A41" w:rsidP="00802990">
            <w:pPr>
              <w:pStyle w:val="ListParagraph"/>
              <w:spacing w:line="360" w:lineRule="auto"/>
              <w:ind w:left="0"/>
              <w:jc w:val="both"/>
              <w:rPr>
                <w:ins w:id="3391" w:author="Chara Katiri" w:date="2015-04-12T17:51:00Z"/>
                <w:rFonts w:ascii="Times" w:hAnsi="Times" w:cs="Times New Roman"/>
                <w:sz w:val="22"/>
                <w:szCs w:val="22"/>
              </w:rPr>
            </w:pPr>
            <w:ins w:id="3392" w:author="Chara Katiri" w:date="2015-04-12T17:51:00Z">
              <w:r w:rsidRPr="00802990">
                <w:rPr>
                  <w:rFonts w:ascii="Times" w:hAnsi="Times" w:cs="Times New Roman"/>
                  <w:sz w:val="22"/>
                  <w:szCs w:val="22"/>
                </w:rPr>
                <w:t>W</w:t>
              </w:r>
            </w:ins>
          </w:p>
        </w:tc>
        <w:tc>
          <w:tcPr>
            <w:tcW w:w="1155" w:type="dxa"/>
            <w:tcPrChange w:id="3393" w:author="Chara Katiri" w:date="2015-04-12T17:52:00Z">
              <w:tcPr>
                <w:tcW w:w="1169" w:type="dxa"/>
              </w:tcPr>
            </w:tcPrChange>
          </w:tcPr>
          <w:p w14:paraId="03306D0E" w14:textId="4B106B07" w:rsidR="00D71A41" w:rsidRPr="00802990" w:rsidRDefault="00D71A41" w:rsidP="00802990">
            <w:pPr>
              <w:pStyle w:val="ListParagraph"/>
              <w:spacing w:line="360" w:lineRule="auto"/>
              <w:ind w:left="0"/>
              <w:jc w:val="both"/>
              <w:rPr>
                <w:ins w:id="3394" w:author="Chara Katiri" w:date="2015-04-12T17:51:00Z"/>
                <w:rFonts w:ascii="Times" w:hAnsi="Times" w:cs="Times New Roman"/>
                <w:sz w:val="22"/>
                <w:szCs w:val="22"/>
              </w:rPr>
            </w:pPr>
          </w:p>
        </w:tc>
        <w:tc>
          <w:tcPr>
            <w:tcW w:w="1171" w:type="dxa"/>
            <w:tcPrChange w:id="3395" w:author="Chara Katiri" w:date="2015-04-12T17:52:00Z">
              <w:tcPr>
                <w:tcW w:w="1169" w:type="dxa"/>
              </w:tcPr>
            </w:tcPrChange>
          </w:tcPr>
          <w:p w14:paraId="1FB1883B" w14:textId="26D98E2F" w:rsidR="00D71A41" w:rsidRPr="00802990" w:rsidRDefault="00D71A41" w:rsidP="00802990">
            <w:pPr>
              <w:pStyle w:val="ListParagraph"/>
              <w:spacing w:line="360" w:lineRule="auto"/>
              <w:ind w:left="0"/>
              <w:jc w:val="both"/>
              <w:rPr>
                <w:ins w:id="3396" w:author="Chara Katiri" w:date="2015-04-12T17:51:00Z"/>
                <w:rFonts w:ascii="Times" w:hAnsi="Times" w:cs="Times New Roman"/>
                <w:sz w:val="22"/>
                <w:szCs w:val="22"/>
              </w:rPr>
            </w:pPr>
          </w:p>
        </w:tc>
      </w:tr>
      <w:tr w:rsidR="00D71A41" w:rsidRPr="00802990" w14:paraId="1EF2606C" w14:textId="77777777" w:rsidTr="00D71A41">
        <w:trPr>
          <w:ins w:id="3397" w:author="Chara Katiri" w:date="2015-04-12T17:50:00Z"/>
          <w:trPrChange w:id="3398" w:author="Chara Katiri" w:date="2015-04-12T17:52:00Z">
            <w:trPr>
              <w:gridAfter w:val="0"/>
            </w:trPr>
          </w:trPrChange>
        </w:trPr>
        <w:tc>
          <w:tcPr>
            <w:tcW w:w="11482" w:type="dxa"/>
            <w:gridSpan w:val="7"/>
            <w:shd w:val="clear" w:color="auto" w:fill="4F81BD" w:themeFill="accent1"/>
            <w:tcPrChange w:id="3399" w:author="Chara Katiri" w:date="2015-04-12T17:52:00Z">
              <w:tcPr>
                <w:tcW w:w="11466" w:type="dxa"/>
                <w:gridSpan w:val="7"/>
                <w:shd w:val="clear" w:color="auto" w:fill="4F81BD" w:themeFill="accent1"/>
              </w:tcPr>
            </w:tcPrChange>
          </w:tcPr>
          <w:p w14:paraId="12EE27EE" w14:textId="7CBEAC82" w:rsidR="00D71A41" w:rsidRPr="00802990" w:rsidRDefault="00D71A41" w:rsidP="00802990">
            <w:pPr>
              <w:pStyle w:val="ListParagraph"/>
              <w:spacing w:line="360" w:lineRule="auto"/>
              <w:ind w:left="0"/>
              <w:jc w:val="both"/>
              <w:rPr>
                <w:ins w:id="3400" w:author="Chara Katiri" w:date="2015-04-12T17:51:00Z"/>
                <w:rFonts w:ascii="Times" w:hAnsi="Times" w:cs="Times New Roman"/>
                <w:sz w:val="22"/>
                <w:szCs w:val="22"/>
              </w:rPr>
            </w:pPr>
            <w:ins w:id="3401" w:author="Chara Katiri" w:date="2015-04-12T17:50:00Z">
              <w:r w:rsidRPr="00802990">
                <w:rPr>
                  <w:rFonts w:ascii="Times" w:hAnsi="Times" w:cs="Times New Roman"/>
                  <w:sz w:val="22"/>
                  <w:szCs w:val="22"/>
                </w:rPr>
                <w:t xml:space="preserve">Validation </w:t>
              </w:r>
            </w:ins>
          </w:p>
        </w:tc>
      </w:tr>
      <w:tr w:rsidR="00D71A41" w:rsidRPr="00802990" w14:paraId="02185386" w14:textId="77777777" w:rsidTr="00D71A41">
        <w:trPr>
          <w:ins w:id="3402" w:author="Chara Katiri" w:date="2015-04-12T17:50:00Z"/>
          <w:trPrChange w:id="3403" w:author="Chara Katiri" w:date="2015-04-12T17:52:00Z">
            <w:trPr>
              <w:gridAfter w:val="0"/>
            </w:trPr>
          </w:trPrChange>
        </w:trPr>
        <w:tc>
          <w:tcPr>
            <w:tcW w:w="1108" w:type="dxa"/>
            <w:tcPrChange w:id="3404" w:author="Chara Katiri" w:date="2015-04-12T17:52:00Z">
              <w:tcPr>
                <w:tcW w:w="1116" w:type="dxa"/>
              </w:tcPr>
            </w:tcPrChange>
          </w:tcPr>
          <w:p w14:paraId="5369CC4D" w14:textId="77777777" w:rsidR="00D71A41" w:rsidRPr="00802990" w:rsidRDefault="00D71A41" w:rsidP="00802990">
            <w:pPr>
              <w:pStyle w:val="ListParagraph"/>
              <w:spacing w:line="360" w:lineRule="auto"/>
              <w:ind w:left="0"/>
              <w:jc w:val="both"/>
              <w:rPr>
                <w:ins w:id="3405" w:author="Chara Katiri" w:date="2015-04-12T17:50:00Z"/>
                <w:rFonts w:ascii="Times" w:hAnsi="Times" w:cs="Times New Roman"/>
                <w:sz w:val="22"/>
                <w:szCs w:val="22"/>
              </w:rPr>
            </w:pPr>
            <w:ins w:id="3406" w:author="Chara Katiri" w:date="2015-04-12T17:50:00Z">
              <w:r w:rsidRPr="00802990">
                <w:rPr>
                  <w:rFonts w:ascii="Times" w:hAnsi="Times" w:cs="Times New Roman"/>
                  <w:sz w:val="22"/>
                  <w:szCs w:val="22"/>
                </w:rPr>
                <w:t>9</w:t>
              </w:r>
            </w:ins>
          </w:p>
        </w:tc>
        <w:tc>
          <w:tcPr>
            <w:tcW w:w="3951" w:type="dxa"/>
            <w:tcPrChange w:id="3407" w:author="Chara Katiri" w:date="2015-04-12T17:52:00Z">
              <w:tcPr>
                <w:tcW w:w="3960" w:type="dxa"/>
              </w:tcPr>
            </w:tcPrChange>
          </w:tcPr>
          <w:p w14:paraId="1CCF813D" w14:textId="77777777" w:rsidR="00D71A41" w:rsidRPr="00802990" w:rsidRDefault="00D71A41" w:rsidP="00802990">
            <w:pPr>
              <w:pStyle w:val="ListParagraph"/>
              <w:spacing w:line="360" w:lineRule="auto"/>
              <w:ind w:left="0"/>
              <w:jc w:val="both"/>
              <w:rPr>
                <w:ins w:id="3408" w:author="Chara Katiri" w:date="2015-04-12T17:50:00Z"/>
                <w:rFonts w:ascii="Times" w:hAnsi="Times" w:cs="Times New Roman"/>
                <w:sz w:val="22"/>
                <w:szCs w:val="22"/>
              </w:rPr>
            </w:pPr>
            <w:ins w:id="3409" w:author="Chara Katiri" w:date="2015-04-12T17:50:00Z">
              <w:r w:rsidRPr="00802990">
                <w:rPr>
                  <w:rFonts w:ascii="Times" w:eastAsia="Times New Roman" w:hAnsi="Times" w:cs="Times New Roman"/>
                  <w:sz w:val="22"/>
                  <w:szCs w:val="22"/>
                  <w:lang w:val="en-GB"/>
                </w:rPr>
                <w:t xml:space="preserve">The </w:t>
              </w:r>
              <w:r w:rsidRPr="00802990">
                <w:rPr>
                  <w:rFonts w:ascii="Times" w:hAnsi="Times" w:cs="Times New Roman"/>
                  <w:sz w:val="22"/>
                  <w:szCs w:val="22"/>
                </w:rPr>
                <w:t xml:space="preserve">system </w:t>
              </w:r>
              <w:r w:rsidRPr="00802990">
                <w:rPr>
                  <w:rFonts w:ascii="Times" w:eastAsia="Times New Roman" w:hAnsi="Times" w:cs="Times New Roman"/>
                  <w:sz w:val="22"/>
                  <w:szCs w:val="22"/>
                  <w:lang w:val="en-GB"/>
                </w:rPr>
                <w:t xml:space="preserve">must validate the user information upon login. </w:t>
              </w:r>
            </w:ins>
          </w:p>
        </w:tc>
        <w:tc>
          <w:tcPr>
            <w:tcW w:w="1325" w:type="dxa"/>
            <w:tcPrChange w:id="3410" w:author="Chara Katiri" w:date="2015-04-12T17:52:00Z">
              <w:tcPr>
                <w:tcW w:w="1274" w:type="dxa"/>
              </w:tcPr>
            </w:tcPrChange>
          </w:tcPr>
          <w:p w14:paraId="5F9DBDC7" w14:textId="77777777" w:rsidR="00D71A41" w:rsidRPr="00802990" w:rsidRDefault="00D71A41" w:rsidP="00802990">
            <w:pPr>
              <w:pStyle w:val="ListParagraph"/>
              <w:spacing w:line="360" w:lineRule="auto"/>
              <w:ind w:left="0"/>
              <w:jc w:val="both"/>
              <w:rPr>
                <w:ins w:id="3411" w:author="Chara Katiri" w:date="2015-04-12T17:50:00Z"/>
                <w:rFonts w:ascii="Times" w:hAnsi="Times" w:cs="Times New Roman"/>
                <w:sz w:val="22"/>
                <w:szCs w:val="22"/>
              </w:rPr>
            </w:pPr>
            <w:ins w:id="3412" w:author="Chara Katiri" w:date="2015-04-12T17:50:00Z">
              <w:r w:rsidRPr="00802990">
                <w:rPr>
                  <w:rFonts w:ascii="Times" w:hAnsi="Times" w:cs="Times New Roman"/>
                  <w:sz w:val="22"/>
                  <w:szCs w:val="22"/>
                </w:rPr>
                <w:t>Functional</w:t>
              </w:r>
            </w:ins>
          </w:p>
        </w:tc>
        <w:tc>
          <w:tcPr>
            <w:tcW w:w="1603" w:type="dxa"/>
            <w:tcPrChange w:id="3413" w:author="Chara Katiri" w:date="2015-04-12T17:52:00Z">
              <w:tcPr>
                <w:tcW w:w="1609" w:type="dxa"/>
              </w:tcPr>
            </w:tcPrChange>
          </w:tcPr>
          <w:p w14:paraId="4186531C" w14:textId="77777777" w:rsidR="00D71A41" w:rsidRPr="00802990" w:rsidRDefault="00D71A41" w:rsidP="00802990">
            <w:pPr>
              <w:pStyle w:val="ListParagraph"/>
              <w:spacing w:line="360" w:lineRule="auto"/>
              <w:ind w:left="0"/>
              <w:jc w:val="both"/>
              <w:rPr>
                <w:ins w:id="3414" w:author="Chara Katiri" w:date="2015-04-12T17:50:00Z"/>
                <w:rFonts w:ascii="Times" w:hAnsi="Times" w:cs="Times New Roman"/>
                <w:sz w:val="22"/>
                <w:szCs w:val="22"/>
              </w:rPr>
            </w:pPr>
          </w:p>
        </w:tc>
        <w:tc>
          <w:tcPr>
            <w:tcW w:w="1169" w:type="dxa"/>
            <w:tcPrChange w:id="3415" w:author="Chara Katiri" w:date="2015-04-12T17:52:00Z">
              <w:tcPr>
                <w:tcW w:w="1169" w:type="dxa"/>
              </w:tcPr>
            </w:tcPrChange>
          </w:tcPr>
          <w:p w14:paraId="1050C1A0" w14:textId="00FB22F0" w:rsidR="00D71A41" w:rsidRPr="00802990" w:rsidRDefault="00D71A41" w:rsidP="00802990">
            <w:pPr>
              <w:pStyle w:val="ListParagraph"/>
              <w:spacing w:line="360" w:lineRule="auto"/>
              <w:ind w:left="0"/>
              <w:jc w:val="both"/>
              <w:rPr>
                <w:ins w:id="3416" w:author="Chara Katiri" w:date="2015-04-12T17:51:00Z"/>
                <w:rFonts w:ascii="Times" w:hAnsi="Times" w:cs="Times New Roman"/>
                <w:sz w:val="22"/>
                <w:szCs w:val="22"/>
              </w:rPr>
            </w:pPr>
            <w:ins w:id="3417" w:author="Chara Katiri" w:date="2015-04-12T17:51:00Z">
              <w:r w:rsidRPr="00802990">
                <w:rPr>
                  <w:rFonts w:ascii="Times" w:hAnsi="Times" w:cs="Times New Roman"/>
                  <w:sz w:val="22"/>
                  <w:szCs w:val="22"/>
                </w:rPr>
                <w:t>M</w:t>
              </w:r>
            </w:ins>
          </w:p>
        </w:tc>
        <w:tc>
          <w:tcPr>
            <w:tcW w:w="1155" w:type="dxa"/>
            <w:tcPrChange w:id="3418" w:author="Chara Katiri" w:date="2015-04-12T17:52:00Z">
              <w:tcPr>
                <w:tcW w:w="1169" w:type="dxa"/>
              </w:tcPr>
            </w:tcPrChange>
          </w:tcPr>
          <w:p w14:paraId="37D682A4" w14:textId="1D318890" w:rsidR="00D71A41" w:rsidRPr="00802990" w:rsidRDefault="00D71A41" w:rsidP="00802990">
            <w:pPr>
              <w:pStyle w:val="ListParagraph"/>
              <w:spacing w:line="360" w:lineRule="auto"/>
              <w:ind w:left="0"/>
              <w:jc w:val="both"/>
              <w:rPr>
                <w:ins w:id="3419" w:author="Chara Katiri" w:date="2015-04-12T17:51:00Z"/>
                <w:rFonts w:ascii="Times" w:hAnsi="Times" w:cs="Times New Roman"/>
                <w:sz w:val="22"/>
                <w:szCs w:val="22"/>
              </w:rPr>
            </w:pPr>
          </w:p>
        </w:tc>
        <w:tc>
          <w:tcPr>
            <w:tcW w:w="1171" w:type="dxa"/>
            <w:tcPrChange w:id="3420" w:author="Chara Katiri" w:date="2015-04-12T17:52:00Z">
              <w:tcPr>
                <w:tcW w:w="1169" w:type="dxa"/>
              </w:tcPr>
            </w:tcPrChange>
          </w:tcPr>
          <w:p w14:paraId="70E281AB" w14:textId="2ADE93BD" w:rsidR="00D71A41" w:rsidRPr="00802990" w:rsidRDefault="00D71A41" w:rsidP="00802990">
            <w:pPr>
              <w:pStyle w:val="ListParagraph"/>
              <w:spacing w:line="360" w:lineRule="auto"/>
              <w:ind w:left="0"/>
              <w:jc w:val="both"/>
              <w:rPr>
                <w:ins w:id="3421" w:author="Chara Katiri" w:date="2015-04-12T17:51:00Z"/>
                <w:rFonts w:ascii="Times" w:hAnsi="Times" w:cs="Times New Roman"/>
                <w:sz w:val="22"/>
                <w:szCs w:val="22"/>
              </w:rPr>
            </w:pPr>
          </w:p>
        </w:tc>
      </w:tr>
      <w:tr w:rsidR="00D71A41" w:rsidRPr="00802990" w14:paraId="183140B8" w14:textId="77777777" w:rsidTr="00D71A41">
        <w:trPr>
          <w:ins w:id="3422" w:author="Chara Katiri" w:date="2015-04-12T17:50:00Z"/>
          <w:trPrChange w:id="3423" w:author="Chara Katiri" w:date="2015-04-12T17:52:00Z">
            <w:trPr>
              <w:gridAfter w:val="0"/>
            </w:trPr>
          </w:trPrChange>
        </w:trPr>
        <w:tc>
          <w:tcPr>
            <w:tcW w:w="1108" w:type="dxa"/>
            <w:tcPrChange w:id="3424" w:author="Chara Katiri" w:date="2015-04-12T17:52:00Z">
              <w:tcPr>
                <w:tcW w:w="1116" w:type="dxa"/>
              </w:tcPr>
            </w:tcPrChange>
          </w:tcPr>
          <w:p w14:paraId="7A48FFC9" w14:textId="77777777" w:rsidR="00D71A41" w:rsidRPr="00802990" w:rsidRDefault="00D71A41" w:rsidP="00802990">
            <w:pPr>
              <w:pStyle w:val="ListParagraph"/>
              <w:spacing w:line="360" w:lineRule="auto"/>
              <w:ind w:left="0"/>
              <w:jc w:val="both"/>
              <w:rPr>
                <w:ins w:id="3425" w:author="Chara Katiri" w:date="2015-04-12T17:50:00Z"/>
                <w:rFonts w:ascii="Times" w:hAnsi="Times" w:cs="Times New Roman"/>
                <w:sz w:val="22"/>
                <w:szCs w:val="22"/>
              </w:rPr>
            </w:pPr>
            <w:ins w:id="3426" w:author="Chara Katiri" w:date="2015-04-12T17:50:00Z">
              <w:r w:rsidRPr="00802990">
                <w:rPr>
                  <w:rFonts w:ascii="Times" w:hAnsi="Times" w:cs="Times New Roman"/>
                  <w:sz w:val="22"/>
                  <w:szCs w:val="22"/>
                </w:rPr>
                <w:t>9.1</w:t>
              </w:r>
            </w:ins>
          </w:p>
        </w:tc>
        <w:tc>
          <w:tcPr>
            <w:tcW w:w="3951" w:type="dxa"/>
            <w:tcPrChange w:id="3427" w:author="Chara Katiri" w:date="2015-04-12T17:52:00Z">
              <w:tcPr>
                <w:tcW w:w="3960" w:type="dxa"/>
              </w:tcPr>
            </w:tcPrChange>
          </w:tcPr>
          <w:p w14:paraId="5D89C67E" w14:textId="77777777" w:rsidR="00D71A41" w:rsidRPr="00802990" w:rsidRDefault="00D71A41" w:rsidP="00802990">
            <w:pPr>
              <w:pStyle w:val="ListParagraph"/>
              <w:spacing w:line="360" w:lineRule="auto"/>
              <w:ind w:left="0"/>
              <w:jc w:val="both"/>
              <w:rPr>
                <w:ins w:id="3428" w:author="Chara Katiri" w:date="2015-04-12T17:50:00Z"/>
                <w:rFonts w:ascii="Times" w:hAnsi="Times" w:cs="Times New Roman"/>
                <w:sz w:val="22"/>
                <w:szCs w:val="22"/>
              </w:rPr>
            </w:pPr>
            <w:ins w:id="3429" w:author="Chara Katiri" w:date="2015-04-12T17:50:00Z">
              <w:r w:rsidRPr="00802990">
                <w:rPr>
                  <w:rFonts w:ascii="Times" w:hAnsi="Times" w:cs="Times New Roman"/>
                  <w:sz w:val="22"/>
                  <w:szCs w:val="22"/>
                </w:rPr>
                <w:t xml:space="preserve">A </w:t>
              </w:r>
              <w:proofErr w:type="spellStart"/>
              <w:r w:rsidRPr="00802990">
                <w:rPr>
                  <w:rFonts w:ascii="Times" w:hAnsi="Times" w:cs="Times New Roman"/>
                  <w:sz w:val="22"/>
                  <w:szCs w:val="22"/>
                </w:rPr>
                <w:t>UoS</w:t>
              </w:r>
              <w:proofErr w:type="spellEnd"/>
              <w:r w:rsidRPr="00802990">
                <w:rPr>
                  <w:rFonts w:ascii="Times" w:hAnsi="Times" w:cs="Times New Roman"/>
                  <w:sz w:val="22"/>
                  <w:szCs w:val="22"/>
                </w:rPr>
                <w:t xml:space="preserve"> Username must be provided in order to login. </w:t>
              </w:r>
            </w:ins>
          </w:p>
        </w:tc>
        <w:tc>
          <w:tcPr>
            <w:tcW w:w="1325" w:type="dxa"/>
            <w:tcPrChange w:id="3430" w:author="Chara Katiri" w:date="2015-04-12T17:52:00Z">
              <w:tcPr>
                <w:tcW w:w="1274" w:type="dxa"/>
              </w:tcPr>
            </w:tcPrChange>
          </w:tcPr>
          <w:p w14:paraId="0990C617" w14:textId="77777777" w:rsidR="00D71A41" w:rsidRPr="00802990" w:rsidRDefault="00D71A41" w:rsidP="00802990">
            <w:pPr>
              <w:pStyle w:val="ListParagraph"/>
              <w:spacing w:line="360" w:lineRule="auto"/>
              <w:ind w:left="0"/>
              <w:jc w:val="both"/>
              <w:rPr>
                <w:ins w:id="3431" w:author="Chara Katiri" w:date="2015-04-12T17:50:00Z"/>
                <w:rFonts w:ascii="Times" w:hAnsi="Times" w:cs="Times New Roman"/>
                <w:sz w:val="22"/>
                <w:szCs w:val="22"/>
              </w:rPr>
            </w:pPr>
            <w:ins w:id="3432" w:author="Chara Katiri" w:date="2015-04-12T17:50:00Z">
              <w:r w:rsidRPr="00802990">
                <w:rPr>
                  <w:rFonts w:ascii="Times" w:hAnsi="Times" w:cs="Times New Roman"/>
                  <w:sz w:val="22"/>
                  <w:szCs w:val="22"/>
                </w:rPr>
                <w:t>Functional</w:t>
              </w:r>
            </w:ins>
          </w:p>
        </w:tc>
        <w:tc>
          <w:tcPr>
            <w:tcW w:w="1603" w:type="dxa"/>
            <w:tcPrChange w:id="3433" w:author="Chara Katiri" w:date="2015-04-12T17:52:00Z">
              <w:tcPr>
                <w:tcW w:w="1609" w:type="dxa"/>
              </w:tcPr>
            </w:tcPrChange>
          </w:tcPr>
          <w:p w14:paraId="120C0C91" w14:textId="77777777" w:rsidR="00D71A41" w:rsidRPr="00802990" w:rsidRDefault="00D71A41" w:rsidP="00802990">
            <w:pPr>
              <w:pStyle w:val="ListParagraph"/>
              <w:spacing w:line="360" w:lineRule="auto"/>
              <w:ind w:left="0"/>
              <w:jc w:val="both"/>
              <w:rPr>
                <w:ins w:id="3434" w:author="Chara Katiri" w:date="2015-04-12T17:50:00Z"/>
                <w:rFonts w:ascii="Times" w:hAnsi="Times" w:cs="Times New Roman"/>
                <w:sz w:val="22"/>
                <w:szCs w:val="22"/>
              </w:rPr>
            </w:pPr>
          </w:p>
        </w:tc>
        <w:tc>
          <w:tcPr>
            <w:tcW w:w="1169" w:type="dxa"/>
            <w:tcPrChange w:id="3435" w:author="Chara Katiri" w:date="2015-04-12T17:52:00Z">
              <w:tcPr>
                <w:tcW w:w="1169" w:type="dxa"/>
              </w:tcPr>
            </w:tcPrChange>
          </w:tcPr>
          <w:p w14:paraId="56232674" w14:textId="3D7805A3" w:rsidR="00D71A41" w:rsidRPr="00802990" w:rsidRDefault="00D71A41" w:rsidP="00802990">
            <w:pPr>
              <w:pStyle w:val="ListParagraph"/>
              <w:spacing w:line="360" w:lineRule="auto"/>
              <w:ind w:left="0"/>
              <w:jc w:val="both"/>
              <w:rPr>
                <w:ins w:id="3436" w:author="Chara Katiri" w:date="2015-04-12T17:51:00Z"/>
                <w:rFonts w:ascii="Times" w:hAnsi="Times" w:cs="Times New Roman"/>
                <w:sz w:val="22"/>
                <w:szCs w:val="22"/>
              </w:rPr>
            </w:pPr>
            <w:ins w:id="3437" w:author="Chara Katiri" w:date="2015-04-12T17:51:00Z">
              <w:r w:rsidRPr="00802990">
                <w:rPr>
                  <w:rFonts w:ascii="Times" w:hAnsi="Times" w:cs="Times New Roman"/>
                  <w:sz w:val="22"/>
                  <w:szCs w:val="22"/>
                </w:rPr>
                <w:t>M</w:t>
              </w:r>
            </w:ins>
          </w:p>
        </w:tc>
        <w:tc>
          <w:tcPr>
            <w:tcW w:w="1155" w:type="dxa"/>
            <w:tcPrChange w:id="3438" w:author="Chara Katiri" w:date="2015-04-12T17:52:00Z">
              <w:tcPr>
                <w:tcW w:w="1169" w:type="dxa"/>
              </w:tcPr>
            </w:tcPrChange>
          </w:tcPr>
          <w:p w14:paraId="38D0CAFA" w14:textId="0520CB47" w:rsidR="00D71A41" w:rsidRPr="00802990" w:rsidRDefault="00D71A41" w:rsidP="00802990">
            <w:pPr>
              <w:pStyle w:val="ListParagraph"/>
              <w:spacing w:line="360" w:lineRule="auto"/>
              <w:ind w:left="0"/>
              <w:jc w:val="both"/>
              <w:rPr>
                <w:ins w:id="3439" w:author="Chara Katiri" w:date="2015-04-12T17:51:00Z"/>
                <w:rFonts w:ascii="Times" w:hAnsi="Times" w:cs="Times New Roman"/>
                <w:sz w:val="22"/>
                <w:szCs w:val="22"/>
              </w:rPr>
            </w:pPr>
          </w:p>
        </w:tc>
        <w:tc>
          <w:tcPr>
            <w:tcW w:w="1171" w:type="dxa"/>
            <w:tcPrChange w:id="3440" w:author="Chara Katiri" w:date="2015-04-12T17:52:00Z">
              <w:tcPr>
                <w:tcW w:w="1169" w:type="dxa"/>
              </w:tcPr>
            </w:tcPrChange>
          </w:tcPr>
          <w:p w14:paraId="4DB0AE01" w14:textId="3B5EA445" w:rsidR="00D71A41" w:rsidRPr="00802990" w:rsidRDefault="00D71A41" w:rsidP="00802990">
            <w:pPr>
              <w:pStyle w:val="ListParagraph"/>
              <w:spacing w:line="360" w:lineRule="auto"/>
              <w:ind w:left="0"/>
              <w:jc w:val="both"/>
              <w:rPr>
                <w:ins w:id="3441" w:author="Chara Katiri" w:date="2015-04-12T17:51:00Z"/>
                <w:rFonts w:ascii="Times" w:hAnsi="Times" w:cs="Times New Roman"/>
                <w:sz w:val="22"/>
                <w:szCs w:val="22"/>
              </w:rPr>
            </w:pPr>
          </w:p>
        </w:tc>
      </w:tr>
      <w:tr w:rsidR="00D71A41" w:rsidRPr="00802990" w14:paraId="6D38E2FD" w14:textId="77777777" w:rsidTr="00D71A41">
        <w:trPr>
          <w:ins w:id="3442" w:author="Chara Katiri" w:date="2015-04-12T17:50:00Z"/>
          <w:trPrChange w:id="3443" w:author="Chara Katiri" w:date="2015-04-12T17:52:00Z">
            <w:trPr>
              <w:gridAfter w:val="0"/>
            </w:trPr>
          </w:trPrChange>
        </w:trPr>
        <w:tc>
          <w:tcPr>
            <w:tcW w:w="1108" w:type="dxa"/>
            <w:tcPrChange w:id="3444" w:author="Chara Katiri" w:date="2015-04-12T17:52:00Z">
              <w:tcPr>
                <w:tcW w:w="1116" w:type="dxa"/>
              </w:tcPr>
            </w:tcPrChange>
          </w:tcPr>
          <w:p w14:paraId="348CA318" w14:textId="77777777" w:rsidR="00D71A41" w:rsidRPr="00802990" w:rsidRDefault="00D71A41" w:rsidP="00802990">
            <w:pPr>
              <w:pStyle w:val="ListParagraph"/>
              <w:spacing w:line="360" w:lineRule="auto"/>
              <w:ind w:left="0"/>
              <w:jc w:val="both"/>
              <w:rPr>
                <w:ins w:id="3445" w:author="Chara Katiri" w:date="2015-04-12T17:50:00Z"/>
                <w:rFonts w:ascii="Times" w:hAnsi="Times" w:cs="Times New Roman"/>
                <w:sz w:val="22"/>
                <w:szCs w:val="22"/>
              </w:rPr>
            </w:pPr>
            <w:ins w:id="3446" w:author="Chara Katiri" w:date="2015-04-12T17:50:00Z">
              <w:r w:rsidRPr="00802990">
                <w:rPr>
                  <w:rFonts w:ascii="Times" w:hAnsi="Times" w:cs="Times New Roman"/>
                  <w:sz w:val="22"/>
                  <w:szCs w:val="22"/>
                </w:rPr>
                <w:t>9.2</w:t>
              </w:r>
            </w:ins>
          </w:p>
        </w:tc>
        <w:tc>
          <w:tcPr>
            <w:tcW w:w="3951" w:type="dxa"/>
            <w:tcPrChange w:id="3447" w:author="Chara Katiri" w:date="2015-04-12T17:52:00Z">
              <w:tcPr>
                <w:tcW w:w="3960" w:type="dxa"/>
              </w:tcPr>
            </w:tcPrChange>
          </w:tcPr>
          <w:p w14:paraId="125997CE" w14:textId="77777777" w:rsidR="00D71A41" w:rsidRPr="00802990" w:rsidRDefault="00D71A41" w:rsidP="00802990">
            <w:pPr>
              <w:pStyle w:val="ListParagraph"/>
              <w:spacing w:line="360" w:lineRule="auto"/>
              <w:ind w:left="0"/>
              <w:jc w:val="both"/>
              <w:rPr>
                <w:ins w:id="3448" w:author="Chara Katiri" w:date="2015-04-12T17:50:00Z"/>
                <w:rFonts w:ascii="Times" w:hAnsi="Times" w:cs="Times New Roman"/>
                <w:sz w:val="22"/>
                <w:szCs w:val="22"/>
              </w:rPr>
            </w:pPr>
            <w:ins w:id="3449" w:author="Chara Katiri" w:date="2015-04-12T17:50:00Z">
              <w:r w:rsidRPr="00802990">
                <w:rPr>
                  <w:rFonts w:ascii="Times" w:hAnsi="Times" w:cs="Times New Roman"/>
                  <w:sz w:val="22"/>
                  <w:szCs w:val="22"/>
                </w:rPr>
                <w:t>Password must be provided in order to login.</w:t>
              </w:r>
            </w:ins>
          </w:p>
        </w:tc>
        <w:tc>
          <w:tcPr>
            <w:tcW w:w="1325" w:type="dxa"/>
            <w:tcPrChange w:id="3450" w:author="Chara Katiri" w:date="2015-04-12T17:52:00Z">
              <w:tcPr>
                <w:tcW w:w="1274" w:type="dxa"/>
              </w:tcPr>
            </w:tcPrChange>
          </w:tcPr>
          <w:p w14:paraId="12216346" w14:textId="77777777" w:rsidR="00D71A41" w:rsidRPr="00802990" w:rsidRDefault="00D71A41" w:rsidP="00802990">
            <w:pPr>
              <w:pStyle w:val="ListParagraph"/>
              <w:spacing w:line="360" w:lineRule="auto"/>
              <w:ind w:left="0"/>
              <w:jc w:val="both"/>
              <w:rPr>
                <w:ins w:id="3451" w:author="Chara Katiri" w:date="2015-04-12T17:50:00Z"/>
                <w:rFonts w:ascii="Times" w:hAnsi="Times" w:cs="Times New Roman"/>
                <w:sz w:val="22"/>
                <w:szCs w:val="22"/>
              </w:rPr>
            </w:pPr>
            <w:ins w:id="3452" w:author="Chara Katiri" w:date="2015-04-12T17:50:00Z">
              <w:r w:rsidRPr="00802990">
                <w:rPr>
                  <w:rFonts w:ascii="Times" w:hAnsi="Times" w:cs="Times New Roman"/>
                  <w:sz w:val="22"/>
                  <w:szCs w:val="22"/>
                </w:rPr>
                <w:t>Functional</w:t>
              </w:r>
            </w:ins>
          </w:p>
        </w:tc>
        <w:tc>
          <w:tcPr>
            <w:tcW w:w="1603" w:type="dxa"/>
            <w:tcPrChange w:id="3453" w:author="Chara Katiri" w:date="2015-04-12T17:52:00Z">
              <w:tcPr>
                <w:tcW w:w="1609" w:type="dxa"/>
              </w:tcPr>
            </w:tcPrChange>
          </w:tcPr>
          <w:p w14:paraId="25EA3911" w14:textId="77777777" w:rsidR="00D71A41" w:rsidRPr="00802990" w:rsidRDefault="00D71A41" w:rsidP="00802990">
            <w:pPr>
              <w:pStyle w:val="ListParagraph"/>
              <w:spacing w:line="360" w:lineRule="auto"/>
              <w:ind w:left="0"/>
              <w:jc w:val="both"/>
              <w:rPr>
                <w:ins w:id="3454" w:author="Chara Katiri" w:date="2015-04-12T17:50:00Z"/>
                <w:rFonts w:ascii="Times" w:hAnsi="Times" w:cs="Times New Roman"/>
                <w:sz w:val="22"/>
                <w:szCs w:val="22"/>
              </w:rPr>
            </w:pPr>
          </w:p>
        </w:tc>
        <w:tc>
          <w:tcPr>
            <w:tcW w:w="1169" w:type="dxa"/>
            <w:tcPrChange w:id="3455" w:author="Chara Katiri" w:date="2015-04-12T17:52:00Z">
              <w:tcPr>
                <w:tcW w:w="1169" w:type="dxa"/>
              </w:tcPr>
            </w:tcPrChange>
          </w:tcPr>
          <w:p w14:paraId="60B6526E" w14:textId="407D1DC0" w:rsidR="00D71A41" w:rsidRPr="00802990" w:rsidRDefault="00D71A41" w:rsidP="00802990">
            <w:pPr>
              <w:pStyle w:val="ListParagraph"/>
              <w:spacing w:line="360" w:lineRule="auto"/>
              <w:ind w:left="0"/>
              <w:jc w:val="both"/>
              <w:rPr>
                <w:ins w:id="3456" w:author="Chara Katiri" w:date="2015-04-12T17:51:00Z"/>
                <w:rFonts w:ascii="Times" w:hAnsi="Times" w:cs="Times New Roman"/>
                <w:sz w:val="22"/>
                <w:szCs w:val="22"/>
              </w:rPr>
            </w:pPr>
            <w:ins w:id="3457" w:author="Chara Katiri" w:date="2015-04-12T17:51:00Z">
              <w:r w:rsidRPr="00802990">
                <w:rPr>
                  <w:rFonts w:ascii="Times" w:hAnsi="Times" w:cs="Times New Roman"/>
                  <w:sz w:val="22"/>
                  <w:szCs w:val="22"/>
                </w:rPr>
                <w:t>M</w:t>
              </w:r>
            </w:ins>
          </w:p>
        </w:tc>
        <w:tc>
          <w:tcPr>
            <w:tcW w:w="1155" w:type="dxa"/>
            <w:tcPrChange w:id="3458" w:author="Chara Katiri" w:date="2015-04-12T17:52:00Z">
              <w:tcPr>
                <w:tcW w:w="1169" w:type="dxa"/>
              </w:tcPr>
            </w:tcPrChange>
          </w:tcPr>
          <w:p w14:paraId="687DF02C" w14:textId="1D870ACE" w:rsidR="00D71A41" w:rsidRPr="00802990" w:rsidRDefault="00D71A41" w:rsidP="00802990">
            <w:pPr>
              <w:pStyle w:val="ListParagraph"/>
              <w:spacing w:line="360" w:lineRule="auto"/>
              <w:ind w:left="0"/>
              <w:jc w:val="both"/>
              <w:rPr>
                <w:ins w:id="3459" w:author="Chara Katiri" w:date="2015-04-12T17:51:00Z"/>
                <w:rFonts w:ascii="Times" w:hAnsi="Times" w:cs="Times New Roman"/>
                <w:sz w:val="22"/>
                <w:szCs w:val="22"/>
              </w:rPr>
            </w:pPr>
          </w:p>
        </w:tc>
        <w:tc>
          <w:tcPr>
            <w:tcW w:w="1171" w:type="dxa"/>
            <w:tcPrChange w:id="3460" w:author="Chara Katiri" w:date="2015-04-12T17:52:00Z">
              <w:tcPr>
                <w:tcW w:w="1169" w:type="dxa"/>
              </w:tcPr>
            </w:tcPrChange>
          </w:tcPr>
          <w:p w14:paraId="1D896B3F" w14:textId="3D079F7A" w:rsidR="00D71A41" w:rsidRPr="00802990" w:rsidRDefault="00D71A41" w:rsidP="00802990">
            <w:pPr>
              <w:pStyle w:val="ListParagraph"/>
              <w:spacing w:line="360" w:lineRule="auto"/>
              <w:ind w:left="0"/>
              <w:jc w:val="both"/>
              <w:rPr>
                <w:ins w:id="3461" w:author="Chara Katiri" w:date="2015-04-12T17:51:00Z"/>
                <w:rFonts w:ascii="Times" w:hAnsi="Times" w:cs="Times New Roman"/>
                <w:sz w:val="22"/>
                <w:szCs w:val="22"/>
              </w:rPr>
            </w:pPr>
          </w:p>
        </w:tc>
      </w:tr>
      <w:tr w:rsidR="00D71A41" w:rsidRPr="00802990" w14:paraId="215C0468" w14:textId="77777777" w:rsidTr="00D71A41">
        <w:trPr>
          <w:ins w:id="3462" w:author="Chara Katiri" w:date="2015-04-12T17:50:00Z"/>
          <w:trPrChange w:id="3463" w:author="Chara Katiri" w:date="2015-04-12T17:52:00Z">
            <w:trPr>
              <w:gridAfter w:val="0"/>
            </w:trPr>
          </w:trPrChange>
        </w:trPr>
        <w:tc>
          <w:tcPr>
            <w:tcW w:w="1108" w:type="dxa"/>
            <w:tcPrChange w:id="3464" w:author="Chara Katiri" w:date="2015-04-12T17:52:00Z">
              <w:tcPr>
                <w:tcW w:w="1116" w:type="dxa"/>
              </w:tcPr>
            </w:tcPrChange>
          </w:tcPr>
          <w:p w14:paraId="3A690191" w14:textId="77777777" w:rsidR="00D71A41" w:rsidRPr="00802990" w:rsidRDefault="00D71A41" w:rsidP="00802990">
            <w:pPr>
              <w:pStyle w:val="ListParagraph"/>
              <w:spacing w:line="360" w:lineRule="auto"/>
              <w:ind w:left="0"/>
              <w:jc w:val="both"/>
              <w:rPr>
                <w:ins w:id="3465" w:author="Chara Katiri" w:date="2015-04-12T17:50:00Z"/>
                <w:rFonts w:ascii="Times" w:hAnsi="Times" w:cs="Times New Roman"/>
                <w:sz w:val="22"/>
                <w:szCs w:val="22"/>
              </w:rPr>
            </w:pPr>
            <w:ins w:id="3466" w:author="Chara Katiri" w:date="2015-04-12T17:50:00Z">
              <w:r w:rsidRPr="00802990">
                <w:rPr>
                  <w:rFonts w:ascii="Times" w:hAnsi="Times" w:cs="Times New Roman"/>
                  <w:sz w:val="22"/>
                  <w:szCs w:val="22"/>
                </w:rPr>
                <w:t>9.3</w:t>
              </w:r>
            </w:ins>
          </w:p>
        </w:tc>
        <w:tc>
          <w:tcPr>
            <w:tcW w:w="3951" w:type="dxa"/>
            <w:tcPrChange w:id="3467" w:author="Chara Katiri" w:date="2015-04-12T17:52:00Z">
              <w:tcPr>
                <w:tcW w:w="3960" w:type="dxa"/>
              </w:tcPr>
            </w:tcPrChange>
          </w:tcPr>
          <w:p w14:paraId="696DE2AD" w14:textId="77777777" w:rsidR="00D71A41" w:rsidRPr="00802990" w:rsidRDefault="00D71A41" w:rsidP="00802990">
            <w:pPr>
              <w:pStyle w:val="ListParagraph"/>
              <w:spacing w:line="360" w:lineRule="auto"/>
              <w:ind w:left="0"/>
              <w:jc w:val="both"/>
              <w:rPr>
                <w:ins w:id="3468" w:author="Chara Katiri" w:date="2015-04-12T17:50:00Z"/>
                <w:rFonts w:ascii="Times" w:hAnsi="Times" w:cs="Times New Roman"/>
                <w:sz w:val="22"/>
                <w:szCs w:val="22"/>
              </w:rPr>
            </w:pPr>
            <w:ins w:id="3469" w:author="Chara Katiri" w:date="2015-04-12T17:50:00Z">
              <w:r w:rsidRPr="00802990">
                <w:rPr>
                  <w:rFonts w:ascii="Times" w:hAnsi="Times" w:cs="Times New Roman"/>
                  <w:sz w:val="22"/>
                  <w:szCs w:val="22"/>
                </w:rPr>
                <w:t>Password must be at least 8 characters long.</w:t>
              </w:r>
            </w:ins>
          </w:p>
        </w:tc>
        <w:tc>
          <w:tcPr>
            <w:tcW w:w="1325" w:type="dxa"/>
            <w:tcPrChange w:id="3470" w:author="Chara Katiri" w:date="2015-04-12T17:52:00Z">
              <w:tcPr>
                <w:tcW w:w="1274" w:type="dxa"/>
              </w:tcPr>
            </w:tcPrChange>
          </w:tcPr>
          <w:p w14:paraId="379E003B" w14:textId="77777777" w:rsidR="00D71A41" w:rsidRPr="00802990" w:rsidRDefault="00D71A41" w:rsidP="00802990">
            <w:pPr>
              <w:pStyle w:val="ListParagraph"/>
              <w:spacing w:line="360" w:lineRule="auto"/>
              <w:ind w:left="0"/>
              <w:jc w:val="both"/>
              <w:rPr>
                <w:ins w:id="3471" w:author="Chara Katiri" w:date="2015-04-12T17:50:00Z"/>
                <w:rFonts w:ascii="Times" w:hAnsi="Times" w:cs="Times New Roman"/>
                <w:sz w:val="22"/>
                <w:szCs w:val="22"/>
              </w:rPr>
            </w:pPr>
            <w:ins w:id="3472" w:author="Chara Katiri" w:date="2015-04-12T17:50:00Z">
              <w:r w:rsidRPr="00802990">
                <w:rPr>
                  <w:rFonts w:ascii="Times" w:hAnsi="Times" w:cs="Times New Roman"/>
                  <w:sz w:val="22"/>
                  <w:szCs w:val="22"/>
                </w:rPr>
                <w:t>Functional</w:t>
              </w:r>
            </w:ins>
          </w:p>
        </w:tc>
        <w:tc>
          <w:tcPr>
            <w:tcW w:w="1603" w:type="dxa"/>
            <w:tcPrChange w:id="3473" w:author="Chara Katiri" w:date="2015-04-12T17:52:00Z">
              <w:tcPr>
                <w:tcW w:w="1609" w:type="dxa"/>
              </w:tcPr>
            </w:tcPrChange>
          </w:tcPr>
          <w:p w14:paraId="437BBB2A" w14:textId="77777777" w:rsidR="00D71A41" w:rsidRPr="00802990" w:rsidRDefault="00D71A41" w:rsidP="00802990">
            <w:pPr>
              <w:pStyle w:val="ListParagraph"/>
              <w:spacing w:line="360" w:lineRule="auto"/>
              <w:ind w:left="0"/>
              <w:jc w:val="both"/>
              <w:rPr>
                <w:ins w:id="3474" w:author="Chara Katiri" w:date="2015-04-12T17:50:00Z"/>
                <w:rFonts w:ascii="Times" w:hAnsi="Times" w:cs="Times New Roman"/>
                <w:sz w:val="22"/>
                <w:szCs w:val="22"/>
              </w:rPr>
            </w:pPr>
          </w:p>
        </w:tc>
        <w:tc>
          <w:tcPr>
            <w:tcW w:w="1169" w:type="dxa"/>
            <w:tcPrChange w:id="3475" w:author="Chara Katiri" w:date="2015-04-12T17:52:00Z">
              <w:tcPr>
                <w:tcW w:w="1169" w:type="dxa"/>
              </w:tcPr>
            </w:tcPrChange>
          </w:tcPr>
          <w:p w14:paraId="0BC4F7BD" w14:textId="1AEB2465" w:rsidR="00D71A41" w:rsidRPr="00802990" w:rsidRDefault="00D71A41" w:rsidP="00802990">
            <w:pPr>
              <w:pStyle w:val="ListParagraph"/>
              <w:spacing w:line="360" w:lineRule="auto"/>
              <w:ind w:left="0"/>
              <w:jc w:val="both"/>
              <w:rPr>
                <w:ins w:id="3476" w:author="Chara Katiri" w:date="2015-04-12T17:51:00Z"/>
                <w:rFonts w:ascii="Times" w:hAnsi="Times" w:cs="Times New Roman"/>
                <w:sz w:val="22"/>
                <w:szCs w:val="22"/>
              </w:rPr>
            </w:pPr>
            <w:ins w:id="3477" w:author="Chara Katiri" w:date="2015-04-12T17:51:00Z">
              <w:r w:rsidRPr="00802990">
                <w:rPr>
                  <w:rFonts w:ascii="Times" w:hAnsi="Times" w:cs="Times New Roman"/>
                  <w:sz w:val="22"/>
                  <w:szCs w:val="22"/>
                </w:rPr>
                <w:t>M</w:t>
              </w:r>
            </w:ins>
          </w:p>
        </w:tc>
        <w:tc>
          <w:tcPr>
            <w:tcW w:w="1155" w:type="dxa"/>
            <w:tcPrChange w:id="3478" w:author="Chara Katiri" w:date="2015-04-12T17:52:00Z">
              <w:tcPr>
                <w:tcW w:w="1169" w:type="dxa"/>
              </w:tcPr>
            </w:tcPrChange>
          </w:tcPr>
          <w:p w14:paraId="6BE28CFE" w14:textId="4D853EBF" w:rsidR="00D71A41" w:rsidRPr="00802990" w:rsidRDefault="00D71A41" w:rsidP="00802990">
            <w:pPr>
              <w:pStyle w:val="ListParagraph"/>
              <w:spacing w:line="360" w:lineRule="auto"/>
              <w:ind w:left="0"/>
              <w:jc w:val="both"/>
              <w:rPr>
                <w:ins w:id="3479" w:author="Chara Katiri" w:date="2015-04-12T17:51:00Z"/>
                <w:rFonts w:ascii="Times" w:hAnsi="Times" w:cs="Times New Roman"/>
                <w:sz w:val="22"/>
                <w:szCs w:val="22"/>
              </w:rPr>
            </w:pPr>
          </w:p>
        </w:tc>
        <w:tc>
          <w:tcPr>
            <w:tcW w:w="1171" w:type="dxa"/>
            <w:tcPrChange w:id="3480" w:author="Chara Katiri" w:date="2015-04-12T17:52:00Z">
              <w:tcPr>
                <w:tcW w:w="1169" w:type="dxa"/>
              </w:tcPr>
            </w:tcPrChange>
          </w:tcPr>
          <w:p w14:paraId="3A3E8076" w14:textId="4273B48E" w:rsidR="00D71A41" w:rsidRPr="00802990" w:rsidRDefault="00D71A41" w:rsidP="00802990">
            <w:pPr>
              <w:pStyle w:val="ListParagraph"/>
              <w:spacing w:line="360" w:lineRule="auto"/>
              <w:ind w:left="0"/>
              <w:jc w:val="both"/>
              <w:rPr>
                <w:ins w:id="3481" w:author="Chara Katiri" w:date="2015-04-12T17:51:00Z"/>
                <w:rFonts w:ascii="Times" w:hAnsi="Times" w:cs="Times New Roman"/>
                <w:sz w:val="22"/>
                <w:szCs w:val="22"/>
              </w:rPr>
            </w:pPr>
          </w:p>
        </w:tc>
      </w:tr>
      <w:tr w:rsidR="00D71A41" w:rsidRPr="00802990" w14:paraId="300B11AB" w14:textId="77777777" w:rsidTr="00D71A41">
        <w:trPr>
          <w:ins w:id="3482" w:author="Chara Katiri" w:date="2015-04-12T17:50:00Z"/>
          <w:trPrChange w:id="3483" w:author="Chara Katiri" w:date="2015-04-12T17:52:00Z">
            <w:trPr>
              <w:gridAfter w:val="0"/>
            </w:trPr>
          </w:trPrChange>
        </w:trPr>
        <w:tc>
          <w:tcPr>
            <w:tcW w:w="1108" w:type="dxa"/>
            <w:tcPrChange w:id="3484" w:author="Chara Katiri" w:date="2015-04-12T17:52:00Z">
              <w:tcPr>
                <w:tcW w:w="1116" w:type="dxa"/>
              </w:tcPr>
            </w:tcPrChange>
          </w:tcPr>
          <w:p w14:paraId="6221BCCE" w14:textId="77777777" w:rsidR="00D71A41" w:rsidRPr="00802990" w:rsidRDefault="00D71A41" w:rsidP="00802990">
            <w:pPr>
              <w:pStyle w:val="ListParagraph"/>
              <w:spacing w:line="360" w:lineRule="auto"/>
              <w:ind w:left="0"/>
              <w:jc w:val="both"/>
              <w:rPr>
                <w:ins w:id="3485" w:author="Chara Katiri" w:date="2015-04-12T17:50:00Z"/>
                <w:rFonts w:ascii="Times" w:hAnsi="Times" w:cs="Times New Roman"/>
                <w:sz w:val="22"/>
                <w:szCs w:val="22"/>
              </w:rPr>
            </w:pPr>
            <w:ins w:id="3486" w:author="Chara Katiri" w:date="2015-04-12T17:50:00Z">
              <w:r w:rsidRPr="00802990">
                <w:rPr>
                  <w:rFonts w:ascii="Times" w:hAnsi="Times" w:cs="Times New Roman"/>
                  <w:sz w:val="22"/>
                  <w:szCs w:val="22"/>
                </w:rPr>
                <w:lastRenderedPageBreak/>
                <w:t>9.4</w:t>
              </w:r>
            </w:ins>
          </w:p>
        </w:tc>
        <w:tc>
          <w:tcPr>
            <w:tcW w:w="3951" w:type="dxa"/>
            <w:tcPrChange w:id="3487" w:author="Chara Katiri" w:date="2015-04-12T17:52:00Z">
              <w:tcPr>
                <w:tcW w:w="3960" w:type="dxa"/>
              </w:tcPr>
            </w:tcPrChange>
          </w:tcPr>
          <w:p w14:paraId="43551F6D" w14:textId="77777777" w:rsidR="00D71A41" w:rsidRPr="00802990" w:rsidRDefault="00D71A41" w:rsidP="00802990">
            <w:pPr>
              <w:pStyle w:val="ListParagraph"/>
              <w:spacing w:line="360" w:lineRule="auto"/>
              <w:ind w:left="0"/>
              <w:jc w:val="both"/>
              <w:rPr>
                <w:ins w:id="3488" w:author="Chara Katiri" w:date="2015-04-12T17:50:00Z"/>
                <w:rFonts w:ascii="Times" w:hAnsi="Times" w:cs="Times New Roman"/>
                <w:sz w:val="22"/>
                <w:szCs w:val="22"/>
              </w:rPr>
            </w:pPr>
            <w:ins w:id="3489" w:author="Chara Katiri" w:date="2015-04-12T17:50:00Z">
              <w:r w:rsidRPr="00802990">
                <w:rPr>
                  <w:rFonts w:ascii="Times" w:hAnsi="Times" w:cs="Times New Roman"/>
                  <w:sz w:val="22"/>
                  <w:szCs w:val="22"/>
                </w:rPr>
                <w:t xml:space="preserve">Password must be hashed in the database. </w:t>
              </w:r>
            </w:ins>
          </w:p>
        </w:tc>
        <w:tc>
          <w:tcPr>
            <w:tcW w:w="1325" w:type="dxa"/>
            <w:tcPrChange w:id="3490" w:author="Chara Katiri" w:date="2015-04-12T17:52:00Z">
              <w:tcPr>
                <w:tcW w:w="1274" w:type="dxa"/>
              </w:tcPr>
            </w:tcPrChange>
          </w:tcPr>
          <w:p w14:paraId="33A3645A" w14:textId="77777777" w:rsidR="00D71A41" w:rsidRPr="00802990" w:rsidRDefault="00D71A41" w:rsidP="00802990">
            <w:pPr>
              <w:pStyle w:val="ListParagraph"/>
              <w:spacing w:line="360" w:lineRule="auto"/>
              <w:ind w:left="0"/>
              <w:jc w:val="both"/>
              <w:rPr>
                <w:ins w:id="3491" w:author="Chara Katiri" w:date="2015-04-12T17:50:00Z"/>
                <w:rFonts w:ascii="Times" w:hAnsi="Times" w:cs="Times New Roman"/>
                <w:sz w:val="22"/>
                <w:szCs w:val="22"/>
              </w:rPr>
            </w:pPr>
            <w:ins w:id="3492" w:author="Chara Katiri" w:date="2015-04-12T17:50:00Z">
              <w:r w:rsidRPr="00802990">
                <w:rPr>
                  <w:rFonts w:ascii="Times" w:hAnsi="Times" w:cs="Times New Roman"/>
                  <w:sz w:val="22"/>
                  <w:szCs w:val="22"/>
                </w:rPr>
                <w:t>Functional</w:t>
              </w:r>
            </w:ins>
          </w:p>
        </w:tc>
        <w:tc>
          <w:tcPr>
            <w:tcW w:w="1603" w:type="dxa"/>
            <w:tcPrChange w:id="3493" w:author="Chara Katiri" w:date="2015-04-12T17:52:00Z">
              <w:tcPr>
                <w:tcW w:w="1609" w:type="dxa"/>
              </w:tcPr>
            </w:tcPrChange>
          </w:tcPr>
          <w:p w14:paraId="1E4D9CAD" w14:textId="77777777" w:rsidR="00D71A41" w:rsidRPr="00802990" w:rsidRDefault="00D71A41" w:rsidP="00802990">
            <w:pPr>
              <w:pStyle w:val="ListParagraph"/>
              <w:spacing w:line="360" w:lineRule="auto"/>
              <w:ind w:left="0"/>
              <w:jc w:val="both"/>
              <w:rPr>
                <w:ins w:id="3494" w:author="Chara Katiri" w:date="2015-04-12T17:50:00Z"/>
                <w:rFonts w:ascii="Times" w:hAnsi="Times" w:cs="Times New Roman"/>
                <w:sz w:val="22"/>
                <w:szCs w:val="22"/>
              </w:rPr>
            </w:pPr>
          </w:p>
        </w:tc>
        <w:tc>
          <w:tcPr>
            <w:tcW w:w="1169" w:type="dxa"/>
            <w:tcPrChange w:id="3495" w:author="Chara Katiri" w:date="2015-04-12T17:52:00Z">
              <w:tcPr>
                <w:tcW w:w="1169" w:type="dxa"/>
              </w:tcPr>
            </w:tcPrChange>
          </w:tcPr>
          <w:p w14:paraId="7EB36658" w14:textId="49E001C5" w:rsidR="00D71A41" w:rsidRPr="00802990" w:rsidRDefault="00D71A41" w:rsidP="00802990">
            <w:pPr>
              <w:pStyle w:val="ListParagraph"/>
              <w:spacing w:line="360" w:lineRule="auto"/>
              <w:ind w:left="0"/>
              <w:jc w:val="both"/>
              <w:rPr>
                <w:ins w:id="3496" w:author="Chara Katiri" w:date="2015-04-12T17:51:00Z"/>
                <w:rFonts w:ascii="Times" w:hAnsi="Times" w:cs="Times New Roman"/>
                <w:sz w:val="22"/>
                <w:szCs w:val="22"/>
              </w:rPr>
            </w:pPr>
            <w:ins w:id="3497" w:author="Chara Katiri" w:date="2015-04-12T17:51:00Z">
              <w:r w:rsidRPr="00802990">
                <w:rPr>
                  <w:rFonts w:ascii="Times" w:hAnsi="Times" w:cs="Times New Roman"/>
                  <w:sz w:val="22"/>
                  <w:szCs w:val="22"/>
                </w:rPr>
                <w:t>M</w:t>
              </w:r>
            </w:ins>
          </w:p>
        </w:tc>
        <w:tc>
          <w:tcPr>
            <w:tcW w:w="1155" w:type="dxa"/>
            <w:tcPrChange w:id="3498" w:author="Chara Katiri" w:date="2015-04-12T17:52:00Z">
              <w:tcPr>
                <w:tcW w:w="1169" w:type="dxa"/>
              </w:tcPr>
            </w:tcPrChange>
          </w:tcPr>
          <w:p w14:paraId="764B8F7C" w14:textId="1E60B2AD" w:rsidR="00D71A41" w:rsidRPr="00802990" w:rsidRDefault="00D71A41" w:rsidP="00802990">
            <w:pPr>
              <w:pStyle w:val="ListParagraph"/>
              <w:spacing w:line="360" w:lineRule="auto"/>
              <w:ind w:left="0"/>
              <w:jc w:val="both"/>
              <w:rPr>
                <w:ins w:id="3499" w:author="Chara Katiri" w:date="2015-04-12T17:51:00Z"/>
                <w:rFonts w:ascii="Times" w:hAnsi="Times" w:cs="Times New Roman"/>
                <w:sz w:val="22"/>
                <w:szCs w:val="22"/>
              </w:rPr>
            </w:pPr>
          </w:p>
        </w:tc>
        <w:tc>
          <w:tcPr>
            <w:tcW w:w="1171" w:type="dxa"/>
            <w:tcPrChange w:id="3500" w:author="Chara Katiri" w:date="2015-04-12T17:52:00Z">
              <w:tcPr>
                <w:tcW w:w="1169" w:type="dxa"/>
              </w:tcPr>
            </w:tcPrChange>
          </w:tcPr>
          <w:p w14:paraId="59FC9C37" w14:textId="6D47CB35" w:rsidR="00D71A41" w:rsidRPr="00802990" w:rsidRDefault="00D71A41" w:rsidP="00802990">
            <w:pPr>
              <w:pStyle w:val="ListParagraph"/>
              <w:spacing w:line="360" w:lineRule="auto"/>
              <w:ind w:left="0"/>
              <w:jc w:val="both"/>
              <w:rPr>
                <w:ins w:id="3501" w:author="Chara Katiri" w:date="2015-04-12T17:51:00Z"/>
                <w:rFonts w:ascii="Times" w:hAnsi="Times" w:cs="Times New Roman"/>
                <w:sz w:val="22"/>
                <w:szCs w:val="22"/>
              </w:rPr>
            </w:pPr>
          </w:p>
        </w:tc>
      </w:tr>
      <w:tr w:rsidR="00D71A41" w:rsidRPr="00802990" w14:paraId="4A458BFC" w14:textId="77777777" w:rsidTr="00D71A41">
        <w:trPr>
          <w:ins w:id="3502" w:author="Chara Katiri" w:date="2015-04-12T17:50:00Z"/>
          <w:trPrChange w:id="3503" w:author="Chara Katiri" w:date="2015-04-12T17:52:00Z">
            <w:trPr>
              <w:gridAfter w:val="0"/>
            </w:trPr>
          </w:trPrChange>
        </w:trPr>
        <w:tc>
          <w:tcPr>
            <w:tcW w:w="1108" w:type="dxa"/>
            <w:tcPrChange w:id="3504" w:author="Chara Katiri" w:date="2015-04-12T17:52:00Z">
              <w:tcPr>
                <w:tcW w:w="1116" w:type="dxa"/>
              </w:tcPr>
            </w:tcPrChange>
          </w:tcPr>
          <w:p w14:paraId="33B1A2C4" w14:textId="77777777" w:rsidR="00D71A41" w:rsidRPr="00802990" w:rsidRDefault="00D71A41" w:rsidP="00802990">
            <w:pPr>
              <w:pStyle w:val="ListParagraph"/>
              <w:spacing w:line="360" w:lineRule="auto"/>
              <w:ind w:left="0"/>
              <w:jc w:val="both"/>
              <w:rPr>
                <w:ins w:id="3505" w:author="Chara Katiri" w:date="2015-04-12T17:50:00Z"/>
                <w:rFonts w:ascii="Times" w:hAnsi="Times" w:cs="Times New Roman"/>
                <w:sz w:val="22"/>
                <w:szCs w:val="22"/>
              </w:rPr>
            </w:pPr>
            <w:ins w:id="3506" w:author="Chara Katiri" w:date="2015-04-12T17:50:00Z">
              <w:r w:rsidRPr="00802990">
                <w:rPr>
                  <w:rFonts w:ascii="Times" w:hAnsi="Times" w:cs="Times New Roman"/>
                  <w:sz w:val="22"/>
                  <w:szCs w:val="22"/>
                </w:rPr>
                <w:t>9.5</w:t>
              </w:r>
            </w:ins>
          </w:p>
        </w:tc>
        <w:tc>
          <w:tcPr>
            <w:tcW w:w="3951" w:type="dxa"/>
            <w:tcPrChange w:id="3507" w:author="Chara Katiri" w:date="2015-04-12T17:52:00Z">
              <w:tcPr>
                <w:tcW w:w="3960" w:type="dxa"/>
              </w:tcPr>
            </w:tcPrChange>
          </w:tcPr>
          <w:p w14:paraId="40BE0448" w14:textId="77777777" w:rsidR="00D71A41" w:rsidRPr="00802990" w:rsidRDefault="00D71A41" w:rsidP="00802990">
            <w:pPr>
              <w:pStyle w:val="ListParagraph"/>
              <w:spacing w:line="360" w:lineRule="auto"/>
              <w:ind w:left="0"/>
              <w:jc w:val="both"/>
              <w:rPr>
                <w:ins w:id="3508" w:author="Chara Katiri" w:date="2015-04-12T17:50:00Z"/>
                <w:rFonts w:ascii="Times" w:hAnsi="Times" w:cs="Times New Roman"/>
                <w:sz w:val="22"/>
                <w:szCs w:val="22"/>
              </w:rPr>
            </w:pPr>
            <w:ins w:id="3509" w:author="Chara Katiri" w:date="2015-04-12T17:50:00Z">
              <w:r w:rsidRPr="00802990">
                <w:rPr>
                  <w:rFonts w:ascii="Times" w:hAnsi="Times" w:cs="Times New Roman"/>
                  <w:sz w:val="22"/>
                  <w:szCs w:val="22"/>
                </w:rPr>
                <w:t xml:space="preserve">The system must check if the username is valid by checking the list of usernames in the </w:t>
              </w:r>
              <w:proofErr w:type="spellStart"/>
              <w:r w:rsidRPr="00802990">
                <w:rPr>
                  <w:rFonts w:ascii="Times" w:hAnsi="Times" w:cs="Times New Roman"/>
                  <w:sz w:val="22"/>
                  <w:szCs w:val="22"/>
                </w:rPr>
                <w:t>UoS</w:t>
              </w:r>
              <w:proofErr w:type="spellEnd"/>
              <w:r w:rsidRPr="00802990">
                <w:rPr>
                  <w:rFonts w:ascii="Times" w:hAnsi="Times" w:cs="Times New Roman"/>
                  <w:sz w:val="22"/>
                  <w:szCs w:val="22"/>
                </w:rPr>
                <w:t xml:space="preserve"> AD group.</w:t>
              </w:r>
            </w:ins>
          </w:p>
        </w:tc>
        <w:tc>
          <w:tcPr>
            <w:tcW w:w="1325" w:type="dxa"/>
            <w:tcPrChange w:id="3510" w:author="Chara Katiri" w:date="2015-04-12T17:52:00Z">
              <w:tcPr>
                <w:tcW w:w="1274" w:type="dxa"/>
              </w:tcPr>
            </w:tcPrChange>
          </w:tcPr>
          <w:p w14:paraId="54B71825" w14:textId="77777777" w:rsidR="00D71A41" w:rsidRPr="00802990" w:rsidRDefault="00D71A41" w:rsidP="00802990">
            <w:pPr>
              <w:pStyle w:val="ListParagraph"/>
              <w:spacing w:line="360" w:lineRule="auto"/>
              <w:ind w:left="0"/>
              <w:jc w:val="both"/>
              <w:rPr>
                <w:ins w:id="3511" w:author="Chara Katiri" w:date="2015-04-12T17:50:00Z"/>
                <w:rFonts w:ascii="Times" w:hAnsi="Times" w:cs="Times New Roman"/>
                <w:sz w:val="22"/>
                <w:szCs w:val="22"/>
              </w:rPr>
            </w:pPr>
            <w:ins w:id="3512" w:author="Chara Katiri" w:date="2015-04-12T17:50:00Z">
              <w:r w:rsidRPr="00802990">
                <w:rPr>
                  <w:rFonts w:ascii="Times" w:hAnsi="Times" w:cs="Times New Roman"/>
                  <w:sz w:val="22"/>
                  <w:szCs w:val="22"/>
                </w:rPr>
                <w:t>Functional</w:t>
              </w:r>
            </w:ins>
          </w:p>
        </w:tc>
        <w:tc>
          <w:tcPr>
            <w:tcW w:w="1603" w:type="dxa"/>
            <w:tcPrChange w:id="3513" w:author="Chara Katiri" w:date="2015-04-12T17:52:00Z">
              <w:tcPr>
                <w:tcW w:w="1609" w:type="dxa"/>
              </w:tcPr>
            </w:tcPrChange>
          </w:tcPr>
          <w:p w14:paraId="0F26230E" w14:textId="77777777" w:rsidR="00D71A41" w:rsidRPr="00802990" w:rsidRDefault="00D71A41" w:rsidP="00802990">
            <w:pPr>
              <w:pStyle w:val="ListParagraph"/>
              <w:spacing w:line="360" w:lineRule="auto"/>
              <w:ind w:left="0"/>
              <w:jc w:val="both"/>
              <w:rPr>
                <w:ins w:id="3514" w:author="Chara Katiri" w:date="2015-04-12T17:50:00Z"/>
                <w:rFonts w:ascii="Times" w:hAnsi="Times" w:cs="Times New Roman"/>
                <w:sz w:val="22"/>
                <w:szCs w:val="22"/>
              </w:rPr>
            </w:pPr>
          </w:p>
        </w:tc>
        <w:tc>
          <w:tcPr>
            <w:tcW w:w="1169" w:type="dxa"/>
            <w:tcPrChange w:id="3515" w:author="Chara Katiri" w:date="2015-04-12T17:52:00Z">
              <w:tcPr>
                <w:tcW w:w="1169" w:type="dxa"/>
              </w:tcPr>
            </w:tcPrChange>
          </w:tcPr>
          <w:p w14:paraId="5C44E226" w14:textId="31B0BC8E" w:rsidR="00D71A41" w:rsidRPr="00802990" w:rsidRDefault="00D71A41" w:rsidP="00802990">
            <w:pPr>
              <w:pStyle w:val="ListParagraph"/>
              <w:spacing w:line="360" w:lineRule="auto"/>
              <w:ind w:left="0"/>
              <w:jc w:val="both"/>
              <w:rPr>
                <w:ins w:id="3516" w:author="Chara Katiri" w:date="2015-04-12T17:51:00Z"/>
                <w:rFonts w:ascii="Times" w:hAnsi="Times" w:cs="Times New Roman"/>
                <w:sz w:val="22"/>
                <w:szCs w:val="22"/>
              </w:rPr>
            </w:pPr>
            <w:ins w:id="3517" w:author="Chara Katiri" w:date="2015-04-12T17:51:00Z">
              <w:r w:rsidRPr="00802990">
                <w:rPr>
                  <w:rFonts w:ascii="Times" w:hAnsi="Times" w:cs="Times New Roman"/>
                  <w:sz w:val="22"/>
                  <w:szCs w:val="22"/>
                </w:rPr>
                <w:t>M</w:t>
              </w:r>
            </w:ins>
          </w:p>
        </w:tc>
        <w:tc>
          <w:tcPr>
            <w:tcW w:w="1155" w:type="dxa"/>
            <w:tcPrChange w:id="3518" w:author="Chara Katiri" w:date="2015-04-12T17:52:00Z">
              <w:tcPr>
                <w:tcW w:w="1169" w:type="dxa"/>
              </w:tcPr>
            </w:tcPrChange>
          </w:tcPr>
          <w:p w14:paraId="7FD059CA" w14:textId="436A3375" w:rsidR="00D71A41" w:rsidRPr="00802990" w:rsidRDefault="00D71A41" w:rsidP="00802990">
            <w:pPr>
              <w:pStyle w:val="ListParagraph"/>
              <w:spacing w:line="360" w:lineRule="auto"/>
              <w:ind w:left="0"/>
              <w:jc w:val="both"/>
              <w:rPr>
                <w:ins w:id="3519" w:author="Chara Katiri" w:date="2015-04-12T17:51:00Z"/>
                <w:rFonts w:ascii="Times" w:hAnsi="Times" w:cs="Times New Roman"/>
                <w:sz w:val="22"/>
                <w:szCs w:val="22"/>
              </w:rPr>
            </w:pPr>
          </w:p>
        </w:tc>
        <w:tc>
          <w:tcPr>
            <w:tcW w:w="1171" w:type="dxa"/>
            <w:tcPrChange w:id="3520" w:author="Chara Katiri" w:date="2015-04-12T17:52:00Z">
              <w:tcPr>
                <w:tcW w:w="1169" w:type="dxa"/>
              </w:tcPr>
            </w:tcPrChange>
          </w:tcPr>
          <w:p w14:paraId="1D188898" w14:textId="4BCC8327" w:rsidR="00D71A41" w:rsidRPr="00802990" w:rsidRDefault="00D71A41" w:rsidP="00802990">
            <w:pPr>
              <w:pStyle w:val="ListParagraph"/>
              <w:spacing w:line="360" w:lineRule="auto"/>
              <w:ind w:left="0"/>
              <w:jc w:val="both"/>
              <w:rPr>
                <w:ins w:id="3521" w:author="Chara Katiri" w:date="2015-04-12T17:51:00Z"/>
                <w:rFonts w:ascii="Times" w:hAnsi="Times" w:cs="Times New Roman"/>
                <w:sz w:val="22"/>
                <w:szCs w:val="22"/>
              </w:rPr>
            </w:pPr>
          </w:p>
        </w:tc>
      </w:tr>
      <w:tr w:rsidR="00D71A41" w:rsidRPr="00802990" w14:paraId="57B10D23" w14:textId="77777777" w:rsidTr="00D71A41">
        <w:trPr>
          <w:ins w:id="3522" w:author="Chara Katiri" w:date="2015-04-12T17:50:00Z"/>
          <w:trPrChange w:id="3523" w:author="Chara Katiri" w:date="2015-04-12T17:52:00Z">
            <w:trPr>
              <w:gridAfter w:val="0"/>
            </w:trPr>
          </w:trPrChange>
        </w:trPr>
        <w:tc>
          <w:tcPr>
            <w:tcW w:w="1108" w:type="dxa"/>
            <w:tcPrChange w:id="3524" w:author="Chara Katiri" w:date="2015-04-12T17:52:00Z">
              <w:tcPr>
                <w:tcW w:w="1116" w:type="dxa"/>
              </w:tcPr>
            </w:tcPrChange>
          </w:tcPr>
          <w:p w14:paraId="69182D9E" w14:textId="77777777" w:rsidR="00D71A41" w:rsidRPr="00802990" w:rsidRDefault="00D71A41" w:rsidP="00802990">
            <w:pPr>
              <w:pStyle w:val="ListParagraph"/>
              <w:spacing w:line="360" w:lineRule="auto"/>
              <w:ind w:left="0"/>
              <w:jc w:val="both"/>
              <w:rPr>
                <w:ins w:id="3525" w:author="Chara Katiri" w:date="2015-04-12T17:50:00Z"/>
                <w:rFonts w:ascii="Times" w:hAnsi="Times" w:cs="Times New Roman"/>
                <w:sz w:val="22"/>
                <w:szCs w:val="22"/>
              </w:rPr>
            </w:pPr>
            <w:ins w:id="3526" w:author="Chara Katiri" w:date="2015-04-12T17:50:00Z">
              <w:r w:rsidRPr="00802990">
                <w:rPr>
                  <w:rFonts w:ascii="Times" w:hAnsi="Times" w:cs="Times New Roman"/>
                  <w:sz w:val="22"/>
                  <w:szCs w:val="22"/>
                </w:rPr>
                <w:t>9.6</w:t>
              </w:r>
            </w:ins>
          </w:p>
        </w:tc>
        <w:tc>
          <w:tcPr>
            <w:tcW w:w="3951" w:type="dxa"/>
            <w:tcPrChange w:id="3527" w:author="Chara Katiri" w:date="2015-04-12T17:52:00Z">
              <w:tcPr>
                <w:tcW w:w="3960" w:type="dxa"/>
              </w:tcPr>
            </w:tcPrChange>
          </w:tcPr>
          <w:p w14:paraId="5F9AF5E4" w14:textId="77777777" w:rsidR="00D71A41" w:rsidRPr="00802990" w:rsidRDefault="00D71A41" w:rsidP="00802990">
            <w:pPr>
              <w:pStyle w:val="ListParagraph"/>
              <w:spacing w:line="360" w:lineRule="auto"/>
              <w:ind w:left="0"/>
              <w:jc w:val="both"/>
              <w:rPr>
                <w:ins w:id="3528" w:author="Chara Katiri" w:date="2015-04-12T17:50:00Z"/>
                <w:rFonts w:ascii="Times" w:hAnsi="Times" w:cs="Times New Roman"/>
                <w:sz w:val="22"/>
                <w:szCs w:val="22"/>
              </w:rPr>
            </w:pPr>
            <w:ins w:id="3529" w:author="Chara Katiri" w:date="2015-04-12T17:50:00Z">
              <w:r w:rsidRPr="00802990">
                <w:rPr>
                  <w:rFonts w:ascii="Times" w:hAnsi="Times" w:cs="Times New Roman"/>
                  <w:sz w:val="22"/>
                  <w:szCs w:val="22"/>
                </w:rPr>
                <w:t xml:space="preserve">The system must decline usernames that are not valid. </w:t>
              </w:r>
            </w:ins>
          </w:p>
        </w:tc>
        <w:tc>
          <w:tcPr>
            <w:tcW w:w="1325" w:type="dxa"/>
            <w:tcPrChange w:id="3530" w:author="Chara Katiri" w:date="2015-04-12T17:52:00Z">
              <w:tcPr>
                <w:tcW w:w="1274" w:type="dxa"/>
              </w:tcPr>
            </w:tcPrChange>
          </w:tcPr>
          <w:p w14:paraId="56D81075" w14:textId="77777777" w:rsidR="00D71A41" w:rsidRPr="00802990" w:rsidRDefault="00D71A41" w:rsidP="00802990">
            <w:pPr>
              <w:pStyle w:val="ListParagraph"/>
              <w:spacing w:line="360" w:lineRule="auto"/>
              <w:ind w:left="0"/>
              <w:jc w:val="both"/>
              <w:rPr>
                <w:ins w:id="3531" w:author="Chara Katiri" w:date="2015-04-12T17:50:00Z"/>
                <w:rFonts w:ascii="Times" w:hAnsi="Times" w:cs="Times New Roman"/>
                <w:sz w:val="22"/>
                <w:szCs w:val="22"/>
              </w:rPr>
            </w:pPr>
            <w:ins w:id="3532" w:author="Chara Katiri" w:date="2015-04-12T17:50:00Z">
              <w:r w:rsidRPr="00802990">
                <w:rPr>
                  <w:rFonts w:ascii="Times" w:hAnsi="Times" w:cs="Times New Roman"/>
                  <w:sz w:val="22"/>
                  <w:szCs w:val="22"/>
                </w:rPr>
                <w:t>Functional</w:t>
              </w:r>
            </w:ins>
          </w:p>
        </w:tc>
        <w:tc>
          <w:tcPr>
            <w:tcW w:w="1603" w:type="dxa"/>
            <w:tcPrChange w:id="3533" w:author="Chara Katiri" w:date="2015-04-12T17:52:00Z">
              <w:tcPr>
                <w:tcW w:w="1609" w:type="dxa"/>
              </w:tcPr>
            </w:tcPrChange>
          </w:tcPr>
          <w:p w14:paraId="39FC302C" w14:textId="77777777" w:rsidR="00D71A41" w:rsidRPr="00802990" w:rsidRDefault="00D71A41" w:rsidP="00802990">
            <w:pPr>
              <w:pStyle w:val="ListParagraph"/>
              <w:spacing w:line="360" w:lineRule="auto"/>
              <w:ind w:left="0"/>
              <w:jc w:val="both"/>
              <w:rPr>
                <w:ins w:id="3534" w:author="Chara Katiri" w:date="2015-04-12T17:50:00Z"/>
                <w:rFonts w:ascii="Times" w:hAnsi="Times" w:cs="Times New Roman"/>
                <w:sz w:val="22"/>
                <w:szCs w:val="22"/>
              </w:rPr>
            </w:pPr>
          </w:p>
        </w:tc>
        <w:tc>
          <w:tcPr>
            <w:tcW w:w="1169" w:type="dxa"/>
            <w:tcPrChange w:id="3535" w:author="Chara Katiri" w:date="2015-04-12T17:52:00Z">
              <w:tcPr>
                <w:tcW w:w="1169" w:type="dxa"/>
              </w:tcPr>
            </w:tcPrChange>
          </w:tcPr>
          <w:p w14:paraId="1E760577" w14:textId="643E7331" w:rsidR="00D71A41" w:rsidRPr="00802990" w:rsidRDefault="00D71A41" w:rsidP="00802990">
            <w:pPr>
              <w:pStyle w:val="ListParagraph"/>
              <w:spacing w:line="360" w:lineRule="auto"/>
              <w:ind w:left="0"/>
              <w:jc w:val="both"/>
              <w:rPr>
                <w:ins w:id="3536" w:author="Chara Katiri" w:date="2015-04-12T17:51:00Z"/>
                <w:rFonts w:ascii="Times" w:hAnsi="Times" w:cs="Times New Roman"/>
                <w:sz w:val="22"/>
                <w:szCs w:val="22"/>
              </w:rPr>
            </w:pPr>
            <w:ins w:id="3537" w:author="Chara Katiri" w:date="2015-04-12T17:51:00Z">
              <w:r w:rsidRPr="00802990">
                <w:rPr>
                  <w:rFonts w:ascii="Times" w:hAnsi="Times" w:cs="Times New Roman"/>
                  <w:sz w:val="22"/>
                  <w:szCs w:val="22"/>
                </w:rPr>
                <w:t>M</w:t>
              </w:r>
            </w:ins>
          </w:p>
        </w:tc>
        <w:tc>
          <w:tcPr>
            <w:tcW w:w="1155" w:type="dxa"/>
            <w:tcPrChange w:id="3538" w:author="Chara Katiri" w:date="2015-04-12T17:52:00Z">
              <w:tcPr>
                <w:tcW w:w="1169" w:type="dxa"/>
              </w:tcPr>
            </w:tcPrChange>
          </w:tcPr>
          <w:p w14:paraId="765F0119" w14:textId="59A4B30E" w:rsidR="00D71A41" w:rsidRPr="00802990" w:rsidRDefault="00D71A41" w:rsidP="00802990">
            <w:pPr>
              <w:pStyle w:val="ListParagraph"/>
              <w:spacing w:line="360" w:lineRule="auto"/>
              <w:ind w:left="0"/>
              <w:jc w:val="both"/>
              <w:rPr>
                <w:ins w:id="3539" w:author="Chara Katiri" w:date="2015-04-12T17:51:00Z"/>
                <w:rFonts w:ascii="Times" w:hAnsi="Times" w:cs="Times New Roman"/>
                <w:sz w:val="22"/>
                <w:szCs w:val="22"/>
              </w:rPr>
            </w:pPr>
          </w:p>
        </w:tc>
        <w:tc>
          <w:tcPr>
            <w:tcW w:w="1171" w:type="dxa"/>
            <w:tcPrChange w:id="3540" w:author="Chara Katiri" w:date="2015-04-12T17:52:00Z">
              <w:tcPr>
                <w:tcW w:w="1169" w:type="dxa"/>
              </w:tcPr>
            </w:tcPrChange>
          </w:tcPr>
          <w:p w14:paraId="29B1A2BD" w14:textId="7711866D" w:rsidR="00D71A41" w:rsidRPr="00802990" w:rsidRDefault="00D71A41" w:rsidP="00802990">
            <w:pPr>
              <w:pStyle w:val="ListParagraph"/>
              <w:spacing w:line="360" w:lineRule="auto"/>
              <w:ind w:left="0"/>
              <w:jc w:val="both"/>
              <w:rPr>
                <w:ins w:id="3541" w:author="Chara Katiri" w:date="2015-04-12T17:51:00Z"/>
                <w:rFonts w:ascii="Times" w:hAnsi="Times" w:cs="Times New Roman"/>
                <w:sz w:val="22"/>
                <w:szCs w:val="22"/>
              </w:rPr>
            </w:pPr>
          </w:p>
        </w:tc>
      </w:tr>
      <w:tr w:rsidR="00D71A41" w:rsidRPr="00802990" w14:paraId="3008FFDC" w14:textId="77777777" w:rsidTr="00D71A41">
        <w:trPr>
          <w:ins w:id="3542" w:author="Chara Katiri" w:date="2015-04-12T17:50:00Z"/>
          <w:trPrChange w:id="3543" w:author="Chara Katiri" w:date="2015-04-12T17:52:00Z">
            <w:trPr>
              <w:gridAfter w:val="0"/>
            </w:trPr>
          </w:trPrChange>
        </w:trPr>
        <w:tc>
          <w:tcPr>
            <w:tcW w:w="1108" w:type="dxa"/>
            <w:tcPrChange w:id="3544" w:author="Chara Katiri" w:date="2015-04-12T17:52:00Z">
              <w:tcPr>
                <w:tcW w:w="1116" w:type="dxa"/>
              </w:tcPr>
            </w:tcPrChange>
          </w:tcPr>
          <w:p w14:paraId="3E51E170" w14:textId="77777777" w:rsidR="00D71A41" w:rsidRPr="00802990" w:rsidRDefault="00D71A41" w:rsidP="00802990">
            <w:pPr>
              <w:pStyle w:val="ListParagraph"/>
              <w:spacing w:line="360" w:lineRule="auto"/>
              <w:ind w:left="0"/>
              <w:jc w:val="both"/>
              <w:rPr>
                <w:ins w:id="3545" w:author="Chara Katiri" w:date="2015-04-12T17:50:00Z"/>
                <w:rFonts w:ascii="Times" w:hAnsi="Times" w:cs="Times New Roman"/>
                <w:sz w:val="22"/>
                <w:szCs w:val="22"/>
              </w:rPr>
            </w:pPr>
            <w:ins w:id="3546" w:author="Chara Katiri" w:date="2015-04-12T17:50:00Z">
              <w:r w:rsidRPr="00802990">
                <w:rPr>
                  <w:rFonts w:ascii="Times" w:hAnsi="Times" w:cs="Times New Roman"/>
                  <w:sz w:val="22"/>
                  <w:szCs w:val="22"/>
                </w:rPr>
                <w:t>9.7</w:t>
              </w:r>
            </w:ins>
          </w:p>
        </w:tc>
        <w:tc>
          <w:tcPr>
            <w:tcW w:w="3951" w:type="dxa"/>
            <w:tcPrChange w:id="3547" w:author="Chara Katiri" w:date="2015-04-12T17:52:00Z">
              <w:tcPr>
                <w:tcW w:w="3960" w:type="dxa"/>
              </w:tcPr>
            </w:tcPrChange>
          </w:tcPr>
          <w:p w14:paraId="66426AD7" w14:textId="77777777" w:rsidR="00D71A41" w:rsidRPr="00802990" w:rsidRDefault="00D71A41" w:rsidP="00802990">
            <w:pPr>
              <w:pStyle w:val="ListParagraph"/>
              <w:spacing w:line="360" w:lineRule="auto"/>
              <w:ind w:left="0"/>
              <w:jc w:val="both"/>
              <w:rPr>
                <w:ins w:id="3548" w:author="Chara Katiri" w:date="2015-04-12T17:50:00Z"/>
                <w:rFonts w:ascii="Times" w:hAnsi="Times" w:cs="Times New Roman"/>
                <w:sz w:val="22"/>
                <w:szCs w:val="22"/>
              </w:rPr>
            </w:pPr>
            <w:ins w:id="3549" w:author="Chara Katiri" w:date="2015-04-12T17:50:00Z">
              <w:r w:rsidRPr="00802990">
                <w:rPr>
                  <w:rFonts w:ascii="Times" w:hAnsi="Times" w:cs="Times New Roman"/>
                  <w:sz w:val="22"/>
                  <w:szCs w:val="22"/>
                </w:rPr>
                <w:t>The username must be 7 characters long. The first 2 characters must be letters.</w:t>
              </w:r>
            </w:ins>
          </w:p>
          <w:p w14:paraId="1D099C30" w14:textId="77777777" w:rsidR="00D71A41" w:rsidRPr="00802990" w:rsidRDefault="00D71A41" w:rsidP="00802990">
            <w:pPr>
              <w:pStyle w:val="ListParagraph"/>
              <w:spacing w:line="360" w:lineRule="auto"/>
              <w:ind w:left="0"/>
              <w:jc w:val="both"/>
              <w:rPr>
                <w:ins w:id="3550" w:author="Chara Katiri" w:date="2015-04-12T17:50:00Z"/>
                <w:rFonts w:ascii="Times" w:hAnsi="Times" w:cs="Times New Roman"/>
                <w:sz w:val="22"/>
                <w:szCs w:val="22"/>
              </w:rPr>
            </w:pPr>
            <w:ins w:id="3551" w:author="Chara Katiri" w:date="2015-04-12T17:50:00Z">
              <w:r w:rsidRPr="00802990">
                <w:rPr>
                  <w:rFonts w:ascii="Times" w:hAnsi="Times" w:cs="Times New Roman"/>
                  <w:sz w:val="22"/>
                  <w:szCs w:val="22"/>
                </w:rPr>
                <w:t xml:space="preserve">Characters 3 to 7 must be numbers.  </w:t>
              </w:r>
            </w:ins>
          </w:p>
        </w:tc>
        <w:tc>
          <w:tcPr>
            <w:tcW w:w="1325" w:type="dxa"/>
            <w:tcPrChange w:id="3552" w:author="Chara Katiri" w:date="2015-04-12T17:52:00Z">
              <w:tcPr>
                <w:tcW w:w="1274" w:type="dxa"/>
              </w:tcPr>
            </w:tcPrChange>
          </w:tcPr>
          <w:p w14:paraId="14B9AE5D" w14:textId="77777777" w:rsidR="00D71A41" w:rsidRPr="00802990" w:rsidRDefault="00D71A41" w:rsidP="00802990">
            <w:pPr>
              <w:pStyle w:val="ListParagraph"/>
              <w:spacing w:line="360" w:lineRule="auto"/>
              <w:ind w:left="0"/>
              <w:jc w:val="both"/>
              <w:rPr>
                <w:ins w:id="3553" w:author="Chara Katiri" w:date="2015-04-12T17:50:00Z"/>
                <w:rFonts w:ascii="Times" w:hAnsi="Times" w:cs="Times New Roman"/>
                <w:sz w:val="22"/>
                <w:szCs w:val="22"/>
              </w:rPr>
            </w:pPr>
            <w:ins w:id="3554" w:author="Chara Katiri" w:date="2015-04-12T17:50:00Z">
              <w:r w:rsidRPr="00802990">
                <w:rPr>
                  <w:rFonts w:ascii="Times" w:hAnsi="Times" w:cs="Times New Roman"/>
                  <w:sz w:val="22"/>
                  <w:szCs w:val="22"/>
                </w:rPr>
                <w:t>Functional</w:t>
              </w:r>
            </w:ins>
          </w:p>
        </w:tc>
        <w:tc>
          <w:tcPr>
            <w:tcW w:w="1603" w:type="dxa"/>
            <w:tcPrChange w:id="3555" w:author="Chara Katiri" w:date="2015-04-12T17:52:00Z">
              <w:tcPr>
                <w:tcW w:w="1609" w:type="dxa"/>
              </w:tcPr>
            </w:tcPrChange>
          </w:tcPr>
          <w:p w14:paraId="3262DFDB" w14:textId="77777777" w:rsidR="00D71A41" w:rsidRPr="00802990" w:rsidRDefault="00D71A41" w:rsidP="00802990">
            <w:pPr>
              <w:pStyle w:val="ListParagraph"/>
              <w:spacing w:line="360" w:lineRule="auto"/>
              <w:ind w:left="0"/>
              <w:jc w:val="both"/>
              <w:rPr>
                <w:ins w:id="3556" w:author="Chara Katiri" w:date="2015-04-12T17:50:00Z"/>
                <w:rFonts w:ascii="Times" w:hAnsi="Times" w:cs="Times New Roman"/>
                <w:sz w:val="22"/>
                <w:szCs w:val="22"/>
              </w:rPr>
            </w:pPr>
          </w:p>
        </w:tc>
        <w:tc>
          <w:tcPr>
            <w:tcW w:w="1169" w:type="dxa"/>
            <w:tcPrChange w:id="3557" w:author="Chara Katiri" w:date="2015-04-12T17:52:00Z">
              <w:tcPr>
                <w:tcW w:w="1169" w:type="dxa"/>
              </w:tcPr>
            </w:tcPrChange>
          </w:tcPr>
          <w:p w14:paraId="4928741E" w14:textId="4AD61650" w:rsidR="00D71A41" w:rsidRPr="00802990" w:rsidRDefault="00D71A41" w:rsidP="00802990">
            <w:pPr>
              <w:pStyle w:val="ListParagraph"/>
              <w:spacing w:line="360" w:lineRule="auto"/>
              <w:ind w:left="0"/>
              <w:jc w:val="both"/>
              <w:rPr>
                <w:ins w:id="3558" w:author="Chara Katiri" w:date="2015-04-12T17:51:00Z"/>
                <w:rFonts w:ascii="Times" w:hAnsi="Times" w:cs="Times New Roman"/>
                <w:sz w:val="22"/>
                <w:szCs w:val="22"/>
              </w:rPr>
            </w:pPr>
            <w:ins w:id="3559" w:author="Chara Katiri" w:date="2015-04-12T17:51:00Z">
              <w:r w:rsidRPr="00802990">
                <w:rPr>
                  <w:rFonts w:ascii="Times" w:hAnsi="Times" w:cs="Times New Roman"/>
                  <w:sz w:val="22"/>
                  <w:szCs w:val="22"/>
                </w:rPr>
                <w:t>M</w:t>
              </w:r>
            </w:ins>
          </w:p>
        </w:tc>
        <w:tc>
          <w:tcPr>
            <w:tcW w:w="1155" w:type="dxa"/>
            <w:tcPrChange w:id="3560" w:author="Chara Katiri" w:date="2015-04-12T17:52:00Z">
              <w:tcPr>
                <w:tcW w:w="1169" w:type="dxa"/>
              </w:tcPr>
            </w:tcPrChange>
          </w:tcPr>
          <w:p w14:paraId="414BDDB6" w14:textId="30BC76DB" w:rsidR="00D71A41" w:rsidRPr="00802990" w:rsidRDefault="00D71A41" w:rsidP="00802990">
            <w:pPr>
              <w:pStyle w:val="ListParagraph"/>
              <w:spacing w:line="360" w:lineRule="auto"/>
              <w:ind w:left="0"/>
              <w:jc w:val="both"/>
              <w:rPr>
                <w:ins w:id="3561" w:author="Chara Katiri" w:date="2015-04-12T17:51:00Z"/>
                <w:rFonts w:ascii="Times" w:hAnsi="Times" w:cs="Times New Roman"/>
                <w:sz w:val="22"/>
                <w:szCs w:val="22"/>
              </w:rPr>
            </w:pPr>
          </w:p>
        </w:tc>
        <w:tc>
          <w:tcPr>
            <w:tcW w:w="1171" w:type="dxa"/>
            <w:tcPrChange w:id="3562" w:author="Chara Katiri" w:date="2015-04-12T17:52:00Z">
              <w:tcPr>
                <w:tcW w:w="1169" w:type="dxa"/>
              </w:tcPr>
            </w:tcPrChange>
          </w:tcPr>
          <w:p w14:paraId="54F70AF0" w14:textId="35BA25E0" w:rsidR="00D71A41" w:rsidRPr="00802990" w:rsidRDefault="00D71A41" w:rsidP="00802990">
            <w:pPr>
              <w:pStyle w:val="ListParagraph"/>
              <w:spacing w:line="360" w:lineRule="auto"/>
              <w:ind w:left="0"/>
              <w:jc w:val="both"/>
              <w:rPr>
                <w:ins w:id="3563" w:author="Chara Katiri" w:date="2015-04-12T17:51:00Z"/>
                <w:rFonts w:ascii="Times" w:hAnsi="Times" w:cs="Times New Roman"/>
                <w:sz w:val="22"/>
                <w:szCs w:val="22"/>
              </w:rPr>
            </w:pPr>
          </w:p>
        </w:tc>
      </w:tr>
      <w:tr w:rsidR="00D71A41" w:rsidRPr="00802990" w14:paraId="0ABFEDC6" w14:textId="77777777" w:rsidTr="00D71A41">
        <w:trPr>
          <w:ins w:id="3564" w:author="Chara Katiri" w:date="2015-04-12T17:50:00Z"/>
          <w:trPrChange w:id="3565" w:author="Chara Katiri" w:date="2015-04-12T17:52:00Z">
            <w:trPr>
              <w:gridAfter w:val="0"/>
            </w:trPr>
          </w:trPrChange>
        </w:trPr>
        <w:tc>
          <w:tcPr>
            <w:tcW w:w="11482" w:type="dxa"/>
            <w:gridSpan w:val="7"/>
            <w:shd w:val="clear" w:color="auto" w:fill="4F81BD" w:themeFill="accent1"/>
            <w:tcPrChange w:id="3566" w:author="Chara Katiri" w:date="2015-04-12T17:52:00Z">
              <w:tcPr>
                <w:tcW w:w="11466" w:type="dxa"/>
                <w:gridSpan w:val="7"/>
                <w:shd w:val="clear" w:color="auto" w:fill="4F81BD" w:themeFill="accent1"/>
              </w:tcPr>
            </w:tcPrChange>
          </w:tcPr>
          <w:p w14:paraId="4AE6312B" w14:textId="65D82A7E" w:rsidR="00D71A41" w:rsidRPr="00802990" w:rsidRDefault="00D71A41" w:rsidP="00802990">
            <w:pPr>
              <w:pStyle w:val="ListParagraph"/>
              <w:spacing w:line="360" w:lineRule="auto"/>
              <w:ind w:left="0"/>
              <w:jc w:val="both"/>
              <w:rPr>
                <w:ins w:id="3567" w:author="Chara Katiri" w:date="2015-04-12T17:51:00Z"/>
                <w:rFonts w:ascii="Times" w:hAnsi="Times" w:cs="Times New Roman"/>
                <w:sz w:val="22"/>
                <w:szCs w:val="22"/>
              </w:rPr>
            </w:pPr>
            <w:ins w:id="3568" w:author="Chara Katiri" w:date="2015-04-12T17:50:00Z">
              <w:r w:rsidRPr="00802990">
                <w:rPr>
                  <w:rFonts w:ascii="Times" w:hAnsi="Times" w:cs="Times New Roman"/>
                  <w:sz w:val="22"/>
                  <w:szCs w:val="22"/>
                </w:rPr>
                <w:t>Users</w:t>
              </w:r>
            </w:ins>
          </w:p>
        </w:tc>
      </w:tr>
      <w:tr w:rsidR="00D71A41" w:rsidRPr="00802990" w14:paraId="5313699D" w14:textId="77777777" w:rsidTr="00D71A41">
        <w:trPr>
          <w:ins w:id="3569" w:author="Chara Katiri" w:date="2015-04-12T17:50:00Z"/>
          <w:trPrChange w:id="3570" w:author="Chara Katiri" w:date="2015-04-12T17:52:00Z">
            <w:trPr>
              <w:gridAfter w:val="0"/>
            </w:trPr>
          </w:trPrChange>
        </w:trPr>
        <w:tc>
          <w:tcPr>
            <w:tcW w:w="1108" w:type="dxa"/>
            <w:tcPrChange w:id="3571" w:author="Chara Katiri" w:date="2015-04-12T17:52:00Z">
              <w:tcPr>
                <w:tcW w:w="1116" w:type="dxa"/>
              </w:tcPr>
            </w:tcPrChange>
          </w:tcPr>
          <w:p w14:paraId="00117C3B" w14:textId="77777777" w:rsidR="00D71A41" w:rsidRPr="00802990" w:rsidRDefault="00D71A41" w:rsidP="00802990">
            <w:pPr>
              <w:pStyle w:val="ListParagraph"/>
              <w:spacing w:line="360" w:lineRule="auto"/>
              <w:ind w:left="0"/>
              <w:jc w:val="both"/>
              <w:rPr>
                <w:ins w:id="3572" w:author="Chara Katiri" w:date="2015-04-12T17:50:00Z"/>
                <w:rFonts w:ascii="Times" w:hAnsi="Times" w:cs="Times New Roman"/>
                <w:sz w:val="22"/>
                <w:szCs w:val="22"/>
              </w:rPr>
            </w:pPr>
            <w:ins w:id="3573" w:author="Chara Katiri" w:date="2015-04-12T17:50:00Z">
              <w:r w:rsidRPr="00802990">
                <w:rPr>
                  <w:rFonts w:ascii="Times" w:hAnsi="Times" w:cs="Times New Roman"/>
                  <w:sz w:val="22"/>
                  <w:szCs w:val="22"/>
                </w:rPr>
                <w:t>10</w:t>
              </w:r>
            </w:ins>
          </w:p>
        </w:tc>
        <w:tc>
          <w:tcPr>
            <w:tcW w:w="3951" w:type="dxa"/>
            <w:tcPrChange w:id="3574" w:author="Chara Katiri" w:date="2015-04-12T17:52:00Z">
              <w:tcPr>
                <w:tcW w:w="3960" w:type="dxa"/>
              </w:tcPr>
            </w:tcPrChange>
          </w:tcPr>
          <w:p w14:paraId="39D798DC" w14:textId="77777777" w:rsidR="00D71A41" w:rsidRPr="00802990" w:rsidRDefault="00D71A41" w:rsidP="00802990">
            <w:pPr>
              <w:pStyle w:val="ListParagraph"/>
              <w:spacing w:line="360" w:lineRule="auto"/>
              <w:ind w:left="0"/>
              <w:jc w:val="both"/>
              <w:rPr>
                <w:ins w:id="3575" w:author="Chara Katiri" w:date="2015-04-12T17:50:00Z"/>
                <w:rFonts w:ascii="Times" w:hAnsi="Times" w:cs="Times New Roman"/>
                <w:sz w:val="22"/>
                <w:szCs w:val="22"/>
              </w:rPr>
            </w:pPr>
            <w:ins w:id="3576" w:author="Chara Katiri" w:date="2015-04-12T17:50:00Z">
              <w:r w:rsidRPr="00802990">
                <w:rPr>
                  <w:rFonts w:ascii="Times" w:hAnsi="Times" w:cs="Times New Roman"/>
                  <w:sz w:val="22"/>
                  <w:szCs w:val="22"/>
                </w:rPr>
                <w:t>The system should provide a ‘</w:t>
              </w:r>
              <w:commentRangeStart w:id="3577"/>
              <w:r w:rsidRPr="00802990">
                <w:rPr>
                  <w:rFonts w:ascii="Times" w:hAnsi="Times" w:cs="Times New Roman"/>
                  <w:sz w:val="22"/>
                  <w:szCs w:val="22"/>
                </w:rPr>
                <w:t>My profile</w:t>
              </w:r>
              <w:commentRangeEnd w:id="3577"/>
              <w:r w:rsidRPr="00802990">
                <w:rPr>
                  <w:rStyle w:val="CommentReference"/>
                  <w:rFonts w:ascii="Times" w:hAnsi="Times" w:cs="Times New Roman"/>
                  <w:sz w:val="22"/>
                  <w:szCs w:val="22"/>
                </w:rPr>
                <w:commentReference w:id="3577"/>
              </w:r>
              <w:r w:rsidRPr="00802990">
                <w:rPr>
                  <w:rFonts w:ascii="Times" w:hAnsi="Times" w:cs="Times New Roman"/>
                  <w:sz w:val="22"/>
                  <w:szCs w:val="22"/>
                </w:rPr>
                <w:t xml:space="preserve">’ area for each user. The personal information of the user will be shown on that page (Name, Contact details, email address, telephone number). </w:t>
              </w:r>
            </w:ins>
          </w:p>
        </w:tc>
        <w:tc>
          <w:tcPr>
            <w:tcW w:w="1325" w:type="dxa"/>
            <w:tcPrChange w:id="3578" w:author="Chara Katiri" w:date="2015-04-12T17:52:00Z">
              <w:tcPr>
                <w:tcW w:w="1274" w:type="dxa"/>
              </w:tcPr>
            </w:tcPrChange>
          </w:tcPr>
          <w:p w14:paraId="1F0FF6F5" w14:textId="77777777" w:rsidR="00D71A41" w:rsidRPr="00802990" w:rsidRDefault="00D71A41" w:rsidP="00802990">
            <w:pPr>
              <w:pStyle w:val="ListParagraph"/>
              <w:spacing w:line="360" w:lineRule="auto"/>
              <w:ind w:left="0"/>
              <w:jc w:val="both"/>
              <w:rPr>
                <w:ins w:id="3579" w:author="Chara Katiri" w:date="2015-04-12T17:50:00Z"/>
                <w:rFonts w:ascii="Times" w:hAnsi="Times" w:cs="Times New Roman"/>
                <w:sz w:val="22"/>
                <w:szCs w:val="22"/>
              </w:rPr>
            </w:pPr>
            <w:ins w:id="3580" w:author="Chara Katiri" w:date="2015-04-12T17:50:00Z">
              <w:r w:rsidRPr="00802990">
                <w:rPr>
                  <w:rFonts w:ascii="Times" w:hAnsi="Times" w:cs="Times New Roman"/>
                  <w:sz w:val="22"/>
                  <w:szCs w:val="22"/>
                </w:rPr>
                <w:t>Functional</w:t>
              </w:r>
            </w:ins>
          </w:p>
        </w:tc>
        <w:tc>
          <w:tcPr>
            <w:tcW w:w="1603" w:type="dxa"/>
            <w:tcPrChange w:id="3581" w:author="Chara Katiri" w:date="2015-04-12T17:52:00Z">
              <w:tcPr>
                <w:tcW w:w="1609" w:type="dxa"/>
              </w:tcPr>
            </w:tcPrChange>
          </w:tcPr>
          <w:p w14:paraId="4281DD9C" w14:textId="77777777" w:rsidR="00D71A41" w:rsidRPr="00802990" w:rsidRDefault="00D71A41" w:rsidP="00802990">
            <w:pPr>
              <w:pStyle w:val="ListParagraph"/>
              <w:spacing w:line="360" w:lineRule="auto"/>
              <w:ind w:left="0"/>
              <w:jc w:val="both"/>
              <w:rPr>
                <w:ins w:id="3582" w:author="Chara Katiri" w:date="2015-04-12T17:50:00Z"/>
                <w:rFonts w:ascii="Times" w:hAnsi="Times" w:cs="Times New Roman"/>
                <w:sz w:val="22"/>
                <w:szCs w:val="22"/>
              </w:rPr>
            </w:pPr>
          </w:p>
        </w:tc>
        <w:tc>
          <w:tcPr>
            <w:tcW w:w="1169" w:type="dxa"/>
            <w:tcPrChange w:id="3583" w:author="Chara Katiri" w:date="2015-04-12T17:52:00Z">
              <w:tcPr>
                <w:tcW w:w="1169" w:type="dxa"/>
              </w:tcPr>
            </w:tcPrChange>
          </w:tcPr>
          <w:p w14:paraId="3F05982D" w14:textId="1222CA0A" w:rsidR="00D71A41" w:rsidRPr="00802990" w:rsidRDefault="00D71A41" w:rsidP="00802990">
            <w:pPr>
              <w:pStyle w:val="ListParagraph"/>
              <w:spacing w:line="360" w:lineRule="auto"/>
              <w:ind w:left="0"/>
              <w:jc w:val="both"/>
              <w:rPr>
                <w:ins w:id="3584" w:author="Chara Katiri" w:date="2015-04-12T17:51:00Z"/>
                <w:rFonts w:ascii="Times" w:hAnsi="Times" w:cs="Times New Roman"/>
                <w:sz w:val="22"/>
                <w:szCs w:val="22"/>
              </w:rPr>
            </w:pPr>
            <w:ins w:id="3585" w:author="Chara Katiri" w:date="2015-04-12T17:51:00Z">
              <w:r w:rsidRPr="00802990">
                <w:rPr>
                  <w:rFonts w:ascii="Times" w:hAnsi="Times" w:cs="Times New Roman"/>
                  <w:sz w:val="22"/>
                  <w:szCs w:val="22"/>
                </w:rPr>
                <w:t>C</w:t>
              </w:r>
            </w:ins>
          </w:p>
        </w:tc>
        <w:tc>
          <w:tcPr>
            <w:tcW w:w="1155" w:type="dxa"/>
            <w:tcPrChange w:id="3586" w:author="Chara Katiri" w:date="2015-04-12T17:52:00Z">
              <w:tcPr>
                <w:tcW w:w="1169" w:type="dxa"/>
              </w:tcPr>
            </w:tcPrChange>
          </w:tcPr>
          <w:p w14:paraId="43CE0BFB" w14:textId="4DB8A102" w:rsidR="00D71A41" w:rsidRPr="00802990" w:rsidRDefault="00D71A41" w:rsidP="00802990">
            <w:pPr>
              <w:pStyle w:val="ListParagraph"/>
              <w:spacing w:line="360" w:lineRule="auto"/>
              <w:ind w:left="0"/>
              <w:jc w:val="both"/>
              <w:rPr>
                <w:ins w:id="3587" w:author="Chara Katiri" w:date="2015-04-12T17:51:00Z"/>
                <w:rFonts w:ascii="Times" w:hAnsi="Times" w:cs="Times New Roman"/>
                <w:sz w:val="22"/>
                <w:szCs w:val="22"/>
              </w:rPr>
            </w:pPr>
          </w:p>
        </w:tc>
        <w:tc>
          <w:tcPr>
            <w:tcW w:w="1171" w:type="dxa"/>
            <w:tcPrChange w:id="3588" w:author="Chara Katiri" w:date="2015-04-12T17:52:00Z">
              <w:tcPr>
                <w:tcW w:w="1169" w:type="dxa"/>
              </w:tcPr>
            </w:tcPrChange>
          </w:tcPr>
          <w:p w14:paraId="201D822B" w14:textId="37FEC4BB" w:rsidR="00D71A41" w:rsidRPr="00802990" w:rsidRDefault="00D71A41" w:rsidP="00802990">
            <w:pPr>
              <w:pStyle w:val="ListParagraph"/>
              <w:spacing w:line="360" w:lineRule="auto"/>
              <w:ind w:left="0"/>
              <w:jc w:val="both"/>
              <w:rPr>
                <w:ins w:id="3589" w:author="Chara Katiri" w:date="2015-04-12T17:51:00Z"/>
                <w:rFonts w:ascii="Times" w:hAnsi="Times" w:cs="Times New Roman"/>
                <w:sz w:val="22"/>
                <w:szCs w:val="22"/>
              </w:rPr>
            </w:pPr>
          </w:p>
        </w:tc>
      </w:tr>
      <w:tr w:rsidR="00D71A41" w:rsidRPr="00802990" w14:paraId="30ECA4A4" w14:textId="77777777" w:rsidTr="00D71A41">
        <w:trPr>
          <w:ins w:id="3590" w:author="Chara Katiri" w:date="2015-04-12T17:50:00Z"/>
          <w:trPrChange w:id="3591" w:author="Chara Katiri" w:date="2015-04-12T17:52:00Z">
            <w:trPr>
              <w:gridAfter w:val="0"/>
            </w:trPr>
          </w:trPrChange>
        </w:trPr>
        <w:tc>
          <w:tcPr>
            <w:tcW w:w="11482" w:type="dxa"/>
            <w:gridSpan w:val="7"/>
            <w:shd w:val="clear" w:color="auto" w:fill="4F81BD" w:themeFill="accent1"/>
            <w:tcPrChange w:id="3592" w:author="Chara Katiri" w:date="2015-04-12T17:52:00Z">
              <w:tcPr>
                <w:tcW w:w="11466" w:type="dxa"/>
                <w:gridSpan w:val="7"/>
                <w:shd w:val="clear" w:color="auto" w:fill="4F81BD" w:themeFill="accent1"/>
              </w:tcPr>
            </w:tcPrChange>
          </w:tcPr>
          <w:p w14:paraId="48FDF8DB" w14:textId="664F2722" w:rsidR="00D71A41" w:rsidRPr="00802990" w:rsidRDefault="00D71A41" w:rsidP="00802990">
            <w:pPr>
              <w:pStyle w:val="ListParagraph"/>
              <w:spacing w:line="360" w:lineRule="auto"/>
              <w:ind w:left="0"/>
              <w:jc w:val="both"/>
              <w:rPr>
                <w:ins w:id="3593" w:author="Chara Katiri" w:date="2015-04-12T17:51:00Z"/>
                <w:rFonts w:ascii="Times" w:hAnsi="Times" w:cs="Times New Roman"/>
                <w:sz w:val="22"/>
                <w:szCs w:val="22"/>
              </w:rPr>
            </w:pPr>
            <w:ins w:id="3594" w:author="Chara Katiri" w:date="2015-04-12T17:50:00Z">
              <w:r w:rsidRPr="00802990">
                <w:rPr>
                  <w:rFonts w:ascii="Times" w:hAnsi="Times" w:cs="Times New Roman"/>
                  <w:sz w:val="22"/>
                  <w:szCs w:val="22"/>
                </w:rPr>
                <w:t>Items</w:t>
              </w:r>
            </w:ins>
          </w:p>
        </w:tc>
      </w:tr>
      <w:tr w:rsidR="00D71A41" w:rsidRPr="00802990" w14:paraId="470F3CCE" w14:textId="77777777" w:rsidTr="00D71A41">
        <w:trPr>
          <w:ins w:id="3595" w:author="Chara Katiri" w:date="2015-04-12T17:50:00Z"/>
          <w:trPrChange w:id="3596" w:author="Chara Katiri" w:date="2015-04-12T17:52:00Z">
            <w:trPr>
              <w:gridAfter w:val="0"/>
            </w:trPr>
          </w:trPrChange>
        </w:trPr>
        <w:tc>
          <w:tcPr>
            <w:tcW w:w="1108" w:type="dxa"/>
            <w:tcPrChange w:id="3597" w:author="Chara Katiri" w:date="2015-04-12T17:52:00Z">
              <w:tcPr>
                <w:tcW w:w="1116" w:type="dxa"/>
              </w:tcPr>
            </w:tcPrChange>
          </w:tcPr>
          <w:p w14:paraId="0174E8D8" w14:textId="77777777" w:rsidR="00D71A41" w:rsidRPr="00802990" w:rsidRDefault="00D71A41" w:rsidP="00802990">
            <w:pPr>
              <w:pStyle w:val="ListParagraph"/>
              <w:spacing w:line="360" w:lineRule="auto"/>
              <w:ind w:left="0"/>
              <w:jc w:val="both"/>
              <w:rPr>
                <w:ins w:id="3598" w:author="Chara Katiri" w:date="2015-04-12T17:50:00Z"/>
                <w:rFonts w:ascii="Times" w:hAnsi="Times" w:cs="Times New Roman"/>
                <w:sz w:val="22"/>
                <w:szCs w:val="22"/>
              </w:rPr>
            </w:pPr>
            <w:ins w:id="3599" w:author="Chara Katiri" w:date="2015-04-12T17:50:00Z">
              <w:r w:rsidRPr="00802990">
                <w:rPr>
                  <w:rFonts w:ascii="Times" w:hAnsi="Times" w:cs="Times New Roman"/>
                  <w:sz w:val="22"/>
                  <w:szCs w:val="22"/>
                </w:rPr>
                <w:t>11</w:t>
              </w:r>
            </w:ins>
          </w:p>
        </w:tc>
        <w:tc>
          <w:tcPr>
            <w:tcW w:w="3951" w:type="dxa"/>
            <w:tcPrChange w:id="3600" w:author="Chara Katiri" w:date="2015-04-12T17:52:00Z">
              <w:tcPr>
                <w:tcW w:w="3960" w:type="dxa"/>
              </w:tcPr>
            </w:tcPrChange>
          </w:tcPr>
          <w:p w14:paraId="7D1561F5" w14:textId="77777777" w:rsidR="00D71A41" w:rsidRPr="00802990" w:rsidRDefault="00D71A41" w:rsidP="00802990">
            <w:pPr>
              <w:pStyle w:val="ListParagraph"/>
              <w:spacing w:line="360" w:lineRule="auto"/>
              <w:ind w:left="0"/>
              <w:jc w:val="both"/>
              <w:rPr>
                <w:ins w:id="3601" w:author="Chara Katiri" w:date="2015-04-12T17:50:00Z"/>
                <w:rFonts w:ascii="Times" w:hAnsi="Times" w:cs="Times New Roman"/>
                <w:sz w:val="22"/>
                <w:szCs w:val="22"/>
              </w:rPr>
            </w:pPr>
            <w:ins w:id="3602" w:author="Chara Katiri" w:date="2015-04-12T17:50:00Z">
              <w:r w:rsidRPr="00802990">
                <w:rPr>
                  <w:rFonts w:ascii="Times" w:hAnsi="Times" w:cs="Times New Roman"/>
                  <w:sz w:val="22"/>
                  <w:szCs w:val="22"/>
                </w:rPr>
                <w:t>The system must provide information about the product: Title, Description, Price, Category and Seller contact information.</w:t>
              </w:r>
            </w:ins>
          </w:p>
        </w:tc>
        <w:tc>
          <w:tcPr>
            <w:tcW w:w="1325" w:type="dxa"/>
            <w:tcPrChange w:id="3603" w:author="Chara Katiri" w:date="2015-04-12T17:52:00Z">
              <w:tcPr>
                <w:tcW w:w="1274" w:type="dxa"/>
              </w:tcPr>
            </w:tcPrChange>
          </w:tcPr>
          <w:p w14:paraId="385BFCC0" w14:textId="77777777" w:rsidR="00D71A41" w:rsidRPr="00802990" w:rsidRDefault="00D71A41" w:rsidP="00802990">
            <w:pPr>
              <w:pStyle w:val="ListParagraph"/>
              <w:spacing w:line="360" w:lineRule="auto"/>
              <w:ind w:left="0"/>
              <w:jc w:val="both"/>
              <w:rPr>
                <w:ins w:id="3604" w:author="Chara Katiri" w:date="2015-04-12T17:50:00Z"/>
                <w:rFonts w:ascii="Times" w:hAnsi="Times" w:cs="Times New Roman"/>
                <w:sz w:val="22"/>
                <w:szCs w:val="22"/>
              </w:rPr>
            </w:pPr>
            <w:ins w:id="3605" w:author="Chara Katiri" w:date="2015-04-12T17:50:00Z">
              <w:r w:rsidRPr="00802990">
                <w:rPr>
                  <w:rFonts w:ascii="Times" w:hAnsi="Times" w:cs="Times New Roman"/>
                  <w:sz w:val="22"/>
                  <w:szCs w:val="22"/>
                </w:rPr>
                <w:t>Functional</w:t>
              </w:r>
            </w:ins>
          </w:p>
        </w:tc>
        <w:tc>
          <w:tcPr>
            <w:tcW w:w="1603" w:type="dxa"/>
            <w:tcPrChange w:id="3606" w:author="Chara Katiri" w:date="2015-04-12T17:52:00Z">
              <w:tcPr>
                <w:tcW w:w="1609" w:type="dxa"/>
              </w:tcPr>
            </w:tcPrChange>
          </w:tcPr>
          <w:p w14:paraId="3BFC23CC" w14:textId="77777777" w:rsidR="00D71A41" w:rsidRPr="00802990" w:rsidRDefault="00D71A41" w:rsidP="00802990">
            <w:pPr>
              <w:pStyle w:val="ListParagraph"/>
              <w:spacing w:line="360" w:lineRule="auto"/>
              <w:ind w:left="0"/>
              <w:jc w:val="both"/>
              <w:rPr>
                <w:ins w:id="3607" w:author="Chara Katiri" w:date="2015-04-12T17:50:00Z"/>
                <w:rFonts w:ascii="Times" w:hAnsi="Times" w:cs="Times New Roman"/>
                <w:sz w:val="22"/>
                <w:szCs w:val="22"/>
              </w:rPr>
            </w:pPr>
          </w:p>
        </w:tc>
        <w:tc>
          <w:tcPr>
            <w:tcW w:w="1169" w:type="dxa"/>
            <w:tcPrChange w:id="3608" w:author="Chara Katiri" w:date="2015-04-12T17:52:00Z">
              <w:tcPr>
                <w:tcW w:w="1169" w:type="dxa"/>
              </w:tcPr>
            </w:tcPrChange>
          </w:tcPr>
          <w:p w14:paraId="3BDE4EFD" w14:textId="5BADA657" w:rsidR="00D71A41" w:rsidRPr="00802990" w:rsidRDefault="00D71A41" w:rsidP="00802990">
            <w:pPr>
              <w:pStyle w:val="ListParagraph"/>
              <w:spacing w:line="360" w:lineRule="auto"/>
              <w:ind w:left="0"/>
              <w:jc w:val="both"/>
              <w:rPr>
                <w:ins w:id="3609" w:author="Chara Katiri" w:date="2015-04-12T17:51:00Z"/>
                <w:rFonts w:ascii="Times" w:hAnsi="Times" w:cs="Times New Roman"/>
                <w:sz w:val="22"/>
                <w:szCs w:val="22"/>
              </w:rPr>
            </w:pPr>
            <w:ins w:id="3610" w:author="Chara Katiri" w:date="2015-04-12T17:51:00Z">
              <w:r w:rsidRPr="00802990">
                <w:rPr>
                  <w:rFonts w:ascii="Times" w:hAnsi="Times" w:cs="Times New Roman"/>
                  <w:sz w:val="22"/>
                  <w:szCs w:val="22"/>
                </w:rPr>
                <w:t>M</w:t>
              </w:r>
            </w:ins>
          </w:p>
        </w:tc>
        <w:tc>
          <w:tcPr>
            <w:tcW w:w="1155" w:type="dxa"/>
            <w:tcPrChange w:id="3611" w:author="Chara Katiri" w:date="2015-04-12T17:52:00Z">
              <w:tcPr>
                <w:tcW w:w="1169" w:type="dxa"/>
              </w:tcPr>
            </w:tcPrChange>
          </w:tcPr>
          <w:p w14:paraId="1FEF9EF9" w14:textId="2046169D" w:rsidR="00D71A41" w:rsidRPr="00802990" w:rsidRDefault="00D71A41" w:rsidP="00802990">
            <w:pPr>
              <w:pStyle w:val="ListParagraph"/>
              <w:spacing w:line="360" w:lineRule="auto"/>
              <w:ind w:left="0"/>
              <w:jc w:val="both"/>
              <w:rPr>
                <w:ins w:id="3612" w:author="Chara Katiri" w:date="2015-04-12T17:51:00Z"/>
                <w:rFonts w:ascii="Times" w:hAnsi="Times" w:cs="Times New Roman"/>
                <w:sz w:val="22"/>
                <w:szCs w:val="22"/>
              </w:rPr>
            </w:pPr>
          </w:p>
        </w:tc>
        <w:tc>
          <w:tcPr>
            <w:tcW w:w="1171" w:type="dxa"/>
            <w:tcPrChange w:id="3613" w:author="Chara Katiri" w:date="2015-04-12T17:52:00Z">
              <w:tcPr>
                <w:tcW w:w="1169" w:type="dxa"/>
              </w:tcPr>
            </w:tcPrChange>
          </w:tcPr>
          <w:p w14:paraId="1789C944" w14:textId="65D7B961" w:rsidR="00D71A41" w:rsidRPr="00802990" w:rsidRDefault="00D71A41" w:rsidP="00802990">
            <w:pPr>
              <w:pStyle w:val="ListParagraph"/>
              <w:spacing w:line="360" w:lineRule="auto"/>
              <w:ind w:left="0"/>
              <w:jc w:val="both"/>
              <w:rPr>
                <w:ins w:id="3614" w:author="Chara Katiri" w:date="2015-04-12T17:51:00Z"/>
                <w:rFonts w:ascii="Times" w:hAnsi="Times" w:cs="Times New Roman"/>
                <w:sz w:val="22"/>
                <w:szCs w:val="22"/>
              </w:rPr>
            </w:pPr>
          </w:p>
        </w:tc>
      </w:tr>
      <w:tr w:rsidR="00D71A41" w:rsidRPr="00802990" w14:paraId="772B3B69" w14:textId="77777777" w:rsidTr="00D71A41">
        <w:trPr>
          <w:ins w:id="3615" w:author="Chara Katiri" w:date="2015-04-12T17:50:00Z"/>
          <w:trPrChange w:id="3616" w:author="Chara Katiri" w:date="2015-04-12T17:52:00Z">
            <w:trPr>
              <w:gridAfter w:val="0"/>
            </w:trPr>
          </w:trPrChange>
        </w:trPr>
        <w:tc>
          <w:tcPr>
            <w:tcW w:w="1108" w:type="dxa"/>
            <w:tcPrChange w:id="3617" w:author="Chara Katiri" w:date="2015-04-12T17:52:00Z">
              <w:tcPr>
                <w:tcW w:w="1116" w:type="dxa"/>
              </w:tcPr>
            </w:tcPrChange>
          </w:tcPr>
          <w:p w14:paraId="2E9C7877" w14:textId="77777777" w:rsidR="00D71A41" w:rsidRPr="00802990" w:rsidRDefault="00D71A41" w:rsidP="00802990">
            <w:pPr>
              <w:pStyle w:val="ListParagraph"/>
              <w:spacing w:line="360" w:lineRule="auto"/>
              <w:ind w:left="0"/>
              <w:jc w:val="both"/>
              <w:rPr>
                <w:ins w:id="3618" w:author="Chara Katiri" w:date="2015-04-12T17:50:00Z"/>
                <w:rFonts w:ascii="Times" w:hAnsi="Times" w:cs="Times New Roman"/>
                <w:sz w:val="22"/>
                <w:szCs w:val="22"/>
              </w:rPr>
            </w:pPr>
            <w:ins w:id="3619" w:author="Chara Katiri" w:date="2015-04-12T17:50:00Z">
              <w:r w:rsidRPr="00802990">
                <w:rPr>
                  <w:rFonts w:ascii="Times" w:hAnsi="Times" w:cs="Times New Roman"/>
                  <w:sz w:val="22"/>
                  <w:szCs w:val="22"/>
                </w:rPr>
                <w:t>12</w:t>
              </w:r>
            </w:ins>
          </w:p>
        </w:tc>
        <w:tc>
          <w:tcPr>
            <w:tcW w:w="3951" w:type="dxa"/>
            <w:tcPrChange w:id="3620" w:author="Chara Katiri" w:date="2015-04-12T17:52:00Z">
              <w:tcPr>
                <w:tcW w:w="3960" w:type="dxa"/>
              </w:tcPr>
            </w:tcPrChange>
          </w:tcPr>
          <w:p w14:paraId="43C6279A" w14:textId="77777777" w:rsidR="00D71A41" w:rsidRPr="00802990" w:rsidRDefault="00D71A41" w:rsidP="00802990">
            <w:pPr>
              <w:pStyle w:val="ListParagraph"/>
              <w:spacing w:line="360" w:lineRule="auto"/>
              <w:ind w:left="0"/>
              <w:jc w:val="both"/>
              <w:rPr>
                <w:ins w:id="3621" w:author="Chara Katiri" w:date="2015-04-12T17:50:00Z"/>
                <w:rFonts w:ascii="Times" w:hAnsi="Times" w:cs="Times New Roman"/>
                <w:sz w:val="22"/>
                <w:szCs w:val="22"/>
              </w:rPr>
            </w:pPr>
            <w:ins w:id="3622" w:author="Chara Katiri" w:date="2015-04-12T17:50:00Z">
              <w:r w:rsidRPr="00802990">
                <w:rPr>
                  <w:rFonts w:ascii="Times" w:hAnsi="Times" w:cs="Times New Roman"/>
                  <w:sz w:val="22"/>
                  <w:szCs w:val="22"/>
                </w:rPr>
                <w:t xml:space="preserve">The system must ask the seller to fill specific fields regarding the product: Title, Description, Price, Category and </w:t>
              </w:r>
              <w:r w:rsidRPr="00802990">
                <w:rPr>
                  <w:rFonts w:ascii="Times" w:hAnsi="Times" w:cs="Times New Roman"/>
                  <w:sz w:val="22"/>
                  <w:szCs w:val="22"/>
                </w:rPr>
                <w:lastRenderedPageBreak/>
                <w:t>Seller contact information such as email address and/or mobile phone number.</w:t>
              </w:r>
            </w:ins>
          </w:p>
        </w:tc>
        <w:tc>
          <w:tcPr>
            <w:tcW w:w="1325" w:type="dxa"/>
            <w:tcPrChange w:id="3623" w:author="Chara Katiri" w:date="2015-04-12T17:52:00Z">
              <w:tcPr>
                <w:tcW w:w="1274" w:type="dxa"/>
              </w:tcPr>
            </w:tcPrChange>
          </w:tcPr>
          <w:p w14:paraId="23EA0588" w14:textId="77777777" w:rsidR="00D71A41" w:rsidRPr="00802990" w:rsidRDefault="00D71A41" w:rsidP="00802990">
            <w:pPr>
              <w:pStyle w:val="ListParagraph"/>
              <w:spacing w:line="360" w:lineRule="auto"/>
              <w:ind w:left="0"/>
              <w:jc w:val="both"/>
              <w:rPr>
                <w:ins w:id="3624" w:author="Chara Katiri" w:date="2015-04-12T17:50:00Z"/>
                <w:rFonts w:ascii="Times" w:hAnsi="Times" w:cs="Times New Roman"/>
                <w:sz w:val="22"/>
                <w:szCs w:val="22"/>
              </w:rPr>
            </w:pPr>
            <w:ins w:id="3625" w:author="Chara Katiri" w:date="2015-04-12T17:50:00Z">
              <w:r w:rsidRPr="00802990">
                <w:rPr>
                  <w:rFonts w:ascii="Times" w:hAnsi="Times" w:cs="Times New Roman"/>
                  <w:sz w:val="22"/>
                  <w:szCs w:val="22"/>
                </w:rPr>
                <w:lastRenderedPageBreak/>
                <w:t>Functional</w:t>
              </w:r>
            </w:ins>
          </w:p>
        </w:tc>
        <w:tc>
          <w:tcPr>
            <w:tcW w:w="1603" w:type="dxa"/>
            <w:tcPrChange w:id="3626" w:author="Chara Katiri" w:date="2015-04-12T17:52:00Z">
              <w:tcPr>
                <w:tcW w:w="1609" w:type="dxa"/>
              </w:tcPr>
            </w:tcPrChange>
          </w:tcPr>
          <w:p w14:paraId="63E2E9ED" w14:textId="77777777" w:rsidR="00D71A41" w:rsidRPr="00802990" w:rsidRDefault="00D71A41" w:rsidP="00802990">
            <w:pPr>
              <w:pStyle w:val="ListParagraph"/>
              <w:spacing w:line="360" w:lineRule="auto"/>
              <w:ind w:left="0"/>
              <w:jc w:val="both"/>
              <w:rPr>
                <w:ins w:id="3627" w:author="Chara Katiri" w:date="2015-04-12T17:50:00Z"/>
                <w:rFonts w:ascii="Times" w:hAnsi="Times" w:cs="Times New Roman"/>
                <w:sz w:val="22"/>
                <w:szCs w:val="22"/>
              </w:rPr>
            </w:pPr>
          </w:p>
        </w:tc>
        <w:tc>
          <w:tcPr>
            <w:tcW w:w="1169" w:type="dxa"/>
            <w:tcPrChange w:id="3628" w:author="Chara Katiri" w:date="2015-04-12T17:52:00Z">
              <w:tcPr>
                <w:tcW w:w="1169" w:type="dxa"/>
              </w:tcPr>
            </w:tcPrChange>
          </w:tcPr>
          <w:p w14:paraId="5A48B9ED" w14:textId="2FD3471A" w:rsidR="00D71A41" w:rsidRPr="00802990" w:rsidRDefault="00D71A41" w:rsidP="00802990">
            <w:pPr>
              <w:pStyle w:val="ListParagraph"/>
              <w:spacing w:line="360" w:lineRule="auto"/>
              <w:ind w:left="0"/>
              <w:jc w:val="both"/>
              <w:rPr>
                <w:ins w:id="3629" w:author="Chara Katiri" w:date="2015-04-12T17:51:00Z"/>
                <w:rFonts w:ascii="Times" w:hAnsi="Times" w:cs="Times New Roman"/>
                <w:sz w:val="22"/>
                <w:szCs w:val="22"/>
              </w:rPr>
            </w:pPr>
            <w:ins w:id="3630" w:author="Chara Katiri" w:date="2015-04-12T17:51:00Z">
              <w:r w:rsidRPr="00802990">
                <w:rPr>
                  <w:rFonts w:ascii="Times" w:hAnsi="Times" w:cs="Times New Roman"/>
                  <w:sz w:val="22"/>
                  <w:szCs w:val="22"/>
                </w:rPr>
                <w:t>M</w:t>
              </w:r>
            </w:ins>
          </w:p>
        </w:tc>
        <w:tc>
          <w:tcPr>
            <w:tcW w:w="1155" w:type="dxa"/>
            <w:tcPrChange w:id="3631" w:author="Chara Katiri" w:date="2015-04-12T17:52:00Z">
              <w:tcPr>
                <w:tcW w:w="1169" w:type="dxa"/>
              </w:tcPr>
            </w:tcPrChange>
          </w:tcPr>
          <w:p w14:paraId="4873C685" w14:textId="5A892476" w:rsidR="00D71A41" w:rsidRPr="00802990" w:rsidRDefault="00D71A41" w:rsidP="00802990">
            <w:pPr>
              <w:pStyle w:val="ListParagraph"/>
              <w:spacing w:line="360" w:lineRule="auto"/>
              <w:ind w:left="0"/>
              <w:jc w:val="both"/>
              <w:rPr>
                <w:ins w:id="3632" w:author="Chara Katiri" w:date="2015-04-12T17:51:00Z"/>
                <w:rFonts w:ascii="Times" w:hAnsi="Times" w:cs="Times New Roman"/>
                <w:sz w:val="22"/>
                <w:szCs w:val="22"/>
              </w:rPr>
            </w:pPr>
          </w:p>
        </w:tc>
        <w:tc>
          <w:tcPr>
            <w:tcW w:w="1171" w:type="dxa"/>
            <w:tcPrChange w:id="3633" w:author="Chara Katiri" w:date="2015-04-12T17:52:00Z">
              <w:tcPr>
                <w:tcW w:w="1169" w:type="dxa"/>
              </w:tcPr>
            </w:tcPrChange>
          </w:tcPr>
          <w:p w14:paraId="06E9B7B1" w14:textId="46B27D0A" w:rsidR="00D71A41" w:rsidRPr="00802990" w:rsidRDefault="00D71A41" w:rsidP="00802990">
            <w:pPr>
              <w:pStyle w:val="ListParagraph"/>
              <w:spacing w:line="360" w:lineRule="auto"/>
              <w:ind w:left="0"/>
              <w:jc w:val="both"/>
              <w:rPr>
                <w:ins w:id="3634" w:author="Chara Katiri" w:date="2015-04-12T17:51:00Z"/>
                <w:rFonts w:ascii="Times" w:hAnsi="Times" w:cs="Times New Roman"/>
                <w:sz w:val="22"/>
                <w:szCs w:val="22"/>
              </w:rPr>
            </w:pPr>
          </w:p>
        </w:tc>
      </w:tr>
      <w:tr w:rsidR="00D71A41" w:rsidRPr="00802990" w14:paraId="2C202F61" w14:textId="77777777" w:rsidTr="00D71A41">
        <w:trPr>
          <w:ins w:id="3635" w:author="Chara Katiri" w:date="2015-04-12T17:50:00Z"/>
          <w:trPrChange w:id="3636" w:author="Chara Katiri" w:date="2015-04-12T17:52:00Z">
            <w:trPr>
              <w:gridAfter w:val="0"/>
            </w:trPr>
          </w:trPrChange>
        </w:trPr>
        <w:tc>
          <w:tcPr>
            <w:tcW w:w="11482" w:type="dxa"/>
            <w:gridSpan w:val="7"/>
            <w:shd w:val="clear" w:color="auto" w:fill="4F81BD" w:themeFill="accent1"/>
            <w:tcPrChange w:id="3637" w:author="Chara Katiri" w:date="2015-04-12T17:52:00Z">
              <w:tcPr>
                <w:tcW w:w="11466" w:type="dxa"/>
                <w:gridSpan w:val="7"/>
                <w:shd w:val="clear" w:color="auto" w:fill="4F81BD" w:themeFill="accent1"/>
              </w:tcPr>
            </w:tcPrChange>
          </w:tcPr>
          <w:p w14:paraId="4F703176" w14:textId="438C9B20" w:rsidR="00D71A41" w:rsidRPr="00802990" w:rsidRDefault="00D71A41" w:rsidP="00802990">
            <w:pPr>
              <w:pStyle w:val="ListParagraph"/>
              <w:spacing w:line="360" w:lineRule="auto"/>
              <w:ind w:left="0"/>
              <w:jc w:val="both"/>
              <w:rPr>
                <w:ins w:id="3638" w:author="Chara Katiri" w:date="2015-04-12T17:51:00Z"/>
                <w:rFonts w:ascii="Times" w:hAnsi="Times" w:cs="Times New Roman"/>
                <w:sz w:val="22"/>
                <w:szCs w:val="22"/>
              </w:rPr>
            </w:pPr>
            <w:ins w:id="3639" w:author="Chara Katiri" w:date="2015-04-12T17:50:00Z">
              <w:r w:rsidRPr="00802990">
                <w:rPr>
                  <w:rFonts w:ascii="Times" w:hAnsi="Times" w:cs="Times New Roman"/>
                  <w:sz w:val="22"/>
                  <w:szCs w:val="22"/>
                </w:rPr>
                <w:lastRenderedPageBreak/>
                <w:t>Sort &amp; Search items</w:t>
              </w:r>
            </w:ins>
          </w:p>
        </w:tc>
      </w:tr>
      <w:tr w:rsidR="00D71A41" w:rsidRPr="00802990" w14:paraId="7E131BB5" w14:textId="77777777" w:rsidTr="00D71A41">
        <w:trPr>
          <w:ins w:id="3640" w:author="Chara Katiri" w:date="2015-04-12T17:50:00Z"/>
          <w:trPrChange w:id="3641" w:author="Chara Katiri" w:date="2015-04-12T17:52:00Z">
            <w:trPr>
              <w:gridAfter w:val="0"/>
            </w:trPr>
          </w:trPrChange>
        </w:trPr>
        <w:tc>
          <w:tcPr>
            <w:tcW w:w="1108" w:type="dxa"/>
            <w:tcPrChange w:id="3642" w:author="Chara Katiri" w:date="2015-04-12T17:52:00Z">
              <w:tcPr>
                <w:tcW w:w="1116" w:type="dxa"/>
              </w:tcPr>
            </w:tcPrChange>
          </w:tcPr>
          <w:p w14:paraId="69C66B83" w14:textId="77777777" w:rsidR="00D71A41" w:rsidRPr="00802990" w:rsidRDefault="00D71A41" w:rsidP="00802990">
            <w:pPr>
              <w:pStyle w:val="ListParagraph"/>
              <w:spacing w:line="360" w:lineRule="auto"/>
              <w:ind w:left="0"/>
              <w:jc w:val="both"/>
              <w:rPr>
                <w:ins w:id="3643" w:author="Chara Katiri" w:date="2015-04-12T17:50:00Z"/>
                <w:rFonts w:ascii="Times" w:hAnsi="Times" w:cs="Times New Roman"/>
                <w:sz w:val="22"/>
                <w:szCs w:val="22"/>
              </w:rPr>
            </w:pPr>
            <w:ins w:id="3644" w:author="Chara Katiri" w:date="2015-04-12T17:50:00Z">
              <w:r w:rsidRPr="00802990">
                <w:rPr>
                  <w:rFonts w:ascii="Times" w:hAnsi="Times" w:cs="Times New Roman"/>
                  <w:sz w:val="22"/>
                  <w:szCs w:val="22"/>
                </w:rPr>
                <w:t>13</w:t>
              </w:r>
            </w:ins>
          </w:p>
        </w:tc>
        <w:tc>
          <w:tcPr>
            <w:tcW w:w="3951" w:type="dxa"/>
            <w:tcPrChange w:id="3645" w:author="Chara Katiri" w:date="2015-04-12T17:52:00Z">
              <w:tcPr>
                <w:tcW w:w="3960" w:type="dxa"/>
              </w:tcPr>
            </w:tcPrChange>
          </w:tcPr>
          <w:p w14:paraId="7C17612B" w14:textId="77777777" w:rsidR="00D71A41" w:rsidRPr="00802990" w:rsidRDefault="00D71A41" w:rsidP="00802990">
            <w:pPr>
              <w:pStyle w:val="ListParagraph"/>
              <w:spacing w:line="360" w:lineRule="auto"/>
              <w:ind w:left="0"/>
              <w:jc w:val="both"/>
              <w:rPr>
                <w:ins w:id="3646" w:author="Chara Katiri" w:date="2015-04-12T17:50:00Z"/>
                <w:rFonts w:ascii="Times" w:hAnsi="Times" w:cs="Times New Roman"/>
                <w:sz w:val="22"/>
                <w:szCs w:val="22"/>
              </w:rPr>
            </w:pPr>
            <w:ins w:id="3647" w:author="Chara Katiri" w:date="2015-04-12T17:50:00Z">
              <w:r w:rsidRPr="00802990">
                <w:rPr>
                  <w:rFonts w:ascii="Times" w:hAnsi="Times" w:cs="Times New Roman"/>
                  <w:sz w:val="22"/>
                  <w:szCs w:val="22"/>
                </w:rPr>
                <w:t xml:space="preserve">The system must allow the users to search products based on categories e.g. books or room swaps. </w:t>
              </w:r>
            </w:ins>
          </w:p>
        </w:tc>
        <w:tc>
          <w:tcPr>
            <w:tcW w:w="1325" w:type="dxa"/>
            <w:tcPrChange w:id="3648" w:author="Chara Katiri" w:date="2015-04-12T17:52:00Z">
              <w:tcPr>
                <w:tcW w:w="1274" w:type="dxa"/>
              </w:tcPr>
            </w:tcPrChange>
          </w:tcPr>
          <w:p w14:paraId="27F7B3FF" w14:textId="77777777" w:rsidR="00D71A41" w:rsidRPr="00802990" w:rsidRDefault="00D71A41" w:rsidP="00802990">
            <w:pPr>
              <w:pStyle w:val="ListParagraph"/>
              <w:spacing w:line="360" w:lineRule="auto"/>
              <w:ind w:left="0"/>
              <w:jc w:val="both"/>
              <w:rPr>
                <w:ins w:id="3649" w:author="Chara Katiri" w:date="2015-04-12T17:50:00Z"/>
                <w:rFonts w:ascii="Times" w:hAnsi="Times" w:cs="Times New Roman"/>
                <w:sz w:val="22"/>
                <w:szCs w:val="22"/>
              </w:rPr>
            </w:pPr>
            <w:ins w:id="3650" w:author="Chara Katiri" w:date="2015-04-12T17:50:00Z">
              <w:r w:rsidRPr="00802990">
                <w:rPr>
                  <w:rFonts w:ascii="Times" w:hAnsi="Times" w:cs="Times New Roman"/>
                  <w:sz w:val="22"/>
                  <w:szCs w:val="22"/>
                </w:rPr>
                <w:t>Functional</w:t>
              </w:r>
            </w:ins>
          </w:p>
        </w:tc>
        <w:tc>
          <w:tcPr>
            <w:tcW w:w="1603" w:type="dxa"/>
            <w:tcPrChange w:id="3651" w:author="Chara Katiri" w:date="2015-04-12T17:52:00Z">
              <w:tcPr>
                <w:tcW w:w="1609" w:type="dxa"/>
              </w:tcPr>
            </w:tcPrChange>
          </w:tcPr>
          <w:p w14:paraId="64C0FD66" w14:textId="77777777" w:rsidR="00D71A41" w:rsidRPr="00802990" w:rsidRDefault="00D71A41" w:rsidP="00802990">
            <w:pPr>
              <w:pStyle w:val="ListParagraph"/>
              <w:spacing w:line="360" w:lineRule="auto"/>
              <w:ind w:left="0"/>
              <w:jc w:val="both"/>
              <w:rPr>
                <w:ins w:id="3652" w:author="Chara Katiri" w:date="2015-04-12T17:50:00Z"/>
                <w:rFonts w:ascii="Times" w:hAnsi="Times" w:cs="Times New Roman"/>
                <w:sz w:val="22"/>
                <w:szCs w:val="22"/>
              </w:rPr>
            </w:pPr>
          </w:p>
        </w:tc>
        <w:tc>
          <w:tcPr>
            <w:tcW w:w="1169" w:type="dxa"/>
            <w:tcPrChange w:id="3653" w:author="Chara Katiri" w:date="2015-04-12T17:52:00Z">
              <w:tcPr>
                <w:tcW w:w="1169" w:type="dxa"/>
              </w:tcPr>
            </w:tcPrChange>
          </w:tcPr>
          <w:p w14:paraId="0ED12B61" w14:textId="575B6EB6" w:rsidR="00D71A41" w:rsidRPr="00802990" w:rsidRDefault="00D71A41" w:rsidP="00802990">
            <w:pPr>
              <w:pStyle w:val="ListParagraph"/>
              <w:spacing w:line="360" w:lineRule="auto"/>
              <w:ind w:left="0"/>
              <w:jc w:val="both"/>
              <w:rPr>
                <w:ins w:id="3654" w:author="Chara Katiri" w:date="2015-04-12T17:51:00Z"/>
                <w:rFonts w:ascii="Times" w:hAnsi="Times" w:cs="Times New Roman"/>
                <w:sz w:val="22"/>
                <w:szCs w:val="22"/>
              </w:rPr>
            </w:pPr>
            <w:ins w:id="3655" w:author="Chara Katiri" w:date="2015-04-12T17:51:00Z">
              <w:r w:rsidRPr="00802990">
                <w:rPr>
                  <w:rFonts w:ascii="Times" w:hAnsi="Times" w:cs="Times New Roman"/>
                  <w:sz w:val="22"/>
                  <w:szCs w:val="22"/>
                </w:rPr>
                <w:t>M</w:t>
              </w:r>
            </w:ins>
          </w:p>
        </w:tc>
        <w:tc>
          <w:tcPr>
            <w:tcW w:w="1155" w:type="dxa"/>
            <w:tcPrChange w:id="3656" w:author="Chara Katiri" w:date="2015-04-12T17:52:00Z">
              <w:tcPr>
                <w:tcW w:w="1169" w:type="dxa"/>
              </w:tcPr>
            </w:tcPrChange>
          </w:tcPr>
          <w:p w14:paraId="23A23069" w14:textId="7F76E236" w:rsidR="00D71A41" w:rsidRPr="00802990" w:rsidRDefault="00D71A41" w:rsidP="00802990">
            <w:pPr>
              <w:pStyle w:val="ListParagraph"/>
              <w:spacing w:line="360" w:lineRule="auto"/>
              <w:ind w:left="0"/>
              <w:jc w:val="both"/>
              <w:rPr>
                <w:ins w:id="3657" w:author="Chara Katiri" w:date="2015-04-12T17:51:00Z"/>
                <w:rFonts w:ascii="Times" w:hAnsi="Times" w:cs="Times New Roman"/>
                <w:sz w:val="22"/>
                <w:szCs w:val="22"/>
              </w:rPr>
            </w:pPr>
          </w:p>
        </w:tc>
        <w:tc>
          <w:tcPr>
            <w:tcW w:w="1171" w:type="dxa"/>
            <w:tcPrChange w:id="3658" w:author="Chara Katiri" w:date="2015-04-12T17:52:00Z">
              <w:tcPr>
                <w:tcW w:w="1169" w:type="dxa"/>
              </w:tcPr>
            </w:tcPrChange>
          </w:tcPr>
          <w:p w14:paraId="4167BEC5" w14:textId="58327AE9" w:rsidR="00D71A41" w:rsidRPr="00802990" w:rsidRDefault="00D71A41" w:rsidP="00802990">
            <w:pPr>
              <w:pStyle w:val="ListParagraph"/>
              <w:spacing w:line="360" w:lineRule="auto"/>
              <w:ind w:left="0"/>
              <w:jc w:val="both"/>
              <w:rPr>
                <w:ins w:id="3659" w:author="Chara Katiri" w:date="2015-04-12T17:51:00Z"/>
                <w:rFonts w:ascii="Times" w:hAnsi="Times" w:cs="Times New Roman"/>
                <w:sz w:val="22"/>
                <w:szCs w:val="22"/>
              </w:rPr>
            </w:pPr>
          </w:p>
        </w:tc>
      </w:tr>
      <w:tr w:rsidR="00D71A41" w:rsidRPr="00802990" w14:paraId="086DF675" w14:textId="77777777" w:rsidTr="00D71A41">
        <w:trPr>
          <w:ins w:id="3660" w:author="Chara Katiri" w:date="2015-04-12T17:50:00Z"/>
          <w:trPrChange w:id="3661" w:author="Chara Katiri" w:date="2015-04-12T17:52:00Z">
            <w:trPr>
              <w:gridAfter w:val="0"/>
            </w:trPr>
          </w:trPrChange>
        </w:trPr>
        <w:tc>
          <w:tcPr>
            <w:tcW w:w="1108" w:type="dxa"/>
            <w:tcPrChange w:id="3662" w:author="Chara Katiri" w:date="2015-04-12T17:52:00Z">
              <w:tcPr>
                <w:tcW w:w="1116" w:type="dxa"/>
              </w:tcPr>
            </w:tcPrChange>
          </w:tcPr>
          <w:p w14:paraId="3E1AFA6C" w14:textId="77777777" w:rsidR="00D71A41" w:rsidRPr="00802990" w:rsidRDefault="00D71A41" w:rsidP="00802990">
            <w:pPr>
              <w:pStyle w:val="ListParagraph"/>
              <w:spacing w:line="360" w:lineRule="auto"/>
              <w:ind w:left="0"/>
              <w:jc w:val="both"/>
              <w:rPr>
                <w:ins w:id="3663" w:author="Chara Katiri" w:date="2015-04-12T17:50:00Z"/>
                <w:rFonts w:ascii="Times" w:hAnsi="Times" w:cs="Times New Roman"/>
                <w:sz w:val="22"/>
                <w:szCs w:val="22"/>
              </w:rPr>
            </w:pPr>
            <w:ins w:id="3664" w:author="Chara Katiri" w:date="2015-04-12T17:50:00Z">
              <w:r w:rsidRPr="00802990">
                <w:rPr>
                  <w:rFonts w:ascii="Times" w:hAnsi="Times" w:cs="Times New Roman"/>
                  <w:sz w:val="22"/>
                  <w:szCs w:val="22"/>
                </w:rPr>
                <w:t>14</w:t>
              </w:r>
            </w:ins>
          </w:p>
        </w:tc>
        <w:tc>
          <w:tcPr>
            <w:tcW w:w="3951" w:type="dxa"/>
            <w:tcPrChange w:id="3665" w:author="Chara Katiri" w:date="2015-04-12T17:52:00Z">
              <w:tcPr>
                <w:tcW w:w="3960" w:type="dxa"/>
              </w:tcPr>
            </w:tcPrChange>
          </w:tcPr>
          <w:p w14:paraId="2C05CAE4" w14:textId="77777777" w:rsidR="00D71A41" w:rsidRPr="00802990" w:rsidRDefault="00D71A41" w:rsidP="00802990">
            <w:pPr>
              <w:pStyle w:val="ListParagraph"/>
              <w:spacing w:line="360" w:lineRule="auto"/>
              <w:ind w:left="0"/>
              <w:jc w:val="both"/>
              <w:rPr>
                <w:ins w:id="3666" w:author="Chara Katiri" w:date="2015-04-12T17:50:00Z"/>
                <w:rFonts w:ascii="Times" w:hAnsi="Times" w:cs="Times New Roman"/>
                <w:sz w:val="22"/>
                <w:szCs w:val="22"/>
              </w:rPr>
            </w:pPr>
            <w:ins w:id="3667" w:author="Chara Katiri" w:date="2015-04-12T17:50:00Z">
              <w:r w:rsidRPr="00802990">
                <w:rPr>
                  <w:rFonts w:ascii="Times" w:hAnsi="Times" w:cs="Times New Roman"/>
                  <w:sz w:val="22"/>
                  <w:szCs w:val="22"/>
                </w:rPr>
                <w:t xml:space="preserve">The system must provide a search functionality (text-box search) to allow the users enter keywords. </w:t>
              </w:r>
            </w:ins>
          </w:p>
        </w:tc>
        <w:tc>
          <w:tcPr>
            <w:tcW w:w="1325" w:type="dxa"/>
            <w:tcPrChange w:id="3668" w:author="Chara Katiri" w:date="2015-04-12T17:52:00Z">
              <w:tcPr>
                <w:tcW w:w="1274" w:type="dxa"/>
              </w:tcPr>
            </w:tcPrChange>
          </w:tcPr>
          <w:p w14:paraId="75455581" w14:textId="77777777" w:rsidR="00D71A41" w:rsidRPr="00802990" w:rsidRDefault="00D71A41" w:rsidP="00802990">
            <w:pPr>
              <w:pStyle w:val="ListParagraph"/>
              <w:spacing w:line="360" w:lineRule="auto"/>
              <w:ind w:left="0"/>
              <w:jc w:val="both"/>
              <w:rPr>
                <w:ins w:id="3669" w:author="Chara Katiri" w:date="2015-04-12T17:50:00Z"/>
                <w:rFonts w:ascii="Times" w:hAnsi="Times" w:cs="Times New Roman"/>
                <w:sz w:val="22"/>
                <w:szCs w:val="22"/>
              </w:rPr>
            </w:pPr>
            <w:ins w:id="3670" w:author="Chara Katiri" w:date="2015-04-12T17:50:00Z">
              <w:r w:rsidRPr="00802990">
                <w:rPr>
                  <w:rFonts w:ascii="Times" w:hAnsi="Times" w:cs="Times New Roman"/>
                  <w:sz w:val="22"/>
                  <w:szCs w:val="22"/>
                </w:rPr>
                <w:t>Functional</w:t>
              </w:r>
            </w:ins>
          </w:p>
        </w:tc>
        <w:tc>
          <w:tcPr>
            <w:tcW w:w="1603" w:type="dxa"/>
            <w:tcPrChange w:id="3671" w:author="Chara Katiri" w:date="2015-04-12T17:52:00Z">
              <w:tcPr>
                <w:tcW w:w="1609" w:type="dxa"/>
              </w:tcPr>
            </w:tcPrChange>
          </w:tcPr>
          <w:p w14:paraId="7FEE3D68" w14:textId="77777777" w:rsidR="00D71A41" w:rsidRPr="00802990" w:rsidRDefault="00D71A41" w:rsidP="00802990">
            <w:pPr>
              <w:pStyle w:val="ListParagraph"/>
              <w:spacing w:line="360" w:lineRule="auto"/>
              <w:ind w:left="0"/>
              <w:jc w:val="both"/>
              <w:rPr>
                <w:ins w:id="3672" w:author="Chara Katiri" w:date="2015-04-12T17:50:00Z"/>
                <w:rFonts w:ascii="Times" w:hAnsi="Times" w:cs="Times New Roman"/>
                <w:sz w:val="22"/>
                <w:szCs w:val="22"/>
              </w:rPr>
            </w:pPr>
          </w:p>
        </w:tc>
        <w:tc>
          <w:tcPr>
            <w:tcW w:w="1169" w:type="dxa"/>
            <w:tcPrChange w:id="3673" w:author="Chara Katiri" w:date="2015-04-12T17:52:00Z">
              <w:tcPr>
                <w:tcW w:w="1169" w:type="dxa"/>
              </w:tcPr>
            </w:tcPrChange>
          </w:tcPr>
          <w:p w14:paraId="23E60208" w14:textId="69B313C8" w:rsidR="00D71A41" w:rsidRPr="00802990" w:rsidRDefault="00D71A41" w:rsidP="00802990">
            <w:pPr>
              <w:pStyle w:val="ListParagraph"/>
              <w:spacing w:line="360" w:lineRule="auto"/>
              <w:ind w:left="0"/>
              <w:jc w:val="both"/>
              <w:rPr>
                <w:ins w:id="3674" w:author="Chara Katiri" w:date="2015-04-12T17:51:00Z"/>
                <w:rFonts w:ascii="Times" w:hAnsi="Times" w:cs="Times New Roman"/>
                <w:sz w:val="22"/>
                <w:szCs w:val="22"/>
              </w:rPr>
            </w:pPr>
            <w:ins w:id="3675" w:author="Chara Katiri" w:date="2015-04-12T17:51:00Z">
              <w:r w:rsidRPr="00802990">
                <w:rPr>
                  <w:rFonts w:ascii="Times" w:hAnsi="Times" w:cs="Times New Roman"/>
                  <w:sz w:val="22"/>
                  <w:szCs w:val="22"/>
                </w:rPr>
                <w:t>M</w:t>
              </w:r>
            </w:ins>
          </w:p>
        </w:tc>
        <w:tc>
          <w:tcPr>
            <w:tcW w:w="1155" w:type="dxa"/>
            <w:tcPrChange w:id="3676" w:author="Chara Katiri" w:date="2015-04-12T17:52:00Z">
              <w:tcPr>
                <w:tcW w:w="1169" w:type="dxa"/>
              </w:tcPr>
            </w:tcPrChange>
          </w:tcPr>
          <w:p w14:paraId="3860DE67" w14:textId="0979E229" w:rsidR="00D71A41" w:rsidRPr="00802990" w:rsidRDefault="00D71A41" w:rsidP="00802990">
            <w:pPr>
              <w:pStyle w:val="ListParagraph"/>
              <w:spacing w:line="360" w:lineRule="auto"/>
              <w:ind w:left="0"/>
              <w:jc w:val="both"/>
              <w:rPr>
                <w:ins w:id="3677" w:author="Chara Katiri" w:date="2015-04-12T17:51:00Z"/>
                <w:rFonts w:ascii="Times" w:hAnsi="Times" w:cs="Times New Roman"/>
                <w:sz w:val="22"/>
                <w:szCs w:val="22"/>
              </w:rPr>
            </w:pPr>
          </w:p>
        </w:tc>
        <w:tc>
          <w:tcPr>
            <w:tcW w:w="1171" w:type="dxa"/>
            <w:tcPrChange w:id="3678" w:author="Chara Katiri" w:date="2015-04-12T17:52:00Z">
              <w:tcPr>
                <w:tcW w:w="1169" w:type="dxa"/>
              </w:tcPr>
            </w:tcPrChange>
          </w:tcPr>
          <w:p w14:paraId="7560EEF4" w14:textId="2027F7F9" w:rsidR="00D71A41" w:rsidRPr="00802990" w:rsidRDefault="00D71A41" w:rsidP="00802990">
            <w:pPr>
              <w:pStyle w:val="ListParagraph"/>
              <w:spacing w:line="360" w:lineRule="auto"/>
              <w:ind w:left="0"/>
              <w:jc w:val="both"/>
              <w:rPr>
                <w:ins w:id="3679" w:author="Chara Katiri" w:date="2015-04-12T17:51:00Z"/>
                <w:rFonts w:ascii="Times" w:hAnsi="Times" w:cs="Times New Roman"/>
                <w:sz w:val="22"/>
                <w:szCs w:val="22"/>
              </w:rPr>
            </w:pPr>
          </w:p>
        </w:tc>
      </w:tr>
      <w:tr w:rsidR="00D71A41" w:rsidRPr="00802990" w14:paraId="1D828508" w14:textId="77777777" w:rsidTr="00D71A41">
        <w:trPr>
          <w:ins w:id="3680" w:author="Chara Katiri" w:date="2015-04-12T17:50:00Z"/>
          <w:trPrChange w:id="3681" w:author="Chara Katiri" w:date="2015-04-12T17:52:00Z">
            <w:trPr>
              <w:gridAfter w:val="0"/>
            </w:trPr>
          </w:trPrChange>
        </w:trPr>
        <w:tc>
          <w:tcPr>
            <w:tcW w:w="1108" w:type="dxa"/>
            <w:tcPrChange w:id="3682" w:author="Chara Katiri" w:date="2015-04-12T17:52:00Z">
              <w:tcPr>
                <w:tcW w:w="1116" w:type="dxa"/>
              </w:tcPr>
            </w:tcPrChange>
          </w:tcPr>
          <w:p w14:paraId="7D948FA3" w14:textId="77777777" w:rsidR="00D71A41" w:rsidRPr="00802990" w:rsidRDefault="00D71A41" w:rsidP="00802990">
            <w:pPr>
              <w:pStyle w:val="ListParagraph"/>
              <w:spacing w:line="360" w:lineRule="auto"/>
              <w:ind w:left="0"/>
              <w:jc w:val="both"/>
              <w:rPr>
                <w:ins w:id="3683" w:author="Chara Katiri" w:date="2015-04-12T17:50:00Z"/>
                <w:rFonts w:ascii="Times" w:hAnsi="Times" w:cs="Times New Roman"/>
                <w:sz w:val="22"/>
                <w:szCs w:val="22"/>
              </w:rPr>
            </w:pPr>
            <w:ins w:id="3684" w:author="Chara Katiri" w:date="2015-04-12T17:50:00Z">
              <w:r w:rsidRPr="00802990">
                <w:rPr>
                  <w:rFonts w:ascii="Times" w:hAnsi="Times" w:cs="Times New Roman"/>
                  <w:sz w:val="22"/>
                  <w:szCs w:val="22"/>
                </w:rPr>
                <w:t>15</w:t>
              </w:r>
            </w:ins>
          </w:p>
        </w:tc>
        <w:tc>
          <w:tcPr>
            <w:tcW w:w="3951" w:type="dxa"/>
            <w:tcPrChange w:id="3685" w:author="Chara Katiri" w:date="2015-04-12T17:52:00Z">
              <w:tcPr>
                <w:tcW w:w="3960" w:type="dxa"/>
              </w:tcPr>
            </w:tcPrChange>
          </w:tcPr>
          <w:p w14:paraId="475755B4" w14:textId="77777777" w:rsidR="00D71A41" w:rsidRPr="00802990" w:rsidRDefault="00D71A41" w:rsidP="00802990">
            <w:pPr>
              <w:pStyle w:val="ListParagraph"/>
              <w:spacing w:line="360" w:lineRule="auto"/>
              <w:ind w:left="0"/>
              <w:jc w:val="both"/>
              <w:rPr>
                <w:ins w:id="3686" w:author="Chara Katiri" w:date="2015-04-12T17:50:00Z"/>
                <w:rFonts w:ascii="Times" w:hAnsi="Times" w:cs="Times New Roman"/>
                <w:sz w:val="22"/>
                <w:szCs w:val="22"/>
              </w:rPr>
            </w:pPr>
            <w:ins w:id="3687" w:author="Chara Katiri" w:date="2015-04-12T17:50:00Z">
              <w:r w:rsidRPr="00802990">
                <w:rPr>
                  <w:rFonts w:ascii="Times" w:hAnsi="Times" w:cs="Times New Roman"/>
                  <w:sz w:val="22"/>
                  <w:szCs w:val="22"/>
                </w:rPr>
                <w:t>The system could enable the users to sort the products based on price (Low to High, or High to Low).</w:t>
              </w:r>
            </w:ins>
          </w:p>
        </w:tc>
        <w:tc>
          <w:tcPr>
            <w:tcW w:w="1325" w:type="dxa"/>
            <w:tcPrChange w:id="3688" w:author="Chara Katiri" w:date="2015-04-12T17:52:00Z">
              <w:tcPr>
                <w:tcW w:w="1274" w:type="dxa"/>
              </w:tcPr>
            </w:tcPrChange>
          </w:tcPr>
          <w:p w14:paraId="7C7FAD08" w14:textId="77777777" w:rsidR="00D71A41" w:rsidRPr="00802990" w:rsidRDefault="00D71A41" w:rsidP="00802990">
            <w:pPr>
              <w:pStyle w:val="ListParagraph"/>
              <w:spacing w:line="360" w:lineRule="auto"/>
              <w:ind w:left="0"/>
              <w:jc w:val="both"/>
              <w:rPr>
                <w:ins w:id="3689" w:author="Chara Katiri" w:date="2015-04-12T17:50:00Z"/>
                <w:rFonts w:ascii="Times" w:hAnsi="Times" w:cs="Times New Roman"/>
                <w:sz w:val="22"/>
                <w:szCs w:val="22"/>
              </w:rPr>
            </w:pPr>
            <w:ins w:id="3690" w:author="Chara Katiri" w:date="2015-04-12T17:50:00Z">
              <w:r w:rsidRPr="00802990">
                <w:rPr>
                  <w:rFonts w:ascii="Times" w:hAnsi="Times" w:cs="Times New Roman"/>
                  <w:sz w:val="22"/>
                  <w:szCs w:val="22"/>
                </w:rPr>
                <w:t>Functional</w:t>
              </w:r>
            </w:ins>
          </w:p>
        </w:tc>
        <w:tc>
          <w:tcPr>
            <w:tcW w:w="1603" w:type="dxa"/>
            <w:tcPrChange w:id="3691" w:author="Chara Katiri" w:date="2015-04-12T17:52:00Z">
              <w:tcPr>
                <w:tcW w:w="1609" w:type="dxa"/>
              </w:tcPr>
            </w:tcPrChange>
          </w:tcPr>
          <w:p w14:paraId="491E1985" w14:textId="77777777" w:rsidR="00D71A41" w:rsidRPr="00802990" w:rsidRDefault="00D71A41" w:rsidP="00802990">
            <w:pPr>
              <w:pStyle w:val="ListParagraph"/>
              <w:spacing w:line="360" w:lineRule="auto"/>
              <w:ind w:left="0"/>
              <w:jc w:val="both"/>
              <w:rPr>
                <w:ins w:id="3692" w:author="Chara Katiri" w:date="2015-04-12T17:50:00Z"/>
                <w:rFonts w:ascii="Times" w:hAnsi="Times" w:cs="Times New Roman"/>
                <w:sz w:val="22"/>
                <w:szCs w:val="22"/>
              </w:rPr>
            </w:pPr>
          </w:p>
        </w:tc>
        <w:tc>
          <w:tcPr>
            <w:tcW w:w="1169" w:type="dxa"/>
            <w:tcPrChange w:id="3693" w:author="Chara Katiri" w:date="2015-04-12T17:52:00Z">
              <w:tcPr>
                <w:tcW w:w="1169" w:type="dxa"/>
              </w:tcPr>
            </w:tcPrChange>
          </w:tcPr>
          <w:p w14:paraId="00AD6F9E" w14:textId="160ACD6E" w:rsidR="00D71A41" w:rsidRPr="00802990" w:rsidRDefault="00D71A41" w:rsidP="00802990">
            <w:pPr>
              <w:pStyle w:val="ListParagraph"/>
              <w:spacing w:line="360" w:lineRule="auto"/>
              <w:ind w:left="0"/>
              <w:jc w:val="both"/>
              <w:rPr>
                <w:ins w:id="3694" w:author="Chara Katiri" w:date="2015-04-12T17:51:00Z"/>
                <w:rFonts w:ascii="Times" w:hAnsi="Times" w:cs="Times New Roman"/>
                <w:sz w:val="22"/>
                <w:szCs w:val="22"/>
              </w:rPr>
            </w:pPr>
            <w:ins w:id="3695" w:author="Chara Katiri" w:date="2015-04-12T17:51:00Z">
              <w:r w:rsidRPr="00802990">
                <w:rPr>
                  <w:rFonts w:ascii="Times" w:hAnsi="Times" w:cs="Times New Roman"/>
                  <w:sz w:val="22"/>
                  <w:szCs w:val="22"/>
                </w:rPr>
                <w:t>C</w:t>
              </w:r>
            </w:ins>
          </w:p>
        </w:tc>
        <w:tc>
          <w:tcPr>
            <w:tcW w:w="1155" w:type="dxa"/>
            <w:tcPrChange w:id="3696" w:author="Chara Katiri" w:date="2015-04-12T17:52:00Z">
              <w:tcPr>
                <w:tcW w:w="1169" w:type="dxa"/>
              </w:tcPr>
            </w:tcPrChange>
          </w:tcPr>
          <w:p w14:paraId="1197A39C" w14:textId="49E8BD27" w:rsidR="00D71A41" w:rsidRPr="00802990" w:rsidRDefault="00D71A41" w:rsidP="00802990">
            <w:pPr>
              <w:pStyle w:val="ListParagraph"/>
              <w:spacing w:line="360" w:lineRule="auto"/>
              <w:ind w:left="0"/>
              <w:jc w:val="both"/>
              <w:rPr>
                <w:ins w:id="3697" w:author="Chara Katiri" w:date="2015-04-12T17:51:00Z"/>
                <w:rFonts w:ascii="Times" w:hAnsi="Times" w:cs="Times New Roman"/>
                <w:sz w:val="22"/>
                <w:szCs w:val="22"/>
              </w:rPr>
            </w:pPr>
          </w:p>
        </w:tc>
        <w:tc>
          <w:tcPr>
            <w:tcW w:w="1171" w:type="dxa"/>
            <w:tcPrChange w:id="3698" w:author="Chara Katiri" w:date="2015-04-12T17:52:00Z">
              <w:tcPr>
                <w:tcW w:w="1169" w:type="dxa"/>
              </w:tcPr>
            </w:tcPrChange>
          </w:tcPr>
          <w:p w14:paraId="2087F36D" w14:textId="7740F22D" w:rsidR="00D71A41" w:rsidRPr="00802990" w:rsidRDefault="00D71A41" w:rsidP="00802990">
            <w:pPr>
              <w:pStyle w:val="ListParagraph"/>
              <w:spacing w:line="360" w:lineRule="auto"/>
              <w:ind w:left="0"/>
              <w:jc w:val="both"/>
              <w:rPr>
                <w:ins w:id="3699" w:author="Chara Katiri" w:date="2015-04-12T17:51:00Z"/>
                <w:rFonts w:ascii="Times" w:hAnsi="Times" w:cs="Times New Roman"/>
                <w:sz w:val="22"/>
                <w:szCs w:val="22"/>
              </w:rPr>
            </w:pPr>
          </w:p>
        </w:tc>
      </w:tr>
      <w:tr w:rsidR="00D71A41" w:rsidRPr="00802990" w14:paraId="7CF809C3" w14:textId="77777777" w:rsidTr="00D71A41">
        <w:trPr>
          <w:ins w:id="3700" w:author="Chara Katiri" w:date="2015-04-12T17:50:00Z"/>
          <w:trPrChange w:id="3701" w:author="Chara Katiri" w:date="2015-04-12T17:52:00Z">
            <w:trPr>
              <w:gridAfter w:val="0"/>
            </w:trPr>
          </w:trPrChange>
        </w:trPr>
        <w:tc>
          <w:tcPr>
            <w:tcW w:w="11482" w:type="dxa"/>
            <w:gridSpan w:val="7"/>
            <w:shd w:val="clear" w:color="auto" w:fill="4F81BD" w:themeFill="accent1"/>
            <w:tcPrChange w:id="3702" w:author="Chara Katiri" w:date="2015-04-12T17:52:00Z">
              <w:tcPr>
                <w:tcW w:w="11466" w:type="dxa"/>
                <w:gridSpan w:val="7"/>
                <w:shd w:val="clear" w:color="auto" w:fill="4F81BD" w:themeFill="accent1"/>
              </w:tcPr>
            </w:tcPrChange>
          </w:tcPr>
          <w:p w14:paraId="7E9D2674" w14:textId="2C1FD014" w:rsidR="00D71A41" w:rsidRPr="00802990" w:rsidRDefault="00D71A41" w:rsidP="00802990">
            <w:pPr>
              <w:pStyle w:val="ListParagraph"/>
              <w:spacing w:line="360" w:lineRule="auto"/>
              <w:ind w:left="0"/>
              <w:jc w:val="both"/>
              <w:rPr>
                <w:ins w:id="3703" w:author="Chara Katiri" w:date="2015-04-12T17:51:00Z"/>
                <w:rFonts w:ascii="Times" w:hAnsi="Times" w:cs="Times New Roman"/>
                <w:sz w:val="22"/>
                <w:szCs w:val="22"/>
              </w:rPr>
            </w:pPr>
            <w:ins w:id="3704" w:author="Chara Katiri" w:date="2015-04-12T17:50:00Z">
              <w:r w:rsidRPr="00802990">
                <w:rPr>
                  <w:rFonts w:ascii="Times" w:hAnsi="Times" w:cs="Times New Roman"/>
                  <w:sz w:val="22"/>
                  <w:szCs w:val="22"/>
                </w:rPr>
                <w:t xml:space="preserve">Favourites </w:t>
              </w:r>
            </w:ins>
          </w:p>
        </w:tc>
      </w:tr>
      <w:tr w:rsidR="00D71A41" w:rsidRPr="00802990" w14:paraId="6050B61B" w14:textId="77777777" w:rsidTr="00D71A41">
        <w:trPr>
          <w:ins w:id="3705" w:author="Chara Katiri" w:date="2015-04-12T17:50:00Z"/>
          <w:trPrChange w:id="3706" w:author="Chara Katiri" w:date="2015-04-12T17:52:00Z">
            <w:trPr>
              <w:gridAfter w:val="0"/>
            </w:trPr>
          </w:trPrChange>
        </w:trPr>
        <w:tc>
          <w:tcPr>
            <w:tcW w:w="1108" w:type="dxa"/>
            <w:tcPrChange w:id="3707" w:author="Chara Katiri" w:date="2015-04-12T17:52:00Z">
              <w:tcPr>
                <w:tcW w:w="1116" w:type="dxa"/>
              </w:tcPr>
            </w:tcPrChange>
          </w:tcPr>
          <w:p w14:paraId="529B82E9" w14:textId="77777777" w:rsidR="00D71A41" w:rsidRPr="00802990" w:rsidRDefault="00D71A41" w:rsidP="00802990">
            <w:pPr>
              <w:pStyle w:val="ListParagraph"/>
              <w:spacing w:line="360" w:lineRule="auto"/>
              <w:ind w:left="0"/>
              <w:jc w:val="both"/>
              <w:rPr>
                <w:ins w:id="3708" w:author="Chara Katiri" w:date="2015-04-12T17:50:00Z"/>
                <w:rFonts w:ascii="Times" w:hAnsi="Times" w:cs="Times New Roman"/>
                <w:sz w:val="22"/>
                <w:szCs w:val="22"/>
              </w:rPr>
            </w:pPr>
            <w:ins w:id="3709" w:author="Chara Katiri" w:date="2015-04-12T17:50:00Z">
              <w:r w:rsidRPr="00802990">
                <w:rPr>
                  <w:rFonts w:ascii="Times" w:hAnsi="Times" w:cs="Times New Roman"/>
                  <w:sz w:val="22"/>
                  <w:szCs w:val="22"/>
                </w:rPr>
                <w:t>12</w:t>
              </w:r>
            </w:ins>
          </w:p>
        </w:tc>
        <w:tc>
          <w:tcPr>
            <w:tcW w:w="3951" w:type="dxa"/>
            <w:tcPrChange w:id="3710" w:author="Chara Katiri" w:date="2015-04-12T17:52:00Z">
              <w:tcPr>
                <w:tcW w:w="3960" w:type="dxa"/>
              </w:tcPr>
            </w:tcPrChange>
          </w:tcPr>
          <w:p w14:paraId="32FA1543" w14:textId="77777777" w:rsidR="00D71A41" w:rsidRPr="00802990" w:rsidRDefault="00D71A41" w:rsidP="00802990">
            <w:pPr>
              <w:pStyle w:val="ListParagraph"/>
              <w:spacing w:line="360" w:lineRule="auto"/>
              <w:ind w:left="0"/>
              <w:jc w:val="both"/>
              <w:rPr>
                <w:ins w:id="3711" w:author="Chara Katiri" w:date="2015-04-12T17:50:00Z"/>
                <w:rFonts w:ascii="Times" w:hAnsi="Times" w:cs="Times New Roman"/>
                <w:sz w:val="22"/>
                <w:szCs w:val="22"/>
              </w:rPr>
            </w:pPr>
            <w:ins w:id="3712" w:author="Chara Katiri" w:date="2015-04-12T17:50:00Z">
              <w:r w:rsidRPr="00802990">
                <w:rPr>
                  <w:rFonts w:ascii="Times" w:hAnsi="Times" w:cs="Times New Roman"/>
                  <w:sz w:val="22"/>
                  <w:szCs w:val="22"/>
                </w:rPr>
                <w:t xml:space="preserve">The system should allow users to bookmark items as ‘Favourites’.   </w:t>
              </w:r>
            </w:ins>
          </w:p>
        </w:tc>
        <w:tc>
          <w:tcPr>
            <w:tcW w:w="1325" w:type="dxa"/>
            <w:tcPrChange w:id="3713" w:author="Chara Katiri" w:date="2015-04-12T17:52:00Z">
              <w:tcPr>
                <w:tcW w:w="1274" w:type="dxa"/>
              </w:tcPr>
            </w:tcPrChange>
          </w:tcPr>
          <w:p w14:paraId="3F0E8567" w14:textId="77777777" w:rsidR="00D71A41" w:rsidRPr="00802990" w:rsidRDefault="00D71A41" w:rsidP="00802990">
            <w:pPr>
              <w:pStyle w:val="ListParagraph"/>
              <w:spacing w:line="360" w:lineRule="auto"/>
              <w:ind w:left="0"/>
              <w:jc w:val="both"/>
              <w:rPr>
                <w:ins w:id="3714" w:author="Chara Katiri" w:date="2015-04-12T17:50:00Z"/>
                <w:rFonts w:ascii="Times" w:hAnsi="Times" w:cs="Times New Roman"/>
                <w:sz w:val="22"/>
                <w:szCs w:val="22"/>
              </w:rPr>
            </w:pPr>
            <w:ins w:id="3715" w:author="Chara Katiri" w:date="2015-04-12T17:50:00Z">
              <w:r w:rsidRPr="00802990">
                <w:rPr>
                  <w:rFonts w:ascii="Times" w:hAnsi="Times" w:cs="Times New Roman"/>
                  <w:sz w:val="22"/>
                  <w:szCs w:val="22"/>
                </w:rPr>
                <w:t>Functional</w:t>
              </w:r>
            </w:ins>
          </w:p>
        </w:tc>
        <w:tc>
          <w:tcPr>
            <w:tcW w:w="1603" w:type="dxa"/>
            <w:tcPrChange w:id="3716" w:author="Chara Katiri" w:date="2015-04-12T17:52:00Z">
              <w:tcPr>
                <w:tcW w:w="1609" w:type="dxa"/>
              </w:tcPr>
            </w:tcPrChange>
          </w:tcPr>
          <w:p w14:paraId="2B20A6FF" w14:textId="77777777" w:rsidR="00D71A41" w:rsidRPr="00802990" w:rsidRDefault="00D71A41" w:rsidP="00802990">
            <w:pPr>
              <w:pStyle w:val="ListParagraph"/>
              <w:spacing w:line="360" w:lineRule="auto"/>
              <w:ind w:left="0"/>
              <w:jc w:val="both"/>
              <w:rPr>
                <w:ins w:id="3717" w:author="Chara Katiri" w:date="2015-04-12T17:50:00Z"/>
                <w:rFonts w:ascii="Times" w:hAnsi="Times" w:cs="Times New Roman"/>
                <w:sz w:val="22"/>
                <w:szCs w:val="22"/>
              </w:rPr>
            </w:pPr>
          </w:p>
        </w:tc>
        <w:tc>
          <w:tcPr>
            <w:tcW w:w="1169" w:type="dxa"/>
            <w:tcPrChange w:id="3718" w:author="Chara Katiri" w:date="2015-04-12T17:52:00Z">
              <w:tcPr>
                <w:tcW w:w="1169" w:type="dxa"/>
              </w:tcPr>
            </w:tcPrChange>
          </w:tcPr>
          <w:p w14:paraId="1F39FFFE" w14:textId="3777AC69" w:rsidR="00D71A41" w:rsidRPr="00802990" w:rsidRDefault="00D71A41" w:rsidP="00802990">
            <w:pPr>
              <w:pStyle w:val="ListParagraph"/>
              <w:spacing w:line="360" w:lineRule="auto"/>
              <w:ind w:left="0"/>
              <w:jc w:val="both"/>
              <w:rPr>
                <w:ins w:id="3719" w:author="Chara Katiri" w:date="2015-04-12T17:51:00Z"/>
                <w:rFonts w:ascii="Times" w:hAnsi="Times" w:cs="Times New Roman"/>
                <w:sz w:val="22"/>
                <w:szCs w:val="22"/>
              </w:rPr>
            </w:pPr>
            <w:ins w:id="3720" w:author="Chara Katiri" w:date="2015-04-12T17:51:00Z">
              <w:r w:rsidRPr="00802990">
                <w:rPr>
                  <w:rFonts w:ascii="Times" w:hAnsi="Times" w:cs="Times New Roman"/>
                  <w:sz w:val="22"/>
                  <w:szCs w:val="22"/>
                </w:rPr>
                <w:t>M</w:t>
              </w:r>
            </w:ins>
          </w:p>
        </w:tc>
        <w:tc>
          <w:tcPr>
            <w:tcW w:w="1155" w:type="dxa"/>
            <w:tcPrChange w:id="3721" w:author="Chara Katiri" w:date="2015-04-12T17:52:00Z">
              <w:tcPr>
                <w:tcW w:w="1169" w:type="dxa"/>
              </w:tcPr>
            </w:tcPrChange>
          </w:tcPr>
          <w:p w14:paraId="5FEA7A29" w14:textId="6E49C5E6" w:rsidR="00D71A41" w:rsidRPr="00802990" w:rsidRDefault="00D71A41" w:rsidP="00802990">
            <w:pPr>
              <w:pStyle w:val="ListParagraph"/>
              <w:spacing w:line="360" w:lineRule="auto"/>
              <w:ind w:left="0"/>
              <w:jc w:val="both"/>
              <w:rPr>
                <w:ins w:id="3722" w:author="Chara Katiri" w:date="2015-04-12T17:51:00Z"/>
                <w:rFonts w:ascii="Times" w:hAnsi="Times" w:cs="Times New Roman"/>
                <w:sz w:val="22"/>
                <w:szCs w:val="22"/>
              </w:rPr>
            </w:pPr>
          </w:p>
        </w:tc>
        <w:tc>
          <w:tcPr>
            <w:tcW w:w="1171" w:type="dxa"/>
            <w:tcPrChange w:id="3723" w:author="Chara Katiri" w:date="2015-04-12T17:52:00Z">
              <w:tcPr>
                <w:tcW w:w="1169" w:type="dxa"/>
              </w:tcPr>
            </w:tcPrChange>
          </w:tcPr>
          <w:p w14:paraId="3E62E5B0" w14:textId="46A26ADD" w:rsidR="00D71A41" w:rsidRPr="00802990" w:rsidRDefault="00D71A41" w:rsidP="00802990">
            <w:pPr>
              <w:pStyle w:val="ListParagraph"/>
              <w:spacing w:line="360" w:lineRule="auto"/>
              <w:ind w:left="0"/>
              <w:jc w:val="both"/>
              <w:rPr>
                <w:ins w:id="3724" w:author="Chara Katiri" w:date="2015-04-12T17:51:00Z"/>
                <w:rFonts w:ascii="Times" w:hAnsi="Times" w:cs="Times New Roman"/>
                <w:sz w:val="22"/>
                <w:szCs w:val="22"/>
              </w:rPr>
            </w:pPr>
          </w:p>
        </w:tc>
      </w:tr>
      <w:tr w:rsidR="00D71A41" w:rsidRPr="00802990" w14:paraId="5C561190" w14:textId="77777777" w:rsidTr="00D71A41">
        <w:trPr>
          <w:ins w:id="3725" w:author="Chara Katiri" w:date="2015-04-12T17:50:00Z"/>
          <w:trPrChange w:id="3726" w:author="Chara Katiri" w:date="2015-04-12T17:52:00Z">
            <w:trPr>
              <w:gridAfter w:val="0"/>
            </w:trPr>
          </w:trPrChange>
        </w:trPr>
        <w:tc>
          <w:tcPr>
            <w:tcW w:w="1108" w:type="dxa"/>
            <w:tcPrChange w:id="3727" w:author="Chara Katiri" w:date="2015-04-12T17:52:00Z">
              <w:tcPr>
                <w:tcW w:w="1116" w:type="dxa"/>
              </w:tcPr>
            </w:tcPrChange>
          </w:tcPr>
          <w:p w14:paraId="1367115D" w14:textId="77777777" w:rsidR="00D71A41" w:rsidRPr="00802990" w:rsidRDefault="00D71A41" w:rsidP="00802990">
            <w:pPr>
              <w:pStyle w:val="ListParagraph"/>
              <w:spacing w:line="360" w:lineRule="auto"/>
              <w:ind w:left="0"/>
              <w:jc w:val="both"/>
              <w:rPr>
                <w:ins w:id="3728" w:author="Chara Katiri" w:date="2015-04-12T17:50:00Z"/>
                <w:rFonts w:ascii="Times" w:hAnsi="Times" w:cs="Times New Roman"/>
                <w:sz w:val="22"/>
                <w:szCs w:val="22"/>
              </w:rPr>
            </w:pPr>
            <w:ins w:id="3729" w:author="Chara Katiri" w:date="2015-04-12T17:50:00Z">
              <w:r w:rsidRPr="00802990">
                <w:rPr>
                  <w:rFonts w:ascii="Times" w:hAnsi="Times" w:cs="Times New Roman"/>
                  <w:sz w:val="22"/>
                  <w:szCs w:val="22"/>
                </w:rPr>
                <w:t>13</w:t>
              </w:r>
            </w:ins>
          </w:p>
        </w:tc>
        <w:tc>
          <w:tcPr>
            <w:tcW w:w="3951" w:type="dxa"/>
            <w:tcPrChange w:id="3730" w:author="Chara Katiri" w:date="2015-04-12T17:52:00Z">
              <w:tcPr>
                <w:tcW w:w="3960" w:type="dxa"/>
              </w:tcPr>
            </w:tcPrChange>
          </w:tcPr>
          <w:p w14:paraId="7411D14F" w14:textId="77777777" w:rsidR="00D71A41" w:rsidRPr="00802990" w:rsidRDefault="00D71A41" w:rsidP="00802990">
            <w:pPr>
              <w:pStyle w:val="ListParagraph"/>
              <w:spacing w:line="360" w:lineRule="auto"/>
              <w:ind w:left="0"/>
              <w:jc w:val="both"/>
              <w:rPr>
                <w:ins w:id="3731" w:author="Chara Katiri" w:date="2015-04-12T17:50:00Z"/>
                <w:rFonts w:ascii="Times" w:hAnsi="Times" w:cs="Times New Roman"/>
                <w:sz w:val="22"/>
                <w:szCs w:val="22"/>
              </w:rPr>
            </w:pPr>
            <w:proofErr w:type="gramStart"/>
            <w:ins w:id="3732" w:author="Chara Katiri" w:date="2015-04-12T17:50:00Z">
              <w:r w:rsidRPr="00802990">
                <w:rPr>
                  <w:rFonts w:ascii="Times" w:hAnsi="Times" w:cs="Times New Roman"/>
                  <w:sz w:val="22"/>
                  <w:szCs w:val="22"/>
                </w:rPr>
                <w:t>Items marked as Favorites must be protected from external unauthorized access by other users</w:t>
              </w:r>
              <w:proofErr w:type="gramEnd"/>
              <w:r w:rsidRPr="00802990">
                <w:rPr>
                  <w:rFonts w:ascii="Times" w:hAnsi="Times" w:cs="Times New Roman"/>
                  <w:sz w:val="22"/>
                  <w:szCs w:val="22"/>
                </w:rPr>
                <w:t xml:space="preserve">. </w:t>
              </w:r>
            </w:ins>
          </w:p>
        </w:tc>
        <w:tc>
          <w:tcPr>
            <w:tcW w:w="1325" w:type="dxa"/>
            <w:tcPrChange w:id="3733" w:author="Chara Katiri" w:date="2015-04-12T17:52:00Z">
              <w:tcPr>
                <w:tcW w:w="1274" w:type="dxa"/>
              </w:tcPr>
            </w:tcPrChange>
          </w:tcPr>
          <w:p w14:paraId="6A97AA33" w14:textId="77777777" w:rsidR="00D71A41" w:rsidRPr="00802990" w:rsidRDefault="00D71A41" w:rsidP="00802990">
            <w:pPr>
              <w:pStyle w:val="ListParagraph"/>
              <w:spacing w:line="360" w:lineRule="auto"/>
              <w:ind w:left="0"/>
              <w:jc w:val="both"/>
              <w:rPr>
                <w:ins w:id="3734" w:author="Chara Katiri" w:date="2015-04-12T17:50:00Z"/>
                <w:rFonts w:ascii="Times" w:hAnsi="Times" w:cs="Times New Roman"/>
                <w:sz w:val="22"/>
                <w:szCs w:val="22"/>
              </w:rPr>
            </w:pPr>
            <w:ins w:id="3735" w:author="Chara Katiri" w:date="2015-04-12T17:50:00Z">
              <w:r w:rsidRPr="00802990">
                <w:rPr>
                  <w:rFonts w:ascii="Times" w:hAnsi="Times" w:cs="Times New Roman"/>
                  <w:sz w:val="22"/>
                  <w:szCs w:val="22"/>
                </w:rPr>
                <w:t>Non-functional</w:t>
              </w:r>
            </w:ins>
          </w:p>
        </w:tc>
        <w:tc>
          <w:tcPr>
            <w:tcW w:w="1603" w:type="dxa"/>
            <w:tcPrChange w:id="3736" w:author="Chara Katiri" w:date="2015-04-12T17:52:00Z">
              <w:tcPr>
                <w:tcW w:w="1609" w:type="dxa"/>
              </w:tcPr>
            </w:tcPrChange>
          </w:tcPr>
          <w:p w14:paraId="576952F3" w14:textId="77777777" w:rsidR="00D71A41" w:rsidRPr="00802990" w:rsidRDefault="00D71A41" w:rsidP="00802990">
            <w:pPr>
              <w:pStyle w:val="ListParagraph"/>
              <w:spacing w:line="360" w:lineRule="auto"/>
              <w:ind w:left="0"/>
              <w:jc w:val="both"/>
              <w:rPr>
                <w:ins w:id="3737" w:author="Chara Katiri" w:date="2015-04-12T17:50:00Z"/>
                <w:rFonts w:ascii="Times" w:hAnsi="Times" w:cs="Times New Roman"/>
                <w:sz w:val="22"/>
                <w:szCs w:val="22"/>
              </w:rPr>
            </w:pPr>
          </w:p>
        </w:tc>
        <w:tc>
          <w:tcPr>
            <w:tcW w:w="1169" w:type="dxa"/>
            <w:tcPrChange w:id="3738" w:author="Chara Katiri" w:date="2015-04-12T17:52:00Z">
              <w:tcPr>
                <w:tcW w:w="1169" w:type="dxa"/>
              </w:tcPr>
            </w:tcPrChange>
          </w:tcPr>
          <w:p w14:paraId="1F7201BB" w14:textId="051DFB82" w:rsidR="00D71A41" w:rsidRPr="00802990" w:rsidRDefault="00D71A41" w:rsidP="00802990">
            <w:pPr>
              <w:pStyle w:val="ListParagraph"/>
              <w:spacing w:line="360" w:lineRule="auto"/>
              <w:ind w:left="0"/>
              <w:jc w:val="both"/>
              <w:rPr>
                <w:ins w:id="3739" w:author="Chara Katiri" w:date="2015-04-12T17:51:00Z"/>
                <w:rFonts w:ascii="Times" w:hAnsi="Times" w:cs="Times New Roman"/>
                <w:sz w:val="22"/>
                <w:szCs w:val="22"/>
              </w:rPr>
            </w:pPr>
            <w:ins w:id="3740" w:author="Chara Katiri" w:date="2015-04-12T17:51:00Z">
              <w:r w:rsidRPr="00802990">
                <w:rPr>
                  <w:rFonts w:ascii="Times" w:hAnsi="Times" w:cs="Times New Roman"/>
                  <w:sz w:val="22"/>
                  <w:szCs w:val="22"/>
                </w:rPr>
                <w:t>M</w:t>
              </w:r>
            </w:ins>
          </w:p>
        </w:tc>
        <w:tc>
          <w:tcPr>
            <w:tcW w:w="1155" w:type="dxa"/>
            <w:tcPrChange w:id="3741" w:author="Chara Katiri" w:date="2015-04-12T17:52:00Z">
              <w:tcPr>
                <w:tcW w:w="1169" w:type="dxa"/>
              </w:tcPr>
            </w:tcPrChange>
          </w:tcPr>
          <w:p w14:paraId="3619D502" w14:textId="0F1E7B6F" w:rsidR="00D71A41" w:rsidRPr="00802990" w:rsidRDefault="00D71A41" w:rsidP="00802990">
            <w:pPr>
              <w:pStyle w:val="ListParagraph"/>
              <w:spacing w:line="360" w:lineRule="auto"/>
              <w:ind w:left="0"/>
              <w:jc w:val="both"/>
              <w:rPr>
                <w:ins w:id="3742" w:author="Chara Katiri" w:date="2015-04-12T17:51:00Z"/>
                <w:rFonts w:ascii="Times" w:hAnsi="Times" w:cs="Times New Roman"/>
                <w:sz w:val="22"/>
                <w:szCs w:val="22"/>
              </w:rPr>
            </w:pPr>
          </w:p>
        </w:tc>
        <w:tc>
          <w:tcPr>
            <w:tcW w:w="1171" w:type="dxa"/>
            <w:tcPrChange w:id="3743" w:author="Chara Katiri" w:date="2015-04-12T17:52:00Z">
              <w:tcPr>
                <w:tcW w:w="1169" w:type="dxa"/>
              </w:tcPr>
            </w:tcPrChange>
          </w:tcPr>
          <w:p w14:paraId="22863DC3" w14:textId="415D5F32" w:rsidR="00D71A41" w:rsidRPr="00802990" w:rsidRDefault="00D71A41" w:rsidP="00802990">
            <w:pPr>
              <w:pStyle w:val="ListParagraph"/>
              <w:spacing w:line="360" w:lineRule="auto"/>
              <w:ind w:left="0"/>
              <w:jc w:val="both"/>
              <w:rPr>
                <w:ins w:id="3744" w:author="Chara Katiri" w:date="2015-04-12T17:51:00Z"/>
                <w:rFonts w:ascii="Times" w:hAnsi="Times" w:cs="Times New Roman"/>
                <w:sz w:val="22"/>
                <w:szCs w:val="22"/>
              </w:rPr>
            </w:pPr>
          </w:p>
        </w:tc>
      </w:tr>
      <w:tr w:rsidR="00D71A41" w:rsidRPr="00802990" w14:paraId="444CCEB7" w14:textId="73B92372" w:rsidTr="004A6681">
        <w:trPr>
          <w:ins w:id="3745" w:author="Chara Katiri" w:date="2015-04-12T17:50:00Z"/>
        </w:trPr>
        <w:tc>
          <w:tcPr>
            <w:tcW w:w="11482" w:type="dxa"/>
            <w:gridSpan w:val="7"/>
            <w:shd w:val="clear" w:color="auto" w:fill="548DD4" w:themeFill="text2" w:themeFillTint="99"/>
          </w:tcPr>
          <w:p w14:paraId="10E5A34B" w14:textId="6A466904" w:rsidR="00D71A41" w:rsidRPr="00802990" w:rsidRDefault="00D71A41" w:rsidP="00802990">
            <w:pPr>
              <w:pStyle w:val="ListParagraph"/>
              <w:spacing w:line="360" w:lineRule="auto"/>
              <w:ind w:left="0"/>
              <w:jc w:val="both"/>
              <w:rPr>
                <w:ins w:id="3746" w:author="Chara Katiri" w:date="2015-04-12T17:51:00Z"/>
                <w:rFonts w:ascii="Times" w:hAnsi="Times" w:cs="Times New Roman"/>
                <w:b/>
                <w:color w:val="FFFFFF" w:themeColor="background1"/>
                <w:sz w:val="22"/>
                <w:szCs w:val="22"/>
              </w:rPr>
            </w:pPr>
            <w:ins w:id="3747" w:author="Chara Katiri" w:date="2015-04-12T17:51:00Z">
              <w:r w:rsidRPr="00802990">
                <w:rPr>
                  <w:rFonts w:ascii="Times" w:hAnsi="Times" w:cs="Times New Roman"/>
                  <w:b/>
                  <w:color w:val="FFFFFF" w:themeColor="background1"/>
                  <w:sz w:val="22"/>
                  <w:szCs w:val="22"/>
                </w:rPr>
                <w:t>Terms &amp; Conditions</w:t>
              </w:r>
            </w:ins>
          </w:p>
        </w:tc>
      </w:tr>
      <w:tr w:rsidR="00D71A41" w:rsidRPr="00802990" w14:paraId="21CFE76B" w14:textId="77777777" w:rsidTr="00D71A41">
        <w:trPr>
          <w:ins w:id="3748" w:author="Chara Katiri" w:date="2015-04-12T17:50:00Z"/>
          <w:trPrChange w:id="3749" w:author="Chara Katiri" w:date="2015-04-12T17:52:00Z">
            <w:trPr>
              <w:gridAfter w:val="0"/>
            </w:trPr>
          </w:trPrChange>
        </w:trPr>
        <w:tc>
          <w:tcPr>
            <w:tcW w:w="1108" w:type="dxa"/>
            <w:tcPrChange w:id="3750" w:author="Chara Katiri" w:date="2015-04-12T17:52:00Z">
              <w:tcPr>
                <w:tcW w:w="1116" w:type="dxa"/>
              </w:tcPr>
            </w:tcPrChange>
          </w:tcPr>
          <w:p w14:paraId="51A327EF" w14:textId="77777777" w:rsidR="00D71A41" w:rsidRPr="00802990" w:rsidRDefault="00D71A41" w:rsidP="00802990">
            <w:pPr>
              <w:pStyle w:val="ListParagraph"/>
              <w:spacing w:line="360" w:lineRule="auto"/>
              <w:ind w:left="0"/>
              <w:jc w:val="both"/>
              <w:rPr>
                <w:ins w:id="3751" w:author="Chara Katiri" w:date="2015-04-12T17:50:00Z"/>
                <w:rFonts w:ascii="Times" w:hAnsi="Times" w:cs="Times New Roman"/>
                <w:sz w:val="22"/>
                <w:szCs w:val="22"/>
              </w:rPr>
            </w:pPr>
            <w:ins w:id="3752" w:author="Chara Katiri" w:date="2015-04-12T17:50:00Z">
              <w:r w:rsidRPr="00802990">
                <w:rPr>
                  <w:rFonts w:ascii="Times" w:hAnsi="Times" w:cs="Times New Roman"/>
                  <w:sz w:val="22"/>
                  <w:szCs w:val="22"/>
                </w:rPr>
                <w:t>3</w:t>
              </w:r>
            </w:ins>
          </w:p>
        </w:tc>
        <w:tc>
          <w:tcPr>
            <w:tcW w:w="3951" w:type="dxa"/>
            <w:tcPrChange w:id="3753" w:author="Chara Katiri" w:date="2015-04-12T17:52:00Z">
              <w:tcPr>
                <w:tcW w:w="3960" w:type="dxa"/>
              </w:tcPr>
            </w:tcPrChange>
          </w:tcPr>
          <w:p w14:paraId="7B3FD369" w14:textId="77777777" w:rsidR="00D71A41" w:rsidRPr="00802990" w:rsidRDefault="00D71A41" w:rsidP="00802990">
            <w:pPr>
              <w:spacing w:line="360" w:lineRule="auto"/>
              <w:contextualSpacing/>
              <w:jc w:val="both"/>
              <w:rPr>
                <w:ins w:id="3754" w:author="Chara Katiri" w:date="2015-04-12T17:50:00Z"/>
                <w:rFonts w:ascii="Times" w:eastAsia="Times New Roman" w:hAnsi="Times" w:cs="Times New Roman"/>
                <w:iCs/>
                <w:sz w:val="22"/>
                <w:szCs w:val="22"/>
                <w:lang w:val="en-GB"/>
              </w:rPr>
            </w:pPr>
            <w:ins w:id="3755" w:author="Chara Katiri" w:date="2015-04-12T17:50:00Z">
              <w:r w:rsidRPr="00802990">
                <w:rPr>
                  <w:rFonts w:ascii="Times" w:hAnsi="Times" w:cs="Times New Roman"/>
                  <w:sz w:val="22"/>
                  <w:szCs w:val="22"/>
                </w:rPr>
                <w:t>The system must ask the users (byers &amp; sellers) to agree with ‘The Sales of Goods Act 1979’ and adhere to it:  “</w:t>
              </w:r>
              <w:r w:rsidRPr="00802990">
                <w:rPr>
                  <w:rFonts w:ascii="Times" w:eastAsia="Times New Roman" w:hAnsi="Times" w:cs="Times New Roman"/>
                  <w:i/>
                  <w:iCs/>
                  <w:sz w:val="22"/>
                  <w:szCs w:val="22"/>
                  <w:lang w:val="en-GB"/>
                </w:rPr>
                <w:t xml:space="preserve">"traders must sell goods that are as described and </w:t>
              </w:r>
              <w:r w:rsidRPr="00802990">
                <w:rPr>
                  <w:rFonts w:ascii="Times" w:eastAsia="Times New Roman" w:hAnsi="Times" w:cs="Times New Roman"/>
                  <w:i/>
                  <w:iCs/>
                  <w:sz w:val="22"/>
                  <w:szCs w:val="22"/>
                  <w:lang w:val="en-GB"/>
                </w:rPr>
                <w:lastRenderedPageBreak/>
                <w:t xml:space="preserve">of satisfactory quality” </w:t>
              </w:r>
              <w:r w:rsidRPr="00802990">
                <w:rPr>
                  <w:rFonts w:ascii="Times" w:eastAsia="Times New Roman" w:hAnsi="Times" w:cs="Times New Roman"/>
                  <w:iCs/>
                  <w:sz w:val="22"/>
                  <w:szCs w:val="22"/>
                  <w:lang w:val="en-GB"/>
                </w:rPr>
                <w:t xml:space="preserve">[4], [5]. The Terms &amp; conditions must be accessible, meaningful and fair. </w:t>
              </w:r>
            </w:ins>
          </w:p>
        </w:tc>
        <w:tc>
          <w:tcPr>
            <w:tcW w:w="1325" w:type="dxa"/>
            <w:tcPrChange w:id="3756" w:author="Chara Katiri" w:date="2015-04-12T17:52:00Z">
              <w:tcPr>
                <w:tcW w:w="1274" w:type="dxa"/>
              </w:tcPr>
            </w:tcPrChange>
          </w:tcPr>
          <w:p w14:paraId="5A9E704F" w14:textId="77777777" w:rsidR="00D71A41" w:rsidRPr="00802990" w:rsidRDefault="00D71A41" w:rsidP="00802990">
            <w:pPr>
              <w:pStyle w:val="ListParagraph"/>
              <w:spacing w:line="360" w:lineRule="auto"/>
              <w:ind w:left="0"/>
              <w:jc w:val="both"/>
              <w:rPr>
                <w:ins w:id="3757" w:author="Chara Katiri" w:date="2015-04-12T17:50:00Z"/>
                <w:rFonts w:ascii="Times" w:hAnsi="Times" w:cs="Times New Roman"/>
                <w:sz w:val="22"/>
                <w:szCs w:val="22"/>
              </w:rPr>
            </w:pPr>
            <w:ins w:id="3758" w:author="Chara Katiri" w:date="2015-04-12T17:50:00Z">
              <w:r w:rsidRPr="00802990">
                <w:rPr>
                  <w:rFonts w:ascii="Times" w:hAnsi="Times" w:cs="Times New Roman"/>
                  <w:sz w:val="22"/>
                  <w:szCs w:val="22"/>
                </w:rPr>
                <w:lastRenderedPageBreak/>
                <w:t>Non-functional</w:t>
              </w:r>
            </w:ins>
          </w:p>
        </w:tc>
        <w:tc>
          <w:tcPr>
            <w:tcW w:w="1603" w:type="dxa"/>
            <w:tcPrChange w:id="3759" w:author="Chara Katiri" w:date="2015-04-12T17:52:00Z">
              <w:tcPr>
                <w:tcW w:w="1609" w:type="dxa"/>
              </w:tcPr>
            </w:tcPrChange>
          </w:tcPr>
          <w:p w14:paraId="0B4768A2" w14:textId="77777777" w:rsidR="00D71A41" w:rsidRPr="00802990" w:rsidRDefault="00D71A41" w:rsidP="00802990">
            <w:pPr>
              <w:pStyle w:val="ListParagraph"/>
              <w:spacing w:line="360" w:lineRule="auto"/>
              <w:ind w:left="0"/>
              <w:jc w:val="both"/>
              <w:rPr>
                <w:ins w:id="3760" w:author="Chara Katiri" w:date="2015-04-12T17:50:00Z"/>
                <w:rFonts w:ascii="Times" w:hAnsi="Times" w:cs="Times New Roman"/>
                <w:sz w:val="22"/>
                <w:szCs w:val="22"/>
              </w:rPr>
            </w:pPr>
          </w:p>
        </w:tc>
        <w:tc>
          <w:tcPr>
            <w:tcW w:w="1169" w:type="dxa"/>
            <w:tcPrChange w:id="3761" w:author="Chara Katiri" w:date="2015-04-12T17:52:00Z">
              <w:tcPr>
                <w:tcW w:w="1169" w:type="dxa"/>
              </w:tcPr>
            </w:tcPrChange>
          </w:tcPr>
          <w:p w14:paraId="6D663BA0" w14:textId="2A37A089" w:rsidR="00D71A41" w:rsidRPr="00802990" w:rsidRDefault="00D71A41" w:rsidP="00802990">
            <w:pPr>
              <w:pStyle w:val="ListParagraph"/>
              <w:spacing w:line="360" w:lineRule="auto"/>
              <w:ind w:left="0"/>
              <w:jc w:val="both"/>
              <w:rPr>
                <w:ins w:id="3762" w:author="Chara Katiri" w:date="2015-04-12T17:51:00Z"/>
                <w:rFonts w:ascii="Times" w:hAnsi="Times" w:cs="Times New Roman"/>
                <w:sz w:val="22"/>
                <w:szCs w:val="22"/>
              </w:rPr>
            </w:pPr>
            <w:ins w:id="3763" w:author="Chara Katiri" w:date="2015-04-12T17:51:00Z">
              <w:r w:rsidRPr="00802990">
                <w:rPr>
                  <w:rFonts w:ascii="Times" w:hAnsi="Times" w:cs="Times New Roman"/>
                  <w:sz w:val="22"/>
                  <w:szCs w:val="22"/>
                </w:rPr>
                <w:t>M</w:t>
              </w:r>
            </w:ins>
          </w:p>
        </w:tc>
        <w:tc>
          <w:tcPr>
            <w:tcW w:w="1155" w:type="dxa"/>
            <w:tcPrChange w:id="3764" w:author="Chara Katiri" w:date="2015-04-12T17:52:00Z">
              <w:tcPr>
                <w:tcW w:w="1169" w:type="dxa"/>
              </w:tcPr>
            </w:tcPrChange>
          </w:tcPr>
          <w:p w14:paraId="18EA33FF" w14:textId="54B636EE" w:rsidR="00D71A41" w:rsidRPr="00802990" w:rsidRDefault="00D71A41" w:rsidP="00802990">
            <w:pPr>
              <w:pStyle w:val="ListParagraph"/>
              <w:spacing w:line="360" w:lineRule="auto"/>
              <w:ind w:left="0"/>
              <w:jc w:val="both"/>
              <w:rPr>
                <w:ins w:id="3765" w:author="Chara Katiri" w:date="2015-04-12T17:51:00Z"/>
                <w:rFonts w:ascii="Times" w:hAnsi="Times" w:cs="Times New Roman"/>
                <w:sz w:val="22"/>
                <w:szCs w:val="22"/>
              </w:rPr>
            </w:pPr>
          </w:p>
        </w:tc>
        <w:tc>
          <w:tcPr>
            <w:tcW w:w="1171" w:type="dxa"/>
            <w:tcPrChange w:id="3766" w:author="Chara Katiri" w:date="2015-04-12T17:52:00Z">
              <w:tcPr>
                <w:tcW w:w="1169" w:type="dxa"/>
              </w:tcPr>
            </w:tcPrChange>
          </w:tcPr>
          <w:p w14:paraId="032D7CEF" w14:textId="1DC13A67" w:rsidR="00D71A41" w:rsidRPr="00802990" w:rsidRDefault="00D71A41" w:rsidP="00802990">
            <w:pPr>
              <w:pStyle w:val="ListParagraph"/>
              <w:spacing w:line="360" w:lineRule="auto"/>
              <w:ind w:left="0"/>
              <w:jc w:val="both"/>
              <w:rPr>
                <w:ins w:id="3767" w:author="Chara Katiri" w:date="2015-04-12T17:51:00Z"/>
                <w:rFonts w:ascii="Times" w:hAnsi="Times" w:cs="Times New Roman"/>
                <w:sz w:val="22"/>
                <w:szCs w:val="22"/>
              </w:rPr>
            </w:pPr>
          </w:p>
        </w:tc>
      </w:tr>
    </w:tbl>
    <w:p w14:paraId="783B243A" w14:textId="77777777" w:rsidR="00D71A41" w:rsidRPr="00802990" w:rsidRDefault="00D71A41" w:rsidP="00802990">
      <w:pPr>
        <w:spacing w:line="360" w:lineRule="auto"/>
        <w:contextualSpacing/>
        <w:jc w:val="both"/>
        <w:rPr>
          <w:rFonts w:ascii="Times" w:hAnsi="Times" w:cs="Times New Roman"/>
          <w:sz w:val="22"/>
          <w:szCs w:val="22"/>
        </w:rPr>
        <w:sectPr w:rsidR="00D71A41" w:rsidRPr="00802990" w:rsidSect="00871CBC">
          <w:pgSz w:w="16840" w:h="11900" w:orient="landscape"/>
          <w:pgMar w:top="1440" w:right="1440" w:bottom="1440" w:left="1440" w:header="708" w:footer="708" w:gutter="0"/>
          <w:cols w:space="708"/>
          <w:titlePg/>
          <w:docGrid w:linePitch="360"/>
        </w:sectPr>
      </w:pPr>
    </w:p>
    <w:p w14:paraId="1B4FDED4" w14:textId="77777777" w:rsidR="009023B1" w:rsidRPr="00802990" w:rsidRDefault="009023B1" w:rsidP="00802990">
      <w:pPr>
        <w:pStyle w:val="Heading2"/>
        <w:numPr>
          <w:ilvl w:val="1"/>
          <w:numId w:val="15"/>
        </w:numPr>
        <w:spacing w:line="360" w:lineRule="auto"/>
        <w:contextualSpacing/>
        <w:jc w:val="both"/>
        <w:rPr>
          <w:rFonts w:ascii="Times" w:hAnsi="Times" w:cs="Times New Roman"/>
          <w:color w:val="auto"/>
          <w:sz w:val="22"/>
          <w:szCs w:val="22"/>
          <w:lang w:val="en-GB"/>
        </w:rPr>
      </w:pPr>
      <w:bookmarkStart w:id="3768" w:name="_Toc290491180"/>
      <w:r w:rsidRPr="00802990">
        <w:rPr>
          <w:rFonts w:ascii="Times" w:hAnsi="Times" w:cs="Times New Roman"/>
          <w:color w:val="auto"/>
          <w:sz w:val="22"/>
          <w:szCs w:val="22"/>
          <w:lang w:val="en-GB"/>
        </w:rPr>
        <w:lastRenderedPageBreak/>
        <w:t>Security testing</w:t>
      </w:r>
      <w:bookmarkEnd w:id="3768"/>
    </w:p>
    <w:p w14:paraId="76C0D731" w14:textId="77777777" w:rsidR="00E218A2" w:rsidRPr="00802990" w:rsidRDefault="00E218A2" w:rsidP="00802990">
      <w:pPr>
        <w:pStyle w:val="ListParagraph"/>
        <w:spacing w:line="360" w:lineRule="auto"/>
        <w:ind w:left="360"/>
        <w:jc w:val="both"/>
        <w:rPr>
          <w:rFonts w:ascii="Times" w:hAnsi="Times" w:cs="Times New Roman"/>
          <w:sz w:val="22"/>
          <w:szCs w:val="22"/>
          <w:lang w:val="en-GB"/>
        </w:rPr>
      </w:pPr>
      <w:r w:rsidRPr="00802990">
        <w:rPr>
          <w:rFonts w:ascii="Times" w:hAnsi="Times" w:cs="Times New Roman"/>
          <w:sz w:val="22"/>
          <w:szCs w:val="22"/>
          <w:highlight w:val="yellow"/>
          <w:lang w:val="en-GB"/>
        </w:rPr>
        <w:t>To be completed</w:t>
      </w:r>
    </w:p>
    <w:p w14:paraId="6EC7DA42" w14:textId="77777777" w:rsidR="00340F77" w:rsidRPr="00802990" w:rsidRDefault="00340F77" w:rsidP="00802990">
      <w:pPr>
        <w:spacing w:line="360" w:lineRule="auto"/>
        <w:contextualSpacing/>
        <w:jc w:val="both"/>
        <w:rPr>
          <w:rFonts w:ascii="Times" w:hAnsi="Times" w:cs="Times New Roman"/>
          <w:sz w:val="22"/>
          <w:szCs w:val="22"/>
        </w:rPr>
      </w:pPr>
    </w:p>
    <w:p w14:paraId="6224235C" w14:textId="77777777" w:rsidR="009023B1" w:rsidRPr="00802990" w:rsidRDefault="009023B1" w:rsidP="00802990">
      <w:pPr>
        <w:pStyle w:val="Heading2"/>
        <w:numPr>
          <w:ilvl w:val="1"/>
          <w:numId w:val="15"/>
        </w:numPr>
        <w:spacing w:line="360" w:lineRule="auto"/>
        <w:contextualSpacing/>
        <w:jc w:val="both"/>
        <w:rPr>
          <w:rFonts w:ascii="Times" w:hAnsi="Times" w:cs="Times New Roman"/>
          <w:color w:val="auto"/>
          <w:sz w:val="22"/>
          <w:szCs w:val="22"/>
          <w:lang w:val="en-GB"/>
        </w:rPr>
      </w:pPr>
      <w:bookmarkStart w:id="3769" w:name="_Toc290491181"/>
      <w:r w:rsidRPr="00802990">
        <w:rPr>
          <w:rFonts w:ascii="Times" w:hAnsi="Times" w:cs="Times New Roman"/>
          <w:color w:val="auto"/>
          <w:sz w:val="22"/>
          <w:szCs w:val="22"/>
          <w:lang w:val="en-GB"/>
        </w:rPr>
        <w:t>UAT testing</w:t>
      </w:r>
      <w:bookmarkEnd w:id="3769"/>
    </w:p>
    <w:p w14:paraId="1DC09CA0" w14:textId="77777777" w:rsidR="00E218A2" w:rsidRPr="00802990" w:rsidRDefault="00E218A2" w:rsidP="00802990">
      <w:pPr>
        <w:pStyle w:val="ListParagraph"/>
        <w:spacing w:line="360" w:lineRule="auto"/>
        <w:ind w:left="360"/>
        <w:jc w:val="both"/>
        <w:rPr>
          <w:rFonts w:ascii="Times" w:hAnsi="Times" w:cs="Times New Roman"/>
          <w:sz w:val="22"/>
          <w:szCs w:val="22"/>
          <w:lang w:val="en-GB"/>
        </w:rPr>
      </w:pPr>
      <w:r w:rsidRPr="00802990">
        <w:rPr>
          <w:rFonts w:ascii="Times" w:hAnsi="Times" w:cs="Times New Roman"/>
          <w:sz w:val="22"/>
          <w:szCs w:val="22"/>
          <w:highlight w:val="yellow"/>
          <w:lang w:val="en-GB"/>
        </w:rPr>
        <w:t>To be completed</w:t>
      </w:r>
    </w:p>
    <w:p w14:paraId="6CCE983D" w14:textId="7A50B281" w:rsidR="0045682C" w:rsidRPr="00802990" w:rsidRDefault="0045682C" w:rsidP="00802990">
      <w:pPr>
        <w:spacing w:line="360" w:lineRule="auto"/>
        <w:contextualSpacing/>
        <w:jc w:val="both"/>
        <w:rPr>
          <w:rFonts w:ascii="Times" w:eastAsia="Times New Roman" w:hAnsi="Times" w:cs="Times New Roman"/>
          <w:sz w:val="22"/>
          <w:szCs w:val="22"/>
          <w:highlight w:val="yellow"/>
          <w:lang w:val="en-GB"/>
        </w:rPr>
      </w:pPr>
      <w:r w:rsidRPr="00802990">
        <w:rPr>
          <w:rFonts w:ascii="Times" w:eastAsia="Times New Roman" w:hAnsi="Times" w:cs="Times New Roman"/>
          <w:sz w:val="22"/>
          <w:szCs w:val="22"/>
          <w:highlight w:val="yellow"/>
          <w:lang w:val="en-GB"/>
        </w:rPr>
        <w:br w:type="page"/>
      </w:r>
    </w:p>
    <w:p w14:paraId="2BE09A87" w14:textId="77777777" w:rsidR="009023B1" w:rsidRPr="00802990" w:rsidRDefault="009023B1" w:rsidP="00802990">
      <w:pPr>
        <w:pStyle w:val="Heading1"/>
        <w:numPr>
          <w:ilvl w:val="0"/>
          <w:numId w:val="15"/>
        </w:numPr>
        <w:spacing w:line="360" w:lineRule="auto"/>
        <w:contextualSpacing/>
        <w:jc w:val="both"/>
        <w:rPr>
          <w:rFonts w:ascii="Times" w:hAnsi="Times" w:cs="Times New Roman"/>
          <w:color w:val="auto"/>
          <w:sz w:val="22"/>
          <w:szCs w:val="22"/>
          <w:lang w:val="en-GB"/>
        </w:rPr>
      </w:pPr>
      <w:bookmarkStart w:id="3770" w:name="_Toc290491182"/>
      <w:r w:rsidRPr="00802990">
        <w:rPr>
          <w:rFonts w:ascii="Times" w:hAnsi="Times" w:cs="Times New Roman"/>
          <w:color w:val="auto"/>
          <w:sz w:val="22"/>
          <w:szCs w:val="22"/>
          <w:lang w:val="en-GB"/>
        </w:rPr>
        <w:lastRenderedPageBreak/>
        <w:t>Conclusion</w:t>
      </w:r>
      <w:bookmarkEnd w:id="3770"/>
    </w:p>
    <w:p w14:paraId="6294F319" w14:textId="77777777" w:rsidR="009023B1" w:rsidRPr="00802990" w:rsidRDefault="009023B1" w:rsidP="00802990">
      <w:pPr>
        <w:pStyle w:val="Heading2"/>
        <w:numPr>
          <w:ilvl w:val="1"/>
          <w:numId w:val="15"/>
        </w:numPr>
        <w:spacing w:line="360" w:lineRule="auto"/>
        <w:contextualSpacing/>
        <w:jc w:val="both"/>
        <w:rPr>
          <w:rFonts w:ascii="Times" w:hAnsi="Times" w:cs="Times New Roman"/>
          <w:color w:val="auto"/>
          <w:sz w:val="22"/>
          <w:szCs w:val="22"/>
          <w:lang w:val="en-GB"/>
        </w:rPr>
      </w:pPr>
      <w:bookmarkStart w:id="3771" w:name="_Toc290491183"/>
      <w:r w:rsidRPr="00802990">
        <w:rPr>
          <w:rFonts w:ascii="Times" w:hAnsi="Times" w:cs="Times New Roman"/>
          <w:color w:val="auto"/>
          <w:sz w:val="22"/>
          <w:szCs w:val="22"/>
          <w:lang w:val="en-GB"/>
        </w:rPr>
        <w:t>Achievements, review of objectives</w:t>
      </w:r>
      <w:bookmarkEnd w:id="3771"/>
    </w:p>
    <w:p w14:paraId="4FB145E8" w14:textId="77777777" w:rsidR="00E218A2" w:rsidRPr="00802990" w:rsidRDefault="00E218A2" w:rsidP="00802990">
      <w:pPr>
        <w:pStyle w:val="ListParagraph"/>
        <w:spacing w:line="360" w:lineRule="auto"/>
        <w:ind w:left="360"/>
        <w:jc w:val="both"/>
        <w:rPr>
          <w:rFonts w:ascii="Times" w:hAnsi="Times" w:cs="Times New Roman"/>
          <w:sz w:val="22"/>
          <w:szCs w:val="22"/>
          <w:lang w:val="en-GB"/>
        </w:rPr>
      </w:pPr>
      <w:r w:rsidRPr="00802990">
        <w:rPr>
          <w:rFonts w:ascii="Times" w:hAnsi="Times" w:cs="Times New Roman"/>
          <w:sz w:val="22"/>
          <w:szCs w:val="22"/>
          <w:highlight w:val="yellow"/>
          <w:lang w:val="en-GB"/>
        </w:rPr>
        <w:t>To be completed</w:t>
      </w:r>
    </w:p>
    <w:p w14:paraId="040D1A87" w14:textId="77777777" w:rsidR="00340F77" w:rsidRPr="00802990" w:rsidRDefault="00340F77" w:rsidP="00802990">
      <w:pPr>
        <w:spacing w:line="360" w:lineRule="auto"/>
        <w:contextualSpacing/>
        <w:jc w:val="both"/>
        <w:rPr>
          <w:rFonts w:ascii="Times" w:hAnsi="Times" w:cs="Times New Roman"/>
          <w:sz w:val="22"/>
          <w:szCs w:val="22"/>
        </w:rPr>
      </w:pPr>
    </w:p>
    <w:p w14:paraId="073EFFEB" w14:textId="77777777" w:rsidR="009023B1" w:rsidRPr="00802990" w:rsidRDefault="009023B1" w:rsidP="00802990">
      <w:pPr>
        <w:pStyle w:val="Heading2"/>
        <w:numPr>
          <w:ilvl w:val="1"/>
          <w:numId w:val="15"/>
        </w:numPr>
        <w:spacing w:line="360" w:lineRule="auto"/>
        <w:contextualSpacing/>
        <w:jc w:val="both"/>
        <w:rPr>
          <w:ins w:id="3772" w:author="Chara Katiri" w:date="2015-04-12T03:21:00Z"/>
          <w:rFonts w:ascii="Times" w:hAnsi="Times" w:cs="Times New Roman"/>
          <w:color w:val="auto"/>
          <w:sz w:val="22"/>
          <w:szCs w:val="22"/>
          <w:lang w:val="en-GB"/>
        </w:rPr>
      </w:pPr>
      <w:bookmarkStart w:id="3773" w:name="_Toc290491184"/>
      <w:r w:rsidRPr="00802990">
        <w:rPr>
          <w:rFonts w:ascii="Times" w:hAnsi="Times" w:cs="Times New Roman"/>
          <w:color w:val="auto"/>
          <w:sz w:val="22"/>
          <w:szCs w:val="22"/>
          <w:lang w:val="en-GB"/>
        </w:rPr>
        <w:t>Issues and shortcomings</w:t>
      </w:r>
      <w:bookmarkEnd w:id="3773"/>
      <w:r w:rsidRPr="00802990">
        <w:rPr>
          <w:rFonts w:ascii="Times" w:hAnsi="Times" w:cs="Times New Roman"/>
          <w:color w:val="auto"/>
          <w:sz w:val="22"/>
          <w:szCs w:val="22"/>
          <w:lang w:val="en-GB"/>
        </w:rPr>
        <w:t xml:space="preserve"> </w:t>
      </w:r>
    </w:p>
    <w:p w14:paraId="71443C57" w14:textId="28EC307A" w:rsidR="00A60B6C" w:rsidRPr="00802990" w:rsidRDefault="00A60B6C" w:rsidP="00802990">
      <w:pPr>
        <w:pStyle w:val="ListParagraph"/>
        <w:spacing w:line="360" w:lineRule="auto"/>
        <w:ind w:left="360"/>
        <w:jc w:val="both"/>
        <w:rPr>
          <w:rFonts w:ascii="Times" w:hAnsi="Times" w:cs="Times New Roman"/>
          <w:sz w:val="22"/>
          <w:szCs w:val="22"/>
          <w:highlight w:val="yellow"/>
          <w:lang w:val="en-GB"/>
          <w:rPrChange w:id="3774" w:author="Chara Katiri" w:date="2015-04-12T20:48:00Z">
            <w:rPr>
              <w:rFonts w:ascii="Times" w:hAnsi="Times" w:cs="Times New Roman"/>
              <w:color w:val="auto"/>
              <w:sz w:val="22"/>
              <w:szCs w:val="22"/>
              <w:lang w:val="en-GB"/>
            </w:rPr>
          </w:rPrChange>
        </w:rPr>
        <w:pPrChange w:id="3775" w:author="Chara Katiri" w:date="2015-04-12T20:48:00Z">
          <w:pPr>
            <w:pStyle w:val="Heading2"/>
            <w:numPr>
              <w:numId w:val="15"/>
            </w:numPr>
            <w:spacing w:line="360" w:lineRule="auto"/>
            <w:ind w:left="792" w:hanging="432"/>
            <w:contextualSpacing/>
            <w:jc w:val="both"/>
          </w:pPr>
        </w:pPrChange>
      </w:pPr>
      <w:ins w:id="3776" w:author="Chara Katiri" w:date="2015-04-12T03:21:00Z">
        <w:r w:rsidRPr="00802990">
          <w:rPr>
            <w:rFonts w:ascii="Times" w:hAnsi="Times" w:cs="Times New Roman"/>
            <w:sz w:val="22"/>
            <w:szCs w:val="22"/>
            <w:highlight w:val="yellow"/>
            <w:lang w:val="en-GB"/>
          </w:rPr>
          <w:t xml:space="preserve"> To be completed</w:t>
        </w:r>
      </w:ins>
    </w:p>
    <w:p w14:paraId="378F0B51" w14:textId="30A8A9C3" w:rsidR="00FB15A5" w:rsidRPr="00802990" w:rsidRDefault="00FB15A5" w:rsidP="00802990">
      <w:pPr>
        <w:spacing w:after="240" w:line="360" w:lineRule="auto"/>
        <w:ind w:left="360" w:firstLine="360"/>
        <w:contextualSpacing/>
        <w:jc w:val="both"/>
        <w:rPr>
          <w:ins w:id="3777" w:author="Chara Katiri" w:date="2015-04-12T03:20:00Z"/>
          <w:rFonts w:ascii="Times" w:eastAsia="Times New Roman" w:hAnsi="Times" w:cs="Times New Roman"/>
          <w:sz w:val="22"/>
          <w:szCs w:val="22"/>
          <w:lang w:val="en-GB"/>
        </w:rPr>
      </w:pPr>
      <w:ins w:id="3778" w:author="Chara Katiri" w:date="2015-04-12T03:20:00Z">
        <w:r w:rsidRPr="00802990">
          <w:rPr>
            <w:rFonts w:ascii="Times" w:eastAsia="Times New Roman" w:hAnsi="Times" w:cs="Times New Roman"/>
            <w:sz w:val="22"/>
            <w:szCs w:val="22"/>
            <w:lang w:val="en-GB"/>
          </w:rPr>
          <w:t xml:space="preserve">A number of issues made the development of the website a challenging task. </w:t>
        </w:r>
      </w:ins>
    </w:p>
    <w:p w14:paraId="05B1EE8F" w14:textId="77777777" w:rsidR="00FB15A5" w:rsidRPr="00802990" w:rsidRDefault="00FB15A5" w:rsidP="00802990">
      <w:pPr>
        <w:pStyle w:val="ListParagraph"/>
        <w:numPr>
          <w:ilvl w:val="0"/>
          <w:numId w:val="5"/>
        </w:numPr>
        <w:spacing w:line="360" w:lineRule="auto"/>
        <w:ind w:left="709" w:hanging="283"/>
        <w:jc w:val="both"/>
        <w:rPr>
          <w:ins w:id="3779" w:author="Chara Katiri" w:date="2015-04-12T03:20:00Z"/>
          <w:rFonts w:ascii="Times" w:eastAsia="Times New Roman" w:hAnsi="Times" w:cs="Times New Roman"/>
          <w:sz w:val="22"/>
          <w:szCs w:val="22"/>
          <w:lang w:val="en-GB"/>
        </w:rPr>
      </w:pPr>
      <w:ins w:id="3780" w:author="Chara Katiri" w:date="2015-04-12T03:20:00Z">
        <w:r w:rsidRPr="00802990">
          <w:rPr>
            <w:rFonts w:ascii="Times" w:eastAsia="Times New Roman" w:hAnsi="Times" w:cs="Times New Roman"/>
            <w:i/>
            <w:sz w:val="22"/>
            <w:szCs w:val="22"/>
            <w:shd w:val="clear" w:color="auto" w:fill="FFFFFF"/>
            <w:lang w:val="en-GB"/>
          </w:rPr>
          <w:t>Use of Spring Web MVC Framework:</w:t>
        </w:r>
        <w:r w:rsidRPr="00802990">
          <w:rPr>
            <w:rFonts w:ascii="Times" w:eastAsia="Times New Roman" w:hAnsi="Times" w:cs="Times New Roman"/>
            <w:sz w:val="22"/>
            <w:szCs w:val="22"/>
            <w:lang w:val="en-GB"/>
          </w:rPr>
          <w:t xml:space="preserve"> The use of Spring MVC with no previous experience is a steep learning curve. </w:t>
        </w:r>
      </w:ins>
    </w:p>
    <w:p w14:paraId="1619860B" w14:textId="77777777" w:rsidR="00FB15A5" w:rsidRPr="00802990" w:rsidRDefault="00FB15A5" w:rsidP="00802990">
      <w:pPr>
        <w:pStyle w:val="ListParagraph"/>
        <w:numPr>
          <w:ilvl w:val="0"/>
          <w:numId w:val="5"/>
        </w:numPr>
        <w:spacing w:line="360" w:lineRule="auto"/>
        <w:ind w:left="709" w:hanging="283"/>
        <w:jc w:val="both"/>
        <w:rPr>
          <w:ins w:id="3781" w:author="Chara Katiri" w:date="2015-04-12T03:20:00Z"/>
          <w:rFonts w:ascii="Times" w:eastAsia="Times New Roman" w:hAnsi="Times" w:cs="Times New Roman"/>
          <w:sz w:val="22"/>
          <w:szCs w:val="22"/>
          <w:shd w:val="clear" w:color="auto" w:fill="FFFFFF"/>
          <w:lang w:val="en-GB"/>
        </w:rPr>
      </w:pPr>
      <w:ins w:id="3782" w:author="Chara Katiri" w:date="2015-04-12T03:20:00Z">
        <w:r w:rsidRPr="00802990">
          <w:rPr>
            <w:rFonts w:ascii="Times" w:eastAsia="Times New Roman" w:hAnsi="Times" w:cs="Times New Roman"/>
            <w:i/>
            <w:sz w:val="22"/>
            <w:szCs w:val="22"/>
            <w:shd w:val="clear" w:color="auto" w:fill="FFFFFF"/>
            <w:lang w:val="en-GB"/>
          </w:rPr>
          <w:t xml:space="preserve">SHH Tunnel: </w:t>
        </w:r>
        <w:r w:rsidRPr="00802990">
          <w:rPr>
            <w:rFonts w:ascii="Times" w:eastAsia="Times New Roman" w:hAnsi="Times" w:cs="Times New Roman"/>
            <w:sz w:val="22"/>
            <w:szCs w:val="22"/>
            <w:shd w:val="clear" w:color="auto" w:fill="FFFFFF"/>
            <w:lang w:val="en-GB"/>
          </w:rPr>
          <w:t xml:space="preserve">Connectivity issues due to SHH Tunnel problems from local workstation to remote server. </w:t>
        </w:r>
        <w:proofErr w:type="gramStart"/>
        <w:r w:rsidRPr="00802990">
          <w:rPr>
            <w:rFonts w:ascii="Times" w:eastAsia="Times New Roman" w:hAnsi="Times" w:cs="Times New Roman"/>
            <w:sz w:val="22"/>
            <w:szCs w:val="22"/>
            <w:shd w:val="clear" w:color="auto" w:fill="FFFFFF"/>
            <w:lang w:val="en-GB"/>
          </w:rPr>
          <w:t>Support was provided by the IT Services team and the project supervisor to overcome this issue</w:t>
        </w:r>
        <w:proofErr w:type="gramEnd"/>
        <w:r w:rsidRPr="00802990">
          <w:rPr>
            <w:rFonts w:ascii="Times" w:eastAsia="Times New Roman" w:hAnsi="Times" w:cs="Times New Roman"/>
            <w:sz w:val="22"/>
            <w:szCs w:val="22"/>
            <w:shd w:val="clear" w:color="auto" w:fill="FFFFFF"/>
            <w:lang w:val="en-GB"/>
          </w:rPr>
          <w:t xml:space="preserve">.  </w:t>
        </w:r>
      </w:ins>
    </w:p>
    <w:p w14:paraId="6C382045" w14:textId="77777777" w:rsidR="00FB15A5" w:rsidRPr="00802990" w:rsidRDefault="00FB15A5" w:rsidP="00802990">
      <w:pPr>
        <w:pStyle w:val="ListParagraph"/>
        <w:numPr>
          <w:ilvl w:val="0"/>
          <w:numId w:val="5"/>
        </w:numPr>
        <w:spacing w:line="360" w:lineRule="auto"/>
        <w:ind w:left="709" w:hanging="283"/>
        <w:jc w:val="both"/>
        <w:rPr>
          <w:ins w:id="3783" w:author="Chara Katiri" w:date="2015-04-12T03:20:00Z"/>
          <w:rFonts w:ascii="Times" w:eastAsia="Times New Roman" w:hAnsi="Times" w:cs="Times New Roman"/>
          <w:sz w:val="22"/>
          <w:szCs w:val="22"/>
          <w:shd w:val="clear" w:color="auto" w:fill="FFFFFF"/>
          <w:lang w:val="en-GB"/>
        </w:rPr>
      </w:pPr>
      <w:ins w:id="3784" w:author="Chara Katiri" w:date="2015-04-12T03:20:00Z">
        <w:r w:rsidRPr="00802990">
          <w:rPr>
            <w:rFonts w:ascii="Times" w:eastAsia="Times New Roman" w:hAnsi="Times" w:cs="Times New Roman"/>
            <w:i/>
            <w:sz w:val="22"/>
            <w:szCs w:val="22"/>
            <w:shd w:val="clear" w:color="auto" w:fill="FFFFFF"/>
            <w:lang w:val="en-GB"/>
          </w:rPr>
          <w:t xml:space="preserve">User’s profile: </w:t>
        </w:r>
        <w:r w:rsidRPr="00802990">
          <w:rPr>
            <w:rFonts w:ascii="Times" w:eastAsia="Times New Roman" w:hAnsi="Times" w:cs="Times New Roman"/>
            <w:sz w:val="22"/>
            <w:szCs w:val="22"/>
            <w:shd w:val="clear" w:color="auto" w:fill="FFFFFF"/>
            <w:lang w:val="en-GB"/>
          </w:rPr>
          <w:t xml:space="preserve">The user’s profile must be kept secure to ensure that no other users can gain access to it and modify sensitive information. </w:t>
        </w:r>
      </w:ins>
    </w:p>
    <w:p w14:paraId="05BF6CF6" w14:textId="77777777" w:rsidR="00340F77" w:rsidRPr="00802990" w:rsidRDefault="00340F77" w:rsidP="00802990">
      <w:pPr>
        <w:spacing w:line="360" w:lineRule="auto"/>
        <w:contextualSpacing/>
        <w:jc w:val="both"/>
        <w:rPr>
          <w:rFonts w:ascii="Times" w:hAnsi="Times" w:cs="Times New Roman"/>
          <w:sz w:val="22"/>
          <w:szCs w:val="22"/>
        </w:rPr>
      </w:pPr>
    </w:p>
    <w:p w14:paraId="16EC9B30" w14:textId="2A11EFC1" w:rsidR="009023B1" w:rsidRPr="00802990" w:rsidRDefault="009023B1" w:rsidP="00802990">
      <w:pPr>
        <w:pStyle w:val="Heading2"/>
        <w:numPr>
          <w:ilvl w:val="1"/>
          <w:numId w:val="15"/>
        </w:numPr>
        <w:spacing w:line="360" w:lineRule="auto"/>
        <w:contextualSpacing/>
        <w:jc w:val="both"/>
        <w:rPr>
          <w:rFonts w:ascii="Times" w:hAnsi="Times" w:cs="Times New Roman"/>
          <w:color w:val="auto"/>
          <w:sz w:val="22"/>
          <w:szCs w:val="22"/>
          <w:lang w:val="en-GB"/>
        </w:rPr>
      </w:pPr>
      <w:bookmarkStart w:id="3785" w:name="_Toc290491185"/>
      <w:r w:rsidRPr="00802990">
        <w:rPr>
          <w:rFonts w:ascii="Times" w:hAnsi="Times" w:cs="Times New Roman"/>
          <w:color w:val="auto"/>
          <w:sz w:val="22"/>
          <w:szCs w:val="22"/>
          <w:lang w:val="en-GB"/>
        </w:rPr>
        <w:t xml:space="preserve">Future work </w:t>
      </w:r>
      <w:del w:id="3786" w:author="Chara Katiri" w:date="2015-04-12T16:06:00Z">
        <w:r w:rsidRPr="00802990" w:rsidDel="00DB22AF">
          <w:rPr>
            <w:rFonts w:ascii="Times" w:hAnsi="Times" w:cs="Times New Roman"/>
            <w:color w:val="auto"/>
            <w:sz w:val="22"/>
            <w:szCs w:val="22"/>
            <w:lang w:val="en-GB"/>
          </w:rPr>
          <w:delText>(system as application)</w:delText>
        </w:r>
      </w:del>
      <w:ins w:id="3787" w:author="Chara Katiri" w:date="2015-04-12T16:06:00Z">
        <w:r w:rsidR="00DB22AF" w:rsidRPr="00802990">
          <w:rPr>
            <w:rFonts w:ascii="Times" w:hAnsi="Times" w:cs="Times New Roman"/>
            <w:color w:val="auto"/>
            <w:sz w:val="22"/>
            <w:szCs w:val="22"/>
            <w:lang w:val="en-GB"/>
          </w:rPr>
          <w:t>and suggestions for improvement</w:t>
        </w:r>
        <w:bookmarkEnd w:id="3785"/>
        <w:r w:rsidR="00DB22AF" w:rsidRPr="00802990">
          <w:rPr>
            <w:rFonts w:ascii="Times" w:hAnsi="Times" w:cs="Times New Roman"/>
            <w:color w:val="auto"/>
            <w:sz w:val="22"/>
            <w:szCs w:val="22"/>
            <w:lang w:val="en-GB"/>
          </w:rPr>
          <w:t xml:space="preserve"> </w:t>
        </w:r>
      </w:ins>
    </w:p>
    <w:p w14:paraId="1BB0801B" w14:textId="77777777" w:rsidR="00E218A2" w:rsidRPr="00802990" w:rsidRDefault="00E218A2" w:rsidP="00802990">
      <w:pPr>
        <w:pStyle w:val="ListParagraph"/>
        <w:spacing w:line="360" w:lineRule="auto"/>
        <w:ind w:left="360"/>
        <w:jc w:val="both"/>
        <w:rPr>
          <w:rFonts w:ascii="Times" w:hAnsi="Times" w:cs="Times New Roman"/>
          <w:sz w:val="22"/>
          <w:szCs w:val="22"/>
          <w:lang w:val="en-GB"/>
        </w:rPr>
      </w:pPr>
      <w:r w:rsidRPr="00802990">
        <w:rPr>
          <w:rFonts w:ascii="Times" w:hAnsi="Times" w:cs="Times New Roman"/>
          <w:sz w:val="22"/>
          <w:szCs w:val="22"/>
          <w:highlight w:val="yellow"/>
          <w:lang w:val="en-GB"/>
        </w:rPr>
        <w:t>To be completed</w:t>
      </w:r>
    </w:p>
    <w:p w14:paraId="119F4CAA" w14:textId="40602E89" w:rsidR="00E3250A" w:rsidRPr="00802990" w:rsidRDefault="00E3250A" w:rsidP="00802990">
      <w:pPr>
        <w:pStyle w:val="ListParagraph"/>
        <w:numPr>
          <w:ilvl w:val="0"/>
          <w:numId w:val="5"/>
        </w:numPr>
        <w:spacing w:line="360" w:lineRule="auto"/>
        <w:ind w:left="709" w:hanging="283"/>
        <w:jc w:val="both"/>
        <w:rPr>
          <w:ins w:id="3788" w:author="Chara Katiri" w:date="2015-04-12T15:56:00Z"/>
          <w:rFonts w:ascii="Times" w:eastAsia="Times New Roman" w:hAnsi="Times" w:cs="Times New Roman"/>
          <w:sz w:val="22"/>
          <w:szCs w:val="22"/>
          <w:shd w:val="clear" w:color="auto" w:fill="FFFFFF"/>
          <w:lang w:val="en-GB"/>
          <w:rPrChange w:id="3789" w:author="Chara Katiri" w:date="2015-04-12T20:48:00Z">
            <w:rPr>
              <w:ins w:id="3790" w:author="Chara Katiri" w:date="2015-04-12T15:56:00Z"/>
              <w:shd w:val="clear" w:color="auto" w:fill="FFFFFF"/>
              <w:lang w:val="en-GB"/>
            </w:rPr>
          </w:rPrChange>
        </w:rPr>
        <w:pPrChange w:id="3791" w:author="Chara Katiri" w:date="2015-04-12T20:48:00Z">
          <w:pPr>
            <w:spacing w:line="360" w:lineRule="auto"/>
            <w:ind w:firstLine="720"/>
            <w:contextualSpacing/>
            <w:jc w:val="both"/>
          </w:pPr>
        </w:pPrChange>
      </w:pPr>
      <w:r w:rsidRPr="00802990">
        <w:rPr>
          <w:rFonts w:ascii="Times" w:eastAsia="Times New Roman" w:hAnsi="Times" w:cs="Times New Roman"/>
          <w:sz w:val="22"/>
          <w:szCs w:val="22"/>
          <w:shd w:val="clear" w:color="auto" w:fill="FFFFFF"/>
          <w:lang w:val="en-GB"/>
          <w:rPrChange w:id="3792" w:author="Chara Katiri" w:date="2015-04-12T20:48:00Z">
            <w:rPr>
              <w:shd w:val="clear" w:color="auto" w:fill="FFFFFF"/>
              <w:lang w:val="en-GB"/>
            </w:rPr>
          </w:rPrChange>
        </w:rPr>
        <w:t xml:space="preserve">Additional </w:t>
      </w:r>
      <w:del w:id="3793" w:author="Chara Katiri" w:date="2015-04-12T17:26:00Z">
        <w:r w:rsidRPr="00802990" w:rsidDel="00F45D3A">
          <w:rPr>
            <w:rFonts w:ascii="Times" w:eastAsia="Times New Roman" w:hAnsi="Times" w:cs="Times New Roman"/>
            <w:sz w:val="22"/>
            <w:szCs w:val="22"/>
            <w:shd w:val="clear" w:color="auto" w:fill="FFFFFF"/>
            <w:lang w:val="en-GB"/>
            <w:rPrChange w:id="3794" w:author="Chara Katiri" w:date="2015-04-12T20:48:00Z">
              <w:rPr>
                <w:shd w:val="clear" w:color="auto" w:fill="FFFFFF"/>
                <w:lang w:val="en-GB"/>
              </w:rPr>
            </w:rPrChange>
          </w:rPr>
          <w:delText xml:space="preserve">functionalities </w:delText>
        </w:r>
      </w:del>
      <w:ins w:id="3795" w:author="Chara Katiri" w:date="2015-04-12T17:26:00Z">
        <w:r w:rsidR="00F45D3A" w:rsidRPr="00802990">
          <w:rPr>
            <w:rFonts w:ascii="Times" w:eastAsia="Times New Roman" w:hAnsi="Times" w:cs="Times New Roman"/>
            <w:sz w:val="22"/>
            <w:szCs w:val="22"/>
            <w:shd w:val="clear" w:color="auto" w:fill="FFFFFF"/>
            <w:lang w:val="en-GB"/>
            <w:rPrChange w:id="3796" w:author="Chara Katiri" w:date="2015-04-12T20:48:00Z">
              <w:rPr>
                <w:shd w:val="clear" w:color="auto" w:fill="FFFFFF"/>
                <w:lang w:val="en-GB"/>
              </w:rPr>
            </w:rPrChange>
          </w:rPr>
          <w:t xml:space="preserve">features </w:t>
        </w:r>
      </w:ins>
      <w:r w:rsidRPr="00802990">
        <w:rPr>
          <w:rFonts w:ascii="Times" w:eastAsia="Times New Roman" w:hAnsi="Times" w:cs="Times New Roman"/>
          <w:sz w:val="22"/>
          <w:szCs w:val="22"/>
          <w:shd w:val="clear" w:color="auto" w:fill="FFFFFF"/>
          <w:lang w:val="en-GB"/>
          <w:rPrChange w:id="3797" w:author="Chara Katiri" w:date="2015-04-12T20:48:00Z">
            <w:rPr>
              <w:shd w:val="clear" w:color="auto" w:fill="FFFFFF"/>
              <w:lang w:val="en-GB"/>
            </w:rPr>
          </w:rPrChange>
        </w:rPr>
        <w:t>can</w:t>
      </w:r>
      <w:ins w:id="3798" w:author="Chara Katiri" w:date="2015-04-12T16:10:00Z">
        <w:r w:rsidR="009D3B4D" w:rsidRPr="00802990">
          <w:rPr>
            <w:rFonts w:ascii="Times" w:eastAsia="Times New Roman" w:hAnsi="Times" w:cs="Times New Roman"/>
            <w:sz w:val="22"/>
            <w:szCs w:val="22"/>
            <w:shd w:val="clear" w:color="auto" w:fill="FFFFFF"/>
            <w:lang w:val="en-GB"/>
            <w:rPrChange w:id="3799" w:author="Chara Katiri" w:date="2015-04-12T20:48:00Z">
              <w:rPr>
                <w:shd w:val="clear" w:color="auto" w:fill="FFFFFF"/>
                <w:lang w:val="en-GB"/>
              </w:rPr>
            </w:rPrChange>
          </w:rPr>
          <w:t xml:space="preserve"> be added to</w:t>
        </w:r>
      </w:ins>
      <w:r w:rsidRPr="00802990">
        <w:rPr>
          <w:rFonts w:ascii="Times" w:eastAsia="Times New Roman" w:hAnsi="Times" w:cs="Times New Roman"/>
          <w:sz w:val="22"/>
          <w:szCs w:val="22"/>
          <w:shd w:val="clear" w:color="auto" w:fill="FFFFFF"/>
          <w:lang w:val="en-GB"/>
          <w:rPrChange w:id="3800" w:author="Chara Katiri" w:date="2015-04-12T20:48:00Z">
            <w:rPr>
              <w:shd w:val="clear" w:color="auto" w:fill="FFFFFF"/>
              <w:lang w:val="en-GB"/>
            </w:rPr>
          </w:rPrChange>
        </w:rPr>
        <w:t xml:space="preserve"> </w:t>
      </w:r>
      <w:ins w:id="3801" w:author="Chara Katiri" w:date="2015-04-12T16:10:00Z">
        <w:r w:rsidR="009D3B4D" w:rsidRPr="00802990">
          <w:rPr>
            <w:rFonts w:ascii="Times" w:eastAsia="Times New Roman" w:hAnsi="Times" w:cs="Times New Roman"/>
            <w:sz w:val="22"/>
            <w:szCs w:val="22"/>
            <w:shd w:val="clear" w:color="auto" w:fill="FFFFFF"/>
            <w:lang w:val="en-GB"/>
            <w:rPrChange w:id="3802" w:author="Chara Katiri" w:date="2015-04-12T20:48:00Z">
              <w:rPr>
                <w:shd w:val="clear" w:color="auto" w:fill="FFFFFF"/>
                <w:lang w:val="en-GB"/>
              </w:rPr>
            </w:rPrChange>
          </w:rPr>
          <w:t xml:space="preserve">extend the list of available items </w:t>
        </w:r>
      </w:ins>
      <w:del w:id="3803" w:author="Chara Katiri" w:date="2015-04-12T16:10:00Z">
        <w:r w:rsidRPr="00802990" w:rsidDel="009D3B4D">
          <w:rPr>
            <w:rFonts w:ascii="Times" w:eastAsia="Times New Roman" w:hAnsi="Times" w:cs="Times New Roman"/>
            <w:sz w:val="22"/>
            <w:szCs w:val="22"/>
            <w:shd w:val="clear" w:color="auto" w:fill="FFFFFF"/>
            <w:lang w:val="en-GB"/>
            <w:rPrChange w:id="3804" w:author="Chara Katiri" w:date="2015-04-12T20:48:00Z">
              <w:rPr>
                <w:shd w:val="clear" w:color="auto" w:fill="FFFFFF"/>
                <w:lang w:val="en-GB"/>
              </w:rPr>
            </w:rPrChange>
          </w:rPr>
          <w:delText xml:space="preserve">enrich the search user experience by </w:delText>
        </w:r>
      </w:del>
      <w:r w:rsidRPr="00802990">
        <w:rPr>
          <w:rFonts w:ascii="Times" w:eastAsia="Times New Roman" w:hAnsi="Times" w:cs="Times New Roman"/>
          <w:sz w:val="22"/>
          <w:szCs w:val="22"/>
          <w:shd w:val="clear" w:color="auto" w:fill="FFFFFF"/>
          <w:lang w:val="en-GB"/>
          <w:rPrChange w:id="3805" w:author="Chara Katiri" w:date="2015-04-12T20:48:00Z">
            <w:rPr>
              <w:shd w:val="clear" w:color="auto" w:fill="FFFFFF"/>
              <w:lang w:val="en-GB"/>
            </w:rPr>
          </w:rPrChange>
        </w:rPr>
        <w:t>offering a number of browsing categories like</w:t>
      </w:r>
      <w:ins w:id="3806" w:author="Chara Katiri" w:date="2015-04-12T16:07:00Z">
        <w:r w:rsidR="00DB22AF" w:rsidRPr="00802990">
          <w:rPr>
            <w:rFonts w:ascii="Times" w:eastAsia="Times New Roman" w:hAnsi="Times" w:cs="Times New Roman"/>
            <w:sz w:val="22"/>
            <w:szCs w:val="22"/>
            <w:shd w:val="clear" w:color="auto" w:fill="FFFFFF"/>
            <w:lang w:val="en-GB"/>
            <w:rPrChange w:id="3807" w:author="Chara Katiri" w:date="2015-04-12T20:48:00Z">
              <w:rPr>
                <w:shd w:val="clear" w:color="auto" w:fill="FFFFFF"/>
                <w:lang w:val="en-GB"/>
              </w:rPr>
            </w:rPrChange>
          </w:rPr>
          <w:t>:</w:t>
        </w:r>
      </w:ins>
      <w:r w:rsidRPr="00802990">
        <w:rPr>
          <w:rFonts w:ascii="Times" w:eastAsia="Times New Roman" w:hAnsi="Times" w:cs="Times New Roman"/>
          <w:sz w:val="22"/>
          <w:szCs w:val="22"/>
          <w:shd w:val="clear" w:color="auto" w:fill="FFFFFF"/>
          <w:lang w:val="en-GB"/>
          <w:rPrChange w:id="3808" w:author="Chara Katiri" w:date="2015-04-12T20:48:00Z">
            <w:rPr>
              <w:shd w:val="clear" w:color="auto" w:fill="FFFFFF"/>
              <w:lang w:val="en-GB"/>
            </w:rPr>
          </w:rPrChange>
        </w:rPr>
        <w:t xml:space="preserve"> unwanted tickets for events, </w:t>
      </w:r>
      <w:ins w:id="3809" w:author="Chara Katiri" w:date="2015-04-12T15:56:00Z">
        <w:r w:rsidR="005120D4" w:rsidRPr="00802990">
          <w:rPr>
            <w:rFonts w:ascii="Times" w:eastAsia="Times New Roman" w:hAnsi="Times" w:cs="Times New Roman"/>
            <w:sz w:val="22"/>
            <w:szCs w:val="22"/>
            <w:shd w:val="clear" w:color="auto" w:fill="FFFFFF"/>
            <w:lang w:val="en-GB"/>
            <w:rPrChange w:id="3810" w:author="Chara Katiri" w:date="2015-04-12T20:48:00Z">
              <w:rPr>
                <w:shd w:val="clear" w:color="auto" w:fill="FFFFFF"/>
                <w:lang w:val="en-GB"/>
              </w:rPr>
            </w:rPrChange>
          </w:rPr>
          <w:t xml:space="preserve">electronics, </w:t>
        </w:r>
      </w:ins>
      <w:r w:rsidRPr="00802990">
        <w:rPr>
          <w:rFonts w:ascii="Times" w:eastAsia="Times New Roman" w:hAnsi="Times" w:cs="Times New Roman"/>
          <w:sz w:val="22"/>
          <w:szCs w:val="22"/>
          <w:shd w:val="clear" w:color="auto" w:fill="FFFFFF"/>
          <w:lang w:val="en-GB"/>
          <w:rPrChange w:id="3811" w:author="Chara Katiri" w:date="2015-04-12T20:48:00Z">
            <w:rPr>
              <w:shd w:val="clear" w:color="auto" w:fill="FFFFFF"/>
              <w:lang w:val="en-GB"/>
            </w:rPr>
          </w:rPrChange>
        </w:rPr>
        <w:t>sports equipment</w:t>
      </w:r>
      <w:ins w:id="3812" w:author="Chara Katiri" w:date="2015-04-12T15:56:00Z">
        <w:r w:rsidR="00DB22AF" w:rsidRPr="00802990">
          <w:rPr>
            <w:rFonts w:ascii="Times" w:eastAsia="Times New Roman" w:hAnsi="Times" w:cs="Times New Roman"/>
            <w:sz w:val="22"/>
            <w:szCs w:val="22"/>
            <w:shd w:val="clear" w:color="auto" w:fill="FFFFFF"/>
            <w:lang w:val="en-GB"/>
            <w:rPrChange w:id="3813" w:author="Chara Katiri" w:date="2015-04-12T20:48:00Z">
              <w:rPr>
                <w:shd w:val="clear" w:color="auto" w:fill="FFFFFF"/>
                <w:lang w:val="en-GB"/>
              </w:rPr>
            </w:rPrChange>
          </w:rPr>
          <w:t xml:space="preserve">, </w:t>
        </w:r>
        <w:r w:rsidR="005120D4" w:rsidRPr="00802990">
          <w:rPr>
            <w:rFonts w:ascii="Times" w:eastAsia="Times New Roman" w:hAnsi="Times" w:cs="Times New Roman"/>
            <w:sz w:val="22"/>
            <w:szCs w:val="22"/>
            <w:shd w:val="clear" w:color="auto" w:fill="FFFFFF"/>
            <w:lang w:val="en-GB"/>
            <w:rPrChange w:id="3814" w:author="Chara Katiri" w:date="2015-04-12T20:48:00Z">
              <w:rPr>
                <w:shd w:val="clear" w:color="auto" w:fill="FFFFFF"/>
                <w:lang w:val="en-GB"/>
              </w:rPr>
            </w:rPrChange>
          </w:rPr>
          <w:t>office equipment</w:t>
        </w:r>
      </w:ins>
      <w:ins w:id="3815" w:author="Chara Katiri" w:date="2015-04-12T16:07:00Z">
        <w:r w:rsidR="00DB22AF" w:rsidRPr="00802990">
          <w:rPr>
            <w:rFonts w:ascii="Times" w:eastAsia="Times New Roman" w:hAnsi="Times" w:cs="Times New Roman"/>
            <w:sz w:val="22"/>
            <w:szCs w:val="22"/>
            <w:shd w:val="clear" w:color="auto" w:fill="FFFFFF"/>
            <w:lang w:val="en-GB"/>
            <w:rPrChange w:id="3816" w:author="Chara Katiri" w:date="2015-04-12T20:48:00Z">
              <w:rPr>
                <w:shd w:val="clear" w:color="auto" w:fill="FFFFFF"/>
                <w:lang w:val="en-GB"/>
              </w:rPr>
            </w:rPrChange>
          </w:rPr>
          <w:t xml:space="preserve"> like second hand bookshelves </w:t>
        </w:r>
        <w:r w:rsidR="009D3B4D" w:rsidRPr="00802990">
          <w:rPr>
            <w:rFonts w:ascii="Times" w:eastAsia="Times New Roman" w:hAnsi="Times" w:cs="Times New Roman"/>
            <w:sz w:val="22"/>
            <w:szCs w:val="22"/>
            <w:shd w:val="clear" w:color="auto" w:fill="FFFFFF"/>
            <w:lang w:val="en-GB"/>
            <w:rPrChange w:id="3817" w:author="Chara Katiri" w:date="2015-04-12T20:48:00Z">
              <w:rPr>
                <w:shd w:val="clear" w:color="auto" w:fill="FFFFFF"/>
                <w:lang w:val="en-GB"/>
              </w:rPr>
            </w:rPrChange>
          </w:rPr>
          <w:t xml:space="preserve">and </w:t>
        </w:r>
        <w:r w:rsidR="00DB22AF" w:rsidRPr="00802990">
          <w:rPr>
            <w:rFonts w:ascii="Times" w:eastAsia="Times New Roman" w:hAnsi="Times" w:cs="Times New Roman"/>
            <w:sz w:val="22"/>
            <w:szCs w:val="22"/>
            <w:shd w:val="clear" w:color="auto" w:fill="FFFFFF"/>
            <w:lang w:val="en-GB"/>
            <w:rPrChange w:id="3818" w:author="Chara Katiri" w:date="2015-04-12T20:48:00Z">
              <w:rPr>
                <w:shd w:val="clear" w:color="auto" w:fill="FFFFFF"/>
                <w:lang w:val="en-GB"/>
              </w:rPr>
            </w:rPrChange>
          </w:rPr>
          <w:t>drawers</w:t>
        </w:r>
      </w:ins>
      <w:ins w:id="3819" w:author="Chara Katiri" w:date="2015-04-12T15:56:00Z">
        <w:r w:rsidR="009D3B4D" w:rsidRPr="00802990">
          <w:rPr>
            <w:rFonts w:ascii="Times" w:eastAsia="Times New Roman" w:hAnsi="Times" w:cs="Times New Roman"/>
            <w:sz w:val="22"/>
            <w:szCs w:val="22"/>
            <w:shd w:val="clear" w:color="auto" w:fill="FFFFFF"/>
            <w:lang w:val="en-GB"/>
            <w:rPrChange w:id="3820" w:author="Chara Katiri" w:date="2015-04-12T20:48:00Z">
              <w:rPr>
                <w:shd w:val="clear" w:color="auto" w:fill="FFFFFF"/>
                <w:lang w:val="en-GB"/>
              </w:rPr>
            </w:rPrChange>
          </w:rPr>
          <w:t xml:space="preserve"> </w:t>
        </w:r>
      </w:ins>
      <w:ins w:id="3821" w:author="Chara Katiri" w:date="2015-04-12T16:09:00Z">
        <w:r w:rsidR="009D3B4D" w:rsidRPr="00802990">
          <w:rPr>
            <w:rFonts w:ascii="Times" w:eastAsia="Times New Roman" w:hAnsi="Times" w:cs="Times New Roman"/>
            <w:sz w:val="22"/>
            <w:szCs w:val="22"/>
            <w:shd w:val="clear" w:color="auto" w:fill="FFFFFF"/>
            <w:lang w:val="en-GB"/>
            <w:rPrChange w:id="3822" w:author="Chara Katiri" w:date="2015-04-12T20:48:00Z">
              <w:rPr>
                <w:shd w:val="clear" w:color="auto" w:fill="FFFFFF"/>
                <w:lang w:val="en-GB"/>
              </w:rPr>
            </w:rPrChange>
          </w:rPr>
          <w:t>etc</w:t>
        </w:r>
        <w:proofErr w:type="gramStart"/>
        <w:r w:rsidR="009D3B4D" w:rsidRPr="00802990">
          <w:rPr>
            <w:rFonts w:ascii="Times" w:eastAsia="Times New Roman" w:hAnsi="Times" w:cs="Times New Roman"/>
            <w:sz w:val="22"/>
            <w:szCs w:val="22"/>
            <w:shd w:val="clear" w:color="auto" w:fill="FFFFFF"/>
            <w:lang w:val="en-GB"/>
            <w:rPrChange w:id="3823" w:author="Chara Katiri" w:date="2015-04-12T20:48:00Z">
              <w:rPr>
                <w:shd w:val="clear" w:color="auto" w:fill="FFFFFF"/>
                <w:lang w:val="en-GB"/>
              </w:rPr>
            </w:rPrChange>
          </w:rPr>
          <w:t>..</w:t>
        </w:r>
        <w:proofErr w:type="gramEnd"/>
        <w:r w:rsidR="009D3B4D" w:rsidRPr="00802990">
          <w:rPr>
            <w:rFonts w:ascii="Times" w:eastAsia="Times New Roman" w:hAnsi="Times" w:cs="Times New Roman"/>
            <w:sz w:val="22"/>
            <w:szCs w:val="22"/>
            <w:shd w:val="clear" w:color="auto" w:fill="FFFFFF"/>
            <w:lang w:val="en-GB"/>
            <w:rPrChange w:id="3824" w:author="Chara Katiri" w:date="2015-04-12T20:48:00Z">
              <w:rPr>
                <w:shd w:val="clear" w:color="auto" w:fill="FFFFFF"/>
                <w:lang w:val="en-GB"/>
              </w:rPr>
            </w:rPrChange>
          </w:rPr>
          <w:t xml:space="preserve"> </w:t>
        </w:r>
      </w:ins>
      <w:del w:id="3825" w:author="Chara Katiri" w:date="2015-04-12T16:09:00Z">
        <w:r w:rsidRPr="00802990" w:rsidDel="009D3B4D">
          <w:rPr>
            <w:rFonts w:ascii="Times" w:eastAsia="Times New Roman" w:hAnsi="Times" w:cs="Times New Roman"/>
            <w:sz w:val="22"/>
            <w:szCs w:val="22"/>
            <w:shd w:val="clear" w:color="auto" w:fill="FFFFFF"/>
            <w:lang w:val="en-GB"/>
            <w:rPrChange w:id="3826" w:author="Chara Katiri" w:date="2015-04-12T20:48:00Z">
              <w:rPr>
                <w:shd w:val="clear" w:color="auto" w:fill="FFFFFF"/>
                <w:lang w:val="en-GB"/>
              </w:rPr>
            </w:rPrChange>
          </w:rPr>
          <w:delText>,</w:delText>
        </w:r>
      </w:del>
      <w:ins w:id="3827" w:author="Chara Katiri" w:date="2015-04-12T16:09:00Z">
        <w:r w:rsidR="009D3B4D" w:rsidRPr="00802990">
          <w:rPr>
            <w:rFonts w:ascii="Times" w:eastAsia="Times New Roman" w:hAnsi="Times" w:cs="Times New Roman"/>
            <w:sz w:val="22"/>
            <w:szCs w:val="22"/>
            <w:shd w:val="clear" w:color="auto" w:fill="FFFFFF"/>
            <w:lang w:val="en-GB"/>
            <w:rPrChange w:id="3828" w:author="Chara Katiri" w:date="2015-04-12T20:48:00Z">
              <w:rPr>
                <w:shd w:val="clear" w:color="auto" w:fill="FFFFFF"/>
                <w:lang w:val="en-GB"/>
              </w:rPr>
            </w:rPrChange>
          </w:rPr>
          <w:t xml:space="preserve"> </w:t>
        </w:r>
      </w:ins>
      <w:del w:id="3829" w:author="Chara Katiri" w:date="2015-04-12T15:56:00Z">
        <w:r w:rsidRPr="00802990" w:rsidDel="005120D4">
          <w:rPr>
            <w:rFonts w:ascii="Times" w:eastAsia="Times New Roman" w:hAnsi="Times" w:cs="Times New Roman"/>
            <w:sz w:val="22"/>
            <w:szCs w:val="22"/>
            <w:shd w:val="clear" w:color="auto" w:fill="FFFFFF"/>
            <w:lang w:val="en-GB"/>
            <w:rPrChange w:id="3830" w:author="Chara Katiri" w:date="2015-04-12T20:48:00Z">
              <w:rPr>
                <w:shd w:val="clear" w:color="auto" w:fill="FFFFFF"/>
                <w:lang w:val="en-GB"/>
              </w:rPr>
            </w:rPrChange>
          </w:rPr>
          <w:delText xml:space="preserve"> electronics etc</w:delText>
        </w:r>
      </w:del>
      <w:del w:id="3831" w:author="Chara Katiri" w:date="2015-04-12T16:09:00Z">
        <w:r w:rsidRPr="00802990" w:rsidDel="009D3B4D">
          <w:rPr>
            <w:rFonts w:ascii="Times" w:eastAsia="Times New Roman" w:hAnsi="Times" w:cs="Times New Roman"/>
            <w:sz w:val="22"/>
            <w:szCs w:val="22"/>
            <w:shd w:val="clear" w:color="auto" w:fill="FFFFFF"/>
            <w:lang w:val="en-GB"/>
            <w:rPrChange w:id="3832" w:author="Chara Katiri" w:date="2015-04-12T20:48:00Z">
              <w:rPr>
                <w:shd w:val="clear" w:color="auto" w:fill="FFFFFF"/>
                <w:lang w:val="en-GB"/>
              </w:rPr>
            </w:rPrChange>
          </w:rPr>
          <w:delText>.</w:delText>
        </w:r>
      </w:del>
      <w:r w:rsidRPr="00802990">
        <w:rPr>
          <w:rFonts w:ascii="Times" w:eastAsia="Times New Roman" w:hAnsi="Times" w:cs="Times New Roman"/>
          <w:sz w:val="22"/>
          <w:szCs w:val="22"/>
          <w:shd w:val="clear" w:color="auto" w:fill="FFFFFF"/>
          <w:lang w:val="en-GB"/>
          <w:rPrChange w:id="3833" w:author="Chara Katiri" w:date="2015-04-12T20:48:00Z">
            <w:rPr>
              <w:shd w:val="clear" w:color="auto" w:fill="FFFFFF"/>
              <w:lang w:val="en-GB"/>
            </w:rPr>
          </w:rPrChange>
        </w:rPr>
        <w:t xml:space="preserve"> </w:t>
      </w:r>
      <w:ins w:id="3834" w:author="Chara Katiri" w:date="2015-04-12T15:56:00Z">
        <w:r w:rsidR="005120D4" w:rsidRPr="00802990">
          <w:rPr>
            <w:rFonts w:ascii="Times" w:eastAsia="Times New Roman" w:hAnsi="Times" w:cs="Times New Roman"/>
            <w:sz w:val="22"/>
            <w:szCs w:val="22"/>
            <w:shd w:val="clear" w:color="auto" w:fill="FFFFFF"/>
            <w:lang w:val="en-GB"/>
            <w:rPrChange w:id="3835" w:author="Chara Katiri" w:date="2015-04-12T20:48:00Z">
              <w:rPr>
                <w:shd w:val="clear" w:color="auto" w:fill="FFFFFF"/>
                <w:lang w:val="en-GB"/>
              </w:rPr>
            </w:rPrChange>
          </w:rPr>
          <w:t xml:space="preserve"> </w:t>
        </w:r>
      </w:ins>
    </w:p>
    <w:p w14:paraId="441A80C0" w14:textId="576E147B" w:rsidR="00C85868" w:rsidRPr="00802990" w:rsidRDefault="00C85868" w:rsidP="00802990">
      <w:pPr>
        <w:pStyle w:val="ListParagraph"/>
        <w:numPr>
          <w:ilvl w:val="0"/>
          <w:numId w:val="5"/>
        </w:numPr>
        <w:spacing w:line="360" w:lineRule="auto"/>
        <w:ind w:left="709" w:hanging="283"/>
        <w:jc w:val="both"/>
        <w:rPr>
          <w:ins w:id="3836" w:author="Chara Katiri" w:date="2015-04-12T17:32:00Z"/>
          <w:rFonts w:ascii="Times" w:eastAsia="Times New Roman" w:hAnsi="Times" w:cs="Times New Roman"/>
          <w:sz w:val="22"/>
          <w:szCs w:val="22"/>
          <w:shd w:val="clear" w:color="auto" w:fill="FFFFFF"/>
          <w:lang w:val="en-GB"/>
        </w:rPr>
        <w:pPrChange w:id="3837" w:author="Chara Katiri" w:date="2015-04-12T20:48:00Z">
          <w:pPr>
            <w:spacing w:line="360" w:lineRule="auto"/>
            <w:ind w:firstLine="720"/>
            <w:contextualSpacing/>
            <w:jc w:val="both"/>
          </w:pPr>
        </w:pPrChange>
      </w:pPr>
      <w:ins w:id="3838" w:author="Chara Katiri" w:date="2015-04-12T17:32:00Z">
        <w:r w:rsidRPr="00802990">
          <w:rPr>
            <w:rFonts w:ascii="Times" w:eastAsia="Times New Roman" w:hAnsi="Times" w:cs="Times New Roman"/>
            <w:sz w:val="22"/>
            <w:szCs w:val="22"/>
            <w:shd w:val="clear" w:color="auto" w:fill="FFFFFF"/>
            <w:lang w:val="en-GB"/>
          </w:rPr>
          <w:t xml:space="preserve">A </w:t>
        </w:r>
      </w:ins>
      <w:ins w:id="3839" w:author="Chara Katiri" w:date="2015-04-12T17:33:00Z">
        <w:r w:rsidRPr="00802990">
          <w:rPr>
            <w:rFonts w:ascii="Times" w:eastAsia="Times New Roman" w:hAnsi="Times" w:cs="Times New Roman"/>
            <w:sz w:val="22"/>
            <w:szCs w:val="22"/>
            <w:shd w:val="clear" w:color="auto" w:fill="FFFFFF"/>
            <w:lang w:val="en-GB"/>
          </w:rPr>
          <w:t xml:space="preserve">new page/section can be created to show the most recent items </w:t>
        </w:r>
      </w:ins>
      <w:ins w:id="3840" w:author="Chara Katiri" w:date="2015-04-12T17:34:00Z">
        <w:r w:rsidRPr="00802990">
          <w:rPr>
            <w:rFonts w:ascii="Times" w:eastAsia="Times New Roman" w:hAnsi="Times" w:cs="Times New Roman"/>
            <w:sz w:val="22"/>
            <w:szCs w:val="22"/>
            <w:shd w:val="clear" w:color="auto" w:fill="FFFFFF"/>
            <w:lang w:val="en-GB"/>
          </w:rPr>
          <w:t xml:space="preserve">on the website and help the users stay up-to date </w:t>
        </w:r>
      </w:ins>
      <w:ins w:id="3841" w:author="Chara Katiri" w:date="2015-04-12T17:35:00Z">
        <w:r w:rsidRPr="00802990">
          <w:rPr>
            <w:rFonts w:ascii="Times" w:eastAsia="Times New Roman" w:hAnsi="Times" w:cs="Times New Roman"/>
            <w:sz w:val="22"/>
            <w:szCs w:val="22"/>
            <w:shd w:val="clear" w:color="auto" w:fill="FFFFFF"/>
            <w:lang w:val="en-GB"/>
          </w:rPr>
          <w:t xml:space="preserve">with latest items available. </w:t>
        </w:r>
      </w:ins>
    </w:p>
    <w:p w14:paraId="29607340" w14:textId="2B0F8A49" w:rsidR="005120D4" w:rsidRPr="00802990" w:rsidRDefault="009D3B4D" w:rsidP="00802990">
      <w:pPr>
        <w:pStyle w:val="ListParagraph"/>
        <w:numPr>
          <w:ilvl w:val="0"/>
          <w:numId w:val="5"/>
        </w:numPr>
        <w:spacing w:line="360" w:lineRule="auto"/>
        <w:ind w:left="709" w:hanging="283"/>
        <w:jc w:val="both"/>
        <w:rPr>
          <w:ins w:id="3842" w:author="Chara Katiri" w:date="2015-04-12T17:28:00Z"/>
          <w:rFonts w:ascii="Times" w:eastAsia="Times New Roman" w:hAnsi="Times" w:cs="Times New Roman"/>
          <w:sz w:val="22"/>
          <w:szCs w:val="22"/>
          <w:shd w:val="clear" w:color="auto" w:fill="FFFFFF"/>
          <w:lang w:val="en-GB"/>
        </w:rPr>
        <w:pPrChange w:id="3843" w:author="Chara Katiri" w:date="2015-04-12T20:48:00Z">
          <w:pPr>
            <w:spacing w:line="360" w:lineRule="auto"/>
            <w:ind w:firstLine="720"/>
            <w:contextualSpacing/>
            <w:jc w:val="both"/>
          </w:pPr>
        </w:pPrChange>
      </w:pPr>
      <w:ins w:id="3844" w:author="Chara Katiri" w:date="2015-04-12T16:14:00Z">
        <w:r w:rsidRPr="00802990">
          <w:rPr>
            <w:rFonts w:ascii="Times" w:eastAsia="Times New Roman" w:hAnsi="Times" w:cs="Times New Roman"/>
            <w:sz w:val="22"/>
            <w:szCs w:val="22"/>
            <w:shd w:val="clear" w:color="auto" w:fill="FFFFFF"/>
            <w:lang w:val="en-GB"/>
            <w:rPrChange w:id="3845" w:author="Chara Katiri" w:date="2015-04-12T20:48:00Z">
              <w:rPr>
                <w:shd w:val="clear" w:color="auto" w:fill="FFFFFF"/>
                <w:lang w:val="en-GB"/>
              </w:rPr>
            </w:rPrChange>
          </w:rPr>
          <w:t xml:space="preserve">Zoom feature can help the users </w:t>
        </w:r>
      </w:ins>
      <w:ins w:id="3846" w:author="Chara Katiri" w:date="2015-04-12T16:17:00Z">
        <w:r w:rsidRPr="00802990">
          <w:rPr>
            <w:rFonts w:ascii="Times" w:eastAsia="Times New Roman" w:hAnsi="Times" w:cs="Times New Roman"/>
            <w:sz w:val="22"/>
            <w:szCs w:val="22"/>
            <w:shd w:val="clear" w:color="auto" w:fill="FFFFFF"/>
            <w:lang w:val="en-GB"/>
            <w:rPrChange w:id="3847" w:author="Chara Katiri" w:date="2015-04-12T20:48:00Z">
              <w:rPr>
                <w:shd w:val="clear" w:color="auto" w:fill="FFFFFF"/>
                <w:lang w:val="en-GB"/>
              </w:rPr>
            </w:rPrChange>
          </w:rPr>
          <w:t>get</w:t>
        </w:r>
      </w:ins>
      <w:ins w:id="3848" w:author="Chara Katiri" w:date="2015-04-12T16:14:00Z">
        <w:r w:rsidRPr="00802990">
          <w:rPr>
            <w:rFonts w:ascii="Times" w:eastAsia="Times New Roman" w:hAnsi="Times" w:cs="Times New Roman"/>
            <w:sz w:val="22"/>
            <w:szCs w:val="22"/>
            <w:shd w:val="clear" w:color="auto" w:fill="FFFFFF"/>
            <w:lang w:val="en-GB"/>
            <w:rPrChange w:id="3849" w:author="Chara Katiri" w:date="2015-04-12T20:48:00Z">
              <w:rPr>
                <w:shd w:val="clear" w:color="auto" w:fill="FFFFFF"/>
                <w:lang w:val="en-GB"/>
              </w:rPr>
            </w:rPrChange>
          </w:rPr>
          <w:t xml:space="preserve"> a closer look at the item</w:t>
        </w:r>
      </w:ins>
      <w:ins w:id="3850" w:author="Chara Katiri" w:date="2015-04-12T17:27:00Z">
        <w:r w:rsidR="00F45D3A" w:rsidRPr="00802990">
          <w:rPr>
            <w:rFonts w:ascii="Times" w:eastAsia="Times New Roman" w:hAnsi="Times" w:cs="Times New Roman"/>
            <w:sz w:val="22"/>
            <w:szCs w:val="22"/>
            <w:shd w:val="clear" w:color="auto" w:fill="FFFFFF"/>
            <w:lang w:val="en-GB"/>
            <w:rPrChange w:id="3851" w:author="Chara Katiri" w:date="2015-04-12T20:48:00Z">
              <w:rPr>
                <w:shd w:val="clear" w:color="auto" w:fill="FFFFFF"/>
                <w:lang w:val="en-GB"/>
              </w:rPr>
            </w:rPrChange>
          </w:rPr>
          <w:t xml:space="preserve"> and therefore enrich the user experience</w:t>
        </w:r>
      </w:ins>
      <w:ins w:id="3852" w:author="Chara Katiri" w:date="2015-04-12T16:17:00Z">
        <w:r w:rsidRPr="00802990">
          <w:rPr>
            <w:rFonts w:ascii="Times" w:eastAsia="Times New Roman" w:hAnsi="Times" w:cs="Times New Roman"/>
            <w:sz w:val="22"/>
            <w:szCs w:val="22"/>
            <w:shd w:val="clear" w:color="auto" w:fill="FFFFFF"/>
            <w:lang w:val="en-GB"/>
            <w:rPrChange w:id="3853" w:author="Chara Katiri" w:date="2015-04-12T20:48:00Z">
              <w:rPr>
                <w:shd w:val="clear" w:color="auto" w:fill="FFFFFF"/>
                <w:lang w:val="en-GB"/>
              </w:rPr>
            </w:rPrChange>
          </w:rPr>
          <w:t xml:space="preserve">. </w:t>
        </w:r>
      </w:ins>
    </w:p>
    <w:p w14:paraId="4DDD7691" w14:textId="7E95B91B" w:rsidR="00C85868" w:rsidRPr="00802990" w:rsidRDefault="00F45D3A" w:rsidP="00802990">
      <w:pPr>
        <w:pStyle w:val="ListParagraph"/>
        <w:numPr>
          <w:ilvl w:val="0"/>
          <w:numId w:val="5"/>
        </w:numPr>
        <w:spacing w:line="360" w:lineRule="auto"/>
        <w:ind w:left="709" w:hanging="283"/>
        <w:jc w:val="both"/>
        <w:rPr>
          <w:ins w:id="3854" w:author="Chara Katiri" w:date="2015-04-12T17:27:00Z"/>
          <w:rFonts w:ascii="Times" w:eastAsia="Times New Roman" w:hAnsi="Times" w:cs="Times New Roman"/>
          <w:sz w:val="22"/>
          <w:szCs w:val="22"/>
          <w:shd w:val="clear" w:color="auto" w:fill="FFFFFF"/>
          <w:lang w:val="en-GB"/>
          <w:rPrChange w:id="3855" w:author="Chara Katiri" w:date="2015-04-12T20:48:00Z">
            <w:rPr>
              <w:ins w:id="3856" w:author="Chara Katiri" w:date="2015-04-12T17:27:00Z"/>
              <w:shd w:val="clear" w:color="auto" w:fill="FFFFFF"/>
              <w:lang w:val="en-GB"/>
            </w:rPr>
          </w:rPrChange>
        </w:rPr>
        <w:pPrChange w:id="3857" w:author="Chara Katiri" w:date="2015-04-12T20:48:00Z">
          <w:pPr>
            <w:spacing w:line="360" w:lineRule="auto"/>
            <w:ind w:firstLine="720"/>
            <w:contextualSpacing/>
            <w:jc w:val="both"/>
          </w:pPr>
        </w:pPrChange>
      </w:pPr>
      <w:ins w:id="3858" w:author="Chara Katiri" w:date="2015-04-12T17:31:00Z">
        <w:r w:rsidRPr="00802990">
          <w:rPr>
            <w:rFonts w:ascii="Times" w:eastAsia="Times New Roman" w:hAnsi="Times" w:cs="Times New Roman"/>
            <w:sz w:val="22"/>
            <w:szCs w:val="22"/>
            <w:shd w:val="clear" w:color="auto" w:fill="FFFFFF"/>
            <w:lang w:val="en-GB"/>
          </w:rPr>
          <w:t>PayPal</w:t>
        </w:r>
      </w:ins>
      <w:ins w:id="3859" w:author="Chara Katiri" w:date="2015-04-12T17:28:00Z">
        <w:r w:rsidRPr="00802990">
          <w:rPr>
            <w:rFonts w:ascii="Times" w:eastAsia="Times New Roman" w:hAnsi="Times" w:cs="Times New Roman"/>
            <w:sz w:val="22"/>
            <w:szCs w:val="22"/>
            <w:shd w:val="clear" w:color="auto" w:fill="FFFFFF"/>
            <w:lang w:val="en-GB"/>
          </w:rPr>
          <w:t xml:space="preserve"> </w:t>
        </w:r>
      </w:ins>
      <w:ins w:id="3860" w:author="Chara Katiri" w:date="2015-04-12T17:29:00Z">
        <w:r w:rsidRPr="00802990">
          <w:rPr>
            <w:rFonts w:ascii="Times" w:eastAsia="Times New Roman" w:hAnsi="Times" w:cs="Times New Roman"/>
            <w:sz w:val="22"/>
            <w:szCs w:val="22"/>
            <w:shd w:val="clear" w:color="auto" w:fill="FFFFFF"/>
            <w:lang w:val="en-GB"/>
          </w:rPr>
          <w:t xml:space="preserve">services can be </w:t>
        </w:r>
      </w:ins>
      <w:ins w:id="3861" w:author="Chara Katiri" w:date="2015-04-12T17:30:00Z">
        <w:r w:rsidRPr="00802990">
          <w:rPr>
            <w:rFonts w:ascii="Times" w:eastAsia="Times New Roman" w:hAnsi="Times" w:cs="Times New Roman"/>
            <w:sz w:val="22"/>
            <w:szCs w:val="22"/>
            <w:shd w:val="clear" w:color="auto" w:fill="FFFFFF"/>
            <w:lang w:val="en-GB"/>
          </w:rPr>
          <w:t>provided</w:t>
        </w:r>
      </w:ins>
      <w:ins w:id="3862" w:author="Chara Katiri" w:date="2015-04-12T17:29:00Z">
        <w:r w:rsidRPr="00802990">
          <w:rPr>
            <w:rFonts w:ascii="Times" w:eastAsia="Times New Roman" w:hAnsi="Times" w:cs="Times New Roman"/>
            <w:sz w:val="22"/>
            <w:szCs w:val="22"/>
            <w:shd w:val="clear" w:color="auto" w:fill="FFFFFF"/>
            <w:lang w:val="en-GB"/>
          </w:rPr>
          <w:t xml:space="preserve"> </w:t>
        </w:r>
      </w:ins>
      <w:ins w:id="3863" w:author="Chara Katiri" w:date="2015-04-12T17:30:00Z">
        <w:r w:rsidRPr="00802990">
          <w:rPr>
            <w:rFonts w:ascii="Times" w:eastAsia="Times New Roman" w:hAnsi="Times" w:cs="Times New Roman"/>
            <w:sz w:val="22"/>
            <w:szCs w:val="22"/>
            <w:shd w:val="clear" w:color="auto" w:fill="FFFFFF"/>
            <w:lang w:val="en-GB"/>
          </w:rPr>
          <w:t xml:space="preserve">to ease the payment options. </w:t>
        </w:r>
      </w:ins>
      <w:ins w:id="3864" w:author="Chara Katiri" w:date="2015-04-12T17:29:00Z">
        <w:r w:rsidRPr="00802990">
          <w:rPr>
            <w:rFonts w:ascii="Times" w:eastAsia="Times New Roman" w:hAnsi="Times" w:cs="Times New Roman"/>
            <w:sz w:val="22"/>
            <w:szCs w:val="22"/>
            <w:shd w:val="clear" w:color="auto" w:fill="FFFFFF"/>
            <w:lang w:val="en-GB"/>
          </w:rPr>
          <w:t xml:space="preserve"> </w:t>
        </w:r>
      </w:ins>
      <w:ins w:id="3865" w:author="Chara Katiri" w:date="2015-04-12T17:30:00Z">
        <w:r w:rsidRPr="00802990">
          <w:rPr>
            <w:rFonts w:ascii="Times" w:eastAsia="Times New Roman" w:hAnsi="Times" w:cs="Times New Roman"/>
            <w:sz w:val="22"/>
            <w:szCs w:val="22"/>
            <w:shd w:val="clear" w:color="auto" w:fill="FFFFFF"/>
            <w:lang w:val="en-GB"/>
          </w:rPr>
          <w:t>The initial system didn</w:t>
        </w:r>
      </w:ins>
      <w:ins w:id="3866" w:author="Chara Katiri" w:date="2015-04-12T17:31:00Z">
        <w:r w:rsidRPr="00802990">
          <w:rPr>
            <w:rFonts w:ascii="Times" w:eastAsia="Times New Roman" w:hAnsi="Times" w:cs="Times New Roman"/>
            <w:sz w:val="22"/>
            <w:szCs w:val="22"/>
            <w:shd w:val="clear" w:color="auto" w:fill="FFFFFF"/>
            <w:lang w:val="en-GB"/>
          </w:rPr>
          <w:t xml:space="preserve">’t include PayPal services because </w:t>
        </w:r>
        <w:r w:rsidRPr="00802990">
          <w:rPr>
            <w:rFonts w:ascii="Times" w:hAnsi="Times" w:cs="Times New Roman"/>
            <w:sz w:val="22"/>
            <w:szCs w:val="22"/>
          </w:rPr>
          <w:t xml:space="preserve">students live on campus and the buyer and seller can meet for the delivery and payment of the item. </w:t>
        </w:r>
      </w:ins>
    </w:p>
    <w:p w14:paraId="0E38D955" w14:textId="77777777" w:rsidR="00F45D3A" w:rsidRPr="00802990" w:rsidDel="00F45D3A" w:rsidRDefault="00F45D3A" w:rsidP="00802990">
      <w:pPr>
        <w:spacing w:line="360" w:lineRule="auto"/>
        <w:ind w:firstLine="720"/>
        <w:contextualSpacing/>
        <w:jc w:val="both"/>
        <w:rPr>
          <w:del w:id="3867" w:author="Chara Katiri" w:date="2015-04-12T17:32:00Z"/>
          <w:rFonts w:ascii="Times" w:eastAsia="Times New Roman" w:hAnsi="Times" w:cs="Times New Roman"/>
          <w:sz w:val="22"/>
          <w:szCs w:val="22"/>
          <w:shd w:val="clear" w:color="auto" w:fill="FFFFFF"/>
          <w:lang w:val="en-GB"/>
        </w:rPr>
        <w:pPrChange w:id="3868" w:author="Chara Katiri" w:date="2015-04-12T20:48:00Z">
          <w:pPr>
            <w:spacing w:line="360" w:lineRule="auto"/>
            <w:ind w:firstLine="720"/>
            <w:contextualSpacing/>
            <w:jc w:val="both"/>
          </w:pPr>
        </w:pPrChange>
      </w:pPr>
    </w:p>
    <w:p w14:paraId="1BC3CA86" w14:textId="77777777" w:rsidR="00340F77" w:rsidRPr="00802990" w:rsidRDefault="00340F77" w:rsidP="00802990">
      <w:pPr>
        <w:spacing w:line="360" w:lineRule="auto"/>
        <w:contextualSpacing/>
        <w:jc w:val="both"/>
        <w:rPr>
          <w:rFonts w:ascii="Times" w:hAnsi="Times" w:cs="Times New Roman"/>
          <w:sz w:val="22"/>
          <w:szCs w:val="22"/>
        </w:rPr>
      </w:pPr>
    </w:p>
    <w:p w14:paraId="0E0A387D" w14:textId="77777777" w:rsidR="009023B1" w:rsidRPr="00802990" w:rsidRDefault="009023B1" w:rsidP="00802990">
      <w:pPr>
        <w:pStyle w:val="Heading2"/>
        <w:numPr>
          <w:ilvl w:val="1"/>
          <w:numId w:val="15"/>
        </w:numPr>
        <w:spacing w:line="360" w:lineRule="auto"/>
        <w:contextualSpacing/>
        <w:jc w:val="both"/>
        <w:rPr>
          <w:rFonts w:ascii="Times" w:hAnsi="Times" w:cs="Times New Roman"/>
          <w:color w:val="auto"/>
          <w:sz w:val="22"/>
          <w:szCs w:val="22"/>
          <w:lang w:val="en-GB"/>
        </w:rPr>
      </w:pPr>
      <w:bookmarkStart w:id="3869" w:name="_Toc290491186"/>
      <w:r w:rsidRPr="00802990">
        <w:rPr>
          <w:rFonts w:ascii="Times" w:hAnsi="Times" w:cs="Times New Roman"/>
          <w:color w:val="auto"/>
          <w:sz w:val="22"/>
          <w:szCs w:val="22"/>
          <w:lang w:val="en-GB"/>
        </w:rPr>
        <w:t>Final evaluation and conclusions</w:t>
      </w:r>
      <w:bookmarkEnd w:id="3869"/>
    </w:p>
    <w:p w14:paraId="25D6343D" w14:textId="77777777" w:rsidR="00E218A2" w:rsidRPr="00802990" w:rsidRDefault="00E218A2" w:rsidP="00802990">
      <w:pPr>
        <w:pStyle w:val="ListParagraph"/>
        <w:spacing w:line="360" w:lineRule="auto"/>
        <w:ind w:left="360"/>
        <w:jc w:val="both"/>
        <w:rPr>
          <w:rFonts w:ascii="Times" w:hAnsi="Times" w:cs="Times New Roman"/>
          <w:sz w:val="22"/>
          <w:szCs w:val="22"/>
          <w:lang w:val="en-GB"/>
        </w:rPr>
      </w:pPr>
      <w:r w:rsidRPr="00802990">
        <w:rPr>
          <w:rFonts w:ascii="Times" w:hAnsi="Times" w:cs="Times New Roman"/>
          <w:sz w:val="22"/>
          <w:szCs w:val="22"/>
          <w:highlight w:val="yellow"/>
          <w:lang w:val="en-GB"/>
        </w:rPr>
        <w:t>To be completed</w:t>
      </w:r>
    </w:p>
    <w:p w14:paraId="413D3026" w14:textId="77777777" w:rsidR="00340F77" w:rsidRPr="00802990" w:rsidRDefault="00340F77" w:rsidP="00802990">
      <w:pPr>
        <w:spacing w:line="360" w:lineRule="auto"/>
        <w:contextualSpacing/>
        <w:jc w:val="both"/>
        <w:rPr>
          <w:rFonts w:ascii="Times" w:hAnsi="Times" w:cs="Times New Roman"/>
          <w:sz w:val="22"/>
          <w:szCs w:val="22"/>
        </w:rPr>
      </w:pPr>
    </w:p>
    <w:p w14:paraId="3925C1CB" w14:textId="77777777" w:rsidR="009023B1" w:rsidRPr="00802990" w:rsidRDefault="009023B1" w:rsidP="00802990">
      <w:pPr>
        <w:pStyle w:val="Heading2"/>
        <w:numPr>
          <w:ilvl w:val="1"/>
          <w:numId w:val="15"/>
        </w:numPr>
        <w:spacing w:line="360" w:lineRule="auto"/>
        <w:contextualSpacing/>
        <w:jc w:val="both"/>
        <w:rPr>
          <w:rFonts w:ascii="Times" w:hAnsi="Times" w:cs="Times New Roman"/>
          <w:color w:val="auto"/>
          <w:sz w:val="22"/>
          <w:szCs w:val="22"/>
          <w:lang w:val="en-GB"/>
        </w:rPr>
      </w:pPr>
      <w:bookmarkStart w:id="3870" w:name="_Toc290491187"/>
      <w:r w:rsidRPr="00802990">
        <w:rPr>
          <w:rFonts w:ascii="Times" w:hAnsi="Times" w:cs="Times New Roman"/>
          <w:color w:val="auto"/>
          <w:sz w:val="22"/>
          <w:szCs w:val="22"/>
          <w:lang w:val="en-GB"/>
        </w:rPr>
        <w:t>Summary</w:t>
      </w:r>
      <w:bookmarkEnd w:id="3870"/>
    </w:p>
    <w:p w14:paraId="04A3839F" w14:textId="77777777" w:rsidR="00E218A2" w:rsidRPr="00802990" w:rsidRDefault="00E218A2" w:rsidP="00802990">
      <w:pPr>
        <w:pStyle w:val="ListParagraph"/>
        <w:spacing w:line="360" w:lineRule="auto"/>
        <w:ind w:left="360"/>
        <w:jc w:val="both"/>
        <w:rPr>
          <w:rFonts w:ascii="Times" w:hAnsi="Times" w:cs="Times New Roman"/>
          <w:sz w:val="22"/>
          <w:szCs w:val="22"/>
          <w:lang w:val="en-GB"/>
        </w:rPr>
      </w:pPr>
      <w:r w:rsidRPr="00802990">
        <w:rPr>
          <w:rFonts w:ascii="Times" w:hAnsi="Times" w:cs="Times New Roman"/>
          <w:sz w:val="22"/>
          <w:szCs w:val="22"/>
          <w:highlight w:val="yellow"/>
          <w:lang w:val="en-GB"/>
        </w:rPr>
        <w:t>To be completed</w:t>
      </w:r>
    </w:p>
    <w:p w14:paraId="2115C585" w14:textId="77777777" w:rsidR="00B76EAA" w:rsidRPr="00802990" w:rsidRDefault="0045682C" w:rsidP="00802990">
      <w:pPr>
        <w:spacing w:line="360" w:lineRule="auto"/>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lastRenderedPageBreak/>
        <w:br w:type="page"/>
      </w:r>
    </w:p>
    <w:p w14:paraId="281F2853" w14:textId="77777777" w:rsidR="009023B1" w:rsidRPr="00802990" w:rsidRDefault="009023B1" w:rsidP="00802990">
      <w:pPr>
        <w:pStyle w:val="Heading1"/>
        <w:numPr>
          <w:ilvl w:val="0"/>
          <w:numId w:val="15"/>
        </w:numPr>
        <w:spacing w:line="360" w:lineRule="auto"/>
        <w:contextualSpacing/>
        <w:jc w:val="both"/>
        <w:rPr>
          <w:rFonts w:ascii="Times" w:hAnsi="Times" w:cs="Times New Roman"/>
          <w:color w:val="auto"/>
          <w:sz w:val="22"/>
          <w:szCs w:val="22"/>
          <w:lang w:val="en-GB"/>
        </w:rPr>
      </w:pPr>
      <w:bookmarkStart w:id="3871" w:name="_Toc290491188"/>
      <w:r w:rsidRPr="00802990">
        <w:rPr>
          <w:rFonts w:ascii="Times" w:hAnsi="Times" w:cs="Times New Roman"/>
          <w:color w:val="auto"/>
          <w:sz w:val="22"/>
          <w:szCs w:val="22"/>
          <w:lang w:val="en-GB"/>
        </w:rPr>
        <w:lastRenderedPageBreak/>
        <w:t>References</w:t>
      </w:r>
      <w:bookmarkEnd w:id="3871"/>
    </w:p>
    <w:p w14:paraId="5ABE4A81" w14:textId="4E5AADCD" w:rsidR="00913669" w:rsidRPr="00802990" w:rsidRDefault="009023B1"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 xml:space="preserve"> </w:t>
      </w:r>
      <w:r w:rsidR="00913669" w:rsidRPr="00802990">
        <w:rPr>
          <w:rFonts w:ascii="Times" w:hAnsi="Times" w:cs="Times New Roman"/>
          <w:sz w:val="22"/>
          <w:szCs w:val="22"/>
        </w:rPr>
        <w:t xml:space="preserve">[1] </w:t>
      </w:r>
      <w:proofErr w:type="gramStart"/>
      <w:r w:rsidR="00913669" w:rsidRPr="00802990">
        <w:rPr>
          <w:rFonts w:ascii="Times" w:hAnsi="Times" w:cs="Times New Roman"/>
          <w:sz w:val="22"/>
          <w:szCs w:val="22"/>
        </w:rPr>
        <w:t>Reuters, 'Most of world interconnected through email and social media', 2015.</w:t>
      </w:r>
      <w:proofErr w:type="gramEnd"/>
      <w:r w:rsidR="00913669" w:rsidRPr="00802990">
        <w:rPr>
          <w:rFonts w:ascii="Times" w:hAnsi="Times" w:cs="Times New Roman"/>
          <w:sz w:val="22"/>
          <w:szCs w:val="22"/>
        </w:rPr>
        <w:t xml:space="preserve"> </w:t>
      </w:r>
      <w:proofErr w:type="gramStart"/>
      <w:r w:rsidR="00913669" w:rsidRPr="00802990">
        <w:rPr>
          <w:rFonts w:ascii="Times" w:hAnsi="Times" w:cs="Times New Roman"/>
          <w:sz w:val="22"/>
          <w:szCs w:val="22"/>
        </w:rPr>
        <w:t>[Online].</w:t>
      </w:r>
      <w:proofErr w:type="gramEnd"/>
      <w:r w:rsidR="00913669" w:rsidRPr="00802990">
        <w:rPr>
          <w:rFonts w:ascii="Times" w:hAnsi="Times" w:cs="Times New Roman"/>
          <w:sz w:val="22"/>
          <w:szCs w:val="22"/>
        </w:rPr>
        <w:t xml:space="preserve"> Available: http://www.reuters.com/article/2012/03/27/uk-socialmedia-online-poll-idUSLNE82Q02120120327. [Accessed: 21- Feb- 2015]. </w:t>
      </w:r>
      <w:proofErr w:type="gramStart"/>
      <w:r w:rsidR="00913669" w:rsidRPr="00802990">
        <w:rPr>
          <w:rFonts w:ascii="Times" w:hAnsi="Times" w:cs="Times New Roman"/>
          <w:sz w:val="22"/>
          <w:szCs w:val="22"/>
        </w:rPr>
        <w:t>[Accessed 03/11/2014].</w:t>
      </w:r>
      <w:proofErr w:type="gramEnd"/>
    </w:p>
    <w:p w14:paraId="513D1FC3" w14:textId="77777777" w:rsidR="00913669" w:rsidRPr="00802990" w:rsidRDefault="00913669" w:rsidP="00802990">
      <w:pPr>
        <w:spacing w:line="360" w:lineRule="auto"/>
        <w:contextualSpacing/>
        <w:jc w:val="both"/>
        <w:rPr>
          <w:rFonts w:ascii="Times" w:hAnsi="Times" w:cs="Times New Roman"/>
          <w:sz w:val="22"/>
          <w:szCs w:val="22"/>
        </w:rPr>
      </w:pPr>
    </w:p>
    <w:p w14:paraId="30F86112" w14:textId="77777777" w:rsidR="00913669" w:rsidRPr="00802990" w:rsidRDefault="00913669"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 xml:space="preserve"> [2] </w:t>
      </w:r>
      <w:proofErr w:type="gramStart"/>
      <w:r w:rsidRPr="00802990">
        <w:rPr>
          <w:rFonts w:ascii="Times" w:hAnsi="Times" w:cs="Times New Roman"/>
          <w:sz w:val="22"/>
          <w:szCs w:val="22"/>
        </w:rPr>
        <w:t>The Radical Group, ‘Most of world interconnected through email and social media’, 2015.</w:t>
      </w:r>
      <w:proofErr w:type="gramEnd"/>
      <w:r w:rsidRPr="00802990">
        <w:rPr>
          <w:rFonts w:ascii="Times" w:hAnsi="Times" w:cs="Times New Roman"/>
          <w:sz w:val="22"/>
          <w:szCs w:val="22"/>
        </w:rPr>
        <w:t xml:space="preserve"> </w:t>
      </w:r>
      <w:proofErr w:type="gramStart"/>
      <w:r w:rsidRPr="00802990">
        <w:rPr>
          <w:rFonts w:ascii="Times" w:hAnsi="Times" w:cs="Times New Roman"/>
          <w:sz w:val="22"/>
          <w:szCs w:val="22"/>
        </w:rPr>
        <w:t>[Online].</w:t>
      </w:r>
      <w:proofErr w:type="gramEnd"/>
      <w:r w:rsidRPr="00802990">
        <w:rPr>
          <w:rFonts w:ascii="Times" w:hAnsi="Times" w:cs="Times New Roman"/>
          <w:sz w:val="22"/>
          <w:szCs w:val="22"/>
        </w:rPr>
        <w:t xml:space="preserve"> Available: http://www.radicati.com/wp/wp-content/uploads/2013/04/Email-Statistics-Report-2013-2017-Executive-Summary.pdf. [Accessed: 21- Feb- 2015]. [Accessed: 03/11/2014]</w:t>
      </w:r>
    </w:p>
    <w:p w14:paraId="43B0B23A" w14:textId="77777777" w:rsidR="00913669" w:rsidRPr="00802990" w:rsidRDefault="00913669" w:rsidP="00802990">
      <w:pPr>
        <w:spacing w:line="360" w:lineRule="auto"/>
        <w:contextualSpacing/>
        <w:jc w:val="both"/>
        <w:rPr>
          <w:rFonts w:ascii="Times" w:hAnsi="Times" w:cs="Times New Roman"/>
          <w:sz w:val="22"/>
          <w:szCs w:val="22"/>
        </w:rPr>
      </w:pPr>
    </w:p>
    <w:p w14:paraId="6CB227DF" w14:textId="77777777" w:rsidR="00913669" w:rsidRPr="00802990" w:rsidRDefault="00913669" w:rsidP="00802990">
      <w:pPr>
        <w:spacing w:line="360" w:lineRule="auto"/>
        <w:contextualSpacing/>
        <w:jc w:val="both"/>
        <w:rPr>
          <w:rFonts w:ascii="Times" w:hAnsi="Times" w:cs="Times New Roman"/>
          <w:sz w:val="22"/>
          <w:szCs w:val="22"/>
        </w:rPr>
      </w:pPr>
      <w:proofErr w:type="gramStart"/>
      <w:r w:rsidRPr="00802990">
        <w:rPr>
          <w:rFonts w:ascii="Times" w:hAnsi="Times" w:cs="Times New Roman"/>
          <w:sz w:val="22"/>
          <w:szCs w:val="22"/>
        </w:rPr>
        <w:t xml:space="preserve">[3] Esecurityplanet.com, 'Almost 100 Billion Spam E-mails Sent Daily in Q1 2013 - </w:t>
      </w:r>
      <w:proofErr w:type="spellStart"/>
      <w:r w:rsidRPr="00802990">
        <w:rPr>
          <w:rFonts w:ascii="Times" w:hAnsi="Times" w:cs="Times New Roman"/>
          <w:sz w:val="22"/>
          <w:szCs w:val="22"/>
        </w:rPr>
        <w:t>eSecurity</w:t>
      </w:r>
      <w:proofErr w:type="spellEnd"/>
      <w:r w:rsidRPr="00802990">
        <w:rPr>
          <w:rFonts w:ascii="Times" w:hAnsi="Times" w:cs="Times New Roman"/>
          <w:sz w:val="22"/>
          <w:szCs w:val="22"/>
        </w:rPr>
        <w:t xml:space="preserve"> Planet', 2015.</w:t>
      </w:r>
      <w:proofErr w:type="gramEnd"/>
      <w:r w:rsidRPr="00802990">
        <w:rPr>
          <w:rFonts w:ascii="Times" w:hAnsi="Times" w:cs="Times New Roman"/>
          <w:sz w:val="22"/>
          <w:szCs w:val="22"/>
        </w:rPr>
        <w:t xml:space="preserve"> </w:t>
      </w:r>
      <w:proofErr w:type="gramStart"/>
      <w:r w:rsidRPr="00802990">
        <w:rPr>
          <w:rFonts w:ascii="Times" w:hAnsi="Times" w:cs="Times New Roman"/>
          <w:sz w:val="22"/>
          <w:szCs w:val="22"/>
        </w:rPr>
        <w:t>[Online].</w:t>
      </w:r>
      <w:proofErr w:type="gramEnd"/>
      <w:r w:rsidRPr="00802990">
        <w:rPr>
          <w:rFonts w:ascii="Times" w:hAnsi="Times" w:cs="Times New Roman"/>
          <w:sz w:val="22"/>
          <w:szCs w:val="22"/>
        </w:rPr>
        <w:t xml:space="preserve"> Available: http://www.esecurityplanet.com/network-security/almost-100-billion-spam-e-mails-sent-daily-in-q1-2013.html. [Accessed 3 Nov. 2014].</w:t>
      </w:r>
    </w:p>
    <w:p w14:paraId="09B076D3" w14:textId="77777777" w:rsidR="00913669" w:rsidRPr="00802990" w:rsidRDefault="00913669" w:rsidP="00802990">
      <w:pPr>
        <w:spacing w:line="360" w:lineRule="auto"/>
        <w:contextualSpacing/>
        <w:jc w:val="both"/>
        <w:rPr>
          <w:rFonts w:ascii="Times" w:hAnsi="Times" w:cs="Times New Roman"/>
          <w:sz w:val="22"/>
          <w:szCs w:val="22"/>
        </w:rPr>
      </w:pPr>
    </w:p>
    <w:p w14:paraId="51CB23D7" w14:textId="5F5661E2" w:rsidR="00913669" w:rsidRPr="00802990" w:rsidRDefault="00913669" w:rsidP="00802990">
      <w:pPr>
        <w:spacing w:line="360" w:lineRule="auto"/>
        <w:contextualSpacing/>
        <w:jc w:val="both"/>
        <w:rPr>
          <w:rFonts w:ascii="Times" w:hAnsi="Times" w:cs="Times New Roman"/>
          <w:sz w:val="22"/>
          <w:szCs w:val="22"/>
        </w:rPr>
      </w:pPr>
      <w:bookmarkStart w:id="3872" w:name="_Toc286061208"/>
      <w:bookmarkStart w:id="3873" w:name="_Toc286133390"/>
      <w:bookmarkStart w:id="3874" w:name="_Toc286136612"/>
      <w:bookmarkStart w:id="3875" w:name="_Toc286136726"/>
      <w:bookmarkStart w:id="3876" w:name="_Toc286138722"/>
      <w:bookmarkStart w:id="3877" w:name="_Toc286225161"/>
      <w:bookmarkStart w:id="3878" w:name="_Toc286259818"/>
      <w:bookmarkStart w:id="3879" w:name="_Toc286343276"/>
      <w:r w:rsidRPr="00802990">
        <w:rPr>
          <w:rFonts w:ascii="Times" w:hAnsi="Times" w:cs="Times New Roman"/>
          <w:sz w:val="22"/>
          <w:szCs w:val="22"/>
        </w:rPr>
        <w:t>[4]</w:t>
      </w:r>
      <w:bookmarkEnd w:id="3872"/>
      <w:bookmarkEnd w:id="3873"/>
      <w:bookmarkEnd w:id="3874"/>
      <w:bookmarkEnd w:id="3875"/>
      <w:bookmarkEnd w:id="3876"/>
      <w:r w:rsidRPr="00802990">
        <w:rPr>
          <w:rFonts w:ascii="Times" w:hAnsi="Times" w:cs="Times New Roman"/>
          <w:sz w:val="22"/>
          <w:szCs w:val="22"/>
        </w:rPr>
        <w:t xml:space="preserve"> </w:t>
      </w:r>
      <w:proofErr w:type="gramStart"/>
      <w:r w:rsidRPr="00802990">
        <w:rPr>
          <w:rFonts w:ascii="Times" w:hAnsi="Times" w:cs="Times New Roman"/>
          <w:sz w:val="22"/>
          <w:szCs w:val="22"/>
        </w:rPr>
        <w:t>Legislation.gov.uk, 'Sale of Goods Act 19</w:t>
      </w:r>
      <w:r w:rsidR="006D0CFC" w:rsidRPr="00802990">
        <w:rPr>
          <w:rFonts w:ascii="Times" w:hAnsi="Times" w:cs="Times New Roman"/>
          <w:sz w:val="22"/>
          <w:szCs w:val="22"/>
        </w:rPr>
        <w:t>79', 2015.</w:t>
      </w:r>
      <w:proofErr w:type="gramEnd"/>
      <w:r w:rsidR="006D0CFC" w:rsidRPr="00802990">
        <w:rPr>
          <w:rFonts w:ascii="Times" w:hAnsi="Times" w:cs="Times New Roman"/>
          <w:sz w:val="22"/>
          <w:szCs w:val="22"/>
        </w:rPr>
        <w:t xml:space="preserve"> </w:t>
      </w:r>
      <w:proofErr w:type="gramStart"/>
      <w:r w:rsidR="006D0CFC" w:rsidRPr="00802990">
        <w:rPr>
          <w:rFonts w:ascii="Times" w:hAnsi="Times" w:cs="Times New Roman"/>
          <w:sz w:val="22"/>
          <w:szCs w:val="22"/>
        </w:rPr>
        <w:t>[Online].</w:t>
      </w:r>
      <w:proofErr w:type="gramEnd"/>
      <w:r w:rsidR="006D0CFC" w:rsidRPr="00802990">
        <w:rPr>
          <w:rFonts w:ascii="Times" w:hAnsi="Times" w:cs="Times New Roman"/>
          <w:sz w:val="22"/>
          <w:szCs w:val="22"/>
        </w:rPr>
        <w:t xml:space="preserve"> Available: </w:t>
      </w:r>
      <w:r w:rsidRPr="00802990">
        <w:rPr>
          <w:rFonts w:ascii="Times" w:hAnsi="Times" w:cs="Times New Roman"/>
          <w:sz w:val="22"/>
          <w:szCs w:val="22"/>
        </w:rPr>
        <w:t>http://www.legislation.gov.uk/ukpga/1979/54. [Accessed 10 Nov. 2014].</w:t>
      </w:r>
      <w:bookmarkEnd w:id="3877"/>
      <w:bookmarkEnd w:id="3878"/>
      <w:bookmarkEnd w:id="3879"/>
    </w:p>
    <w:p w14:paraId="792AC8DE" w14:textId="77777777" w:rsidR="00913669" w:rsidRPr="00802990" w:rsidRDefault="00913669" w:rsidP="00802990">
      <w:pPr>
        <w:spacing w:line="360" w:lineRule="auto"/>
        <w:contextualSpacing/>
        <w:jc w:val="both"/>
        <w:rPr>
          <w:rFonts w:ascii="Times" w:hAnsi="Times" w:cs="Times New Roman"/>
          <w:sz w:val="22"/>
          <w:szCs w:val="22"/>
        </w:rPr>
      </w:pPr>
    </w:p>
    <w:p w14:paraId="7968DDB6" w14:textId="77777777" w:rsidR="00913669" w:rsidRPr="00802990" w:rsidRDefault="00913669"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 xml:space="preserve">[5] </w:t>
      </w:r>
      <w:proofErr w:type="gramStart"/>
      <w:r w:rsidRPr="00802990">
        <w:rPr>
          <w:rFonts w:ascii="Times" w:hAnsi="Times" w:cs="Times New Roman"/>
          <w:sz w:val="22"/>
          <w:szCs w:val="22"/>
        </w:rPr>
        <w:t xml:space="preserve">Glassraven.com, 'Trading Online | Legal Requirements | Ecommerce Websites | </w:t>
      </w:r>
      <w:proofErr w:type="spellStart"/>
      <w:r w:rsidRPr="00802990">
        <w:rPr>
          <w:rFonts w:ascii="Times" w:hAnsi="Times" w:cs="Times New Roman"/>
          <w:sz w:val="22"/>
          <w:szCs w:val="22"/>
        </w:rPr>
        <w:t>Glassraven</w:t>
      </w:r>
      <w:proofErr w:type="spellEnd"/>
      <w:r w:rsidRPr="00802990">
        <w:rPr>
          <w:rFonts w:ascii="Times" w:hAnsi="Times" w:cs="Times New Roman"/>
          <w:sz w:val="22"/>
          <w:szCs w:val="22"/>
        </w:rPr>
        <w:t>', 2015.</w:t>
      </w:r>
      <w:proofErr w:type="gramEnd"/>
      <w:r w:rsidRPr="00802990">
        <w:rPr>
          <w:rFonts w:ascii="Times" w:hAnsi="Times" w:cs="Times New Roman"/>
          <w:sz w:val="22"/>
          <w:szCs w:val="22"/>
        </w:rPr>
        <w:t xml:space="preserve"> </w:t>
      </w:r>
      <w:proofErr w:type="gramStart"/>
      <w:r w:rsidRPr="00802990">
        <w:rPr>
          <w:rFonts w:ascii="Times" w:hAnsi="Times" w:cs="Times New Roman"/>
          <w:sz w:val="22"/>
          <w:szCs w:val="22"/>
        </w:rPr>
        <w:t>[Online].</w:t>
      </w:r>
      <w:proofErr w:type="gramEnd"/>
      <w:r w:rsidRPr="00802990">
        <w:rPr>
          <w:rFonts w:ascii="Times" w:hAnsi="Times" w:cs="Times New Roman"/>
          <w:sz w:val="22"/>
          <w:szCs w:val="22"/>
        </w:rPr>
        <w:t xml:space="preserve"> Available: http://www.glassraven.com/articles/online-legal-requirements.php. [Accessed: 21- Feb- 2015]. [Accessed 10 Nov. 2014].</w:t>
      </w:r>
    </w:p>
    <w:p w14:paraId="470E9311" w14:textId="77777777" w:rsidR="00913669" w:rsidRPr="00802990" w:rsidRDefault="00913669" w:rsidP="00802990">
      <w:pPr>
        <w:spacing w:line="360" w:lineRule="auto"/>
        <w:contextualSpacing/>
        <w:jc w:val="both"/>
        <w:rPr>
          <w:rFonts w:ascii="Times" w:hAnsi="Times" w:cs="Times New Roman"/>
          <w:sz w:val="22"/>
          <w:szCs w:val="22"/>
        </w:rPr>
      </w:pPr>
    </w:p>
    <w:p w14:paraId="152CC813" w14:textId="77777777" w:rsidR="00913669" w:rsidRPr="00802990" w:rsidRDefault="00913669"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 xml:space="preserve">[6] </w:t>
      </w:r>
      <w:proofErr w:type="gramStart"/>
      <w:r w:rsidRPr="00802990">
        <w:rPr>
          <w:rFonts w:ascii="Times" w:hAnsi="Times" w:cs="Times New Roman"/>
          <w:sz w:val="22"/>
          <w:szCs w:val="22"/>
        </w:rPr>
        <w:t>Sqa.org.uk, 'Functional and Non-Functional Requirements', 2015.</w:t>
      </w:r>
      <w:proofErr w:type="gramEnd"/>
      <w:r w:rsidRPr="00802990">
        <w:rPr>
          <w:rFonts w:ascii="Times" w:hAnsi="Times" w:cs="Times New Roman"/>
          <w:sz w:val="22"/>
          <w:szCs w:val="22"/>
        </w:rPr>
        <w:t xml:space="preserve"> </w:t>
      </w:r>
      <w:proofErr w:type="gramStart"/>
      <w:r w:rsidRPr="00802990">
        <w:rPr>
          <w:rFonts w:ascii="Times" w:hAnsi="Times" w:cs="Times New Roman"/>
          <w:sz w:val="22"/>
          <w:szCs w:val="22"/>
        </w:rPr>
        <w:t>[Online].</w:t>
      </w:r>
      <w:proofErr w:type="gramEnd"/>
      <w:r w:rsidRPr="00802990">
        <w:rPr>
          <w:rFonts w:ascii="Times" w:hAnsi="Times" w:cs="Times New Roman"/>
          <w:sz w:val="22"/>
          <w:szCs w:val="22"/>
        </w:rPr>
        <w:t xml:space="preserve"> Available: http://www.sqa.org.uk/e-learning/SDM03CD/page_02.htm. [Accessed 10 Nov. 2014].</w:t>
      </w:r>
    </w:p>
    <w:p w14:paraId="72042CA8" w14:textId="77777777" w:rsidR="00913669" w:rsidRPr="00802990" w:rsidRDefault="00913669" w:rsidP="00802990">
      <w:pPr>
        <w:spacing w:line="360" w:lineRule="auto"/>
        <w:contextualSpacing/>
        <w:jc w:val="both"/>
        <w:rPr>
          <w:rFonts w:ascii="Times" w:hAnsi="Times" w:cs="Times New Roman"/>
          <w:sz w:val="22"/>
          <w:szCs w:val="22"/>
        </w:rPr>
      </w:pPr>
    </w:p>
    <w:p w14:paraId="25322C3C" w14:textId="77777777" w:rsidR="00913669" w:rsidRPr="00802990" w:rsidRDefault="00913669" w:rsidP="00802990">
      <w:pPr>
        <w:spacing w:line="360" w:lineRule="auto"/>
        <w:contextualSpacing/>
        <w:jc w:val="both"/>
        <w:rPr>
          <w:rFonts w:ascii="Times" w:hAnsi="Times" w:cs="Times New Roman"/>
          <w:sz w:val="22"/>
          <w:szCs w:val="22"/>
        </w:rPr>
      </w:pPr>
      <w:proofErr w:type="gramStart"/>
      <w:r w:rsidRPr="00802990">
        <w:rPr>
          <w:rFonts w:ascii="Times" w:hAnsi="Times" w:cs="Times New Roman"/>
          <w:sz w:val="22"/>
          <w:szCs w:val="22"/>
        </w:rPr>
        <w:t xml:space="preserve">[7] </w:t>
      </w:r>
      <w:proofErr w:type="spellStart"/>
      <w:r w:rsidRPr="00802990">
        <w:rPr>
          <w:rFonts w:ascii="Times" w:hAnsi="Times" w:cs="Times New Roman"/>
          <w:sz w:val="22"/>
          <w:szCs w:val="22"/>
        </w:rPr>
        <w:t>ReQtest</w:t>
      </w:r>
      <w:proofErr w:type="spellEnd"/>
      <w:r w:rsidRPr="00802990">
        <w:rPr>
          <w:rFonts w:ascii="Times" w:hAnsi="Times" w:cs="Times New Roman"/>
          <w:sz w:val="22"/>
          <w:szCs w:val="22"/>
        </w:rPr>
        <w:t xml:space="preserve">, 'Functional Requirements </w:t>
      </w:r>
      <w:proofErr w:type="spellStart"/>
      <w:r w:rsidRPr="00802990">
        <w:rPr>
          <w:rFonts w:ascii="Times" w:hAnsi="Times" w:cs="Times New Roman"/>
          <w:sz w:val="22"/>
          <w:szCs w:val="22"/>
        </w:rPr>
        <w:t>vs</w:t>
      </w:r>
      <w:proofErr w:type="spellEnd"/>
      <w:r w:rsidRPr="00802990">
        <w:rPr>
          <w:rFonts w:ascii="Times" w:hAnsi="Times" w:cs="Times New Roman"/>
          <w:sz w:val="22"/>
          <w:szCs w:val="22"/>
        </w:rPr>
        <w:t xml:space="preserve"> Non Functional Requirements', 2015.</w:t>
      </w:r>
      <w:proofErr w:type="gramEnd"/>
      <w:r w:rsidRPr="00802990">
        <w:rPr>
          <w:rFonts w:ascii="Times" w:hAnsi="Times" w:cs="Times New Roman"/>
          <w:sz w:val="22"/>
          <w:szCs w:val="22"/>
        </w:rPr>
        <w:t xml:space="preserve"> </w:t>
      </w:r>
      <w:proofErr w:type="gramStart"/>
      <w:r w:rsidRPr="00802990">
        <w:rPr>
          <w:rFonts w:ascii="Times" w:hAnsi="Times" w:cs="Times New Roman"/>
          <w:sz w:val="22"/>
          <w:szCs w:val="22"/>
        </w:rPr>
        <w:t>[Online].</w:t>
      </w:r>
      <w:proofErr w:type="gramEnd"/>
      <w:r w:rsidRPr="00802990">
        <w:rPr>
          <w:rFonts w:ascii="Times" w:hAnsi="Times" w:cs="Times New Roman"/>
          <w:sz w:val="22"/>
          <w:szCs w:val="22"/>
        </w:rPr>
        <w:t xml:space="preserve"> Available: http://reqtest.com/requirements-blog/functional-vs-non-functional-requirements/. [Accessed 10 Nov. 2014].</w:t>
      </w:r>
    </w:p>
    <w:p w14:paraId="10D7AF60" w14:textId="77777777" w:rsidR="00913669" w:rsidRPr="00802990" w:rsidRDefault="00913669" w:rsidP="00802990">
      <w:pPr>
        <w:spacing w:line="360" w:lineRule="auto"/>
        <w:contextualSpacing/>
        <w:jc w:val="both"/>
        <w:rPr>
          <w:rFonts w:ascii="Times" w:hAnsi="Times" w:cs="Times New Roman"/>
          <w:sz w:val="22"/>
          <w:szCs w:val="22"/>
        </w:rPr>
      </w:pPr>
    </w:p>
    <w:p w14:paraId="3D6FA47B" w14:textId="77777777" w:rsidR="00913669" w:rsidRPr="00802990" w:rsidRDefault="00913669" w:rsidP="00802990">
      <w:pPr>
        <w:spacing w:line="360" w:lineRule="auto"/>
        <w:contextualSpacing/>
        <w:jc w:val="both"/>
        <w:rPr>
          <w:rFonts w:ascii="Times" w:hAnsi="Times" w:cs="Times New Roman"/>
          <w:sz w:val="22"/>
          <w:szCs w:val="22"/>
        </w:rPr>
      </w:pPr>
      <w:proofErr w:type="gramStart"/>
      <w:r w:rsidRPr="00802990">
        <w:rPr>
          <w:rFonts w:ascii="Times" w:hAnsi="Times" w:cs="Times New Roman"/>
          <w:sz w:val="22"/>
          <w:szCs w:val="22"/>
        </w:rPr>
        <w:t>[8] Dictionary.com, 'the definition of stakeholder', 2015.</w:t>
      </w:r>
      <w:proofErr w:type="gramEnd"/>
      <w:r w:rsidRPr="00802990">
        <w:rPr>
          <w:rFonts w:ascii="Times" w:hAnsi="Times" w:cs="Times New Roman"/>
          <w:sz w:val="22"/>
          <w:szCs w:val="22"/>
        </w:rPr>
        <w:t xml:space="preserve"> </w:t>
      </w:r>
      <w:proofErr w:type="gramStart"/>
      <w:r w:rsidRPr="00802990">
        <w:rPr>
          <w:rFonts w:ascii="Times" w:hAnsi="Times" w:cs="Times New Roman"/>
          <w:sz w:val="22"/>
          <w:szCs w:val="22"/>
        </w:rPr>
        <w:t>[Online].</w:t>
      </w:r>
      <w:proofErr w:type="gramEnd"/>
      <w:r w:rsidRPr="00802990">
        <w:rPr>
          <w:rFonts w:ascii="Times" w:hAnsi="Times" w:cs="Times New Roman"/>
          <w:sz w:val="22"/>
          <w:szCs w:val="22"/>
        </w:rPr>
        <w:t xml:space="preserve"> Available: http://dictionary.reference.com/browse/stakeholder. [Accessed 9 Nov. 2014].</w:t>
      </w:r>
    </w:p>
    <w:p w14:paraId="7F05DBC5" w14:textId="77777777" w:rsidR="00603FEC" w:rsidRPr="00802990" w:rsidRDefault="00603FEC" w:rsidP="00802990">
      <w:pPr>
        <w:spacing w:line="360" w:lineRule="auto"/>
        <w:contextualSpacing/>
        <w:jc w:val="both"/>
        <w:rPr>
          <w:rFonts w:ascii="Times" w:hAnsi="Times" w:cs="Times New Roman"/>
          <w:sz w:val="22"/>
          <w:szCs w:val="22"/>
        </w:rPr>
      </w:pPr>
    </w:p>
    <w:p w14:paraId="1ECD13A6" w14:textId="77777777" w:rsidR="00603FEC" w:rsidRPr="00802990" w:rsidRDefault="00603FEC"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[9] Extension.iastate.edu, '</w:t>
      </w:r>
      <w:proofErr w:type="gramStart"/>
      <w:r w:rsidRPr="00802990">
        <w:rPr>
          <w:rFonts w:ascii="Times" w:hAnsi="Times" w:cs="Times New Roman"/>
          <w:sz w:val="22"/>
          <w:szCs w:val="22"/>
        </w:rPr>
        <w:t>What</w:t>
      </w:r>
      <w:proofErr w:type="gramEnd"/>
      <w:r w:rsidRPr="00802990">
        <w:rPr>
          <w:rFonts w:ascii="Times" w:hAnsi="Times" w:cs="Times New Roman"/>
          <w:sz w:val="22"/>
          <w:szCs w:val="22"/>
        </w:rPr>
        <w:t xml:space="preserve"> is a Feasibility Study? </w:t>
      </w:r>
      <w:proofErr w:type="gramStart"/>
      <w:r w:rsidRPr="00802990">
        <w:rPr>
          <w:rFonts w:ascii="Times" w:hAnsi="Times" w:cs="Times New Roman"/>
          <w:sz w:val="22"/>
          <w:szCs w:val="22"/>
        </w:rPr>
        <w:t>| Ag Decision Maker', 2015.</w:t>
      </w:r>
      <w:proofErr w:type="gramEnd"/>
      <w:r w:rsidRPr="00802990">
        <w:rPr>
          <w:rFonts w:ascii="Times" w:hAnsi="Times" w:cs="Times New Roman"/>
          <w:sz w:val="22"/>
          <w:szCs w:val="22"/>
        </w:rPr>
        <w:t xml:space="preserve"> </w:t>
      </w:r>
      <w:proofErr w:type="gramStart"/>
      <w:r w:rsidRPr="00802990">
        <w:rPr>
          <w:rFonts w:ascii="Times" w:hAnsi="Times" w:cs="Times New Roman"/>
          <w:sz w:val="22"/>
          <w:szCs w:val="22"/>
        </w:rPr>
        <w:t>[Online].</w:t>
      </w:r>
      <w:proofErr w:type="gramEnd"/>
      <w:r w:rsidRPr="00802990">
        <w:rPr>
          <w:rFonts w:ascii="Times" w:hAnsi="Times" w:cs="Times New Roman"/>
          <w:sz w:val="22"/>
          <w:szCs w:val="22"/>
        </w:rPr>
        <w:t xml:space="preserve"> Available: http://www.extension.iastate.edu/agdm/wholefarm/html/c5-65.html. [Accessed: 21- Feb- 2015].</w:t>
      </w:r>
    </w:p>
    <w:p w14:paraId="3C777D2E" w14:textId="77777777" w:rsidR="009C3DD6" w:rsidRPr="00802990" w:rsidRDefault="009C3DD6" w:rsidP="00802990">
      <w:pPr>
        <w:spacing w:line="360" w:lineRule="auto"/>
        <w:contextualSpacing/>
        <w:jc w:val="both"/>
        <w:rPr>
          <w:rFonts w:ascii="Times" w:hAnsi="Times" w:cs="Times New Roman"/>
          <w:sz w:val="22"/>
          <w:szCs w:val="22"/>
        </w:rPr>
      </w:pPr>
    </w:p>
    <w:p w14:paraId="4F0A1830" w14:textId="77777777" w:rsidR="009C3DD6" w:rsidRPr="00802990" w:rsidRDefault="009C3DD6" w:rsidP="00802990">
      <w:pPr>
        <w:spacing w:line="360" w:lineRule="auto"/>
        <w:contextualSpacing/>
        <w:jc w:val="both"/>
        <w:rPr>
          <w:rFonts w:ascii="Times" w:hAnsi="Times" w:cs="Times New Roman"/>
          <w:sz w:val="22"/>
          <w:szCs w:val="22"/>
        </w:rPr>
      </w:pPr>
      <w:proofErr w:type="gramStart"/>
      <w:r w:rsidRPr="00802990">
        <w:rPr>
          <w:rFonts w:ascii="Times" w:hAnsi="Times" w:cs="Times New Roman"/>
          <w:sz w:val="22"/>
          <w:szCs w:val="22"/>
        </w:rPr>
        <w:t>[10] Spring.io, (2014).</w:t>
      </w:r>
      <w:proofErr w:type="gramEnd"/>
      <w:r w:rsidRPr="00802990">
        <w:rPr>
          <w:rFonts w:ascii="Times" w:hAnsi="Times" w:cs="Times New Roman"/>
          <w:sz w:val="22"/>
          <w:szCs w:val="22"/>
        </w:rPr>
        <w:t xml:space="preserve"> spring.io. [</w:t>
      </w:r>
      <w:proofErr w:type="gramStart"/>
      <w:r w:rsidRPr="00802990">
        <w:rPr>
          <w:rFonts w:ascii="Times" w:hAnsi="Times" w:cs="Times New Roman"/>
          <w:sz w:val="22"/>
          <w:szCs w:val="22"/>
        </w:rPr>
        <w:t>online</w:t>
      </w:r>
      <w:proofErr w:type="gramEnd"/>
      <w:r w:rsidRPr="00802990">
        <w:rPr>
          <w:rFonts w:ascii="Times" w:hAnsi="Times" w:cs="Times New Roman"/>
          <w:sz w:val="22"/>
          <w:szCs w:val="22"/>
        </w:rPr>
        <w:t xml:space="preserve">] Available at: </w:t>
      </w:r>
      <w:r w:rsidR="00302475" w:rsidRPr="00802990">
        <w:rPr>
          <w:rFonts w:ascii="Times" w:hAnsi="Times" w:cs="Times New Roman"/>
          <w:sz w:val="22"/>
          <w:szCs w:val="22"/>
        </w:rPr>
        <w:fldChar w:fldCharType="begin"/>
      </w:r>
      <w:r w:rsidR="00302475" w:rsidRPr="00802990">
        <w:rPr>
          <w:rFonts w:ascii="Times" w:hAnsi="Times" w:cs="Times New Roman"/>
          <w:sz w:val="22"/>
          <w:szCs w:val="22"/>
          <w:rPrChange w:id="3880" w:author="Chara Katiri" w:date="2015-04-12T20:48:00Z">
            <w:rPr/>
          </w:rPrChange>
        </w:rPr>
        <w:instrText xml:space="preserve"> HYPERLINK "http://spring.io/" </w:instrText>
      </w:r>
      <w:r w:rsidR="00302475" w:rsidRPr="00802990">
        <w:rPr>
          <w:rFonts w:ascii="Times" w:hAnsi="Times" w:cs="Times New Roman"/>
          <w:sz w:val="22"/>
          <w:szCs w:val="22"/>
        </w:rPr>
        <w:fldChar w:fldCharType="separate"/>
      </w:r>
      <w:r w:rsidRPr="00802990">
        <w:rPr>
          <w:rFonts w:ascii="Times" w:hAnsi="Times" w:cs="Times New Roman"/>
          <w:sz w:val="22"/>
          <w:szCs w:val="22"/>
        </w:rPr>
        <w:t>http://spring.io/</w:t>
      </w:r>
      <w:r w:rsidR="00302475" w:rsidRPr="00802990">
        <w:rPr>
          <w:rFonts w:ascii="Times" w:hAnsi="Times" w:cs="Times New Roman"/>
          <w:sz w:val="22"/>
          <w:szCs w:val="22"/>
        </w:rPr>
        <w:fldChar w:fldCharType="end"/>
      </w:r>
      <w:r w:rsidRPr="00802990">
        <w:rPr>
          <w:rFonts w:ascii="Times" w:hAnsi="Times" w:cs="Times New Roman"/>
          <w:sz w:val="22"/>
          <w:szCs w:val="22"/>
        </w:rPr>
        <w:t xml:space="preserve"> [Accessed: 21- Feb- 2015].</w:t>
      </w:r>
    </w:p>
    <w:p w14:paraId="514ED868" w14:textId="77777777" w:rsidR="00F22C8B" w:rsidRPr="00802990" w:rsidRDefault="00F22C8B" w:rsidP="00802990">
      <w:pPr>
        <w:spacing w:line="360" w:lineRule="auto"/>
        <w:contextualSpacing/>
        <w:jc w:val="both"/>
        <w:rPr>
          <w:rFonts w:ascii="Times" w:hAnsi="Times" w:cs="Times New Roman"/>
          <w:sz w:val="22"/>
          <w:szCs w:val="22"/>
        </w:rPr>
      </w:pPr>
    </w:p>
    <w:p w14:paraId="58D0E7FE" w14:textId="77777777" w:rsidR="009C3DD6" w:rsidRPr="00802990" w:rsidRDefault="00B76EAA"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lastRenderedPageBreak/>
        <w:t xml:space="preserve">[11] T. </w:t>
      </w:r>
      <w:proofErr w:type="spellStart"/>
      <w:r w:rsidRPr="00802990">
        <w:rPr>
          <w:rFonts w:ascii="Times" w:hAnsi="Times" w:cs="Times New Roman"/>
          <w:sz w:val="22"/>
          <w:szCs w:val="22"/>
        </w:rPr>
        <w:t>Coplien</w:t>
      </w:r>
      <w:proofErr w:type="spellEnd"/>
      <w:r w:rsidRPr="00802990">
        <w:rPr>
          <w:rFonts w:ascii="Times" w:hAnsi="Times" w:cs="Times New Roman"/>
          <w:sz w:val="22"/>
          <w:szCs w:val="22"/>
        </w:rPr>
        <w:t xml:space="preserve">, 'The DCI Architecture: A New Vision of Object-Oriented Programming', Artima.com, 2015. </w:t>
      </w:r>
      <w:proofErr w:type="gramStart"/>
      <w:r w:rsidRPr="00802990">
        <w:rPr>
          <w:rFonts w:ascii="Times" w:hAnsi="Times" w:cs="Times New Roman"/>
          <w:sz w:val="22"/>
          <w:szCs w:val="22"/>
        </w:rPr>
        <w:t>[Online].</w:t>
      </w:r>
      <w:proofErr w:type="gramEnd"/>
      <w:r w:rsidRPr="00802990">
        <w:rPr>
          <w:rFonts w:ascii="Times" w:hAnsi="Times" w:cs="Times New Roman"/>
          <w:sz w:val="22"/>
          <w:szCs w:val="22"/>
        </w:rPr>
        <w:t xml:space="preserve"> Available: http://www.artima.com/articles/dci_vision.html. [Accessed: 22- Feb- 2015].</w:t>
      </w:r>
    </w:p>
    <w:p w14:paraId="6160EFC9" w14:textId="77777777" w:rsidR="00F22C8B" w:rsidRPr="00802990" w:rsidRDefault="00F22C8B" w:rsidP="00802990">
      <w:pPr>
        <w:spacing w:line="360" w:lineRule="auto"/>
        <w:contextualSpacing/>
        <w:jc w:val="both"/>
        <w:rPr>
          <w:rFonts w:ascii="Times" w:hAnsi="Times" w:cs="Times New Roman"/>
          <w:sz w:val="22"/>
          <w:szCs w:val="22"/>
        </w:rPr>
      </w:pPr>
    </w:p>
    <w:p w14:paraId="5EDBDD2A" w14:textId="77777777" w:rsidR="009C3DD6" w:rsidRPr="00802990" w:rsidRDefault="00F22C8B"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 xml:space="preserve">[12] D. </w:t>
      </w:r>
      <w:proofErr w:type="spellStart"/>
      <w:r w:rsidRPr="00802990">
        <w:rPr>
          <w:rFonts w:ascii="Times" w:hAnsi="Times" w:cs="Times New Roman"/>
          <w:sz w:val="22"/>
          <w:szCs w:val="22"/>
        </w:rPr>
        <w:t>Vrusias</w:t>
      </w:r>
      <w:proofErr w:type="spellEnd"/>
      <w:r w:rsidRPr="00802990">
        <w:rPr>
          <w:rFonts w:ascii="Times" w:hAnsi="Times" w:cs="Times New Roman"/>
          <w:sz w:val="22"/>
          <w:szCs w:val="22"/>
        </w:rPr>
        <w:t xml:space="preserve">, 'COM3014: Advanced Challenges in Web Technologies', 2012. </w:t>
      </w:r>
      <w:proofErr w:type="gramStart"/>
      <w:r w:rsidRPr="00802990">
        <w:rPr>
          <w:rFonts w:ascii="Times" w:hAnsi="Times" w:cs="Times New Roman"/>
          <w:sz w:val="22"/>
          <w:szCs w:val="22"/>
        </w:rPr>
        <w:t>[Online].</w:t>
      </w:r>
      <w:proofErr w:type="gramEnd"/>
      <w:r w:rsidRPr="00802990">
        <w:rPr>
          <w:rFonts w:ascii="Times" w:hAnsi="Times" w:cs="Times New Roman"/>
          <w:sz w:val="22"/>
          <w:szCs w:val="22"/>
        </w:rPr>
        <w:t xml:space="preserve"> Available: https://sharepoint.surrey.ac.uk/exampapers/Papers/Advanced%20Challenges%20in%20Web%20Technologies.pdf. [Accessed: 22- Feb- 2015].</w:t>
      </w:r>
    </w:p>
    <w:p w14:paraId="33C08AB8" w14:textId="77777777" w:rsidR="00552831" w:rsidRPr="00802990" w:rsidRDefault="00552831" w:rsidP="00802990">
      <w:pPr>
        <w:spacing w:line="360" w:lineRule="auto"/>
        <w:contextualSpacing/>
        <w:jc w:val="both"/>
        <w:rPr>
          <w:rFonts w:ascii="Times" w:hAnsi="Times" w:cs="Times New Roman"/>
          <w:sz w:val="22"/>
          <w:szCs w:val="22"/>
        </w:rPr>
      </w:pPr>
    </w:p>
    <w:p w14:paraId="7C969559" w14:textId="77777777" w:rsidR="00552831" w:rsidRPr="00802990" w:rsidRDefault="00552831" w:rsidP="00802990">
      <w:pPr>
        <w:spacing w:line="360" w:lineRule="auto"/>
        <w:contextualSpacing/>
        <w:jc w:val="both"/>
        <w:rPr>
          <w:rFonts w:ascii="Times" w:hAnsi="Times" w:cs="Times New Roman"/>
          <w:sz w:val="22"/>
          <w:szCs w:val="22"/>
        </w:rPr>
      </w:pPr>
      <w:proofErr w:type="gramStart"/>
      <w:r w:rsidRPr="00802990">
        <w:rPr>
          <w:rFonts w:ascii="Times" w:hAnsi="Times" w:cs="Times New Roman"/>
          <w:sz w:val="22"/>
          <w:szCs w:val="22"/>
        </w:rPr>
        <w:t>[13] Beyondsecurity.com, (2014).</w:t>
      </w:r>
      <w:proofErr w:type="gramEnd"/>
      <w:r w:rsidRPr="00802990">
        <w:rPr>
          <w:rFonts w:ascii="Times" w:hAnsi="Times" w:cs="Times New Roman"/>
          <w:sz w:val="22"/>
          <w:szCs w:val="22"/>
        </w:rPr>
        <w:t xml:space="preserve"> SQL Injection. [</w:t>
      </w:r>
      <w:proofErr w:type="gramStart"/>
      <w:r w:rsidRPr="00802990">
        <w:rPr>
          <w:rFonts w:ascii="Times" w:hAnsi="Times" w:cs="Times New Roman"/>
          <w:sz w:val="22"/>
          <w:szCs w:val="22"/>
        </w:rPr>
        <w:t>online</w:t>
      </w:r>
      <w:proofErr w:type="gramEnd"/>
      <w:r w:rsidRPr="00802990">
        <w:rPr>
          <w:rFonts w:ascii="Times" w:hAnsi="Times" w:cs="Times New Roman"/>
          <w:sz w:val="22"/>
          <w:szCs w:val="22"/>
        </w:rPr>
        <w:t>] Available at: http://www.beyondsecurity.com/about-sql-injection.html [Accessed: 22- Feb- 2015].</w:t>
      </w:r>
    </w:p>
    <w:p w14:paraId="37EC75BD" w14:textId="77777777" w:rsidR="00552831" w:rsidRPr="00802990" w:rsidRDefault="00552831" w:rsidP="00802990">
      <w:pPr>
        <w:spacing w:line="360" w:lineRule="auto"/>
        <w:contextualSpacing/>
        <w:jc w:val="both"/>
        <w:rPr>
          <w:rFonts w:ascii="Times" w:hAnsi="Times" w:cs="Times New Roman"/>
          <w:sz w:val="22"/>
          <w:szCs w:val="22"/>
        </w:rPr>
      </w:pPr>
    </w:p>
    <w:p w14:paraId="056D97A0" w14:textId="77777777" w:rsidR="00D36E0A" w:rsidRPr="00802990" w:rsidRDefault="00D36E0A" w:rsidP="00802990">
      <w:pPr>
        <w:spacing w:line="360" w:lineRule="auto"/>
        <w:contextualSpacing/>
        <w:jc w:val="both"/>
        <w:rPr>
          <w:rFonts w:ascii="Times" w:hAnsi="Times" w:cs="Times New Roman"/>
          <w:sz w:val="22"/>
          <w:szCs w:val="22"/>
        </w:rPr>
      </w:pPr>
      <w:proofErr w:type="gramStart"/>
      <w:r w:rsidRPr="00802990">
        <w:rPr>
          <w:rFonts w:ascii="Times" w:hAnsi="Times" w:cs="Times New Roman"/>
          <w:sz w:val="22"/>
          <w:szCs w:val="22"/>
        </w:rPr>
        <w:t>[14] Jqueryvalidation.org, (2014).</w:t>
      </w:r>
      <w:proofErr w:type="gramEnd"/>
      <w:r w:rsidRPr="00802990">
        <w:rPr>
          <w:rFonts w:ascii="Times" w:hAnsi="Times" w:cs="Times New Roman"/>
          <w:sz w:val="22"/>
          <w:szCs w:val="22"/>
        </w:rPr>
        <w:t xml:space="preserve"> </w:t>
      </w:r>
      <w:proofErr w:type="spellStart"/>
      <w:proofErr w:type="gramStart"/>
      <w:r w:rsidRPr="00802990">
        <w:rPr>
          <w:rFonts w:ascii="Times" w:hAnsi="Times" w:cs="Times New Roman"/>
          <w:sz w:val="22"/>
          <w:szCs w:val="22"/>
        </w:rPr>
        <w:t>jQuery</w:t>
      </w:r>
      <w:proofErr w:type="spellEnd"/>
      <w:proofErr w:type="gramEnd"/>
      <w:r w:rsidRPr="00802990">
        <w:rPr>
          <w:rFonts w:ascii="Times" w:hAnsi="Times" w:cs="Times New Roman"/>
          <w:sz w:val="22"/>
          <w:szCs w:val="22"/>
        </w:rPr>
        <w:t xml:space="preserve"> Validation Plugin | Form validation with </w:t>
      </w:r>
      <w:proofErr w:type="spellStart"/>
      <w:r w:rsidRPr="00802990">
        <w:rPr>
          <w:rFonts w:ascii="Times" w:hAnsi="Times" w:cs="Times New Roman"/>
          <w:sz w:val="22"/>
          <w:szCs w:val="22"/>
        </w:rPr>
        <w:t>jQuery</w:t>
      </w:r>
      <w:proofErr w:type="spellEnd"/>
      <w:r w:rsidRPr="00802990">
        <w:rPr>
          <w:rFonts w:ascii="Times" w:hAnsi="Times" w:cs="Times New Roman"/>
          <w:sz w:val="22"/>
          <w:szCs w:val="22"/>
        </w:rPr>
        <w:t>. [</w:t>
      </w:r>
      <w:proofErr w:type="gramStart"/>
      <w:r w:rsidRPr="00802990">
        <w:rPr>
          <w:rFonts w:ascii="Times" w:hAnsi="Times" w:cs="Times New Roman"/>
          <w:sz w:val="22"/>
          <w:szCs w:val="22"/>
        </w:rPr>
        <w:t>online</w:t>
      </w:r>
      <w:proofErr w:type="gramEnd"/>
      <w:r w:rsidRPr="00802990">
        <w:rPr>
          <w:rFonts w:ascii="Times" w:hAnsi="Times" w:cs="Times New Roman"/>
          <w:sz w:val="22"/>
          <w:szCs w:val="22"/>
        </w:rPr>
        <w:t>] Available at:</w:t>
      </w:r>
      <w:r w:rsidR="00302475" w:rsidRPr="00802990">
        <w:rPr>
          <w:rFonts w:ascii="Times" w:hAnsi="Times" w:cs="Times New Roman"/>
          <w:sz w:val="22"/>
          <w:szCs w:val="22"/>
        </w:rPr>
        <w:fldChar w:fldCharType="begin"/>
      </w:r>
      <w:r w:rsidR="00302475" w:rsidRPr="00802990">
        <w:rPr>
          <w:rFonts w:ascii="Times" w:hAnsi="Times" w:cs="Times New Roman"/>
          <w:sz w:val="22"/>
          <w:szCs w:val="22"/>
          <w:rPrChange w:id="3881" w:author="Chara Katiri" w:date="2015-04-12T20:48:00Z">
            <w:rPr/>
          </w:rPrChange>
        </w:rPr>
        <w:instrText xml:space="preserve"> HYPERLINK "http://jqueryvalidation.org/" </w:instrText>
      </w:r>
      <w:r w:rsidR="00302475" w:rsidRPr="00802990">
        <w:rPr>
          <w:rFonts w:ascii="Times" w:hAnsi="Times" w:cs="Times New Roman"/>
          <w:sz w:val="22"/>
          <w:szCs w:val="22"/>
        </w:rPr>
        <w:fldChar w:fldCharType="separate"/>
      </w:r>
      <w:r w:rsidRPr="00802990">
        <w:rPr>
          <w:rFonts w:ascii="Times" w:hAnsi="Times" w:cs="Times New Roman"/>
          <w:sz w:val="22"/>
          <w:szCs w:val="22"/>
        </w:rPr>
        <w:t xml:space="preserve"> http://jqueryvalidation.org/</w:t>
      </w:r>
      <w:r w:rsidR="00302475" w:rsidRPr="00802990">
        <w:rPr>
          <w:rFonts w:ascii="Times" w:hAnsi="Times" w:cs="Times New Roman"/>
          <w:sz w:val="22"/>
          <w:szCs w:val="22"/>
        </w:rPr>
        <w:fldChar w:fldCharType="end"/>
      </w:r>
      <w:r w:rsidRPr="00802990">
        <w:rPr>
          <w:rFonts w:ascii="Times" w:hAnsi="Times" w:cs="Times New Roman"/>
          <w:sz w:val="22"/>
          <w:szCs w:val="22"/>
        </w:rPr>
        <w:t xml:space="preserve"> [Accessed: 22- Feb- 2015].</w:t>
      </w:r>
    </w:p>
    <w:p w14:paraId="193BD972" w14:textId="77777777" w:rsidR="00B55401" w:rsidRPr="00802990" w:rsidRDefault="00B55401" w:rsidP="00802990">
      <w:pPr>
        <w:spacing w:line="360" w:lineRule="auto"/>
        <w:contextualSpacing/>
        <w:jc w:val="both"/>
        <w:rPr>
          <w:rFonts w:ascii="Times" w:hAnsi="Times" w:cs="Times New Roman"/>
          <w:sz w:val="22"/>
          <w:szCs w:val="22"/>
        </w:rPr>
      </w:pPr>
    </w:p>
    <w:p w14:paraId="2811B977" w14:textId="5DEA91B4" w:rsidR="00B55401" w:rsidRPr="00802990" w:rsidRDefault="00B55401"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 xml:space="preserve">[15] Withoutbook.com, 'Difference between Struts and </w:t>
      </w:r>
      <w:proofErr w:type="gramStart"/>
      <w:r w:rsidRPr="00802990">
        <w:rPr>
          <w:rFonts w:ascii="Times" w:hAnsi="Times" w:cs="Times New Roman"/>
          <w:sz w:val="22"/>
          <w:szCs w:val="22"/>
        </w:rPr>
        <w:t>Spring</w:t>
      </w:r>
      <w:proofErr w:type="gramEnd"/>
      <w:r w:rsidRPr="00802990">
        <w:rPr>
          <w:rFonts w:ascii="Times" w:hAnsi="Times" w:cs="Times New Roman"/>
          <w:sz w:val="22"/>
          <w:szCs w:val="22"/>
        </w:rPr>
        <w:t xml:space="preserve">', 2015. </w:t>
      </w:r>
      <w:proofErr w:type="gramStart"/>
      <w:r w:rsidRPr="00802990">
        <w:rPr>
          <w:rFonts w:ascii="Times" w:hAnsi="Times" w:cs="Times New Roman"/>
          <w:sz w:val="22"/>
          <w:szCs w:val="22"/>
        </w:rPr>
        <w:t>[Online].</w:t>
      </w:r>
      <w:proofErr w:type="gramEnd"/>
      <w:r w:rsidRPr="00802990">
        <w:rPr>
          <w:rFonts w:ascii="Times" w:hAnsi="Times" w:cs="Times New Roman"/>
          <w:sz w:val="22"/>
          <w:szCs w:val="22"/>
        </w:rPr>
        <w:t xml:space="preserve"> Available: http://www.withoutbook.com/DifferenceBetweenSubjects.php</w:t>
      </w:r>
      <w:proofErr w:type="gramStart"/>
      <w:r w:rsidRPr="00802990">
        <w:rPr>
          <w:rFonts w:ascii="Times" w:hAnsi="Times" w:cs="Times New Roman"/>
          <w:sz w:val="22"/>
          <w:szCs w:val="22"/>
        </w:rPr>
        <w:t>?subId1</w:t>
      </w:r>
      <w:proofErr w:type="gramEnd"/>
      <w:r w:rsidRPr="00802990">
        <w:rPr>
          <w:rFonts w:ascii="Times" w:hAnsi="Times" w:cs="Times New Roman"/>
          <w:sz w:val="22"/>
          <w:szCs w:val="22"/>
        </w:rPr>
        <w:t>=27&amp;subId2=28&amp;d=Difference+between+Struts+and+Spring. [Accessed: 23- Feb- 2015].</w:t>
      </w:r>
    </w:p>
    <w:p w14:paraId="5A58F43D" w14:textId="77777777" w:rsidR="00177B40" w:rsidRPr="00802990" w:rsidRDefault="00177B40" w:rsidP="00802990">
      <w:pPr>
        <w:spacing w:line="360" w:lineRule="auto"/>
        <w:contextualSpacing/>
        <w:jc w:val="both"/>
        <w:rPr>
          <w:rFonts w:ascii="Times" w:hAnsi="Times" w:cs="Times New Roman"/>
          <w:sz w:val="22"/>
          <w:szCs w:val="22"/>
        </w:rPr>
      </w:pPr>
    </w:p>
    <w:p w14:paraId="219EB8B4" w14:textId="3C5313BF" w:rsidR="00177B40" w:rsidRPr="00802990" w:rsidRDefault="00177B40"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 xml:space="preserve">[16] A. </w:t>
      </w:r>
      <w:proofErr w:type="spellStart"/>
      <w:r w:rsidRPr="00802990">
        <w:rPr>
          <w:rFonts w:ascii="Times" w:hAnsi="Times" w:cs="Times New Roman"/>
          <w:sz w:val="22"/>
          <w:szCs w:val="22"/>
        </w:rPr>
        <w:t>Osterwalder</w:t>
      </w:r>
      <w:proofErr w:type="spellEnd"/>
      <w:r w:rsidRPr="00802990">
        <w:rPr>
          <w:rFonts w:ascii="Times" w:hAnsi="Times" w:cs="Times New Roman"/>
          <w:sz w:val="22"/>
          <w:szCs w:val="22"/>
        </w:rPr>
        <w:t xml:space="preserve">, Y. </w:t>
      </w:r>
      <w:proofErr w:type="spellStart"/>
      <w:r w:rsidRPr="00802990">
        <w:rPr>
          <w:rFonts w:ascii="Times" w:hAnsi="Times" w:cs="Times New Roman"/>
          <w:sz w:val="22"/>
          <w:szCs w:val="22"/>
        </w:rPr>
        <w:t>Pigneur</w:t>
      </w:r>
      <w:proofErr w:type="spellEnd"/>
      <w:r w:rsidRPr="00802990">
        <w:rPr>
          <w:rFonts w:ascii="Times" w:hAnsi="Times" w:cs="Times New Roman"/>
          <w:sz w:val="22"/>
          <w:szCs w:val="22"/>
        </w:rPr>
        <w:t xml:space="preserve">, G. </w:t>
      </w:r>
      <w:proofErr w:type="spellStart"/>
      <w:r w:rsidRPr="00802990">
        <w:rPr>
          <w:rFonts w:ascii="Times" w:hAnsi="Times" w:cs="Times New Roman"/>
          <w:sz w:val="22"/>
          <w:szCs w:val="22"/>
        </w:rPr>
        <w:t>Bernarda</w:t>
      </w:r>
      <w:proofErr w:type="spellEnd"/>
      <w:r w:rsidRPr="00802990">
        <w:rPr>
          <w:rFonts w:ascii="Times" w:hAnsi="Times" w:cs="Times New Roman"/>
          <w:sz w:val="22"/>
          <w:szCs w:val="22"/>
        </w:rPr>
        <w:t xml:space="preserve"> and A. Smith, </w:t>
      </w:r>
      <w:r w:rsidRPr="00802990">
        <w:rPr>
          <w:rFonts w:ascii="Times" w:hAnsi="Times" w:cs="Times New Roman"/>
          <w:i/>
          <w:sz w:val="22"/>
          <w:szCs w:val="22"/>
        </w:rPr>
        <w:t>Value proposition design.</w:t>
      </w:r>
      <w:r w:rsidRPr="00802990">
        <w:rPr>
          <w:rFonts w:ascii="Times" w:hAnsi="Times" w:cs="Times New Roman"/>
          <w:sz w:val="22"/>
          <w:szCs w:val="22"/>
        </w:rPr>
        <w:t xml:space="preserve"> </w:t>
      </w:r>
    </w:p>
    <w:p w14:paraId="6702ED70" w14:textId="77777777" w:rsidR="00ED6CA9" w:rsidRPr="00802990" w:rsidRDefault="00ED6CA9" w:rsidP="00802990">
      <w:pPr>
        <w:spacing w:line="360" w:lineRule="auto"/>
        <w:contextualSpacing/>
        <w:jc w:val="both"/>
        <w:rPr>
          <w:rFonts w:ascii="Times" w:hAnsi="Times" w:cs="Times New Roman"/>
          <w:sz w:val="22"/>
          <w:szCs w:val="22"/>
        </w:rPr>
      </w:pPr>
    </w:p>
    <w:p w14:paraId="765BD9B8" w14:textId="0C945E0C" w:rsidR="00ED6CA9" w:rsidRPr="00802990" w:rsidRDefault="00ED6CA9" w:rsidP="00802990">
      <w:pPr>
        <w:spacing w:line="360" w:lineRule="auto"/>
        <w:contextualSpacing/>
        <w:jc w:val="both"/>
        <w:rPr>
          <w:rFonts w:ascii="Times" w:hAnsi="Times" w:cs="Times New Roman"/>
          <w:sz w:val="22"/>
          <w:szCs w:val="22"/>
        </w:rPr>
      </w:pPr>
      <w:proofErr w:type="gramStart"/>
      <w:r w:rsidRPr="00802990">
        <w:rPr>
          <w:rFonts w:ascii="Times" w:hAnsi="Times" w:cs="Times New Roman"/>
          <w:sz w:val="22"/>
          <w:szCs w:val="22"/>
        </w:rPr>
        <w:t xml:space="preserve">[17] </w:t>
      </w:r>
      <w:proofErr w:type="spellStart"/>
      <w:r w:rsidRPr="00802990">
        <w:rPr>
          <w:rFonts w:ascii="Times" w:hAnsi="Times" w:cs="Times New Roman"/>
          <w:sz w:val="22"/>
          <w:szCs w:val="22"/>
        </w:rPr>
        <w:t>SearchSoftwareQuality</w:t>
      </w:r>
      <w:proofErr w:type="spellEnd"/>
      <w:r w:rsidRPr="00802990">
        <w:rPr>
          <w:rFonts w:ascii="Times" w:hAnsi="Times" w:cs="Times New Roman"/>
          <w:sz w:val="22"/>
          <w:szCs w:val="22"/>
        </w:rPr>
        <w:t>, 'Software development life cycle phases, iterations, explained step by step', 2015.</w:t>
      </w:r>
      <w:proofErr w:type="gramEnd"/>
      <w:r w:rsidRPr="00802990">
        <w:rPr>
          <w:rFonts w:ascii="Times" w:hAnsi="Times" w:cs="Times New Roman"/>
          <w:sz w:val="22"/>
          <w:szCs w:val="22"/>
        </w:rPr>
        <w:t xml:space="preserve"> </w:t>
      </w:r>
      <w:proofErr w:type="gramStart"/>
      <w:r w:rsidRPr="00802990">
        <w:rPr>
          <w:rFonts w:ascii="Times" w:hAnsi="Times" w:cs="Times New Roman"/>
          <w:sz w:val="22"/>
          <w:szCs w:val="22"/>
        </w:rPr>
        <w:t>[Online].</w:t>
      </w:r>
      <w:proofErr w:type="gramEnd"/>
      <w:r w:rsidRPr="00802990">
        <w:rPr>
          <w:rFonts w:ascii="Times" w:hAnsi="Times" w:cs="Times New Roman"/>
          <w:sz w:val="22"/>
          <w:szCs w:val="22"/>
        </w:rPr>
        <w:t xml:space="preserve"> Available: http://searchsoftwarequality.techtarget.com/answer/Software-development-life-cycle-phases-iterations-explained-step-by-step. [Accessed: 18- Mar- 2015].</w:t>
      </w:r>
    </w:p>
    <w:p w14:paraId="4859BA81" w14:textId="77777777" w:rsidR="001E3FAE" w:rsidRPr="00802990" w:rsidRDefault="001E3FAE" w:rsidP="00802990">
      <w:pPr>
        <w:spacing w:line="360" w:lineRule="auto"/>
        <w:contextualSpacing/>
        <w:jc w:val="both"/>
        <w:rPr>
          <w:rFonts w:ascii="Times" w:hAnsi="Times" w:cs="Times New Roman"/>
          <w:sz w:val="22"/>
          <w:szCs w:val="22"/>
        </w:rPr>
      </w:pPr>
    </w:p>
    <w:p w14:paraId="3554CE44" w14:textId="1747C853" w:rsidR="001E3FAE" w:rsidRPr="00802990" w:rsidRDefault="001E3FAE"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[18] Wikipedia, '</w:t>
      </w:r>
      <w:proofErr w:type="spellStart"/>
      <w:r w:rsidRPr="00802990">
        <w:rPr>
          <w:rFonts w:ascii="Times" w:hAnsi="Times" w:cs="Times New Roman"/>
          <w:sz w:val="22"/>
          <w:szCs w:val="22"/>
        </w:rPr>
        <w:t>Gumtree</w:t>
      </w:r>
      <w:proofErr w:type="spellEnd"/>
      <w:r w:rsidRPr="00802990">
        <w:rPr>
          <w:rFonts w:ascii="Times" w:hAnsi="Times" w:cs="Times New Roman"/>
          <w:sz w:val="22"/>
          <w:szCs w:val="22"/>
        </w:rPr>
        <w:t xml:space="preserve">', 2015. </w:t>
      </w:r>
      <w:proofErr w:type="gramStart"/>
      <w:r w:rsidRPr="00802990">
        <w:rPr>
          <w:rFonts w:ascii="Times" w:hAnsi="Times" w:cs="Times New Roman"/>
          <w:sz w:val="22"/>
          <w:szCs w:val="22"/>
        </w:rPr>
        <w:t>[Online].</w:t>
      </w:r>
      <w:proofErr w:type="gramEnd"/>
      <w:r w:rsidRPr="00802990">
        <w:rPr>
          <w:rFonts w:ascii="Times" w:hAnsi="Times" w:cs="Times New Roman"/>
          <w:sz w:val="22"/>
          <w:szCs w:val="22"/>
        </w:rPr>
        <w:t xml:space="preserve"> Available: http://en.wikipedia.org/wiki/Gumtree. [Accessed: 18- Mar- 2015]. </w:t>
      </w:r>
      <w:r w:rsidR="0031480E" w:rsidRPr="00802990">
        <w:rPr>
          <w:rFonts w:ascii="Times" w:hAnsi="Times" w:cs="Times New Roman"/>
          <w:sz w:val="22"/>
          <w:szCs w:val="22"/>
        </w:rPr>
        <w:t xml:space="preserve"> </w:t>
      </w:r>
      <w:r w:rsidR="00817222" w:rsidRPr="00802990">
        <w:rPr>
          <w:rFonts w:ascii="Times" w:hAnsi="Times" w:cs="Times New Roman"/>
          <w:sz w:val="22"/>
          <w:szCs w:val="22"/>
          <w:highlight w:val="yellow"/>
        </w:rPr>
        <w:t xml:space="preserve">I know that referencing wiki shouldn’t be the case in a FYP report but </w:t>
      </w:r>
      <w:r w:rsidR="0031480E" w:rsidRPr="00802990">
        <w:rPr>
          <w:rFonts w:ascii="Times" w:hAnsi="Times" w:cs="Times New Roman"/>
          <w:sz w:val="22"/>
          <w:szCs w:val="22"/>
          <w:highlight w:val="yellow"/>
        </w:rPr>
        <w:t>I couldn’t find any other resources that p</w:t>
      </w:r>
      <w:r w:rsidR="00817222" w:rsidRPr="00802990">
        <w:rPr>
          <w:rFonts w:ascii="Times" w:hAnsi="Times" w:cs="Times New Roman"/>
          <w:sz w:val="22"/>
          <w:szCs w:val="22"/>
          <w:highlight w:val="yellow"/>
        </w:rPr>
        <w:t xml:space="preserve">rovide details about </w:t>
      </w:r>
      <w:proofErr w:type="spellStart"/>
      <w:r w:rsidR="00817222" w:rsidRPr="00802990">
        <w:rPr>
          <w:rFonts w:ascii="Times" w:hAnsi="Times" w:cs="Times New Roman"/>
          <w:sz w:val="22"/>
          <w:szCs w:val="22"/>
          <w:highlight w:val="yellow"/>
        </w:rPr>
        <w:t>Gumtree’s</w:t>
      </w:r>
      <w:proofErr w:type="spellEnd"/>
      <w:r w:rsidR="00817222" w:rsidRPr="00802990">
        <w:rPr>
          <w:rFonts w:ascii="Times" w:hAnsi="Times" w:cs="Times New Roman"/>
          <w:sz w:val="22"/>
          <w:szCs w:val="22"/>
          <w:highlight w:val="yellow"/>
        </w:rPr>
        <w:t xml:space="preserve"> f</w:t>
      </w:r>
      <w:r w:rsidR="0031480E" w:rsidRPr="00802990">
        <w:rPr>
          <w:rFonts w:ascii="Times" w:hAnsi="Times" w:cs="Times New Roman"/>
          <w:sz w:val="22"/>
          <w:szCs w:val="22"/>
          <w:highlight w:val="yellow"/>
        </w:rPr>
        <w:t>eatures.</w:t>
      </w:r>
      <w:r w:rsidR="0031480E" w:rsidRPr="00802990">
        <w:rPr>
          <w:rFonts w:ascii="Times" w:hAnsi="Times" w:cs="Times New Roman"/>
          <w:sz w:val="22"/>
          <w:szCs w:val="22"/>
        </w:rPr>
        <w:t xml:space="preserve"> </w:t>
      </w:r>
    </w:p>
    <w:p w14:paraId="4099F0BD" w14:textId="77777777" w:rsidR="00695818" w:rsidRPr="00802990" w:rsidRDefault="00695818" w:rsidP="00802990">
      <w:pPr>
        <w:spacing w:line="360" w:lineRule="auto"/>
        <w:contextualSpacing/>
        <w:jc w:val="both"/>
        <w:rPr>
          <w:rFonts w:ascii="Times" w:hAnsi="Times" w:cs="Times New Roman"/>
          <w:sz w:val="22"/>
          <w:szCs w:val="22"/>
        </w:rPr>
      </w:pPr>
    </w:p>
    <w:p w14:paraId="6CB56B7C" w14:textId="32D168C8" w:rsidR="00695818" w:rsidRPr="00802990" w:rsidRDefault="00695818"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 xml:space="preserve">[19] Londonlovesbusiness.com, 'The Interview: The mysterious founders of Gumtree.com | Interviews | LondonlovesBusiness.com', 2012. </w:t>
      </w:r>
      <w:proofErr w:type="gramStart"/>
      <w:r w:rsidRPr="00802990">
        <w:rPr>
          <w:rFonts w:ascii="Times" w:hAnsi="Times" w:cs="Times New Roman"/>
          <w:sz w:val="22"/>
          <w:szCs w:val="22"/>
        </w:rPr>
        <w:t>[Online].</w:t>
      </w:r>
      <w:proofErr w:type="gramEnd"/>
      <w:r w:rsidRPr="00802990">
        <w:rPr>
          <w:rFonts w:ascii="Times" w:hAnsi="Times" w:cs="Times New Roman"/>
          <w:sz w:val="22"/>
          <w:szCs w:val="22"/>
        </w:rPr>
        <w:t xml:space="preserve"> Available: http://www.londonlovesbusiness.com/entrepreneurs/famous-entrepreneurs/the-interview-the-mysterious-founders-of-gumtreecom/2210.article. [Accessed: 18- Mar- 2015].</w:t>
      </w:r>
    </w:p>
    <w:p w14:paraId="3A73E5EE" w14:textId="77777777" w:rsidR="0039414B" w:rsidRPr="00802990" w:rsidRDefault="0039414B" w:rsidP="00802990">
      <w:pPr>
        <w:spacing w:line="360" w:lineRule="auto"/>
        <w:contextualSpacing/>
        <w:jc w:val="both"/>
        <w:rPr>
          <w:rFonts w:ascii="Times" w:hAnsi="Times" w:cs="Times New Roman"/>
          <w:sz w:val="22"/>
          <w:szCs w:val="22"/>
        </w:rPr>
      </w:pPr>
    </w:p>
    <w:p w14:paraId="0B48AC9D" w14:textId="1EE396A1" w:rsidR="0039414B" w:rsidRPr="00802990" w:rsidRDefault="0039414B"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 xml:space="preserve">[20] Preloved.co.uk, 'About Us | </w:t>
      </w:r>
      <w:proofErr w:type="spellStart"/>
      <w:r w:rsidRPr="00802990">
        <w:rPr>
          <w:rFonts w:ascii="Times" w:hAnsi="Times" w:cs="Times New Roman"/>
          <w:sz w:val="22"/>
          <w:szCs w:val="22"/>
        </w:rPr>
        <w:t>Preloved</w:t>
      </w:r>
      <w:proofErr w:type="spellEnd"/>
      <w:r w:rsidRPr="00802990">
        <w:rPr>
          <w:rFonts w:ascii="Times" w:hAnsi="Times" w:cs="Times New Roman"/>
          <w:sz w:val="22"/>
          <w:szCs w:val="22"/>
        </w:rPr>
        <w:t xml:space="preserve">', 2015. </w:t>
      </w:r>
      <w:proofErr w:type="gramStart"/>
      <w:r w:rsidRPr="00802990">
        <w:rPr>
          <w:rFonts w:ascii="Times" w:hAnsi="Times" w:cs="Times New Roman"/>
          <w:sz w:val="22"/>
          <w:szCs w:val="22"/>
        </w:rPr>
        <w:t>[Online].</w:t>
      </w:r>
      <w:proofErr w:type="gramEnd"/>
      <w:r w:rsidRPr="00802990">
        <w:rPr>
          <w:rFonts w:ascii="Times" w:hAnsi="Times" w:cs="Times New Roman"/>
          <w:sz w:val="22"/>
          <w:szCs w:val="22"/>
        </w:rPr>
        <w:t xml:space="preserve"> Available: http://www.preloved.co.uk/about. [Accessed: 18- Mar- 2015].</w:t>
      </w:r>
    </w:p>
    <w:p w14:paraId="24218B0E" w14:textId="77777777" w:rsidR="0039414B" w:rsidRPr="00802990" w:rsidRDefault="0039414B" w:rsidP="00802990">
      <w:pPr>
        <w:spacing w:line="360" w:lineRule="auto"/>
        <w:contextualSpacing/>
        <w:jc w:val="both"/>
        <w:rPr>
          <w:rFonts w:ascii="Times" w:hAnsi="Times" w:cs="Times New Roman"/>
          <w:sz w:val="22"/>
          <w:szCs w:val="22"/>
        </w:rPr>
      </w:pPr>
    </w:p>
    <w:p w14:paraId="35E04C03" w14:textId="020BB01D" w:rsidR="0039414B" w:rsidRPr="00802990" w:rsidRDefault="0039414B"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lastRenderedPageBreak/>
        <w:t>[21] Secure.preloved.co.uk, '</w:t>
      </w:r>
      <w:proofErr w:type="spellStart"/>
      <w:r w:rsidRPr="00802990">
        <w:rPr>
          <w:rFonts w:ascii="Times" w:hAnsi="Times" w:cs="Times New Roman"/>
          <w:sz w:val="22"/>
          <w:szCs w:val="22"/>
        </w:rPr>
        <w:t>Preloved</w:t>
      </w:r>
      <w:proofErr w:type="spellEnd"/>
      <w:r w:rsidRPr="00802990">
        <w:rPr>
          <w:rFonts w:ascii="Times" w:hAnsi="Times" w:cs="Times New Roman"/>
          <w:sz w:val="22"/>
          <w:szCs w:val="22"/>
        </w:rPr>
        <w:t xml:space="preserve"> | Sell Used for Free Online in UK and Ireland', 2015. </w:t>
      </w:r>
      <w:proofErr w:type="gramStart"/>
      <w:r w:rsidRPr="00802990">
        <w:rPr>
          <w:rFonts w:ascii="Times" w:hAnsi="Times" w:cs="Times New Roman"/>
          <w:sz w:val="22"/>
          <w:szCs w:val="22"/>
        </w:rPr>
        <w:t>[Online].</w:t>
      </w:r>
      <w:proofErr w:type="gramEnd"/>
      <w:r w:rsidRPr="00802990">
        <w:rPr>
          <w:rFonts w:ascii="Times" w:hAnsi="Times" w:cs="Times New Roman"/>
          <w:sz w:val="22"/>
          <w:szCs w:val="22"/>
        </w:rPr>
        <w:t xml:space="preserve"> Available: https://secure.preloved.co.uk/eu</w:t>
      </w:r>
      <w:proofErr w:type="gramStart"/>
      <w:r w:rsidRPr="00802990">
        <w:rPr>
          <w:rFonts w:ascii="Times" w:hAnsi="Times" w:cs="Times New Roman"/>
          <w:sz w:val="22"/>
          <w:szCs w:val="22"/>
        </w:rPr>
        <w:t>?qs</w:t>
      </w:r>
      <w:proofErr w:type="gramEnd"/>
      <w:r w:rsidRPr="00802990">
        <w:rPr>
          <w:rFonts w:ascii="Times" w:hAnsi="Times" w:cs="Times New Roman"/>
          <w:sz w:val="22"/>
          <w:szCs w:val="22"/>
        </w:rPr>
        <w:t>=JfkBZrgTL0Us_mTRoTIqPfCxFFVK68QIgWR8O2F9jgrDlqT_SK8RQQ. [Accessed: 18- Mar- 2015].</w:t>
      </w:r>
    </w:p>
    <w:p w14:paraId="6CB6CEDC" w14:textId="77777777" w:rsidR="009C451D" w:rsidRPr="00802990" w:rsidRDefault="009C451D" w:rsidP="00802990">
      <w:pPr>
        <w:spacing w:line="360" w:lineRule="auto"/>
        <w:contextualSpacing/>
        <w:jc w:val="both"/>
        <w:rPr>
          <w:rFonts w:ascii="Times" w:hAnsi="Times" w:cs="Times New Roman"/>
          <w:sz w:val="22"/>
          <w:szCs w:val="22"/>
        </w:rPr>
      </w:pPr>
    </w:p>
    <w:p w14:paraId="3C2AC9DB" w14:textId="78FB3A72" w:rsidR="009C451D" w:rsidRPr="00802990" w:rsidRDefault="009C451D" w:rsidP="00802990">
      <w:pPr>
        <w:spacing w:line="360" w:lineRule="auto"/>
        <w:contextualSpacing/>
        <w:jc w:val="both"/>
        <w:rPr>
          <w:rFonts w:ascii="Times" w:hAnsi="Times" w:cs="Times New Roman"/>
          <w:sz w:val="22"/>
          <w:szCs w:val="22"/>
        </w:rPr>
      </w:pPr>
      <w:proofErr w:type="gramStart"/>
      <w:r w:rsidRPr="00802990">
        <w:rPr>
          <w:rFonts w:ascii="Times" w:hAnsi="Times" w:cs="Times New Roman"/>
          <w:sz w:val="22"/>
          <w:szCs w:val="22"/>
        </w:rPr>
        <w:t>[22] Wikipedia, '</w:t>
      </w:r>
      <w:proofErr w:type="spellStart"/>
      <w:r w:rsidRPr="00802990">
        <w:rPr>
          <w:rFonts w:ascii="Times" w:hAnsi="Times" w:cs="Times New Roman"/>
          <w:sz w:val="22"/>
          <w:szCs w:val="22"/>
        </w:rPr>
        <w:t>Preloved</w:t>
      </w:r>
      <w:proofErr w:type="spellEnd"/>
      <w:r w:rsidRPr="00802990">
        <w:rPr>
          <w:rFonts w:ascii="Times" w:hAnsi="Times" w:cs="Times New Roman"/>
          <w:sz w:val="22"/>
          <w:szCs w:val="22"/>
        </w:rPr>
        <w:t>', 2015.</w:t>
      </w:r>
      <w:proofErr w:type="gramEnd"/>
      <w:r w:rsidRPr="00802990">
        <w:rPr>
          <w:rFonts w:ascii="Times" w:hAnsi="Times" w:cs="Times New Roman"/>
          <w:sz w:val="22"/>
          <w:szCs w:val="22"/>
        </w:rPr>
        <w:t xml:space="preserve"> </w:t>
      </w:r>
      <w:proofErr w:type="gramStart"/>
      <w:r w:rsidRPr="00802990">
        <w:rPr>
          <w:rFonts w:ascii="Times" w:hAnsi="Times" w:cs="Times New Roman"/>
          <w:sz w:val="22"/>
          <w:szCs w:val="22"/>
        </w:rPr>
        <w:t>[Online].</w:t>
      </w:r>
      <w:proofErr w:type="gramEnd"/>
      <w:r w:rsidRPr="00802990">
        <w:rPr>
          <w:rFonts w:ascii="Times" w:hAnsi="Times" w:cs="Times New Roman"/>
          <w:sz w:val="22"/>
          <w:szCs w:val="22"/>
        </w:rPr>
        <w:t xml:space="preserve"> Available: http://en.wikipedia.org/wiki/Preloved. [Accessed: 19- Mar- 2015].</w:t>
      </w:r>
    </w:p>
    <w:p w14:paraId="58FE2332" w14:textId="77777777" w:rsidR="009C451D" w:rsidRPr="00802990" w:rsidRDefault="009C451D" w:rsidP="00802990">
      <w:pPr>
        <w:spacing w:line="360" w:lineRule="auto"/>
        <w:contextualSpacing/>
        <w:jc w:val="both"/>
        <w:rPr>
          <w:rFonts w:ascii="Times" w:hAnsi="Times" w:cs="Times New Roman"/>
          <w:sz w:val="22"/>
          <w:szCs w:val="22"/>
        </w:rPr>
      </w:pPr>
    </w:p>
    <w:p w14:paraId="289911B4" w14:textId="7C22FD8F" w:rsidR="009C451D" w:rsidRPr="00802990" w:rsidRDefault="009C451D"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 xml:space="preserve">[23] Wikipedia, 'EBay', 2015. </w:t>
      </w:r>
      <w:proofErr w:type="gramStart"/>
      <w:r w:rsidRPr="00802990">
        <w:rPr>
          <w:rFonts w:ascii="Times" w:hAnsi="Times" w:cs="Times New Roman"/>
          <w:sz w:val="22"/>
          <w:szCs w:val="22"/>
        </w:rPr>
        <w:t>[Online].</w:t>
      </w:r>
      <w:proofErr w:type="gramEnd"/>
      <w:r w:rsidRPr="00802990">
        <w:rPr>
          <w:rFonts w:ascii="Times" w:hAnsi="Times" w:cs="Times New Roman"/>
          <w:sz w:val="22"/>
          <w:szCs w:val="22"/>
        </w:rPr>
        <w:t xml:space="preserve"> Available: http://en.wikipedia.org/wiki/EBay. [Accessed: 19- Mar- 2015].</w:t>
      </w:r>
    </w:p>
    <w:p w14:paraId="776AA100" w14:textId="77777777" w:rsidR="00684031" w:rsidRPr="00802990" w:rsidRDefault="00684031" w:rsidP="00802990">
      <w:pPr>
        <w:spacing w:line="360" w:lineRule="auto"/>
        <w:contextualSpacing/>
        <w:jc w:val="both"/>
        <w:rPr>
          <w:rFonts w:ascii="Times" w:hAnsi="Times" w:cs="Times New Roman"/>
          <w:sz w:val="22"/>
          <w:szCs w:val="22"/>
        </w:rPr>
      </w:pPr>
    </w:p>
    <w:p w14:paraId="50AF62C1" w14:textId="139E77DE" w:rsidR="00684031" w:rsidRPr="00802990" w:rsidRDefault="00684031"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 xml:space="preserve">[24] </w:t>
      </w:r>
      <w:proofErr w:type="spellStart"/>
      <w:r w:rsidRPr="00802990">
        <w:rPr>
          <w:rFonts w:ascii="Times" w:hAnsi="Times" w:cs="Times New Roman"/>
          <w:sz w:val="22"/>
          <w:szCs w:val="22"/>
        </w:rPr>
        <w:t>Statista</w:t>
      </w:r>
      <w:proofErr w:type="spellEnd"/>
      <w:r w:rsidRPr="00802990">
        <w:rPr>
          <w:rFonts w:ascii="Times" w:hAnsi="Times" w:cs="Times New Roman"/>
          <w:sz w:val="22"/>
          <w:szCs w:val="22"/>
        </w:rPr>
        <w:t xml:space="preserve">, 'eBay: number of active buyers 2010-2014 | Statistic', 2015. </w:t>
      </w:r>
      <w:proofErr w:type="gramStart"/>
      <w:r w:rsidRPr="00802990">
        <w:rPr>
          <w:rFonts w:ascii="Times" w:hAnsi="Times" w:cs="Times New Roman"/>
          <w:sz w:val="22"/>
          <w:szCs w:val="22"/>
        </w:rPr>
        <w:t>[Online].</w:t>
      </w:r>
      <w:proofErr w:type="gramEnd"/>
      <w:r w:rsidRPr="00802990">
        <w:rPr>
          <w:rFonts w:ascii="Times" w:hAnsi="Times" w:cs="Times New Roman"/>
          <w:sz w:val="22"/>
          <w:szCs w:val="22"/>
        </w:rPr>
        <w:t xml:space="preserve"> Available: http://www.statista.com/statistics/242235/number-of-ebays-total-active-users/. [Accessed: 19- Mar- 2015].</w:t>
      </w:r>
    </w:p>
    <w:p w14:paraId="0271AC84" w14:textId="77777777" w:rsidR="00C129A4" w:rsidRPr="00802990" w:rsidRDefault="00C129A4" w:rsidP="00802990">
      <w:pPr>
        <w:spacing w:line="360" w:lineRule="auto"/>
        <w:contextualSpacing/>
        <w:jc w:val="both"/>
        <w:rPr>
          <w:rFonts w:ascii="Times" w:hAnsi="Times" w:cs="Times New Roman"/>
          <w:sz w:val="22"/>
          <w:szCs w:val="22"/>
        </w:rPr>
      </w:pPr>
    </w:p>
    <w:p w14:paraId="426E0FE2" w14:textId="1898053C" w:rsidR="00C129A4" w:rsidRPr="00802990" w:rsidRDefault="00C129A4" w:rsidP="00802990">
      <w:pPr>
        <w:spacing w:line="360" w:lineRule="auto"/>
        <w:contextualSpacing/>
        <w:jc w:val="both"/>
        <w:rPr>
          <w:rFonts w:ascii="Times" w:hAnsi="Times" w:cs="Times New Roman"/>
          <w:sz w:val="22"/>
          <w:szCs w:val="22"/>
        </w:rPr>
      </w:pPr>
      <w:proofErr w:type="gramStart"/>
      <w:r w:rsidRPr="00802990">
        <w:rPr>
          <w:rFonts w:ascii="Times" w:hAnsi="Times" w:cs="Times New Roman"/>
          <w:sz w:val="22"/>
          <w:szCs w:val="22"/>
        </w:rPr>
        <w:t>[25] S.</w:t>
      </w:r>
      <w:proofErr w:type="gramEnd"/>
      <w:r w:rsidRPr="00802990">
        <w:rPr>
          <w:rFonts w:ascii="Times" w:hAnsi="Times" w:cs="Times New Roman"/>
          <w:sz w:val="22"/>
          <w:szCs w:val="22"/>
        </w:rPr>
        <w:t xml:space="preserve">  </w:t>
      </w:r>
      <w:proofErr w:type="spellStart"/>
      <w:r w:rsidRPr="00802990">
        <w:rPr>
          <w:rFonts w:ascii="Times" w:hAnsi="Times" w:cs="Times New Roman"/>
          <w:sz w:val="22"/>
          <w:szCs w:val="22"/>
        </w:rPr>
        <w:t>Famuyide</w:t>
      </w:r>
      <w:proofErr w:type="spellEnd"/>
      <w:r w:rsidRPr="00802990">
        <w:rPr>
          <w:rFonts w:ascii="Times" w:hAnsi="Times" w:cs="Times New Roman"/>
          <w:sz w:val="22"/>
          <w:szCs w:val="22"/>
        </w:rPr>
        <w:t xml:space="preserve"> and S.  </w:t>
      </w:r>
      <w:proofErr w:type="spellStart"/>
      <w:r w:rsidRPr="00802990">
        <w:rPr>
          <w:rFonts w:ascii="Times" w:hAnsi="Times" w:cs="Times New Roman"/>
          <w:sz w:val="22"/>
          <w:szCs w:val="22"/>
        </w:rPr>
        <w:t>Famuyide</w:t>
      </w:r>
      <w:proofErr w:type="spellEnd"/>
      <w:r w:rsidRPr="00802990">
        <w:rPr>
          <w:rFonts w:ascii="Times" w:hAnsi="Times" w:cs="Times New Roman"/>
          <w:sz w:val="22"/>
          <w:szCs w:val="22"/>
        </w:rPr>
        <w:t xml:space="preserve">, </w:t>
      </w:r>
      <w:proofErr w:type="gramStart"/>
      <w:r w:rsidRPr="00802990">
        <w:rPr>
          <w:rFonts w:ascii="Times" w:hAnsi="Times" w:cs="Times New Roman"/>
          <w:sz w:val="22"/>
          <w:szCs w:val="22"/>
        </w:rPr>
        <w:t>'</w:t>
      </w:r>
      <w:proofErr w:type="spellStart"/>
      <w:r w:rsidRPr="00802990">
        <w:rPr>
          <w:rFonts w:ascii="Times" w:hAnsi="Times" w:cs="Times New Roman"/>
          <w:sz w:val="22"/>
          <w:szCs w:val="22"/>
        </w:rPr>
        <w:t>MoSCoW</w:t>
      </w:r>
      <w:proofErr w:type="spellEnd"/>
      <w:r w:rsidRPr="00802990">
        <w:rPr>
          <w:rFonts w:ascii="Times" w:hAnsi="Times" w:cs="Times New Roman"/>
          <w:sz w:val="22"/>
          <w:szCs w:val="22"/>
        </w:rPr>
        <w:t xml:space="preserve"> :</w:t>
      </w:r>
      <w:proofErr w:type="gramEnd"/>
      <w:r w:rsidRPr="00802990">
        <w:rPr>
          <w:rFonts w:ascii="Times" w:hAnsi="Times" w:cs="Times New Roman"/>
          <w:sz w:val="22"/>
          <w:szCs w:val="22"/>
        </w:rPr>
        <w:t xml:space="preserve"> Requirements Prioritization Technique', Business Analyst </w:t>
      </w:r>
      <w:proofErr w:type="spellStart"/>
      <w:r w:rsidRPr="00802990">
        <w:rPr>
          <w:rFonts w:ascii="Times" w:hAnsi="Times" w:cs="Times New Roman"/>
          <w:sz w:val="22"/>
          <w:szCs w:val="22"/>
        </w:rPr>
        <w:t>Learnings</w:t>
      </w:r>
      <w:proofErr w:type="spellEnd"/>
      <w:r w:rsidRPr="00802990">
        <w:rPr>
          <w:rFonts w:ascii="Times" w:hAnsi="Times" w:cs="Times New Roman"/>
          <w:sz w:val="22"/>
          <w:szCs w:val="22"/>
        </w:rPr>
        <w:t xml:space="preserve">, 2013. </w:t>
      </w:r>
      <w:proofErr w:type="gramStart"/>
      <w:r w:rsidRPr="00802990">
        <w:rPr>
          <w:rFonts w:ascii="Times" w:hAnsi="Times" w:cs="Times New Roman"/>
          <w:sz w:val="22"/>
          <w:szCs w:val="22"/>
        </w:rPr>
        <w:t>[Online].</w:t>
      </w:r>
      <w:proofErr w:type="gramEnd"/>
      <w:r w:rsidRPr="00802990">
        <w:rPr>
          <w:rFonts w:ascii="Times" w:hAnsi="Times" w:cs="Times New Roman"/>
          <w:sz w:val="22"/>
          <w:szCs w:val="22"/>
        </w:rPr>
        <w:t xml:space="preserve"> Available: http://businessanalystlearnings.com/ba-techniques/2013/3/5/moscow-technique-requirements-prioritization. [Accessed: 21- Mar- 2015].</w:t>
      </w:r>
    </w:p>
    <w:p w14:paraId="21ACF3DD" w14:textId="77777777" w:rsidR="006D5869" w:rsidRPr="00802990" w:rsidRDefault="006D5869" w:rsidP="00802990">
      <w:pPr>
        <w:spacing w:line="360" w:lineRule="auto"/>
        <w:contextualSpacing/>
        <w:jc w:val="both"/>
        <w:rPr>
          <w:rFonts w:ascii="Times" w:hAnsi="Times" w:cs="Times New Roman"/>
          <w:sz w:val="22"/>
          <w:szCs w:val="22"/>
        </w:rPr>
      </w:pPr>
    </w:p>
    <w:p w14:paraId="585E7EEF" w14:textId="51DD1F21" w:rsidR="00D36E0A" w:rsidRPr="00802990" w:rsidRDefault="006D5869" w:rsidP="00802990">
      <w:pPr>
        <w:spacing w:line="360" w:lineRule="auto"/>
        <w:contextualSpacing/>
        <w:jc w:val="both"/>
        <w:rPr>
          <w:rFonts w:ascii="Times" w:hAnsi="Times" w:cs="Times New Roman"/>
          <w:sz w:val="22"/>
          <w:szCs w:val="22"/>
        </w:rPr>
      </w:pPr>
      <w:proofErr w:type="gramStart"/>
      <w:r w:rsidRPr="00802990">
        <w:rPr>
          <w:rFonts w:ascii="Times" w:hAnsi="Times" w:cs="Times New Roman"/>
          <w:sz w:val="22"/>
          <w:szCs w:val="22"/>
        </w:rPr>
        <w:t xml:space="preserve">[26] </w:t>
      </w:r>
      <w:r w:rsidR="009447DE" w:rsidRPr="00802990">
        <w:rPr>
          <w:rFonts w:ascii="Times" w:hAnsi="Times" w:cs="Times New Roman"/>
          <w:sz w:val="22"/>
          <w:szCs w:val="22"/>
        </w:rPr>
        <w:t>Info.eps.surrey.ac.uk, 'SSH tunnel from Linux or Mac', 2015.</w:t>
      </w:r>
      <w:proofErr w:type="gramEnd"/>
      <w:r w:rsidR="009447DE" w:rsidRPr="00802990">
        <w:rPr>
          <w:rFonts w:ascii="Times" w:hAnsi="Times" w:cs="Times New Roman"/>
          <w:sz w:val="22"/>
          <w:szCs w:val="22"/>
        </w:rPr>
        <w:t xml:space="preserve"> </w:t>
      </w:r>
      <w:proofErr w:type="gramStart"/>
      <w:r w:rsidR="009447DE" w:rsidRPr="00802990">
        <w:rPr>
          <w:rFonts w:ascii="Times" w:hAnsi="Times" w:cs="Times New Roman"/>
          <w:sz w:val="22"/>
          <w:szCs w:val="22"/>
        </w:rPr>
        <w:t>[Online].</w:t>
      </w:r>
      <w:proofErr w:type="gramEnd"/>
      <w:r w:rsidR="009447DE" w:rsidRPr="00802990">
        <w:rPr>
          <w:rFonts w:ascii="Times" w:hAnsi="Times" w:cs="Times New Roman"/>
          <w:sz w:val="22"/>
          <w:szCs w:val="22"/>
        </w:rPr>
        <w:t xml:space="preserve"> Available: http://info.eps.surrey.ac.uk/IT/guides/remoteaccess/linuxSshTunnel.php. [Accessed: 22- Mar- 2015].</w:t>
      </w:r>
    </w:p>
    <w:p w14:paraId="3C387E4D" w14:textId="77777777" w:rsidR="00672422" w:rsidRPr="00802990" w:rsidRDefault="00672422" w:rsidP="00802990">
      <w:pPr>
        <w:spacing w:line="360" w:lineRule="auto"/>
        <w:contextualSpacing/>
        <w:jc w:val="both"/>
        <w:rPr>
          <w:rFonts w:ascii="Times" w:hAnsi="Times" w:cs="Times New Roman"/>
          <w:sz w:val="22"/>
          <w:szCs w:val="22"/>
        </w:rPr>
      </w:pPr>
    </w:p>
    <w:p w14:paraId="5E5223E4" w14:textId="552E3E65" w:rsidR="00672422" w:rsidRPr="00802990" w:rsidRDefault="008A50F3"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 xml:space="preserve">[27] Blog.trackets.com, 'SSH Tunnel - Local and Remote Port Forwarding Explained With Examples </w:t>
      </w:r>
      <w:proofErr w:type="gramStart"/>
      <w:r w:rsidRPr="00802990">
        <w:rPr>
          <w:rFonts w:ascii="Times" w:hAnsi="Times" w:cs="Times New Roman"/>
          <w:sz w:val="22"/>
          <w:szCs w:val="22"/>
        </w:rPr>
        <w:t xml:space="preserve">-  </w:t>
      </w:r>
      <w:proofErr w:type="spellStart"/>
      <w:r w:rsidRPr="00802990">
        <w:rPr>
          <w:rFonts w:ascii="Times" w:hAnsi="Times" w:cs="Times New Roman"/>
          <w:sz w:val="22"/>
          <w:szCs w:val="22"/>
        </w:rPr>
        <w:t>Trackets</w:t>
      </w:r>
      <w:proofErr w:type="spellEnd"/>
      <w:proofErr w:type="gramEnd"/>
      <w:r w:rsidRPr="00802990">
        <w:rPr>
          <w:rFonts w:ascii="Times" w:hAnsi="Times" w:cs="Times New Roman"/>
          <w:sz w:val="22"/>
          <w:szCs w:val="22"/>
        </w:rPr>
        <w:t xml:space="preserve"> Blog', 2015. </w:t>
      </w:r>
      <w:proofErr w:type="gramStart"/>
      <w:r w:rsidRPr="00802990">
        <w:rPr>
          <w:rFonts w:ascii="Times" w:hAnsi="Times" w:cs="Times New Roman"/>
          <w:sz w:val="22"/>
          <w:szCs w:val="22"/>
        </w:rPr>
        <w:t>[Online].</w:t>
      </w:r>
      <w:proofErr w:type="gramEnd"/>
      <w:r w:rsidRPr="00802990">
        <w:rPr>
          <w:rFonts w:ascii="Times" w:hAnsi="Times" w:cs="Times New Roman"/>
          <w:sz w:val="22"/>
          <w:szCs w:val="22"/>
        </w:rPr>
        <w:t xml:space="preserve"> Available: http://blog.trackets.com/2014/05/17/ssh-tunnel-local-and-remote-port-forwarding-explained-with-examples.html. [Accessed: 22- Mar- 2015].</w:t>
      </w:r>
    </w:p>
    <w:p w14:paraId="1037CC74" w14:textId="77777777" w:rsidR="00672422" w:rsidRPr="00802990" w:rsidRDefault="00672422" w:rsidP="00802990">
      <w:pPr>
        <w:spacing w:line="360" w:lineRule="auto"/>
        <w:contextualSpacing/>
        <w:jc w:val="both"/>
        <w:rPr>
          <w:rFonts w:ascii="Times" w:hAnsi="Times" w:cs="Times New Roman"/>
          <w:sz w:val="22"/>
          <w:szCs w:val="22"/>
        </w:rPr>
      </w:pPr>
    </w:p>
    <w:p w14:paraId="47AB43D3" w14:textId="56F9391F" w:rsidR="00672422" w:rsidRPr="00802990" w:rsidRDefault="00E1648B" w:rsidP="00802990">
      <w:pPr>
        <w:spacing w:line="360" w:lineRule="auto"/>
        <w:contextualSpacing/>
        <w:jc w:val="both"/>
        <w:rPr>
          <w:rFonts w:ascii="Times" w:hAnsi="Times" w:cs="Times New Roman"/>
          <w:sz w:val="22"/>
          <w:szCs w:val="22"/>
        </w:rPr>
      </w:pPr>
      <w:proofErr w:type="gramStart"/>
      <w:r w:rsidRPr="00802990">
        <w:rPr>
          <w:rFonts w:ascii="Times" w:hAnsi="Times" w:cs="Times New Roman"/>
          <w:sz w:val="22"/>
          <w:szCs w:val="22"/>
        </w:rPr>
        <w:t xml:space="preserve">[28] </w:t>
      </w:r>
      <w:ins w:id="3882" w:author="Chara Katiri" w:date="2015-04-11T21:57:00Z">
        <w:r w:rsidR="00E921E9" w:rsidRPr="00802990">
          <w:rPr>
            <w:rFonts w:ascii="Times" w:hAnsi="Times" w:cs="Times New Roman"/>
            <w:sz w:val="22"/>
            <w:szCs w:val="22"/>
          </w:rPr>
          <w:t>Docs.spring.io, '3.</w:t>
        </w:r>
        <w:proofErr w:type="gramEnd"/>
        <w:r w:rsidR="00E921E9" w:rsidRPr="00802990">
          <w:rPr>
            <w:rFonts w:ascii="Times" w:hAnsi="Times" w:cs="Times New Roman"/>
            <w:sz w:val="22"/>
            <w:szCs w:val="22"/>
          </w:rPr>
          <w:t xml:space="preserve"> </w:t>
        </w:r>
        <w:proofErr w:type="gramStart"/>
        <w:r w:rsidR="00E921E9" w:rsidRPr="00802990">
          <w:rPr>
            <w:rFonts w:ascii="Times" w:hAnsi="Times" w:cs="Times New Roman"/>
            <w:sz w:val="22"/>
            <w:szCs w:val="22"/>
          </w:rPr>
          <w:t>New Features and Enhancements in Spring Framework 4.0', 2015.</w:t>
        </w:r>
        <w:proofErr w:type="gramEnd"/>
        <w:r w:rsidR="00E921E9" w:rsidRPr="00802990">
          <w:rPr>
            <w:rFonts w:ascii="Times" w:hAnsi="Times" w:cs="Times New Roman"/>
            <w:sz w:val="22"/>
            <w:szCs w:val="22"/>
          </w:rPr>
          <w:t xml:space="preserve"> </w:t>
        </w:r>
        <w:proofErr w:type="gramStart"/>
        <w:r w:rsidR="00E921E9" w:rsidRPr="00802990">
          <w:rPr>
            <w:rFonts w:ascii="Times" w:hAnsi="Times" w:cs="Times New Roman"/>
            <w:sz w:val="22"/>
            <w:szCs w:val="22"/>
          </w:rPr>
          <w:t>[Online].</w:t>
        </w:r>
        <w:proofErr w:type="gramEnd"/>
        <w:r w:rsidR="00E921E9" w:rsidRPr="00802990">
          <w:rPr>
            <w:rFonts w:ascii="Times" w:hAnsi="Times" w:cs="Times New Roman"/>
            <w:sz w:val="22"/>
            <w:szCs w:val="22"/>
          </w:rPr>
          <w:t xml:space="preserve"> Available: http://docs.spring.io/spring/docs/current/spring-framework-reference/html/new-in-4.0.html. [Accessed: 11- Apr- 2015].</w:t>
        </w:r>
      </w:ins>
    </w:p>
    <w:p w14:paraId="2CFA0DDF" w14:textId="77777777" w:rsidR="00E83FF6" w:rsidRPr="00802990" w:rsidRDefault="00E83FF6" w:rsidP="00802990">
      <w:pPr>
        <w:pStyle w:val="TOC1"/>
      </w:pPr>
    </w:p>
    <w:p w14:paraId="1055CCA6" w14:textId="07EE7F2A" w:rsidR="00672422" w:rsidRPr="00802990" w:rsidRDefault="004E4850" w:rsidP="00802990">
      <w:pPr>
        <w:pStyle w:val="TOC1"/>
      </w:pPr>
      <w:r w:rsidRPr="00802990">
        <w:t xml:space="preserve">[29] H.  </w:t>
      </w:r>
      <w:proofErr w:type="spellStart"/>
      <w:r w:rsidRPr="00802990">
        <w:t>Maylor</w:t>
      </w:r>
      <w:proofErr w:type="spellEnd"/>
      <w:r w:rsidRPr="00802990">
        <w:t xml:space="preserve">, Project management. Harlow, England: Financial Times Prentice Hall, 2010. </w:t>
      </w:r>
    </w:p>
    <w:p w14:paraId="593B2582" w14:textId="77777777" w:rsidR="00E83FF6" w:rsidRPr="00802990" w:rsidRDefault="00E83FF6" w:rsidP="00802990">
      <w:pPr>
        <w:spacing w:line="360" w:lineRule="auto"/>
        <w:contextualSpacing/>
        <w:jc w:val="both"/>
        <w:rPr>
          <w:rFonts w:ascii="Times" w:hAnsi="Times" w:cs="Times New Roman"/>
          <w:sz w:val="22"/>
          <w:szCs w:val="22"/>
        </w:rPr>
      </w:pPr>
    </w:p>
    <w:p w14:paraId="66881D23" w14:textId="46D67958" w:rsidR="00E83FF6" w:rsidRPr="00802990" w:rsidRDefault="00E83FF6" w:rsidP="00802990">
      <w:pPr>
        <w:spacing w:after="240" w:line="360" w:lineRule="auto"/>
        <w:contextualSpacing/>
        <w:jc w:val="both"/>
        <w:rPr>
          <w:ins w:id="3883" w:author="Chara Katiri" w:date="2015-04-10T21:52:00Z"/>
          <w:rFonts w:ascii="Times" w:eastAsia="Times New Roman" w:hAnsi="Times" w:cs="Times New Roman"/>
          <w:sz w:val="22"/>
          <w:szCs w:val="22"/>
          <w:lang w:val="en-GB"/>
        </w:rPr>
      </w:pPr>
      <w:r w:rsidRPr="00802990">
        <w:rPr>
          <w:rFonts w:ascii="Times" w:hAnsi="Times" w:cs="Times New Roman"/>
          <w:sz w:val="22"/>
          <w:szCs w:val="22"/>
        </w:rPr>
        <w:t xml:space="preserve">[30] </w:t>
      </w:r>
      <w:r w:rsidRPr="00802990">
        <w:rPr>
          <w:rFonts w:ascii="Times" w:eastAsia="Times New Roman" w:hAnsi="Times" w:cs="Times New Roman"/>
          <w:sz w:val="22"/>
          <w:szCs w:val="22"/>
          <w:lang w:val="en-GB"/>
        </w:rPr>
        <w:t xml:space="preserve">Team and A.  Profile, '4 reasons why a project plan will make your life easier | </w:t>
      </w:r>
      <w:proofErr w:type="spellStart"/>
      <w:r w:rsidRPr="00802990">
        <w:rPr>
          <w:rFonts w:ascii="Times" w:eastAsia="Times New Roman" w:hAnsi="Times" w:cs="Times New Roman"/>
          <w:sz w:val="22"/>
          <w:szCs w:val="22"/>
          <w:lang w:val="en-GB"/>
        </w:rPr>
        <w:t>twago</w:t>
      </w:r>
      <w:proofErr w:type="spellEnd"/>
      <w:r w:rsidRPr="00802990">
        <w:rPr>
          <w:rFonts w:ascii="Times" w:eastAsia="Times New Roman" w:hAnsi="Times" w:cs="Times New Roman"/>
          <w:sz w:val="22"/>
          <w:szCs w:val="22"/>
          <w:lang w:val="en-GB"/>
        </w:rPr>
        <w:t xml:space="preserve"> blog', Twago.com, 2015. </w:t>
      </w:r>
      <w:proofErr w:type="gramStart"/>
      <w:r w:rsidRPr="00802990">
        <w:rPr>
          <w:rFonts w:ascii="Times" w:eastAsia="Times New Roman" w:hAnsi="Times" w:cs="Times New Roman"/>
          <w:sz w:val="22"/>
          <w:szCs w:val="22"/>
          <w:lang w:val="en-GB"/>
        </w:rPr>
        <w:t>[Online].</w:t>
      </w:r>
      <w:proofErr w:type="gramEnd"/>
      <w:r w:rsidRPr="00802990">
        <w:rPr>
          <w:rFonts w:ascii="Times" w:eastAsia="Times New Roman" w:hAnsi="Times" w:cs="Times New Roman"/>
          <w:sz w:val="22"/>
          <w:szCs w:val="22"/>
          <w:lang w:val="en-GB"/>
        </w:rPr>
        <w:t xml:space="preserve"> Available: http://www.twago.com/blog/project-plan-makes-life-easier/. [Accessed: 23- Mar- 2015].</w:t>
      </w:r>
    </w:p>
    <w:p w14:paraId="430317E4" w14:textId="77777777" w:rsidR="002D2D38" w:rsidRPr="00802990" w:rsidRDefault="002D2D38" w:rsidP="00802990">
      <w:pPr>
        <w:spacing w:after="240" w:line="360" w:lineRule="auto"/>
        <w:contextualSpacing/>
        <w:jc w:val="both"/>
        <w:rPr>
          <w:ins w:id="3884" w:author="Chara Katiri" w:date="2015-04-10T21:52:00Z"/>
          <w:rFonts w:ascii="Times" w:eastAsia="Times New Roman" w:hAnsi="Times" w:cs="Times New Roman"/>
          <w:sz w:val="22"/>
          <w:szCs w:val="22"/>
          <w:lang w:val="en-GB"/>
        </w:rPr>
      </w:pPr>
    </w:p>
    <w:p w14:paraId="68B856AC" w14:textId="7878FED2" w:rsidR="002D2D38" w:rsidRPr="00802990" w:rsidRDefault="002D2D38" w:rsidP="00802990">
      <w:pPr>
        <w:spacing w:after="240" w:line="360" w:lineRule="auto"/>
        <w:contextualSpacing/>
        <w:jc w:val="both"/>
        <w:rPr>
          <w:ins w:id="3885" w:author="Chara Katiri" w:date="2015-04-10T21:52:00Z"/>
          <w:rFonts w:ascii="Times" w:eastAsia="Times New Roman" w:hAnsi="Times" w:cs="Times New Roman"/>
          <w:sz w:val="22"/>
          <w:szCs w:val="22"/>
          <w:lang w:val="en-GB"/>
        </w:rPr>
      </w:pPr>
      <w:ins w:id="3886" w:author="Chara Katiri" w:date="2015-04-10T21:52:00Z">
        <w:r w:rsidRPr="00802990">
          <w:rPr>
            <w:rFonts w:ascii="Times" w:eastAsia="Times New Roman" w:hAnsi="Times" w:cs="Times New Roman"/>
            <w:sz w:val="22"/>
            <w:szCs w:val="22"/>
            <w:lang w:val="en-GB"/>
          </w:rPr>
          <w:lastRenderedPageBreak/>
          <w:t>[31]</w:t>
        </w:r>
      </w:ins>
      <w:ins w:id="3887" w:author="Chara Katiri" w:date="2015-04-10T21:53:00Z">
        <w:r w:rsidRPr="00802990">
          <w:rPr>
            <w:rFonts w:ascii="Times" w:eastAsia="Times New Roman" w:hAnsi="Times" w:cs="Times New Roman"/>
            <w:sz w:val="22"/>
            <w:szCs w:val="22"/>
            <w:lang w:val="en-GB"/>
          </w:rPr>
          <w:t xml:space="preserve"> </w:t>
        </w:r>
      </w:ins>
      <w:proofErr w:type="gramStart"/>
      <w:ins w:id="3888" w:author="Chara Katiri" w:date="2015-04-10T21:54:00Z">
        <w:r w:rsidRPr="00802990">
          <w:rPr>
            <w:rFonts w:ascii="Times" w:eastAsia="Times New Roman" w:hAnsi="Times" w:cs="Times New Roman"/>
            <w:sz w:val="22"/>
            <w:szCs w:val="22"/>
            <w:lang w:val="en-GB"/>
          </w:rPr>
          <w:t xml:space="preserve">Ofbiz.apache.org, 'Apache </w:t>
        </w:r>
        <w:proofErr w:type="spellStart"/>
        <w:r w:rsidRPr="00802990">
          <w:rPr>
            <w:rFonts w:ascii="Times" w:eastAsia="Times New Roman" w:hAnsi="Times" w:cs="Times New Roman"/>
            <w:sz w:val="22"/>
            <w:szCs w:val="22"/>
            <w:lang w:val="en-GB"/>
          </w:rPr>
          <w:t>OFBiz</w:t>
        </w:r>
        <w:proofErr w:type="spellEnd"/>
        <w:r w:rsidRPr="00802990">
          <w:rPr>
            <w:rFonts w:ascii="Times" w:eastAsia="Times New Roman" w:hAnsi="Times" w:cs="Times New Roman"/>
            <w:sz w:val="22"/>
            <w:szCs w:val="22"/>
            <w:lang w:val="en-GB"/>
          </w:rPr>
          <w:t>, The Apache Open For Business Project - Open Source E-Business / E-Commerce, ERP, CRM, POS, SCM, MRP, CMMS/EAM', 2015.</w:t>
        </w:r>
        <w:proofErr w:type="gramEnd"/>
        <w:r w:rsidRPr="00802990">
          <w:rPr>
            <w:rFonts w:ascii="Times" w:eastAsia="Times New Roman" w:hAnsi="Times" w:cs="Times New Roman"/>
            <w:sz w:val="22"/>
            <w:szCs w:val="22"/>
            <w:lang w:val="en-GB"/>
          </w:rPr>
          <w:t xml:space="preserve"> </w:t>
        </w:r>
        <w:proofErr w:type="gramStart"/>
        <w:r w:rsidRPr="00802990">
          <w:rPr>
            <w:rFonts w:ascii="Times" w:eastAsia="Times New Roman" w:hAnsi="Times" w:cs="Times New Roman"/>
            <w:sz w:val="22"/>
            <w:szCs w:val="22"/>
            <w:lang w:val="en-GB"/>
          </w:rPr>
          <w:t>[Online].</w:t>
        </w:r>
        <w:proofErr w:type="gramEnd"/>
        <w:r w:rsidRPr="00802990">
          <w:rPr>
            <w:rFonts w:ascii="Times" w:eastAsia="Times New Roman" w:hAnsi="Times" w:cs="Times New Roman"/>
            <w:sz w:val="22"/>
            <w:szCs w:val="22"/>
            <w:lang w:val="en-GB"/>
          </w:rPr>
          <w:t xml:space="preserve"> Available: https://ofbiz.apache.org/. [Accessed: 10- Apr- 2015].</w:t>
        </w:r>
      </w:ins>
    </w:p>
    <w:p w14:paraId="02E20451" w14:textId="77777777" w:rsidR="002D2D38" w:rsidRPr="00802990" w:rsidRDefault="002D2D38" w:rsidP="00802990">
      <w:pPr>
        <w:spacing w:after="240" w:line="360" w:lineRule="auto"/>
        <w:contextualSpacing/>
        <w:jc w:val="both"/>
        <w:rPr>
          <w:ins w:id="3889" w:author="Chara Katiri" w:date="2015-04-10T21:52:00Z"/>
          <w:rFonts w:ascii="Times" w:eastAsia="Times New Roman" w:hAnsi="Times" w:cs="Times New Roman"/>
          <w:sz w:val="22"/>
          <w:szCs w:val="22"/>
          <w:lang w:val="en-GB"/>
        </w:rPr>
      </w:pPr>
    </w:p>
    <w:p w14:paraId="3EB0199C" w14:textId="1E1E64DD" w:rsidR="002D2D38" w:rsidRPr="00802990" w:rsidRDefault="002D2D38" w:rsidP="00802990">
      <w:pPr>
        <w:spacing w:after="240" w:line="360" w:lineRule="auto"/>
        <w:contextualSpacing/>
        <w:jc w:val="both"/>
        <w:rPr>
          <w:ins w:id="3890" w:author="Chara Katiri" w:date="2015-04-10T23:18:00Z"/>
          <w:rFonts w:ascii="Times" w:eastAsia="Times New Roman" w:hAnsi="Times" w:cs="Times New Roman"/>
          <w:sz w:val="22"/>
          <w:szCs w:val="22"/>
          <w:lang w:val="en-GB"/>
        </w:rPr>
      </w:pPr>
      <w:ins w:id="3891" w:author="Chara Katiri" w:date="2015-04-10T21:52:00Z">
        <w:r w:rsidRPr="00802990">
          <w:rPr>
            <w:rFonts w:ascii="Times" w:eastAsia="Times New Roman" w:hAnsi="Times" w:cs="Times New Roman"/>
            <w:sz w:val="22"/>
            <w:szCs w:val="22"/>
            <w:lang w:val="en-GB"/>
          </w:rPr>
          <w:t>[32]</w:t>
        </w:r>
      </w:ins>
      <w:ins w:id="3892" w:author="Chara Katiri" w:date="2015-04-10T21:54:00Z">
        <w:r w:rsidRPr="00802990">
          <w:rPr>
            <w:rFonts w:ascii="Times" w:eastAsia="Times New Roman" w:hAnsi="Times" w:cs="Times New Roman"/>
            <w:sz w:val="22"/>
            <w:szCs w:val="22"/>
            <w:lang w:val="en-GB"/>
          </w:rPr>
          <w:t xml:space="preserve"> </w:t>
        </w:r>
        <w:proofErr w:type="gramStart"/>
        <w:r w:rsidRPr="00802990">
          <w:rPr>
            <w:rFonts w:ascii="Times" w:eastAsia="Times New Roman" w:hAnsi="Times" w:cs="Times New Roman"/>
            <w:sz w:val="22"/>
            <w:szCs w:val="22"/>
            <w:lang w:val="en-GB"/>
          </w:rPr>
          <w:t xml:space="preserve">Oscommerce.com, 'Creating Online Stores Worldwide | </w:t>
        </w:r>
        <w:proofErr w:type="spellStart"/>
        <w:r w:rsidRPr="00802990">
          <w:rPr>
            <w:rFonts w:ascii="Times" w:eastAsia="Times New Roman" w:hAnsi="Times" w:cs="Times New Roman"/>
            <w:sz w:val="22"/>
            <w:szCs w:val="22"/>
            <w:lang w:val="en-GB"/>
          </w:rPr>
          <w:t>osCommerce</w:t>
        </w:r>
        <w:proofErr w:type="spellEnd"/>
        <w:r w:rsidRPr="00802990">
          <w:rPr>
            <w:rFonts w:ascii="Times" w:eastAsia="Times New Roman" w:hAnsi="Times" w:cs="Times New Roman"/>
            <w:sz w:val="22"/>
            <w:szCs w:val="22"/>
            <w:lang w:val="en-GB"/>
          </w:rPr>
          <w:t>', 2015.</w:t>
        </w:r>
        <w:proofErr w:type="gramEnd"/>
        <w:r w:rsidRPr="00802990">
          <w:rPr>
            <w:rFonts w:ascii="Times" w:eastAsia="Times New Roman" w:hAnsi="Times" w:cs="Times New Roman"/>
            <w:sz w:val="22"/>
            <w:szCs w:val="22"/>
            <w:lang w:val="en-GB"/>
          </w:rPr>
          <w:t xml:space="preserve"> </w:t>
        </w:r>
        <w:proofErr w:type="gramStart"/>
        <w:r w:rsidRPr="00802990">
          <w:rPr>
            <w:rFonts w:ascii="Times" w:eastAsia="Times New Roman" w:hAnsi="Times" w:cs="Times New Roman"/>
            <w:sz w:val="22"/>
            <w:szCs w:val="22"/>
            <w:lang w:val="en-GB"/>
          </w:rPr>
          <w:t>[Online].</w:t>
        </w:r>
        <w:proofErr w:type="gramEnd"/>
        <w:r w:rsidRPr="00802990">
          <w:rPr>
            <w:rFonts w:ascii="Times" w:eastAsia="Times New Roman" w:hAnsi="Times" w:cs="Times New Roman"/>
            <w:sz w:val="22"/>
            <w:szCs w:val="22"/>
            <w:lang w:val="en-GB"/>
          </w:rPr>
          <w:t xml:space="preserve"> Available: http://www.oscommerce.com/. [Accessed: 10- Apr- 2015].</w:t>
        </w:r>
      </w:ins>
    </w:p>
    <w:p w14:paraId="25E5C06E" w14:textId="77777777" w:rsidR="00890D2C" w:rsidRPr="00802990" w:rsidRDefault="00890D2C" w:rsidP="00802990">
      <w:pPr>
        <w:spacing w:after="240" w:line="360" w:lineRule="auto"/>
        <w:contextualSpacing/>
        <w:jc w:val="both"/>
        <w:rPr>
          <w:ins w:id="3893" w:author="Chara Katiri" w:date="2015-04-10T23:18:00Z"/>
          <w:rFonts w:ascii="Times" w:eastAsia="Times New Roman" w:hAnsi="Times" w:cs="Times New Roman"/>
          <w:sz w:val="22"/>
          <w:szCs w:val="22"/>
          <w:lang w:val="en-GB"/>
        </w:rPr>
      </w:pPr>
    </w:p>
    <w:p w14:paraId="7A13FC19" w14:textId="59EA2488" w:rsidR="00890D2C" w:rsidRPr="00802990" w:rsidRDefault="00890D2C" w:rsidP="00802990">
      <w:pPr>
        <w:spacing w:after="240" w:line="360" w:lineRule="auto"/>
        <w:contextualSpacing/>
        <w:jc w:val="both"/>
        <w:rPr>
          <w:ins w:id="3894" w:author="Chara Katiri" w:date="2015-04-10T23:18:00Z"/>
          <w:rFonts w:ascii="Times" w:eastAsia="Times New Roman" w:hAnsi="Times" w:cs="Times New Roman"/>
          <w:sz w:val="22"/>
          <w:szCs w:val="22"/>
          <w:lang w:val="en-GB"/>
        </w:rPr>
      </w:pPr>
      <w:ins w:id="3895" w:author="Chara Katiri" w:date="2015-04-10T23:18:00Z">
        <w:r w:rsidRPr="00802990">
          <w:rPr>
            <w:rFonts w:ascii="Times" w:eastAsia="Times New Roman" w:hAnsi="Times" w:cs="Times New Roman"/>
            <w:sz w:val="22"/>
            <w:szCs w:val="22"/>
            <w:lang w:val="en-GB"/>
          </w:rPr>
          <w:t xml:space="preserve">[33] </w:t>
        </w:r>
        <w:proofErr w:type="spellStart"/>
        <w:proofErr w:type="gramStart"/>
        <w:r w:rsidRPr="00802990">
          <w:rPr>
            <w:rFonts w:ascii="Times" w:eastAsia="Times New Roman" w:hAnsi="Times" w:cs="Times New Roman"/>
            <w:sz w:val="22"/>
            <w:szCs w:val="22"/>
            <w:lang w:val="en-GB"/>
          </w:rPr>
          <w:t>Magento</w:t>
        </w:r>
        <w:proofErr w:type="spellEnd"/>
        <w:r w:rsidRPr="00802990">
          <w:rPr>
            <w:rFonts w:ascii="Times" w:eastAsia="Times New Roman" w:hAnsi="Times" w:cs="Times New Roman"/>
            <w:sz w:val="22"/>
            <w:szCs w:val="22"/>
            <w:lang w:val="en-GB"/>
          </w:rPr>
          <w:t>, 'HP - Magento.com UK', 2015.</w:t>
        </w:r>
        <w:proofErr w:type="gramEnd"/>
        <w:r w:rsidRPr="00802990">
          <w:rPr>
            <w:rFonts w:ascii="Times" w:eastAsia="Times New Roman" w:hAnsi="Times" w:cs="Times New Roman"/>
            <w:sz w:val="22"/>
            <w:szCs w:val="22"/>
            <w:lang w:val="en-GB"/>
          </w:rPr>
          <w:t xml:space="preserve"> </w:t>
        </w:r>
        <w:proofErr w:type="gramStart"/>
        <w:r w:rsidRPr="00802990">
          <w:rPr>
            <w:rFonts w:ascii="Times" w:eastAsia="Times New Roman" w:hAnsi="Times" w:cs="Times New Roman"/>
            <w:sz w:val="22"/>
            <w:szCs w:val="22"/>
            <w:lang w:val="en-GB"/>
          </w:rPr>
          <w:t>[Online].</w:t>
        </w:r>
        <w:proofErr w:type="gramEnd"/>
        <w:r w:rsidRPr="00802990">
          <w:rPr>
            <w:rFonts w:ascii="Times" w:eastAsia="Times New Roman" w:hAnsi="Times" w:cs="Times New Roman"/>
            <w:sz w:val="22"/>
            <w:szCs w:val="22"/>
            <w:lang w:val="en-GB"/>
          </w:rPr>
          <w:t xml:space="preserve"> Available: http://magento.com/UK. [Accessed: 10- Apr- 2015].</w:t>
        </w:r>
      </w:ins>
    </w:p>
    <w:p w14:paraId="6BBB3780" w14:textId="77777777" w:rsidR="00890D2C" w:rsidRPr="00802990" w:rsidRDefault="00890D2C" w:rsidP="00802990">
      <w:pPr>
        <w:spacing w:after="240" w:line="360" w:lineRule="auto"/>
        <w:contextualSpacing/>
        <w:jc w:val="both"/>
        <w:rPr>
          <w:ins w:id="3896" w:author="Chara Katiri" w:date="2015-04-10T23:18:00Z"/>
          <w:rFonts w:ascii="Times" w:eastAsia="Times New Roman" w:hAnsi="Times" w:cs="Times New Roman"/>
          <w:sz w:val="22"/>
          <w:szCs w:val="22"/>
          <w:lang w:val="en-GB"/>
        </w:rPr>
      </w:pPr>
    </w:p>
    <w:p w14:paraId="12543B01" w14:textId="3A206BDC" w:rsidR="00890D2C" w:rsidRPr="00802990" w:rsidRDefault="00890D2C" w:rsidP="00802990">
      <w:pPr>
        <w:spacing w:after="240" w:line="360" w:lineRule="auto"/>
        <w:contextualSpacing/>
        <w:jc w:val="both"/>
        <w:rPr>
          <w:ins w:id="3897" w:author="Chara Katiri" w:date="2015-04-11T00:01:00Z"/>
          <w:rFonts w:ascii="Times" w:eastAsia="Times New Roman" w:hAnsi="Times" w:cs="Times New Roman"/>
          <w:sz w:val="22"/>
          <w:szCs w:val="22"/>
          <w:lang w:val="en-GB"/>
        </w:rPr>
      </w:pPr>
      <w:proofErr w:type="gramStart"/>
      <w:ins w:id="3898" w:author="Chara Katiri" w:date="2015-04-10T23:18:00Z">
        <w:r w:rsidRPr="00802990">
          <w:rPr>
            <w:rFonts w:ascii="Times" w:eastAsia="Times New Roman" w:hAnsi="Times" w:cs="Times New Roman"/>
            <w:sz w:val="22"/>
            <w:szCs w:val="22"/>
            <w:lang w:val="en-GB"/>
          </w:rPr>
          <w:t>[34] Wikipedia, 'Comparison of free software e-commerce web application frameworks', 2015.</w:t>
        </w:r>
        <w:proofErr w:type="gramEnd"/>
        <w:r w:rsidRPr="00802990">
          <w:rPr>
            <w:rFonts w:ascii="Times" w:eastAsia="Times New Roman" w:hAnsi="Times" w:cs="Times New Roman"/>
            <w:sz w:val="22"/>
            <w:szCs w:val="22"/>
            <w:lang w:val="en-GB"/>
          </w:rPr>
          <w:t xml:space="preserve"> </w:t>
        </w:r>
        <w:proofErr w:type="gramStart"/>
        <w:r w:rsidRPr="00802990">
          <w:rPr>
            <w:rFonts w:ascii="Times" w:eastAsia="Times New Roman" w:hAnsi="Times" w:cs="Times New Roman"/>
            <w:sz w:val="22"/>
            <w:szCs w:val="22"/>
            <w:lang w:val="en-GB"/>
          </w:rPr>
          <w:t>[Online].</w:t>
        </w:r>
        <w:proofErr w:type="gramEnd"/>
        <w:r w:rsidRPr="00802990">
          <w:rPr>
            <w:rFonts w:ascii="Times" w:eastAsia="Times New Roman" w:hAnsi="Times" w:cs="Times New Roman"/>
            <w:sz w:val="22"/>
            <w:szCs w:val="22"/>
            <w:lang w:val="en-GB"/>
          </w:rPr>
          <w:t xml:space="preserve"> Available: http://en.wikipedia.org/wiki/Comparison_of_free_software_e-commerce_web_application_frameworks. [Accessed: 10- Apr- 2015].</w:t>
        </w:r>
      </w:ins>
    </w:p>
    <w:p w14:paraId="1E6E51F1" w14:textId="77777777" w:rsidR="00D82A93" w:rsidRPr="00802990" w:rsidRDefault="00D82A93" w:rsidP="00802990">
      <w:pPr>
        <w:spacing w:after="240" w:line="360" w:lineRule="auto"/>
        <w:contextualSpacing/>
        <w:jc w:val="both"/>
        <w:rPr>
          <w:ins w:id="3899" w:author="Chara Katiri" w:date="2015-04-11T00:01:00Z"/>
          <w:rFonts w:ascii="Times" w:eastAsia="Times New Roman" w:hAnsi="Times" w:cs="Times New Roman"/>
          <w:sz w:val="22"/>
          <w:szCs w:val="22"/>
          <w:lang w:val="en-GB"/>
        </w:rPr>
      </w:pPr>
    </w:p>
    <w:p w14:paraId="094A4812" w14:textId="32CCE4E9" w:rsidR="00D82A93" w:rsidRPr="00802990" w:rsidRDefault="00D82A93" w:rsidP="00802990">
      <w:pPr>
        <w:spacing w:after="240" w:line="360" w:lineRule="auto"/>
        <w:contextualSpacing/>
        <w:jc w:val="both"/>
        <w:rPr>
          <w:ins w:id="3900" w:author="Chara Katiri" w:date="2015-04-11T01:44:00Z"/>
          <w:rFonts w:ascii="Times" w:eastAsia="Times New Roman" w:hAnsi="Times" w:cs="Times New Roman"/>
          <w:sz w:val="22"/>
          <w:szCs w:val="22"/>
          <w:lang w:val="en-GB"/>
        </w:rPr>
      </w:pPr>
      <w:proofErr w:type="gramStart"/>
      <w:ins w:id="3901" w:author="Chara Katiri" w:date="2015-04-11T00:01:00Z">
        <w:r w:rsidRPr="00802990">
          <w:rPr>
            <w:rFonts w:ascii="Times" w:eastAsia="Times New Roman" w:hAnsi="Times" w:cs="Times New Roman"/>
            <w:sz w:val="22"/>
            <w:szCs w:val="22"/>
            <w:lang w:val="en-GB"/>
          </w:rPr>
          <w:t>[35] Docs.spring.io, '1.</w:t>
        </w:r>
        <w:proofErr w:type="gramEnd"/>
        <w:r w:rsidRPr="00802990">
          <w:rPr>
            <w:rFonts w:ascii="Times" w:eastAsia="Times New Roman" w:hAnsi="Times" w:cs="Times New Roman"/>
            <w:sz w:val="22"/>
            <w:szCs w:val="22"/>
            <w:lang w:val="en-GB"/>
          </w:rPr>
          <w:t xml:space="preserve"> </w:t>
        </w:r>
        <w:proofErr w:type="gramStart"/>
        <w:r w:rsidRPr="00802990">
          <w:rPr>
            <w:rFonts w:ascii="Times" w:eastAsia="Times New Roman" w:hAnsi="Times" w:cs="Times New Roman"/>
            <w:sz w:val="22"/>
            <w:szCs w:val="22"/>
            <w:lang w:val="en-GB"/>
          </w:rPr>
          <w:t>Introduction to Spring Framework', 2015.</w:t>
        </w:r>
        <w:proofErr w:type="gramEnd"/>
        <w:r w:rsidRPr="00802990">
          <w:rPr>
            <w:rFonts w:ascii="Times" w:eastAsia="Times New Roman" w:hAnsi="Times" w:cs="Times New Roman"/>
            <w:sz w:val="22"/>
            <w:szCs w:val="22"/>
            <w:lang w:val="en-GB"/>
          </w:rPr>
          <w:t xml:space="preserve"> </w:t>
        </w:r>
        <w:proofErr w:type="gramStart"/>
        <w:r w:rsidRPr="00802990">
          <w:rPr>
            <w:rFonts w:ascii="Times" w:eastAsia="Times New Roman" w:hAnsi="Times" w:cs="Times New Roman"/>
            <w:sz w:val="22"/>
            <w:szCs w:val="22"/>
            <w:lang w:val="en-GB"/>
          </w:rPr>
          <w:t>[Online].</w:t>
        </w:r>
        <w:proofErr w:type="gramEnd"/>
        <w:r w:rsidRPr="00802990">
          <w:rPr>
            <w:rFonts w:ascii="Times" w:eastAsia="Times New Roman" w:hAnsi="Times" w:cs="Times New Roman"/>
            <w:sz w:val="22"/>
            <w:szCs w:val="22"/>
            <w:lang w:val="en-GB"/>
          </w:rPr>
          <w:t xml:space="preserve"> Available: http://docs.spring.io/spring-framework/docs/3.0.x/reference/overview.html. [Accessed: 10- Apr- 2015].</w:t>
        </w:r>
      </w:ins>
    </w:p>
    <w:p w14:paraId="4913C10E" w14:textId="77777777" w:rsidR="00EB7B69" w:rsidRPr="00802990" w:rsidRDefault="00EB7B69" w:rsidP="00802990">
      <w:pPr>
        <w:spacing w:after="240" w:line="360" w:lineRule="auto"/>
        <w:contextualSpacing/>
        <w:jc w:val="both"/>
        <w:rPr>
          <w:ins w:id="3902" w:author="Chara Katiri" w:date="2015-04-11T01:44:00Z"/>
          <w:rFonts w:ascii="Times" w:eastAsia="Times New Roman" w:hAnsi="Times" w:cs="Times New Roman"/>
          <w:sz w:val="22"/>
          <w:szCs w:val="22"/>
          <w:lang w:val="en-GB"/>
        </w:rPr>
      </w:pPr>
    </w:p>
    <w:p w14:paraId="15E20CC8" w14:textId="11DA8AB7" w:rsidR="00EB7B69" w:rsidRPr="00802990" w:rsidRDefault="00EB7B69" w:rsidP="00802990">
      <w:pPr>
        <w:spacing w:after="240" w:line="360" w:lineRule="auto"/>
        <w:contextualSpacing/>
        <w:jc w:val="both"/>
        <w:rPr>
          <w:ins w:id="3903" w:author="Chara Katiri" w:date="2015-04-11T01:44:00Z"/>
          <w:rFonts w:ascii="Times" w:eastAsia="Times New Roman" w:hAnsi="Times" w:cs="Times New Roman"/>
          <w:sz w:val="22"/>
          <w:szCs w:val="22"/>
          <w:lang w:val="en-GB"/>
        </w:rPr>
      </w:pPr>
      <w:ins w:id="3904" w:author="Chara Katiri" w:date="2015-04-11T01:44:00Z">
        <w:r w:rsidRPr="00802990">
          <w:rPr>
            <w:rFonts w:ascii="Times" w:eastAsia="Times New Roman" w:hAnsi="Times" w:cs="Times New Roman"/>
            <w:sz w:val="22"/>
            <w:szCs w:val="22"/>
            <w:lang w:val="en-GB"/>
          </w:rPr>
          <w:t xml:space="preserve">[36] </w:t>
        </w:r>
        <w:proofErr w:type="gramStart"/>
        <w:r w:rsidRPr="00802990">
          <w:rPr>
            <w:rFonts w:ascii="Times" w:eastAsia="Times New Roman" w:hAnsi="Times" w:cs="Times New Roman"/>
            <w:sz w:val="22"/>
            <w:szCs w:val="22"/>
            <w:lang w:val="en-GB"/>
          </w:rPr>
          <w:t>]K</w:t>
        </w:r>
        <w:proofErr w:type="gramEnd"/>
        <w:r w:rsidRPr="00802990">
          <w:rPr>
            <w:rFonts w:ascii="Times" w:eastAsia="Times New Roman" w:hAnsi="Times" w:cs="Times New Roman"/>
            <w:sz w:val="22"/>
            <w:szCs w:val="22"/>
            <w:lang w:val="en-GB"/>
          </w:rPr>
          <w:t xml:space="preserve">. Software, 'Component-Based Java Frameworks - </w:t>
        </w:r>
        <w:proofErr w:type="spellStart"/>
        <w:r w:rsidRPr="00802990">
          <w:rPr>
            <w:rFonts w:ascii="Times" w:eastAsia="Times New Roman" w:hAnsi="Times" w:cs="Times New Roman"/>
            <w:sz w:val="22"/>
            <w:szCs w:val="22"/>
            <w:lang w:val="en-GB"/>
          </w:rPr>
          <w:t>CodeProject</w:t>
        </w:r>
        <w:proofErr w:type="spellEnd"/>
        <w:r w:rsidRPr="00802990">
          <w:rPr>
            <w:rFonts w:ascii="Times" w:eastAsia="Times New Roman" w:hAnsi="Times" w:cs="Times New Roman"/>
            <w:sz w:val="22"/>
            <w:szCs w:val="22"/>
            <w:lang w:val="en-GB"/>
          </w:rPr>
          <w:t xml:space="preserve">', Codeproject.com, 2012. </w:t>
        </w:r>
        <w:proofErr w:type="gramStart"/>
        <w:r w:rsidRPr="00802990">
          <w:rPr>
            <w:rFonts w:ascii="Times" w:eastAsia="Times New Roman" w:hAnsi="Times" w:cs="Times New Roman"/>
            <w:sz w:val="22"/>
            <w:szCs w:val="22"/>
            <w:lang w:val="en-GB"/>
          </w:rPr>
          <w:t>[Online].</w:t>
        </w:r>
        <w:proofErr w:type="gramEnd"/>
        <w:r w:rsidRPr="00802990">
          <w:rPr>
            <w:rFonts w:ascii="Times" w:eastAsia="Times New Roman" w:hAnsi="Times" w:cs="Times New Roman"/>
            <w:sz w:val="22"/>
            <w:szCs w:val="22"/>
            <w:lang w:val="en-GB"/>
          </w:rPr>
          <w:t xml:space="preserve"> Available: http://www.codeproject.com/Articles/445233/Component-Based-Java-Frameworks. [Accessed: 11- Apr- 2015].</w:t>
        </w:r>
      </w:ins>
    </w:p>
    <w:p w14:paraId="080854B1" w14:textId="77777777" w:rsidR="00EB7B69" w:rsidRPr="00802990" w:rsidRDefault="00EB7B69" w:rsidP="00802990">
      <w:pPr>
        <w:spacing w:after="240" w:line="360" w:lineRule="auto"/>
        <w:contextualSpacing/>
        <w:jc w:val="both"/>
        <w:rPr>
          <w:ins w:id="3905" w:author="Chara Katiri" w:date="2015-04-11T01:44:00Z"/>
          <w:rFonts w:ascii="Times" w:eastAsia="Times New Roman" w:hAnsi="Times" w:cs="Times New Roman"/>
          <w:sz w:val="22"/>
          <w:szCs w:val="22"/>
          <w:lang w:val="en-GB"/>
        </w:rPr>
      </w:pPr>
    </w:p>
    <w:p w14:paraId="42A5C558" w14:textId="50FCE1CB" w:rsidR="00EB7B69" w:rsidRPr="00802990" w:rsidRDefault="00EB7B69" w:rsidP="00802990">
      <w:pPr>
        <w:spacing w:after="240" w:line="360" w:lineRule="auto"/>
        <w:contextualSpacing/>
        <w:jc w:val="both"/>
        <w:rPr>
          <w:ins w:id="3906" w:author="Chara Katiri" w:date="2015-04-11T01:44:00Z"/>
          <w:rFonts w:ascii="Times" w:eastAsia="Times New Roman" w:hAnsi="Times" w:cs="Times New Roman"/>
          <w:sz w:val="22"/>
          <w:szCs w:val="22"/>
          <w:lang w:val="en-GB"/>
        </w:rPr>
      </w:pPr>
      <w:ins w:id="3907" w:author="Chara Katiri" w:date="2015-04-11T01:44:00Z">
        <w:r w:rsidRPr="00802990">
          <w:rPr>
            <w:rFonts w:ascii="Times" w:eastAsia="Times New Roman" w:hAnsi="Times" w:cs="Times New Roman"/>
            <w:sz w:val="22"/>
            <w:szCs w:val="22"/>
            <w:lang w:val="en-GB"/>
          </w:rPr>
          <w:t>[37]</w:t>
        </w:r>
      </w:ins>
      <w:ins w:id="3908" w:author="Chara Katiri" w:date="2015-04-11T02:42:00Z">
        <w:r w:rsidR="005A7113" w:rsidRPr="00802990">
          <w:rPr>
            <w:rFonts w:ascii="Times" w:eastAsia="Times New Roman" w:hAnsi="Times" w:cs="Times New Roman"/>
            <w:sz w:val="22"/>
            <w:szCs w:val="22"/>
            <w:lang w:val="en-GB"/>
          </w:rPr>
          <w:t xml:space="preserve"> </w:t>
        </w:r>
      </w:ins>
      <w:ins w:id="3909" w:author="Chara Katiri" w:date="2015-04-11T02:43:00Z">
        <w:r w:rsidR="005A7113" w:rsidRPr="00802990">
          <w:rPr>
            <w:rFonts w:ascii="Times" w:eastAsia="Times New Roman" w:hAnsi="Times" w:cs="Times New Roman"/>
            <w:sz w:val="22"/>
            <w:szCs w:val="22"/>
            <w:lang w:val="en-GB"/>
          </w:rPr>
          <w:t>Oracle.com, 'Why another MVC?</w:t>
        </w:r>
        <w:proofErr w:type="gramStart"/>
        <w:r w:rsidR="005A7113" w:rsidRPr="00802990">
          <w:rPr>
            <w:rFonts w:ascii="Times" w:eastAsia="Times New Roman" w:hAnsi="Times" w:cs="Times New Roman"/>
            <w:sz w:val="22"/>
            <w:szCs w:val="22"/>
            <w:lang w:val="en-GB"/>
          </w:rPr>
          <w:t>',</w:t>
        </w:r>
        <w:proofErr w:type="gramEnd"/>
        <w:r w:rsidR="005A7113" w:rsidRPr="00802990">
          <w:rPr>
            <w:rFonts w:ascii="Times" w:eastAsia="Times New Roman" w:hAnsi="Times" w:cs="Times New Roman"/>
            <w:sz w:val="22"/>
            <w:szCs w:val="22"/>
            <w:lang w:val="en-GB"/>
          </w:rPr>
          <w:t xml:space="preserve"> 2015. </w:t>
        </w:r>
        <w:proofErr w:type="gramStart"/>
        <w:r w:rsidR="005A7113" w:rsidRPr="00802990">
          <w:rPr>
            <w:rFonts w:ascii="Times" w:eastAsia="Times New Roman" w:hAnsi="Times" w:cs="Times New Roman"/>
            <w:sz w:val="22"/>
            <w:szCs w:val="22"/>
            <w:lang w:val="en-GB"/>
          </w:rPr>
          <w:t>[Online].</w:t>
        </w:r>
        <w:proofErr w:type="gramEnd"/>
        <w:r w:rsidR="005A7113" w:rsidRPr="00802990">
          <w:rPr>
            <w:rFonts w:ascii="Times" w:eastAsia="Times New Roman" w:hAnsi="Times" w:cs="Times New Roman"/>
            <w:sz w:val="22"/>
            <w:szCs w:val="22"/>
            <w:lang w:val="en-GB"/>
          </w:rPr>
          <w:t xml:space="preserve"> Available: http://www.oracle.com/technetwork/articles/java/mvc-2280472.html. [Accessed: 11- Apr- 2015].</w:t>
        </w:r>
      </w:ins>
    </w:p>
    <w:p w14:paraId="6C909FE7" w14:textId="77777777" w:rsidR="00EB7B69" w:rsidRPr="00802990" w:rsidRDefault="00EB7B69" w:rsidP="00802990">
      <w:pPr>
        <w:spacing w:after="240" w:line="360" w:lineRule="auto"/>
        <w:contextualSpacing/>
        <w:jc w:val="both"/>
        <w:rPr>
          <w:ins w:id="3910" w:author="Chara Katiri" w:date="2015-04-11T01:44:00Z"/>
          <w:rFonts w:ascii="Times" w:eastAsia="Times New Roman" w:hAnsi="Times" w:cs="Times New Roman"/>
          <w:sz w:val="22"/>
          <w:szCs w:val="22"/>
          <w:lang w:val="en-GB"/>
        </w:rPr>
      </w:pPr>
    </w:p>
    <w:p w14:paraId="2BCE0D1E" w14:textId="61AA8DE0" w:rsidR="00EB7B69" w:rsidRPr="00802990" w:rsidRDefault="00EB7B69" w:rsidP="00802990">
      <w:pPr>
        <w:spacing w:after="240" w:line="360" w:lineRule="auto"/>
        <w:contextualSpacing/>
        <w:jc w:val="both"/>
        <w:rPr>
          <w:ins w:id="3911" w:author="Chara Katiri" w:date="2015-04-11T02:51:00Z"/>
          <w:rFonts w:ascii="Times" w:eastAsia="Times New Roman" w:hAnsi="Times" w:cs="Times New Roman"/>
          <w:sz w:val="22"/>
          <w:szCs w:val="22"/>
          <w:lang w:val="en-GB"/>
        </w:rPr>
      </w:pPr>
      <w:ins w:id="3912" w:author="Chara Katiri" w:date="2015-04-11T01:44:00Z">
        <w:r w:rsidRPr="00802990">
          <w:rPr>
            <w:rFonts w:ascii="Times" w:eastAsia="Times New Roman" w:hAnsi="Times" w:cs="Times New Roman"/>
            <w:sz w:val="22"/>
            <w:szCs w:val="22"/>
            <w:lang w:val="en-GB"/>
          </w:rPr>
          <w:t>[38]</w:t>
        </w:r>
      </w:ins>
      <w:ins w:id="3913" w:author="Chara Katiri" w:date="2015-04-11T02:51:00Z">
        <w:r w:rsidR="00DB09A0" w:rsidRPr="00802990">
          <w:rPr>
            <w:rFonts w:ascii="Times" w:eastAsia="Times New Roman" w:hAnsi="Times" w:cs="Times New Roman"/>
            <w:sz w:val="22"/>
            <w:szCs w:val="22"/>
            <w:lang w:val="en-GB"/>
          </w:rPr>
          <w:t xml:space="preserve"> </w:t>
        </w:r>
        <w:proofErr w:type="gramStart"/>
        <w:r w:rsidR="00DB09A0" w:rsidRPr="00802990">
          <w:rPr>
            <w:rFonts w:ascii="Times" w:eastAsia="Times New Roman" w:hAnsi="Times" w:cs="Times New Roman"/>
            <w:sz w:val="22"/>
            <w:szCs w:val="22"/>
            <w:lang w:val="en-GB"/>
          </w:rPr>
          <w:t>Slideshare.net, 'MVC 1.0 / JSR 371', 2015.</w:t>
        </w:r>
        <w:proofErr w:type="gramEnd"/>
        <w:r w:rsidR="00DB09A0" w:rsidRPr="00802990">
          <w:rPr>
            <w:rFonts w:ascii="Times" w:eastAsia="Times New Roman" w:hAnsi="Times" w:cs="Times New Roman"/>
            <w:sz w:val="22"/>
            <w:szCs w:val="22"/>
            <w:lang w:val="en-GB"/>
          </w:rPr>
          <w:t xml:space="preserve"> </w:t>
        </w:r>
        <w:proofErr w:type="gramStart"/>
        <w:r w:rsidR="00DB09A0" w:rsidRPr="00802990">
          <w:rPr>
            <w:rFonts w:ascii="Times" w:eastAsia="Times New Roman" w:hAnsi="Times" w:cs="Times New Roman"/>
            <w:sz w:val="22"/>
            <w:szCs w:val="22"/>
            <w:lang w:val="en-GB"/>
          </w:rPr>
          <w:t>[Online].</w:t>
        </w:r>
        <w:proofErr w:type="gramEnd"/>
        <w:r w:rsidR="00DB09A0" w:rsidRPr="00802990">
          <w:rPr>
            <w:rFonts w:ascii="Times" w:eastAsia="Times New Roman" w:hAnsi="Times" w:cs="Times New Roman"/>
            <w:sz w:val="22"/>
            <w:szCs w:val="22"/>
            <w:lang w:val="en-GB"/>
          </w:rPr>
          <w:t xml:space="preserve"> Available: http://www.slideshare.net/delabassee/mvc-10-jsr-371. [Accessed: 11- Apr- 2015].</w:t>
        </w:r>
      </w:ins>
    </w:p>
    <w:p w14:paraId="6711B96B" w14:textId="77777777" w:rsidR="00DB09A0" w:rsidRPr="00802990" w:rsidRDefault="00DB09A0" w:rsidP="00802990">
      <w:pPr>
        <w:spacing w:after="240" w:line="360" w:lineRule="auto"/>
        <w:contextualSpacing/>
        <w:jc w:val="both"/>
        <w:rPr>
          <w:ins w:id="3914" w:author="Chara Katiri" w:date="2015-04-11T02:51:00Z"/>
          <w:rFonts w:ascii="Times" w:eastAsia="Times New Roman" w:hAnsi="Times" w:cs="Times New Roman"/>
          <w:sz w:val="22"/>
          <w:szCs w:val="22"/>
          <w:lang w:val="en-GB"/>
        </w:rPr>
      </w:pPr>
    </w:p>
    <w:p w14:paraId="23881BFF" w14:textId="77777777" w:rsidR="00DB09A0" w:rsidRPr="00802990" w:rsidRDefault="00DB09A0" w:rsidP="00802990">
      <w:pPr>
        <w:spacing w:line="360" w:lineRule="auto"/>
        <w:contextualSpacing/>
        <w:jc w:val="both"/>
        <w:rPr>
          <w:ins w:id="3915" w:author="Chara Katiri" w:date="2015-04-11T18:08:00Z"/>
          <w:rFonts w:ascii="Times" w:eastAsia="Times New Roman" w:hAnsi="Times" w:cs="Times New Roman"/>
          <w:sz w:val="22"/>
          <w:szCs w:val="22"/>
          <w:lang w:val="en-GB"/>
        </w:rPr>
      </w:pPr>
      <w:ins w:id="3916" w:author="Chara Katiri" w:date="2015-04-11T02:51:00Z">
        <w:r w:rsidRPr="00802990">
          <w:rPr>
            <w:rFonts w:ascii="Times" w:eastAsia="Times New Roman" w:hAnsi="Times" w:cs="Times New Roman"/>
            <w:sz w:val="22"/>
            <w:szCs w:val="22"/>
            <w:lang w:val="en-GB"/>
          </w:rPr>
          <w:t xml:space="preserve">[39] </w:t>
        </w:r>
      </w:ins>
      <w:ins w:id="3917" w:author="Chara Katiri" w:date="2015-04-11T02:52:00Z">
        <w:r w:rsidRPr="00802990">
          <w:rPr>
            <w:rFonts w:ascii="Times" w:eastAsia="Times New Roman" w:hAnsi="Times" w:cs="Times New Roman"/>
            <w:sz w:val="22"/>
            <w:szCs w:val="22"/>
            <w:lang w:val="en-GB"/>
          </w:rPr>
          <w:t xml:space="preserve">D. MVC, 'Difference between Request MVC and Component MVC', Stackoverflow.com, 2015. </w:t>
        </w:r>
        <w:proofErr w:type="gramStart"/>
        <w:r w:rsidRPr="00802990">
          <w:rPr>
            <w:rFonts w:ascii="Times" w:eastAsia="Times New Roman" w:hAnsi="Times" w:cs="Times New Roman"/>
            <w:sz w:val="22"/>
            <w:szCs w:val="22"/>
            <w:lang w:val="en-GB"/>
          </w:rPr>
          <w:t>[Online].</w:t>
        </w:r>
        <w:proofErr w:type="gramEnd"/>
        <w:r w:rsidRPr="00802990">
          <w:rPr>
            <w:rFonts w:ascii="Times" w:eastAsia="Times New Roman" w:hAnsi="Times" w:cs="Times New Roman"/>
            <w:sz w:val="22"/>
            <w:szCs w:val="22"/>
            <w:lang w:val="en-GB"/>
          </w:rPr>
          <w:t xml:space="preserve"> Available: http://stackoverflow.com/questions/4801891/difference-between-request-mvc-and-component-mvc. [Accessed: 11- Apr- 2015].</w:t>
        </w:r>
      </w:ins>
      <w:ins w:id="3918" w:author="Chara Katiri" w:date="2015-04-11T02:53:00Z">
        <w:r w:rsidRPr="00802990">
          <w:rPr>
            <w:rFonts w:ascii="Times" w:eastAsia="Times New Roman" w:hAnsi="Times" w:cs="Times New Roman"/>
            <w:sz w:val="22"/>
            <w:szCs w:val="22"/>
            <w:lang w:val="en-GB"/>
          </w:rPr>
          <w:t xml:space="preserve">  </w:t>
        </w:r>
        <w:proofErr w:type="gramStart"/>
        <w:r w:rsidRPr="00802990">
          <w:rPr>
            <w:rFonts w:ascii="Times" w:eastAsia="Times New Roman" w:hAnsi="Times" w:cs="Times New Roman"/>
            <w:sz w:val="22"/>
            <w:szCs w:val="22"/>
            <w:lang w:val="en-GB"/>
          </w:rPr>
          <w:t>I.stack.imgur.com, 2015.</w:t>
        </w:r>
        <w:proofErr w:type="gramEnd"/>
        <w:r w:rsidRPr="00802990">
          <w:rPr>
            <w:rFonts w:ascii="Times" w:eastAsia="Times New Roman" w:hAnsi="Times" w:cs="Times New Roman"/>
            <w:sz w:val="22"/>
            <w:szCs w:val="22"/>
            <w:lang w:val="en-GB"/>
          </w:rPr>
          <w:t xml:space="preserve"> </w:t>
        </w:r>
        <w:proofErr w:type="gramStart"/>
        <w:r w:rsidRPr="00802990">
          <w:rPr>
            <w:rFonts w:ascii="Times" w:eastAsia="Times New Roman" w:hAnsi="Times" w:cs="Times New Roman"/>
            <w:sz w:val="22"/>
            <w:szCs w:val="22"/>
            <w:lang w:val="en-GB"/>
          </w:rPr>
          <w:t>[Online].</w:t>
        </w:r>
        <w:proofErr w:type="gramEnd"/>
        <w:r w:rsidRPr="00802990">
          <w:rPr>
            <w:rFonts w:ascii="Times" w:eastAsia="Times New Roman" w:hAnsi="Times" w:cs="Times New Roman"/>
            <w:sz w:val="22"/>
            <w:szCs w:val="22"/>
            <w:lang w:val="en-GB"/>
          </w:rPr>
          <w:t xml:space="preserve"> Available: http://i.stack.imgur.com/Discf.jpg. [Accessed: 11- Apr- 2015].</w:t>
        </w:r>
      </w:ins>
    </w:p>
    <w:p w14:paraId="00AF0368" w14:textId="77777777" w:rsidR="00833900" w:rsidRPr="00802990" w:rsidRDefault="00833900" w:rsidP="00802990">
      <w:pPr>
        <w:spacing w:line="360" w:lineRule="auto"/>
        <w:contextualSpacing/>
        <w:jc w:val="both"/>
        <w:rPr>
          <w:ins w:id="3919" w:author="Chara Katiri" w:date="2015-04-11T18:08:00Z"/>
          <w:rFonts w:ascii="Times" w:eastAsia="Times New Roman" w:hAnsi="Times" w:cs="Times New Roman"/>
          <w:sz w:val="22"/>
          <w:szCs w:val="22"/>
          <w:lang w:val="en-GB"/>
        </w:rPr>
      </w:pPr>
    </w:p>
    <w:p w14:paraId="552252C5" w14:textId="7037AA58" w:rsidR="00833900" w:rsidRPr="00802990" w:rsidRDefault="00833900" w:rsidP="00802990">
      <w:pPr>
        <w:spacing w:line="360" w:lineRule="auto"/>
        <w:contextualSpacing/>
        <w:jc w:val="both"/>
        <w:rPr>
          <w:ins w:id="3920" w:author="Chara Katiri" w:date="2015-04-11T19:30:00Z"/>
          <w:rFonts w:ascii="Times" w:eastAsia="Times New Roman" w:hAnsi="Times" w:cs="Times New Roman"/>
          <w:sz w:val="22"/>
          <w:szCs w:val="22"/>
          <w:lang w:val="en-GB"/>
        </w:rPr>
      </w:pPr>
      <w:ins w:id="3921" w:author="Chara Katiri" w:date="2015-04-11T18:08:00Z">
        <w:r w:rsidRPr="00802990">
          <w:rPr>
            <w:rFonts w:ascii="Times" w:eastAsia="Times New Roman" w:hAnsi="Times" w:cs="Times New Roman"/>
            <w:sz w:val="22"/>
            <w:szCs w:val="22"/>
            <w:lang w:val="en-GB"/>
          </w:rPr>
          <w:t xml:space="preserve">[40] </w:t>
        </w:r>
        <w:proofErr w:type="gramStart"/>
        <w:r w:rsidRPr="00802990">
          <w:rPr>
            <w:rFonts w:ascii="Times" w:eastAsia="Times New Roman" w:hAnsi="Times" w:cs="Times New Roman"/>
            <w:sz w:val="22"/>
            <w:szCs w:val="22"/>
            <w:lang w:val="en-GB"/>
          </w:rPr>
          <w:t>stqbexamcertification.com</w:t>
        </w:r>
        <w:proofErr w:type="gramEnd"/>
        <w:r w:rsidRPr="00802990">
          <w:rPr>
            <w:rFonts w:ascii="Times" w:eastAsia="Times New Roman" w:hAnsi="Times" w:cs="Times New Roman"/>
            <w:sz w:val="22"/>
            <w:szCs w:val="22"/>
            <w:lang w:val="en-GB"/>
          </w:rPr>
          <w:t xml:space="preserve">, 'What is Waterfall model- advantages, disadvantages and when to use it?', 2015. </w:t>
        </w:r>
        <w:proofErr w:type="gramStart"/>
        <w:r w:rsidRPr="00802990">
          <w:rPr>
            <w:rFonts w:ascii="Times" w:eastAsia="Times New Roman" w:hAnsi="Times" w:cs="Times New Roman"/>
            <w:sz w:val="22"/>
            <w:szCs w:val="22"/>
            <w:lang w:val="en-GB"/>
          </w:rPr>
          <w:t>[Online].</w:t>
        </w:r>
        <w:proofErr w:type="gramEnd"/>
        <w:r w:rsidRPr="00802990">
          <w:rPr>
            <w:rFonts w:ascii="Times" w:eastAsia="Times New Roman" w:hAnsi="Times" w:cs="Times New Roman"/>
            <w:sz w:val="22"/>
            <w:szCs w:val="22"/>
            <w:lang w:val="en-GB"/>
          </w:rPr>
          <w:t xml:space="preserve"> Available: http://istqbexamcertification.com/what-is-waterfall-model-advantages-disadvantages-and-when-to-use-it/. [Accessed: 11- Apr- 2015].</w:t>
        </w:r>
      </w:ins>
    </w:p>
    <w:p w14:paraId="6345689F" w14:textId="77777777" w:rsidR="004F4BD6" w:rsidRPr="00802990" w:rsidRDefault="004F4BD6" w:rsidP="00802990">
      <w:pPr>
        <w:spacing w:line="360" w:lineRule="auto"/>
        <w:contextualSpacing/>
        <w:jc w:val="both"/>
        <w:rPr>
          <w:ins w:id="3922" w:author="Chara Katiri" w:date="2015-04-11T19:30:00Z"/>
          <w:rFonts w:ascii="Times" w:eastAsia="Times New Roman" w:hAnsi="Times" w:cs="Times New Roman"/>
          <w:sz w:val="22"/>
          <w:szCs w:val="22"/>
          <w:lang w:val="en-GB"/>
        </w:rPr>
      </w:pPr>
    </w:p>
    <w:p w14:paraId="78CB8389" w14:textId="31671D53" w:rsidR="004F4BD6" w:rsidRPr="00802990" w:rsidRDefault="004F4BD6" w:rsidP="00802990">
      <w:pPr>
        <w:spacing w:line="360" w:lineRule="auto"/>
        <w:contextualSpacing/>
        <w:jc w:val="both"/>
        <w:rPr>
          <w:ins w:id="3923" w:author="Chara Katiri" w:date="2015-04-11T22:23:00Z"/>
          <w:rFonts w:ascii="Times" w:eastAsia="Times New Roman" w:hAnsi="Times" w:cs="Times New Roman"/>
          <w:sz w:val="22"/>
          <w:szCs w:val="22"/>
          <w:lang w:val="en-GB"/>
        </w:rPr>
      </w:pPr>
      <w:ins w:id="3924" w:author="Chara Katiri" w:date="2015-04-11T19:30:00Z">
        <w:r w:rsidRPr="00802990">
          <w:rPr>
            <w:rFonts w:ascii="Times" w:eastAsia="Times New Roman" w:hAnsi="Times" w:cs="Times New Roman"/>
            <w:sz w:val="22"/>
            <w:szCs w:val="22"/>
            <w:lang w:val="en-GB"/>
          </w:rPr>
          <w:t xml:space="preserve">[41] Cs.odu.edu, 'Software Development: The Waterfall Model', 2015. </w:t>
        </w:r>
        <w:proofErr w:type="gramStart"/>
        <w:r w:rsidRPr="00802990">
          <w:rPr>
            <w:rFonts w:ascii="Times" w:eastAsia="Times New Roman" w:hAnsi="Times" w:cs="Times New Roman"/>
            <w:sz w:val="22"/>
            <w:szCs w:val="22"/>
            <w:lang w:val="en-GB"/>
          </w:rPr>
          <w:t>[Online].</w:t>
        </w:r>
        <w:proofErr w:type="gramEnd"/>
        <w:r w:rsidRPr="00802990">
          <w:rPr>
            <w:rFonts w:ascii="Times" w:eastAsia="Times New Roman" w:hAnsi="Times" w:cs="Times New Roman"/>
            <w:sz w:val="22"/>
            <w:szCs w:val="22"/>
            <w:lang w:val="en-GB"/>
          </w:rPr>
          <w:t xml:space="preserve"> Available: http://www.cs.odu.edu/~cs333/website-s11/Lectures/waterfall/page/waterfall.html#subsubsect-design. [Accessed: 11- Apr- 2015].</w:t>
        </w:r>
      </w:ins>
    </w:p>
    <w:p w14:paraId="6A6585D3" w14:textId="77777777" w:rsidR="0065420B" w:rsidRPr="00802990" w:rsidRDefault="0065420B" w:rsidP="00802990">
      <w:pPr>
        <w:spacing w:line="360" w:lineRule="auto"/>
        <w:contextualSpacing/>
        <w:jc w:val="both"/>
        <w:rPr>
          <w:ins w:id="3925" w:author="Chara Katiri" w:date="2015-04-11T22:23:00Z"/>
          <w:rFonts w:ascii="Times" w:eastAsia="Times New Roman" w:hAnsi="Times" w:cs="Times New Roman"/>
          <w:sz w:val="22"/>
          <w:szCs w:val="22"/>
          <w:lang w:val="en-GB"/>
        </w:rPr>
      </w:pPr>
    </w:p>
    <w:p w14:paraId="53CBE3B7" w14:textId="79069CAB" w:rsidR="0065420B" w:rsidRPr="00802990" w:rsidRDefault="0065420B" w:rsidP="00802990">
      <w:pPr>
        <w:spacing w:line="360" w:lineRule="auto"/>
        <w:contextualSpacing/>
        <w:jc w:val="both"/>
        <w:rPr>
          <w:ins w:id="3926" w:author="Chara Katiri" w:date="2015-04-11T23:02:00Z"/>
          <w:rFonts w:ascii="Times" w:eastAsia="Times New Roman" w:hAnsi="Times" w:cs="Times New Roman"/>
          <w:sz w:val="22"/>
          <w:szCs w:val="22"/>
          <w:lang w:val="en-GB"/>
        </w:rPr>
      </w:pPr>
      <w:ins w:id="3927" w:author="Chara Katiri" w:date="2015-04-11T22:23:00Z">
        <w:r w:rsidRPr="00802990">
          <w:rPr>
            <w:rFonts w:ascii="Times" w:eastAsia="Times New Roman" w:hAnsi="Times" w:cs="Times New Roman"/>
            <w:sz w:val="22"/>
            <w:szCs w:val="22"/>
            <w:lang w:val="en-GB"/>
          </w:rPr>
          <w:t xml:space="preserve">[42] </w:t>
        </w:r>
      </w:ins>
      <w:proofErr w:type="gramStart"/>
      <w:ins w:id="3928" w:author="Chara Katiri" w:date="2015-04-11T22:29:00Z">
        <w:r w:rsidRPr="00802990">
          <w:rPr>
            <w:rFonts w:ascii="Times" w:eastAsia="Times New Roman" w:hAnsi="Times" w:cs="Times New Roman"/>
            <w:sz w:val="22"/>
            <w:szCs w:val="22"/>
            <w:lang w:val="en-GB"/>
          </w:rPr>
          <w:t>Pages.zeroturnaround.com, 'Java Tools &amp; Technologies Landscape for 2014', 2015.</w:t>
        </w:r>
        <w:proofErr w:type="gramEnd"/>
        <w:r w:rsidRPr="00802990">
          <w:rPr>
            <w:rFonts w:ascii="Times" w:eastAsia="Times New Roman" w:hAnsi="Times" w:cs="Times New Roman"/>
            <w:sz w:val="22"/>
            <w:szCs w:val="22"/>
            <w:lang w:val="en-GB"/>
          </w:rPr>
          <w:t xml:space="preserve"> </w:t>
        </w:r>
        <w:proofErr w:type="gramStart"/>
        <w:r w:rsidRPr="00802990">
          <w:rPr>
            <w:rFonts w:ascii="Times" w:eastAsia="Times New Roman" w:hAnsi="Times" w:cs="Times New Roman"/>
            <w:sz w:val="22"/>
            <w:szCs w:val="22"/>
            <w:lang w:val="en-GB"/>
          </w:rPr>
          <w:t>[Online].</w:t>
        </w:r>
        <w:proofErr w:type="gramEnd"/>
        <w:r w:rsidRPr="00802990">
          <w:rPr>
            <w:rFonts w:ascii="Times" w:eastAsia="Times New Roman" w:hAnsi="Times" w:cs="Times New Roman"/>
            <w:sz w:val="22"/>
            <w:szCs w:val="22"/>
            <w:lang w:val="en-GB"/>
          </w:rPr>
          <w:t xml:space="preserve"> Available: http://pages.zeroturnaround.com/Java-Tools-Technologies.html</w:t>
        </w:r>
        <w:proofErr w:type="gramStart"/>
        <w:r w:rsidRPr="00802990">
          <w:rPr>
            <w:rFonts w:ascii="Times" w:eastAsia="Times New Roman" w:hAnsi="Times" w:cs="Times New Roman"/>
            <w:sz w:val="22"/>
            <w:szCs w:val="22"/>
            <w:lang w:val="en-GB"/>
          </w:rPr>
          <w:t>?utm</w:t>
        </w:r>
        <w:proofErr w:type="gramEnd"/>
        <w:r w:rsidRPr="00802990">
          <w:rPr>
            <w:rFonts w:ascii="Times" w:eastAsia="Times New Roman" w:hAnsi="Times" w:cs="Times New Roman"/>
            <w:sz w:val="22"/>
            <w:szCs w:val="22"/>
            <w:lang w:val="en-GB"/>
          </w:rPr>
          <w:t>_source=Java%20Tools%20&amp;%20Technologies%202014&amp;utm_medium=allreports&amp;utm_campaign=rebellabs&amp;utm_rebellabsid=88. [Accessed: 11- Apr- 2015].</w:t>
        </w:r>
      </w:ins>
    </w:p>
    <w:p w14:paraId="792FB214" w14:textId="77777777" w:rsidR="005139F0" w:rsidRPr="00802990" w:rsidRDefault="005139F0" w:rsidP="00802990">
      <w:pPr>
        <w:spacing w:line="360" w:lineRule="auto"/>
        <w:contextualSpacing/>
        <w:jc w:val="both"/>
        <w:rPr>
          <w:ins w:id="3929" w:author="Chara Katiri" w:date="2015-04-11T23:02:00Z"/>
          <w:rFonts w:ascii="Times" w:eastAsia="Times New Roman" w:hAnsi="Times" w:cs="Times New Roman"/>
          <w:sz w:val="22"/>
          <w:szCs w:val="22"/>
          <w:lang w:val="en-GB"/>
        </w:rPr>
      </w:pPr>
    </w:p>
    <w:p w14:paraId="35CF9610" w14:textId="08326C57" w:rsidR="005139F0" w:rsidRPr="00802990" w:rsidRDefault="005139F0" w:rsidP="00802990">
      <w:pPr>
        <w:spacing w:line="360" w:lineRule="auto"/>
        <w:contextualSpacing/>
        <w:jc w:val="both"/>
        <w:rPr>
          <w:ins w:id="3930" w:author="Chara Katiri" w:date="2015-04-11T23:20:00Z"/>
          <w:rFonts w:ascii="Times" w:eastAsia="Times New Roman" w:hAnsi="Times" w:cs="Times New Roman"/>
          <w:sz w:val="22"/>
          <w:szCs w:val="22"/>
          <w:lang w:val="en-GB"/>
        </w:rPr>
      </w:pPr>
      <w:proofErr w:type="gramStart"/>
      <w:ins w:id="3931" w:author="Chara Katiri" w:date="2015-04-11T23:02:00Z">
        <w:r w:rsidRPr="00802990">
          <w:rPr>
            <w:rFonts w:ascii="Times" w:eastAsia="Times New Roman" w:hAnsi="Times" w:cs="Times New Roman"/>
            <w:sz w:val="22"/>
            <w:szCs w:val="22"/>
            <w:lang w:val="en-GB"/>
          </w:rPr>
          <w:t>[43] Docs.spring.io, 'Spring Security Reference', 2015.</w:t>
        </w:r>
        <w:proofErr w:type="gramEnd"/>
        <w:r w:rsidRPr="00802990">
          <w:rPr>
            <w:rFonts w:ascii="Times" w:eastAsia="Times New Roman" w:hAnsi="Times" w:cs="Times New Roman"/>
            <w:sz w:val="22"/>
            <w:szCs w:val="22"/>
            <w:lang w:val="en-GB"/>
          </w:rPr>
          <w:t xml:space="preserve"> </w:t>
        </w:r>
        <w:proofErr w:type="gramStart"/>
        <w:r w:rsidRPr="00802990">
          <w:rPr>
            <w:rFonts w:ascii="Times" w:eastAsia="Times New Roman" w:hAnsi="Times" w:cs="Times New Roman"/>
            <w:sz w:val="22"/>
            <w:szCs w:val="22"/>
            <w:lang w:val="en-GB"/>
          </w:rPr>
          <w:t>[Online].</w:t>
        </w:r>
        <w:proofErr w:type="gramEnd"/>
        <w:r w:rsidRPr="00802990">
          <w:rPr>
            <w:rFonts w:ascii="Times" w:eastAsia="Times New Roman" w:hAnsi="Times" w:cs="Times New Roman"/>
            <w:sz w:val="22"/>
            <w:szCs w:val="22"/>
            <w:lang w:val="en-GB"/>
          </w:rPr>
          <w:t xml:space="preserve"> Available: http://docs.spring.io/autorepo/docs/spring-security/4.0.0.CI-SNAPSHOT/reference/htmlsingle/#appendix-dependencies. [Accessed: 11- Apr- 2015].</w:t>
        </w:r>
      </w:ins>
    </w:p>
    <w:p w14:paraId="3FC73F7D" w14:textId="77777777" w:rsidR="00B42BFE" w:rsidRPr="00802990" w:rsidRDefault="00B42BFE" w:rsidP="00802990">
      <w:pPr>
        <w:spacing w:line="360" w:lineRule="auto"/>
        <w:contextualSpacing/>
        <w:jc w:val="both"/>
        <w:rPr>
          <w:ins w:id="3932" w:author="Chara Katiri" w:date="2015-04-11T23:20:00Z"/>
          <w:rFonts w:ascii="Times" w:eastAsia="Times New Roman" w:hAnsi="Times" w:cs="Times New Roman"/>
          <w:sz w:val="22"/>
          <w:szCs w:val="22"/>
          <w:lang w:val="en-GB"/>
        </w:rPr>
      </w:pPr>
    </w:p>
    <w:p w14:paraId="03A0B985" w14:textId="17712EEA" w:rsidR="00B42BFE" w:rsidRPr="00802990" w:rsidRDefault="00B42BFE" w:rsidP="00802990">
      <w:pPr>
        <w:spacing w:line="360" w:lineRule="auto"/>
        <w:contextualSpacing/>
        <w:jc w:val="both"/>
        <w:rPr>
          <w:ins w:id="3933" w:author="Chara Katiri" w:date="2015-04-12T00:26:00Z"/>
          <w:rFonts w:ascii="Times" w:eastAsia="Times New Roman" w:hAnsi="Times" w:cs="Times New Roman"/>
          <w:sz w:val="22"/>
          <w:szCs w:val="22"/>
          <w:lang w:val="en-GB"/>
        </w:rPr>
      </w:pPr>
      <w:ins w:id="3934" w:author="Chara Katiri" w:date="2015-04-11T23:20:00Z">
        <w:r w:rsidRPr="00802990">
          <w:rPr>
            <w:rFonts w:ascii="Times" w:eastAsia="Times New Roman" w:hAnsi="Times" w:cs="Times New Roman"/>
            <w:sz w:val="22"/>
            <w:szCs w:val="22"/>
            <w:lang w:val="en-GB"/>
          </w:rPr>
          <w:t xml:space="preserve">[44] </w:t>
        </w:r>
        <w:proofErr w:type="gramStart"/>
        <w:r w:rsidRPr="00802990">
          <w:rPr>
            <w:rFonts w:ascii="Times" w:eastAsia="Times New Roman" w:hAnsi="Times" w:cs="Times New Roman"/>
            <w:sz w:val="22"/>
            <w:szCs w:val="22"/>
            <w:lang w:val="en-GB"/>
          </w:rPr>
          <w:t>Barnes, 'Effective Strategy To Estimate Time For Your Design Projects - Smashing Magazine', Smashing Magazine, 2009.</w:t>
        </w:r>
        <w:proofErr w:type="gramEnd"/>
        <w:r w:rsidRPr="00802990">
          <w:rPr>
            <w:rFonts w:ascii="Times" w:eastAsia="Times New Roman" w:hAnsi="Times" w:cs="Times New Roman"/>
            <w:sz w:val="22"/>
            <w:szCs w:val="22"/>
            <w:lang w:val="en-GB"/>
          </w:rPr>
          <w:t xml:space="preserve"> </w:t>
        </w:r>
        <w:proofErr w:type="gramStart"/>
        <w:r w:rsidRPr="00802990">
          <w:rPr>
            <w:rFonts w:ascii="Times" w:eastAsia="Times New Roman" w:hAnsi="Times" w:cs="Times New Roman"/>
            <w:sz w:val="22"/>
            <w:szCs w:val="22"/>
            <w:lang w:val="en-GB"/>
          </w:rPr>
          <w:t>[Online].</w:t>
        </w:r>
        <w:proofErr w:type="gramEnd"/>
        <w:r w:rsidRPr="00802990">
          <w:rPr>
            <w:rFonts w:ascii="Times" w:eastAsia="Times New Roman" w:hAnsi="Times" w:cs="Times New Roman"/>
            <w:sz w:val="22"/>
            <w:szCs w:val="22"/>
            <w:lang w:val="en-GB"/>
          </w:rPr>
          <w:t xml:space="preserve"> Available: http://www.smashingmagazine.com/2009/06/11/effective-strategy-to-estimate-time-for-your-design-projects/. [Accessed: 11- Apr- 2015].</w:t>
        </w:r>
      </w:ins>
    </w:p>
    <w:p w14:paraId="71986A14" w14:textId="77777777" w:rsidR="006D7F56" w:rsidRPr="00802990" w:rsidRDefault="006D7F56" w:rsidP="00802990">
      <w:pPr>
        <w:spacing w:line="360" w:lineRule="auto"/>
        <w:contextualSpacing/>
        <w:jc w:val="both"/>
        <w:rPr>
          <w:ins w:id="3935" w:author="Chara Katiri" w:date="2015-04-12T01:05:00Z"/>
          <w:rFonts w:ascii="Times" w:eastAsia="Times New Roman" w:hAnsi="Times" w:cs="Times New Roman"/>
          <w:sz w:val="22"/>
          <w:szCs w:val="22"/>
          <w:lang w:val="en-GB"/>
        </w:rPr>
      </w:pPr>
    </w:p>
    <w:p w14:paraId="7012D618" w14:textId="5C73D99A" w:rsidR="002971A7" w:rsidRPr="00802990" w:rsidRDefault="002971A7" w:rsidP="00802990">
      <w:pPr>
        <w:spacing w:line="360" w:lineRule="auto"/>
        <w:contextualSpacing/>
        <w:jc w:val="both"/>
        <w:rPr>
          <w:ins w:id="3936" w:author="Chara Katiri" w:date="2015-04-12T01:05:00Z"/>
          <w:rFonts w:ascii="Times" w:eastAsia="Times New Roman" w:hAnsi="Times" w:cs="Times New Roman"/>
          <w:sz w:val="22"/>
          <w:szCs w:val="22"/>
          <w:lang w:val="en-GB"/>
        </w:rPr>
      </w:pPr>
      <w:proofErr w:type="gramStart"/>
      <w:ins w:id="3937" w:author="Chara Katiri" w:date="2015-04-12T01:05:00Z">
        <w:r w:rsidRPr="00802990">
          <w:rPr>
            <w:rFonts w:ascii="Times" w:eastAsia="Times New Roman" w:hAnsi="Times" w:cs="Times New Roman"/>
            <w:sz w:val="22"/>
            <w:szCs w:val="22"/>
            <w:lang w:val="en-GB"/>
          </w:rPr>
          <w:t>[45] Docs.spring.io, '9.</w:t>
        </w:r>
        <w:proofErr w:type="gramEnd"/>
        <w:r w:rsidRPr="00802990">
          <w:rPr>
            <w:rFonts w:ascii="Times" w:eastAsia="Times New Roman" w:hAnsi="Times" w:cs="Times New Roman"/>
            <w:sz w:val="22"/>
            <w:szCs w:val="22"/>
            <w:lang w:val="en-GB"/>
          </w:rPr>
          <w:t xml:space="preserve"> Aspect Oriented Programming with </w:t>
        </w:r>
        <w:proofErr w:type="gramStart"/>
        <w:r w:rsidRPr="00802990">
          <w:rPr>
            <w:rFonts w:ascii="Times" w:eastAsia="Times New Roman" w:hAnsi="Times" w:cs="Times New Roman"/>
            <w:sz w:val="22"/>
            <w:szCs w:val="22"/>
            <w:lang w:val="en-GB"/>
          </w:rPr>
          <w:t>Spring</w:t>
        </w:r>
        <w:proofErr w:type="gramEnd"/>
        <w:r w:rsidRPr="00802990">
          <w:rPr>
            <w:rFonts w:ascii="Times" w:eastAsia="Times New Roman" w:hAnsi="Times" w:cs="Times New Roman"/>
            <w:sz w:val="22"/>
            <w:szCs w:val="22"/>
            <w:lang w:val="en-GB"/>
          </w:rPr>
          <w:t xml:space="preserve">', 2015. </w:t>
        </w:r>
        <w:proofErr w:type="gramStart"/>
        <w:r w:rsidRPr="00802990">
          <w:rPr>
            <w:rFonts w:ascii="Times" w:eastAsia="Times New Roman" w:hAnsi="Times" w:cs="Times New Roman"/>
            <w:sz w:val="22"/>
            <w:szCs w:val="22"/>
            <w:lang w:val="en-GB"/>
          </w:rPr>
          <w:t>[Online].</w:t>
        </w:r>
        <w:proofErr w:type="gramEnd"/>
        <w:r w:rsidRPr="00802990">
          <w:rPr>
            <w:rFonts w:ascii="Times" w:eastAsia="Times New Roman" w:hAnsi="Times" w:cs="Times New Roman"/>
            <w:sz w:val="22"/>
            <w:szCs w:val="22"/>
            <w:lang w:val="en-GB"/>
          </w:rPr>
          <w:t xml:space="preserve"> Available: http://docs.spring.io/spring/docs/current/spring-framework-reference/html/aop.html#aop-introduction. [Accessed: 12- Apr- 2015].</w:t>
        </w:r>
      </w:ins>
    </w:p>
    <w:p w14:paraId="4DA2B0E8" w14:textId="77777777" w:rsidR="002971A7" w:rsidRPr="00802990" w:rsidRDefault="002971A7" w:rsidP="00802990">
      <w:pPr>
        <w:spacing w:line="360" w:lineRule="auto"/>
        <w:contextualSpacing/>
        <w:jc w:val="both"/>
        <w:rPr>
          <w:ins w:id="3938" w:author="Chara Katiri" w:date="2015-04-12T00:26:00Z"/>
          <w:rFonts w:ascii="Times" w:eastAsia="Times New Roman" w:hAnsi="Times" w:cs="Times New Roman"/>
          <w:sz w:val="22"/>
          <w:szCs w:val="22"/>
          <w:lang w:val="en-GB"/>
        </w:rPr>
      </w:pPr>
    </w:p>
    <w:p w14:paraId="786EA27A" w14:textId="29D87525" w:rsidR="006D7F56" w:rsidRPr="00802990" w:rsidRDefault="002971A7" w:rsidP="00802990">
      <w:pPr>
        <w:spacing w:line="360" w:lineRule="auto"/>
        <w:contextualSpacing/>
        <w:jc w:val="both"/>
        <w:rPr>
          <w:ins w:id="3939" w:author="Chara Katiri" w:date="2015-04-11T02:53:00Z"/>
          <w:rFonts w:ascii="Times" w:eastAsia="Times New Roman" w:hAnsi="Times" w:cs="Times New Roman"/>
          <w:sz w:val="22"/>
          <w:szCs w:val="22"/>
          <w:lang w:val="en-GB"/>
        </w:rPr>
      </w:pPr>
      <w:proofErr w:type="gramStart"/>
      <w:ins w:id="3940" w:author="Chara Katiri" w:date="2015-04-12T00:26:00Z">
        <w:r w:rsidRPr="00802990">
          <w:rPr>
            <w:rFonts w:ascii="Times" w:eastAsia="Times New Roman" w:hAnsi="Times" w:cs="Times New Roman"/>
            <w:sz w:val="22"/>
            <w:szCs w:val="22"/>
            <w:lang w:val="en-GB"/>
          </w:rPr>
          <w:t>[46</w:t>
        </w:r>
        <w:r w:rsidR="006D7F56" w:rsidRPr="00802990">
          <w:rPr>
            <w:rFonts w:ascii="Times" w:eastAsia="Times New Roman" w:hAnsi="Times" w:cs="Times New Roman"/>
            <w:sz w:val="22"/>
            <w:szCs w:val="22"/>
            <w:lang w:val="en-GB"/>
          </w:rPr>
          <w:t>] Docs.spring.io, '2.</w:t>
        </w:r>
        <w:proofErr w:type="gramEnd"/>
        <w:r w:rsidR="006D7F56" w:rsidRPr="00802990">
          <w:rPr>
            <w:rFonts w:ascii="Times" w:eastAsia="Times New Roman" w:hAnsi="Times" w:cs="Times New Roman"/>
            <w:sz w:val="22"/>
            <w:szCs w:val="22"/>
            <w:lang w:val="en-GB"/>
          </w:rPr>
          <w:t xml:space="preserve"> </w:t>
        </w:r>
        <w:proofErr w:type="gramStart"/>
        <w:r w:rsidR="006D7F56" w:rsidRPr="00802990">
          <w:rPr>
            <w:rFonts w:ascii="Times" w:eastAsia="Times New Roman" w:hAnsi="Times" w:cs="Times New Roman"/>
            <w:sz w:val="22"/>
            <w:szCs w:val="22"/>
            <w:lang w:val="en-GB"/>
          </w:rPr>
          <w:t>Introduction to the Spring Framework', 2015.</w:t>
        </w:r>
        <w:proofErr w:type="gramEnd"/>
        <w:r w:rsidR="006D7F56" w:rsidRPr="00802990">
          <w:rPr>
            <w:rFonts w:ascii="Times" w:eastAsia="Times New Roman" w:hAnsi="Times" w:cs="Times New Roman"/>
            <w:sz w:val="22"/>
            <w:szCs w:val="22"/>
            <w:lang w:val="en-GB"/>
          </w:rPr>
          <w:t xml:space="preserve"> </w:t>
        </w:r>
        <w:proofErr w:type="gramStart"/>
        <w:r w:rsidR="006D7F56" w:rsidRPr="00802990">
          <w:rPr>
            <w:rFonts w:ascii="Times" w:eastAsia="Times New Roman" w:hAnsi="Times" w:cs="Times New Roman"/>
            <w:sz w:val="22"/>
            <w:szCs w:val="22"/>
            <w:lang w:val="en-GB"/>
          </w:rPr>
          <w:t>[Online].</w:t>
        </w:r>
        <w:proofErr w:type="gramEnd"/>
        <w:r w:rsidR="006D7F56" w:rsidRPr="00802990">
          <w:rPr>
            <w:rFonts w:ascii="Times" w:eastAsia="Times New Roman" w:hAnsi="Times" w:cs="Times New Roman"/>
            <w:sz w:val="22"/>
            <w:szCs w:val="22"/>
            <w:lang w:val="en-GB"/>
          </w:rPr>
          <w:t xml:space="preserve"> Available: http://docs.spring.io/spring/docs/current/spring-framework-reference/html/overview.html. [Accessed: 11- Apr- 2015].</w:t>
        </w:r>
      </w:ins>
    </w:p>
    <w:p w14:paraId="2E031F0E" w14:textId="19208647" w:rsidR="00DB09A0" w:rsidRPr="00802990" w:rsidRDefault="00DB09A0" w:rsidP="00802990">
      <w:pPr>
        <w:spacing w:after="240" w:line="360" w:lineRule="auto"/>
        <w:contextualSpacing/>
        <w:jc w:val="both"/>
        <w:rPr>
          <w:ins w:id="3941" w:author="Chara Katiri" w:date="2015-04-12T03:08:00Z"/>
          <w:rFonts w:ascii="Times" w:eastAsia="Times New Roman" w:hAnsi="Times" w:cs="Times New Roman"/>
          <w:sz w:val="22"/>
          <w:szCs w:val="22"/>
          <w:lang w:val="en-GB"/>
        </w:rPr>
      </w:pPr>
    </w:p>
    <w:p w14:paraId="5B4AEB72" w14:textId="7B26C0E2" w:rsidR="002617A0" w:rsidRPr="00802990" w:rsidRDefault="002617A0" w:rsidP="00802990">
      <w:pPr>
        <w:spacing w:after="240" w:line="360" w:lineRule="auto"/>
        <w:contextualSpacing/>
        <w:jc w:val="both"/>
        <w:rPr>
          <w:ins w:id="3942" w:author="Chara Katiri" w:date="2015-04-12T03:08:00Z"/>
          <w:rFonts w:ascii="Times" w:eastAsia="Times New Roman" w:hAnsi="Times" w:cs="Times New Roman"/>
          <w:sz w:val="22"/>
          <w:szCs w:val="22"/>
          <w:lang w:val="en-GB"/>
        </w:rPr>
      </w:pPr>
      <w:proofErr w:type="gramStart"/>
      <w:ins w:id="3943" w:author="Chara Katiri" w:date="2015-04-12T03:08:00Z">
        <w:r w:rsidRPr="00802990">
          <w:rPr>
            <w:rFonts w:ascii="Times" w:eastAsia="Times New Roman" w:hAnsi="Times" w:cs="Times New Roman"/>
            <w:sz w:val="22"/>
            <w:szCs w:val="22"/>
            <w:lang w:val="en-GB"/>
          </w:rPr>
          <w:t xml:space="preserve">[47] </w:t>
        </w:r>
      </w:ins>
      <w:ins w:id="3944" w:author="Chara Katiri" w:date="2015-04-12T03:09:00Z">
        <w:r w:rsidRPr="00802990">
          <w:rPr>
            <w:rFonts w:ascii="Times" w:eastAsia="Times New Roman" w:hAnsi="Times" w:cs="Times New Roman"/>
            <w:sz w:val="22"/>
            <w:szCs w:val="22"/>
            <w:lang w:val="en-GB"/>
          </w:rPr>
          <w:t>Ietf.org, 2015.</w:t>
        </w:r>
        <w:proofErr w:type="gramEnd"/>
        <w:r w:rsidRPr="00802990">
          <w:rPr>
            <w:rFonts w:ascii="Times" w:eastAsia="Times New Roman" w:hAnsi="Times" w:cs="Times New Roman"/>
            <w:sz w:val="22"/>
            <w:szCs w:val="22"/>
            <w:lang w:val="en-GB"/>
          </w:rPr>
          <w:t xml:space="preserve"> </w:t>
        </w:r>
        <w:proofErr w:type="gramStart"/>
        <w:r w:rsidRPr="00802990">
          <w:rPr>
            <w:rFonts w:ascii="Times" w:eastAsia="Times New Roman" w:hAnsi="Times" w:cs="Times New Roman"/>
            <w:sz w:val="22"/>
            <w:szCs w:val="22"/>
            <w:lang w:val="en-GB"/>
          </w:rPr>
          <w:t>[Online].</w:t>
        </w:r>
        <w:proofErr w:type="gramEnd"/>
        <w:r w:rsidRPr="00802990">
          <w:rPr>
            <w:rFonts w:ascii="Times" w:eastAsia="Times New Roman" w:hAnsi="Times" w:cs="Times New Roman"/>
            <w:sz w:val="22"/>
            <w:szCs w:val="22"/>
            <w:lang w:val="en-GB"/>
          </w:rPr>
          <w:t xml:space="preserve"> Available: http://www.ietf.org/rfc/rfc2119.txt. [Accessed: 12- Apr- 2015].</w:t>
        </w:r>
      </w:ins>
    </w:p>
    <w:p w14:paraId="099B6882" w14:textId="77777777" w:rsidR="002617A0" w:rsidRPr="00802990" w:rsidRDefault="002617A0" w:rsidP="00802990">
      <w:pPr>
        <w:spacing w:after="240" w:line="360" w:lineRule="auto"/>
        <w:contextualSpacing/>
        <w:jc w:val="both"/>
        <w:rPr>
          <w:ins w:id="3945" w:author="Chara Katiri" w:date="2015-04-12T03:08:00Z"/>
          <w:rFonts w:ascii="Times" w:eastAsia="Times New Roman" w:hAnsi="Times" w:cs="Times New Roman"/>
          <w:sz w:val="22"/>
          <w:szCs w:val="22"/>
          <w:lang w:val="en-GB"/>
        </w:rPr>
      </w:pPr>
    </w:p>
    <w:p w14:paraId="53780BB7" w14:textId="77777777" w:rsidR="002617A0" w:rsidRPr="00802990" w:rsidRDefault="002617A0" w:rsidP="00802990">
      <w:pPr>
        <w:spacing w:after="240" w:line="360" w:lineRule="auto"/>
        <w:contextualSpacing/>
        <w:jc w:val="both"/>
        <w:rPr>
          <w:ins w:id="3946" w:author="Chara Katiri" w:date="2015-04-12T03:08:00Z"/>
          <w:rFonts w:ascii="Times" w:eastAsia="Times New Roman" w:hAnsi="Times" w:cs="Times New Roman"/>
          <w:sz w:val="22"/>
          <w:szCs w:val="22"/>
          <w:lang w:val="en-GB"/>
        </w:rPr>
      </w:pPr>
    </w:p>
    <w:p w14:paraId="3F66483E" w14:textId="77777777" w:rsidR="002617A0" w:rsidRPr="00802990" w:rsidRDefault="002617A0" w:rsidP="00802990">
      <w:pPr>
        <w:spacing w:after="240" w:line="360" w:lineRule="auto"/>
        <w:contextualSpacing/>
        <w:jc w:val="both"/>
        <w:rPr>
          <w:ins w:id="3947" w:author="Chara Katiri" w:date="2015-04-12T03:08:00Z"/>
          <w:rFonts w:ascii="Times" w:eastAsia="Times New Roman" w:hAnsi="Times" w:cs="Times New Roman"/>
          <w:sz w:val="22"/>
          <w:szCs w:val="22"/>
          <w:lang w:val="en-GB"/>
        </w:rPr>
      </w:pPr>
    </w:p>
    <w:p w14:paraId="51EE476B" w14:textId="77777777" w:rsidR="002617A0" w:rsidRPr="00802990" w:rsidRDefault="002617A0" w:rsidP="00802990">
      <w:pPr>
        <w:spacing w:after="240" w:line="360" w:lineRule="auto"/>
        <w:contextualSpacing/>
        <w:jc w:val="both"/>
        <w:rPr>
          <w:ins w:id="3948" w:author="Chara Katiri" w:date="2015-04-12T03:08:00Z"/>
          <w:rFonts w:ascii="Times" w:eastAsia="Times New Roman" w:hAnsi="Times" w:cs="Times New Roman"/>
          <w:sz w:val="22"/>
          <w:szCs w:val="22"/>
          <w:lang w:val="en-GB"/>
        </w:rPr>
      </w:pPr>
    </w:p>
    <w:p w14:paraId="3D36A5FE" w14:textId="77777777" w:rsidR="002617A0" w:rsidRPr="00802990" w:rsidRDefault="002617A0" w:rsidP="00802990">
      <w:pPr>
        <w:spacing w:after="240" w:line="360" w:lineRule="auto"/>
        <w:contextualSpacing/>
        <w:jc w:val="both"/>
        <w:rPr>
          <w:ins w:id="3949" w:author="Chara Katiri" w:date="2015-04-12T03:08:00Z"/>
          <w:rFonts w:ascii="Times" w:eastAsia="Times New Roman" w:hAnsi="Times" w:cs="Times New Roman"/>
          <w:sz w:val="22"/>
          <w:szCs w:val="22"/>
          <w:lang w:val="en-GB"/>
        </w:rPr>
      </w:pPr>
    </w:p>
    <w:p w14:paraId="748ADE1B" w14:textId="77777777" w:rsidR="002617A0" w:rsidRPr="00802990" w:rsidRDefault="002617A0" w:rsidP="00802990">
      <w:pPr>
        <w:spacing w:after="240" w:line="360" w:lineRule="auto"/>
        <w:contextualSpacing/>
        <w:jc w:val="both"/>
        <w:rPr>
          <w:ins w:id="3950" w:author="Chara Katiri" w:date="2015-04-12T03:08:00Z"/>
          <w:rFonts w:ascii="Times" w:eastAsia="Times New Roman" w:hAnsi="Times" w:cs="Times New Roman"/>
          <w:sz w:val="22"/>
          <w:szCs w:val="22"/>
          <w:lang w:val="en-GB"/>
        </w:rPr>
      </w:pPr>
    </w:p>
    <w:p w14:paraId="0E77B40A" w14:textId="77777777" w:rsidR="002617A0" w:rsidRPr="00802990" w:rsidRDefault="002617A0" w:rsidP="00802990">
      <w:pPr>
        <w:spacing w:after="240" w:line="360" w:lineRule="auto"/>
        <w:contextualSpacing/>
        <w:jc w:val="both"/>
        <w:rPr>
          <w:ins w:id="3951" w:author="Chara Katiri" w:date="2015-04-12T03:08:00Z"/>
          <w:rFonts w:ascii="Times" w:eastAsia="Times New Roman" w:hAnsi="Times" w:cs="Times New Roman"/>
          <w:sz w:val="22"/>
          <w:szCs w:val="22"/>
          <w:lang w:val="en-GB"/>
        </w:rPr>
      </w:pPr>
    </w:p>
    <w:p w14:paraId="21428B6C" w14:textId="77777777" w:rsidR="002617A0" w:rsidRPr="00802990" w:rsidRDefault="002617A0" w:rsidP="00802990">
      <w:pPr>
        <w:spacing w:after="240" w:line="360" w:lineRule="auto"/>
        <w:contextualSpacing/>
        <w:jc w:val="both"/>
        <w:rPr>
          <w:rFonts w:ascii="Times" w:eastAsia="Times New Roman" w:hAnsi="Times" w:cs="Times New Roman"/>
          <w:sz w:val="22"/>
          <w:szCs w:val="22"/>
          <w:lang w:val="en-GB"/>
        </w:rPr>
      </w:pPr>
    </w:p>
    <w:p w14:paraId="4D1ADECB" w14:textId="1AE1E12C" w:rsidR="00E83FF6" w:rsidRPr="00802990" w:rsidRDefault="00E83FF6" w:rsidP="00802990">
      <w:pPr>
        <w:spacing w:line="360" w:lineRule="auto"/>
        <w:contextualSpacing/>
        <w:jc w:val="both"/>
        <w:rPr>
          <w:rFonts w:ascii="Times" w:hAnsi="Times" w:cs="Times New Roman"/>
          <w:sz w:val="22"/>
          <w:szCs w:val="22"/>
        </w:rPr>
      </w:pPr>
    </w:p>
    <w:p w14:paraId="754DFAD0" w14:textId="77777777" w:rsidR="0019624E" w:rsidRPr="00802990" w:rsidRDefault="00E31113" w:rsidP="00802990">
      <w:pPr>
        <w:pStyle w:val="Heading1"/>
        <w:numPr>
          <w:ilvl w:val="0"/>
          <w:numId w:val="15"/>
        </w:numPr>
        <w:spacing w:line="360" w:lineRule="auto"/>
        <w:contextualSpacing/>
        <w:jc w:val="both"/>
        <w:rPr>
          <w:ins w:id="3952" w:author="Chara Katiri" w:date="2015-04-12T02:14:00Z"/>
          <w:rFonts w:ascii="Times" w:hAnsi="Times" w:cs="Times New Roman"/>
          <w:color w:val="auto"/>
          <w:sz w:val="22"/>
          <w:szCs w:val="22"/>
          <w:lang w:val="en-GB"/>
        </w:rPr>
      </w:pPr>
      <w:bookmarkStart w:id="3953" w:name="_Toc290491189"/>
      <w:r w:rsidRPr="00802990">
        <w:rPr>
          <w:rFonts w:ascii="Times" w:hAnsi="Times" w:cs="Times New Roman"/>
          <w:color w:val="auto"/>
          <w:sz w:val="22"/>
          <w:szCs w:val="22"/>
          <w:lang w:val="en-GB"/>
        </w:rPr>
        <w:t>Appendices</w:t>
      </w:r>
      <w:bookmarkEnd w:id="3953"/>
    </w:p>
    <w:p w14:paraId="4236D106" w14:textId="4F805F0A" w:rsidR="003D7AA1" w:rsidRPr="0061539A" w:rsidRDefault="003D7AA1" w:rsidP="00802990">
      <w:pPr>
        <w:pStyle w:val="Heading2"/>
        <w:numPr>
          <w:ilvl w:val="1"/>
          <w:numId w:val="15"/>
        </w:numPr>
        <w:spacing w:line="360" w:lineRule="auto"/>
        <w:contextualSpacing/>
        <w:jc w:val="both"/>
        <w:rPr>
          <w:rFonts w:ascii="Times" w:hAnsi="Times" w:cs="Times New Roman"/>
          <w:color w:val="000000" w:themeColor="text1"/>
          <w:sz w:val="22"/>
          <w:szCs w:val="22"/>
          <w:lang w:val="en-GB"/>
        </w:rPr>
      </w:pPr>
      <w:bookmarkStart w:id="3954" w:name="_Toc290491190"/>
      <w:proofErr w:type="gramStart"/>
      <w:ins w:id="3955" w:author="Chara Katiri" w:date="2015-04-12T02:14:00Z">
        <w:r w:rsidRPr="00802990">
          <w:rPr>
            <w:rFonts w:ascii="Times" w:hAnsi="Times" w:cs="Times New Roman"/>
            <w:color w:val="000000" w:themeColor="text1"/>
            <w:sz w:val="22"/>
            <w:szCs w:val="22"/>
            <w:lang w:val="en-GB"/>
            <w:rPrChange w:id="3956" w:author="Chara Katiri" w:date="2015-04-12T20:48:00Z">
              <w:rPr/>
            </w:rPrChange>
          </w:rPr>
          <w:t>Response from the IT Services.</w:t>
        </w:r>
      </w:ins>
      <w:bookmarkEnd w:id="3954"/>
      <w:proofErr w:type="gramEnd"/>
    </w:p>
    <w:p w14:paraId="4698AB5C" w14:textId="22539E2F" w:rsidR="000620B2" w:rsidRPr="00802990" w:rsidRDefault="00E31113" w:rsidP="00802990">
      <w:pPr>
        <w:spacing w:line="360" w:lineRule="auto"/>
        <w:contextualSpacing/>
        <w:jc w:val="both"/>
        <w:rPr>
          <w:ins w:id="3957" w:author="Chara Katiri" w:date="2015-04-12T02:07:00Z"/>
          <w:rFonts w:ascii="Times" w:hAnsi="Times" w:cs="Times New Roman"/>
          <w:sz w:val="22"/>
          <w:szCs w:val="22"/>
        </w:rPr>
      </w:pPr>
      <w:r w:rsidRPr="00802990">
        <w:rPr>
          <w:rFonts w:ascii="Times" w:hAnsi="Times" w:cs="Times New Roman"/>
          <w:noProof/>
          <w:sz w:val="22"/>
          <w:szCs w:val="22"/>
        </w:rPr>
        <w:drawing>
          <wp:inline distT="0" distB="0" distL="0" distR="0" wp14:anchorId="072E77EA" wp14:editId="01903F74">
            <wp:extent cx="7104724" cy="5012690"/>
            <wp:effectExtent l="0" t="0" r="0" b="0"/>
            <wp:docPr id="17" name="Picture 17" descr="Macintosh HD:Users:CharaKatiri:Documents:Pinboard:COM3001_Documentation:IT emails:ResponseFromITSuppor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aKatiri:Documents:Pinboard:COM3001_Documentation:IT emails:ResponseFromITSupport.p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04724" cy="5012690"/>
                    </a:xfrm>
                    <a:prstGeom prst="rect">
                      <a:avLst/>
                    </a:prstGeom>
                    <a:noFill/>
                    <a:ln>
                      <a:noFill/>
                    </a:ln>
                  </pic:spPr>
                </pic:pic>
              </a:graphicData>
            </a:graphic>
          </wp:inline>
        </w:drawing>
      </w:r>
    </w:p>
    <w:p w14:paraId="348C40C3" w14:textId="32E2BC4B" w:rsidR="001E54D9" w:rsidRPr="00802990" w:rsidRDefault="001E54D9" w:rsidP="00802990">
      <w:pPr>
        <w:spacing w:line="360" w:lineRule="auto"/>
        <w:contextualSpacing/>
        <w:jc w:val="both"/>
        <w:rPr>
          <w:ins w:id="3958" w:author="Chara Katiri" w:date="2015-04-12T02:08:00Z"/>
          <w:rFonts w:ascii="Times" w:hAnsi="Times" w:cs="Times New Roman"/>
          <w:sz w:val="22"/>
          <w:szCs w:val="22"/>
        </w:rPr>
        <w:pPrChange w:id="3959" w:author="Chara Katiri" w:date="2015-04-12T20:48:00Z">
          <w:pPr/>
        </w:pPrChange>
      </w:pPr>
      <w:ins w:id="3960" w:author="Chara Katiri" w:date="2015-04-12T02:08:00Z">
        <w:r w:rsidRPr="00802990">
          <w:rPr>
            <w:rFonts w:ascii="Times" w:hAnsi="Times" w:cs="Times New Roman"/>
            <w:sz w:val="22"/>
            <w:szCs w:val="22"/>
          </w:rPr>
          <w:br w:type="page"/>
        </w:r>
      </w:ins>
    </w:p>
    <w:p w14:paraId="3F5E5A65" w14:textId="77777777" w:rsidR="001E54D9" w:rsidRPr="00802990" w:rsidRDefault="001E54D9" w:rsidP="00802990">
      <w:pPr>
        <w:spacing w:line="360" w:lineRule="auto"/>
        <w:contextualSpacing/>
        <w:jc w:val="both"/>
        <w:rPr>
          <w:ins w:id="3961" w:author="Chara Katiri" w:date="2015-04-12T02:08:00Z"/>
          <w:rFonts w:ascii="Times" w:hAnsi="Times" w:cs="Times New Roman"/>
          <w:sz w:val="22"/>
          <w:szCs w:val="22"/>
        </w:rPr>
      </w:pPr>
    </w:p>
    <w:p w14:paraId="4897C7CC" w14:textId="77777777" w:rsidR="001E54D9" w:rsidRPr="00802990" w:rsidRDefault="001E54D9" w:rsidP="00802990">
      <w:pPr>
        <w:pStyle w:val="Heading2"/>
        <w:numPr>
          <w:ilvl w:val="1"/>
          <w:numId w:val="15"/>
        </w:numPr>
        <w:spacing w:line="360" w:lineRule="auto"/>
        <w:contextualSpacing/>
        <w:jc w:val="both"/>
        <w:rPr>
          <w:ins w:id="3962" w:author="Chara Katiri" w:date="2015-04-12T03:23:00Z"/>
          <w:rFonts w:ascii="Times" w:hAnsi="Times" w:cs="Times New Roman"/>
          <w:color w:val="000000" w:themeColor="text1"/>
          <w:sz w:val="22"/>
          <w:szCs w:val="22"/>
          <w:lang w:val="en-GB"/>
        </w:rPr>
        <w:pPrChange w:id="3963" w:author="Chara Katiri" w:date="2015-04-12T20:48:00Z">
          <w:pPr>
            <w:pStyle w:val="Heading2"/>
            <w:numPr>
              <w:ilvl w:val="2"/>
              <w:numId w:val="15"/>
            </w:numPr>
            <w:spacing w:line="360" w:lineRule="auto"/>
            <w:ind w:left="1224" w:hanging="504"/>
            <w:contextualSpacing/>
            <w:jc w:val="both"/>
          </w:pPr>
        </w:pPrChange>
      </w:pPr>
      <w:bookmarkStart w:id="3964" w:name="_Toc290491191"/>
      <w:commentRangeStart w:id="3965"/>
      <w:ins w:id="3966" w:author="Chara Katiri" w:date="2015-04-12T02:08:00Z">
        <w:r w:rsidRPr="00802990">
          <w:rPr>
            <w:rFonts w:ascii="Times" w:hAnsi="Times" w:cs="Times New Roman"/>
            <w:color w:val="000000" w:themeColor="text1"/>
            <w:sz w:val="22"/>
            <w:szCs w:val="22"/>
            <w:lang w:val="en-GB"/>
            <w:rPrChange w:id="3967" w:author="Chara Katiri" w:date="2015-04-12T20:48:00Z">
              <w:rPr>
                <w:rFonts w:ascii="Times" w:hAnsi="Times" w:cs="Times New Roman"/>
                <w:color w:val="auto"/>
                <w:sz w:val="22"/>
                <w:szCs w:val="22"/>
                <w:lang w:val="en-GB"/>
              </w:rPr>
            </w:rPrChange>
          </w:rPr>
          <w:t>Creation and remote connection to the database behind the firewall</w:t>
        </w:r>
      </w:ins>
      <w:commentRangeEnd w:id="3965"/>
      <w:ins w:id="3968" w:author="Chara Katiri" w:date="2015-04-12T02:17:00Z">
        <w:r w:rsidR="000913E6" w:rsidRPr="00802990">
          <w:rPr>
            <w:rFonts w:ascii="Times" w:hAnsi="Times" w:cs="Times New Roman"/>
            <w:color w:val="000000" w:themeColor="text1"/>
            <w:sz w:val="22"/>
            <w:szCs w:val="22"/>
            <w:lang w:val="en-GB"/>
            <w:rPrChange w:id="3969" w:author="Chara Katiri" w:date="2015-04-12T20:48:00Z">
              <w:rPr>
                <w:rStyle w:val="CommentReference"/>
                <w:rFonts w:asciiTheme="minorHAnsi" w:eastAsiaTheme="minorEastAsia" w:hAnsiTheme="minorHAnsi" w:cstheme="minorBidi"/>
                <w:b w:val="0"/>
                <w:bCs w:val="0"/>
                <w:color w:val="auto"/>
              </w:rPr>
            </w:rPrChange>
          </w:rPr>
          <w:commentReference w:id="3965"/>
        </w:r>
      </w:ins>
      <w:bookmarkEnd w:id="3964"/>
    </w:p>
    <w:p w14:paraId="06B50232" w14:textId="77777777" w:rsidR="009F7C93" w:rsidRPr="00802990" w:rsidRDefault="009F7C93" w:rsidP="00802990">
      <w:pPr>
        <w:spacing w:line="360" w:lineRule="auto"/>
        <w:contextualSpacing/>
        <w:jc w:val="both"/>
        <w:rPr>
          <w:ins w:id="3970" w:author="Chara Katiri" w:date="2015-04-12T02:08:00Z"/>
          <w:rFonts w:ascii="Times" w:hAnsi="Times"/>
          <w:sz w:val="22"/>
          <w:szCs w:val="22"/>
          <w:rPrChange w:id="3971" w:author="Chara Katiri" w:date="2015-04-12T20:48:00Z">
            <w:rPr>
              <w:ins w:id="3972" w:author="Chara Katiri" w:date="2015-04-12T02:08:00Z"/>
              <w:rFonts w:ascii="Times" w:hAnsi="Times" w:cs="Times New Roman"/>
              <w:color w:val="auto"/>
              <w:sz w:val="22"/>
              <w:szCs w:val="22"/>
              <w:lang w:val="en-GB"/>
            </w:rPr>
          </w:rPrChange>
        </w:rPr>
        <w:pPrChange w:id="3973" w:author="Chara Katiri" w:date="2015-04-12T20:48:00Z">
          <w:pPr>
            <w:pStyle w:val="Heading2"/>
            <w:numPr>
              <w:ilvl w:val="2"/>
              <w:numId w:val="15"/>
            </w:numPr>
            <w:spacing w:line="360" w:lineRule="auto"/>
            <w:ind w:left="1224" w:hanging="504"/>
            <w:contextualSpacing/>
            <w:jc w:val="both"/>
          </w:pPr>
        </w:pPrChange>
      </w:pPr>
    </w:p>
    <w:p w14:paraId="01D8A844" w14:textId="77777777" w:rsidR="001E54D9" w:rsidRPr="00802990" w:rsidRDefault="001E54D9" w:rsidP="00802990">
      <w:pPr>
        <w:spacing w:line="360" w:lineRule="auto"/>
        <w:ind w:left="426" w:firstLine="850"/>
        <w:contextualSpacing/>
        <w:jc w:val="both"/>
        <w:rPr>
          <w:ins w:id="3974" w:author="Chara Katiri" w:date="2015-04-12T02:08:00Z"/>
          <w:rFonts w:ascii="Times" w:hAnsi="Times" w:cs="Times New Roman"/>
          <w:sz w:val="22"/>
          <w:szCs w:val="22"/>
          <w:lang w:val="en-GB"/>
        </w:rPr>
      </w:pPr>
      <w:ins w:id="3975" w:author="Chara Katiri" w:date="2015-04-12T02:08:00Z">
        <w:r w:rsidRPr="00802990">
          <w:rPr>
            <w:rFonts w:ascii="Times" w:hAnsi="Times" w:cs="Times New Roman"/>
            <w:sz w:val="22"/>
            <w:szCs w:val="22"/>
            <w:lang w:val="en-GB"/>
          </w:rPr>
          <w:t>Due to security reasons, direct connection to a service (database console), hosted on a protected network (University of Surrey network), is not possible [26]. The steps followed to enable the connection are described below:</w:t>
        </w:r>
      </w:ins>
    </w:p>
    <w:p w14:paraId="6FBBF34B" w14:textId="77777777" w:rsidR="001E54D9" w:rsidRPr="00802990" w:rsidRDefault="001E54D9" w:rsidP="00802990">
      <w:pPr>
        <w:pStyle w:val="ListParagraph"/>
        <w:numPr>
          <w:ilvl w:val="0"/>
          <w:numId w:val="33"/>
        </w:numPr>
        <w:spacing w:line="360" w:lineRule="auto"/>
        <w:jc w:val="both"/>
        <w:rPr>
          <w:ins w:id="3976" w:author="Chara Katiri" w:date="2015-04-12T02:08:00Z"/>
          <w:rFonts w:ascii="Times" w:eastAsia="Times New Roman" w:hAnsi="Times" w:cs="Times New Roman"/>
          <w:sz w:val="22"/>
          <w:szCs w:val="22"/>
          <w:lang w:val="en-GB"/>
        </w:rPr>
      </w:pPr>
      <w:ins w:id="3977" w:author="Chara Katiri" w:date="2015-04-12T02:08:00Z">
        <w:r w:rsidRPr="00802990">
          <w:rPr>
            <w:rFonts w:ascii="Times" w:eastAsia="Times New Roman" w:hAnsi="Times" w:cs="Times New Roman"/>
            <w:sz w:val="22"/>
            <w:szCs w:val="22"/>
            <w:lang w:val="en-GB"/>
          </w:rPr>
          <w:t>Creation of a remote server on the protected network as well as a local workstation (a local MySQL server, database).  Following the completion of the development phase on the (</w:t>
        </w:r>
        <w:proofErr w:type="spellStart"/>
        <w:r w:rsidRPr="00802990">
          <w:rPr>
            <w:rFonts w:ascii="Times" w:eastAsia="Times New Roman" w:hAnsi="Times" w:cs="Times New Roman"/>
            <w:sz w:val="22"/>
            <w:szCs w:val="22"/>
            <w:lang w:val="en-GB"/>
          </w:rPr>
          <w:t>i</w:t>
        </w:r>
        <w:proofErr w:type="spellEnd"/>
        <w:r w:rsidRPr="00802990">
          <w:rPr>
            <w:rFonts w:ascii="Times" w:eastAsia="Times New Roman" w:hAnsi="Times" w:cs="Times New Roman"/>
            <w:sz w:val="22"/>
            <w:szCs w:val="22"/>
            <w:lang w:val="en-GB"/>
          </w:rPr>
          <w:t xml:space="preserve">) local workstation, the Pinboard website is deployed on the (ii) remote server. </w:t>
        </w:r>
      </w:ins>
    </w:p>
    <w:p w14:paraId="1871861A" w14:textId="77777777" w:rsidR="001E54D9" w:rsidRPr="00802990" w:rsidRDefault="001E54D9" w:rsidP="00802990">
      <w:pPr>
        <w:pStyle w:val="ListParagraph"/>
        <w:numPr>
          <w:ilvl w:val="0"/>
          <w:numId w:val="33"/>
        </w:numPr>
        <w:spacing w:line="360" w:lineRule="auto"/>
        <w:jc w:val="both"/>
        <w:rPr>
          <w:ins w:id="3978" w:author="Chara Katiri" w:date="2015-04-12T02:08:00Z"/>
          <w:rFonts w:ascii="Times" w:eastAsia="Times New Roman" w:hAnsi="Times" w:cs="Times New Roman"/>
          <w:sz w:val="22"/>
          <w:szCs w:val="22"/>
          <w:lang w:val="en-GB"/>
        </w:rPr>
      </w:pPr>
      <w:ins w:id="3979" w:author="Chara Katiri" w:date="2015-04-12T02:08:00Z">
        <w:r w:rsidRPr="00802990">
          <w:rPr>
            <w:rFonts w:ascii="Times" w:eastAsia="Times New Roman" w:hAnsi="Times" w:cs="Times New Roman"/>
            <w:sz w:val="22"/>
            <w:szCs w:val="22"/>
            <w:lang w:val="en-GB"/>
          </w:rPr>
          <w:t>To establish the connection between the (</w:t>
        </w:r>
        <w:proofErr w:type="spellStart"/>
        <w:r w:rsidRPr="00802990">
          <w:rPr>
            <w:rFonts w:ascii="Times" w:eastAsia="Times New Roman" w:hAnsi="Times" w:cs="Times New Roman"/>
            <w:sz w:val="22"/>
            <w:szCs w:val="22"/>
            <w:lang w:val="en-GB"/>
          </w:rPr>
          <w:t>i</w:t>
        </w:r>
        <w:proofErr w:type="spellEnd"/>
        <w:r w:rsidRPr="00802990">
          <w:rPr>
            <w:rFonts w:ascii="Times" w:eastAsia="Times New Roman" w:hAnsi="Times" w:cs="Times New Roman"/>
            <w:sz w:val="22"/>
            <w:szCs w:val="22"/>
            <w:lang w:val="en-GB"/>
          </w:rPr>
          <w:t xml:space="preserve">) local workstation and the (ii) remote server a tunnel that uses a secure protocol is created.  </w:t>
        </w:r>
      </w:ins>
    </w:p>
    <w:p w14:paraId="5632559B" w14:textId="77777777" w:rsidR="001E54D9" w:rsidRPr="00802990" w:rsidRDefault="001E54D9" w:rsidP="00802990">
      <w:pPr>
        <w:pStyle w:val="ListParagraph"/>
        <w:numPr>
          <w:ilvl w:val="0"/>
          <w:numId w:val="33"/>
        </w:numPr>
        <w:spacing w:line="360" w:lineRule="auto"/>
        <w:jc w:val="both"/>
        <w:rPr>
          <w:ins w:id="3980" w:author="Chara Katiri" w:date="2015-04-12T02:08:00Z"/>
          <w:rFonts w:ascii="Times" w:eastAsia="Times New Roman" w:hAnsi="Times" w:cs="Times New Roman"/>
          <w:sz w:val="22"/>
          <w:szCs w:val="22"/>
          <w:lang w:val="en-GB"/>
        </w:rPr>
      </w:pPr>
      <w:ins w:id="3981" w:author="Chara Katiri" w:date="2015-04-12T02:08:00Z">
        <w:r w:rsidRPr="00802990">
          <w:rPr>
            <w:rFonts w:ascii="Times" w:eastAsia="Times New Roman" w:hAnsi="Times" w:cs="Times New Roman"/>
            <w:sz w:val="22"/>
            <w:szCs w:val="22"/>
            <w:lang w:val="en-GB"/>
          </w:rPr>
          <w:t xml:space="preserve">Access to a free port can only be achieved from the </w:t>
        </w:r>
        <w:proofErr w:type="spellStart"/>
        <w:r w:rsidRPr="00802990">
          <w:rPr>
            <w:rFonts w:ascii="Times" w:eastAsia="Times New Roman" w:hAnsi="Times" w:cs="Times New Roman"/>
            <w:sz w:val="22"/>
            <w:szCs w:val="22"/>
            <w:lang w:val="en-GB"/>
          </w:rPr>
          <w:t>localhost</w:t>
        </w:r>
        <w:proofErr w:type="spellEnd"/>
        <w:r w:rsidRPr="00802990">
          <w:rPr>
            <w:rFonts w:ascii="Times" w:eastAsia="Times New Roman" w:hAnsi="Times" w:cs="Times New Roman"/>
            <w:sz w:val="22"/>
            <w:szCs w:val="22"/>
            <w:lang w:val="en-GB"/>
          </w:rPr>
          <w:t xml:space="preserve"> and not remotely [27]. For security reasons a high, local, port such as 10,000 is used and </w:t>
        </w:r>
        <w:proofErr w:type="spellStart"/>
        <w:r w:rsidRPr="00802990">
          <w:rPr>
            <w:rFonts w:ascii="Times" w:eastAsia="Times New Roman" w:hAnsi="Times" w:cs="Times New Roman"/>
            <w:sz w:val="22"/>
            <w:szCs w:val="22"/>
            <w:lang w:val="en-GB"/>
          </w:rPr>
          <w:t>PuTTY</w:t>
        </w:r>
        <w:proofErr w:type="spellEnd"/>
        <w:r w:rsidRPr="00802990">
          <w:rPr>
            <w:rFonts w:ascii="Times" w:eastAsia="Times New Roman" w:hAnsi="Times" w:cs="Times New Roman"/>
            <w:sz w:val="22"/>
            <w:szCs w:val="22"/>
            <w:lang w:val="en-GB"/>
          </w:rPr>
          <w:t xml:space="preserve"> listens to it for incoming connections. </w:t>
        </w:r>
      </w:ins>
    </w:p>
    <w:p w14:paraId="640B040E" w14:textId="77777777" w:rsidR="001E54D9" w:rsidRPr="00802990" w:rsidRDefault="001E54D9" w:rsidP="00802990">
      <w:pPr>
        <w:pStyle w:val="ListParagraph"/>
        <w:numPr>
          <w:ilvl w:val="0"/>
          <w:numId w:val="33"/>
        </w:numPr>
        <w:spacing w:line="360" w:lineRule="auto"/>
        <w:jc w:val="both"/>
        <w:rPr>
          <w:ins w:id="3982" w:author="Chara Katiri" w:date="2015-04-12T02:08:00Z"/>
          <w:rFonts w:ascii="Times" w:eastAsia="Times New Roman" w:hAnsi="Times" w:cs="Times New Roman"/>
          <w:sz w:val="22"/>
          <w:szCs w:val="22"/>
          <w:lang w:val="en-GB"/>
        </w:rPr>
      </w:pPr>
      <w:ins w:id="3983" w:author="Chara Katiri" w:date="2015-04-12T02:08:00Z">
        <w:r w:rsidRPr="00802990">
          <w:rPr>
            <w:rFonts w:ascii="Times" w:eastAsia="Times New Roman" w:hAnsi="Times" w:cs="Times New Roman"/>
            <w:sz w:val="22"/>
            <w:szCs w:val="22"/>
            <w:lang w:val="en-GB"/>
          </w:rPr>
          <w:t xml:space="preserve">The MySQL database that runs on the server listens to port 3306. </w:t>
        </w:r>
      </w:ins>
    </w:p>
    <w:p w14:paraId="15A78ABE" w14:textId="77777777" w:rsidR="001E54D9" w:rsidRPr="00802990" w:rsidRDefault="001E54D9" w:rsidP="00802990">
      <w:pPr>
        <w:pStyle w:val="ListParagraph"/>
        <w:spacing w:line="360" w:lineRule="auto"/>
        <w:ind w:left="1080"/>
        <w:jc w:val="both"/>
        <w:rPr>
          <w:ins w:id="3984" w:author="Chara Katiri" w:date="2015-04-12T02:08:00Z"/>
          <w:rFonts w:ascii="Times" w:eastAsia="Times New Roman" w:hAnsi="Times" w:cs="Times New Roman"/>
          <w:sz w:val="22"/>
          <w:szCs w:val="22"/>
          <w:lang w:val="en-GB"/>
        </w:rPr>
      </w:pPr>
      <w:ins w:id="3985" w:author="Chara Katiri" w:date="2015-04-12T02:08:00Z">
        <w:r w:rsidRPr="00802990">
          <w:rPr>
            <w:rFonts w:ascii="Times" w:eastAsia="Times New Roman" w:hAnsi="Times" w:cs="Times New Roman"/>
            <w:sz w:val="22"/>
            <w:szCs w:val="22"/>
            <w:lang w:val="en-GB"/>
          </w:rPr>
          <w:t xml:space="preserve">$ </w:t>
        </w:r>
        <w:proofErr w:type="spellStart"/>
        <w:proofErr w:type="gramStart"/>
        <w:r w:rsidRPr="00802990">
          <w:rPr>
            <w:rFonts w:ascii="Times" w:eastAsia="Times New Roman" w:hAnsi="Times" w:cs="Times New Roman"/>
            <w:sz w:val="22"/>
            <w:szCs w:val="22"/>
            <w:lang w:val="en-GB"/>
          </w:rPr>
          <w:t>ssh</w:t>
        </w:r>
        <w:proofErr w:type="spellEnd"/>
        <w:proofErr w:type="gramEnd"/>
        <w:r w:rsidRPr="00802990">
          <w:rPr>
            <w:rFonts w:ascii="Times" w:eastAsia="Times New Roman" w:hAnsi="Times" w:cs="Times New Roman"/>
            <w:sz w:val="22"/>
            <w:szCs w:val="22"/>
            <w:lang w:val="en-GB"/>
          </w:rPr>
          <w:t xml:space="preserve"> ck00113@student01.eps.surrey.ac.uk -L 10000:mysql0.ee.surrey.ac.uk:3306</w:t>
        </w:r>
      </w:ins>
    </w:p>
    <w:p w14:paraId="578265F3" w14:textId="77777777" w:rsidR="001E54D9" w:rsidRPr="00802990" w:rsidRDefault="001E54D9" w:rsidP="00802990">
      <w:pPr>
        <w:pStyle w:val="ListParagraph"/>
        <w:spacing w:line="360" w:lineRule="auto"/>
        <w:ind w:left="1080"/>
        <w:jc w:val="both"/>
        <w:rPr>
          <w:ins w:id="3986" w:author="Chara Katiri" w:date="2015-04-12T02:08:00Z"/>
          <w:rFonts w:ascii="Times" w:eastAsia="Times New Roman" w:hAnsi="Times" w:cs="Times New Roman"/>
          <w:sz w:val="22"/>
          <w:szCs w:val="22"/>
          <w:lang w:val="en-GB"/>
        </w:rPr>
      </w:pPr>
      <w:ins w:id="3987" w:author="Chara Katiri" w:date="2015-04-12T02:08:00Z">
        <w:r w:rsidRPr="00802990">
          <w:rPr>
            <w:rFonts w:ascii="Times" w:eastAsia="Times New Roman" w:hAnsi="Times" w:cs="Times New Roman"/>
            <w:sz w:val="22"/>
            <w:szCs w:val="22"/>
            <w:lang w:val="en-GB"/>
          </w:rPr>
          <w:t>The use of ‘-L’ states that the port is being forwarded. The use of ‘10000:mysql0.ee.surrey.ac.uk</w:t>
        </w:r>
        <w:proofErr w:type="gramStart"/>
        <w:r w:rsidRPr="00802990">
          <w:rPr>
            <w:rFonts w:ascii="Times" w:eastAsia="Times New Roman" w:hAnsi="Times" w:cs="Times New Roman"/>
            <w:sz w:val="22"/>
            <w:szCs w:val="22"/>
            <w:lang w:val="en-GB"/>
          </w:rPr>
          <w:t>:3306’</w:t>
        </w:r>
        <w:proofErr w:type="gramEnd"/>
        <w:r w:rsidRPr="00802990">
          <w:rPr>
            <w:rFonts w:ascii="Times" w:eastAsia="Times New Roman" w:hAnsi="Times" w:cs="Times New Roman"/>
            <w:sz w:val="22"/>
            <w:szCs w:val="22"/>
            <w:lang w:val="en-GB"/>
          </w:rPr>
          <w:t xml:space="preserve"> forwards the connections from the local port (10000) to the server port (mysql0.ee.surrey.ac.uk:3306). During this step a connection (Tunnel) is made between the local port and the server port. </w:t>
        </w:r>
      </w:ins>
    </w:p>
    <w:p w14:paraId="408E0DB1" w14:textId="77777777" w:rsidR="001E54D9" w:rsidRPr="00802990" w:rsidRDefault="001E54D9" w:rsidP="00802990">
      <w:pPr>
        <w:pStyle w:val="ListParagraph"/>
        <w:numPr>
          <w:ilvl w:val="0"/>
          <w:numId w:val="33"/>
        </w:numPr>
        <w:spacing w:line="360" w:lineRule="auto"/>
        <w:jc w:val="both"/>
        <w:rPr>
          <w:ins w:id="3988" w:author="Chara Katiri" w:date="2015-04-12T02:08:00Z"/>
          <w:rFonts w:ascii="Times" w:eastAsia="Times New Roman" w:hAnsi="Times" w:cs="Times New Roman"/>
          <w:sz w:val="22"/>
          <w:szCs w:val="22"/>
          <w:lang w:val="en-GB"/>
        </w:rPr>
      </w:pPr>
      <w:ins w:id="3989" w:author="Chara Katiri" w:date="2015-04-12T02:08:00Z">
        <w:r w:rsidRPr="00802990">
          <w:rPr>
            <w:rFonts w:ascii="Times" w:eastAsia="Times New Roman" w:hAnsi="Times" w:cs="Times New Roman"/>
            <w:sz w:val="22"/>
            <w:szCs w:val="22"/>
            <w:lang w:val="en-GB"/>
          </w:rPr>
          <w:t xml:space="preserve">Following the port set-up, the details for connection are pulled from the </w:t>
        </w:r>
        <w:proofErr w:type="spellStart"/>
        <w:r w:rsidRPr="00802990">
          <w:rPr>
            <w:rFonts w:ascii="Times" w:eastAsia="Times New Roman" w:hAnsi="Times" w:cs="Times New Roman"/>
            <w:sz w:val="22"/>
            <w:szCs w:val="22"/>
            <w:lang w:val="en-GB"/>
          </w:rPr>
          <w:t>config</w:t>
        </w:r>
        <w:proofErr w:type="spellEnd"/>
        <w:r w:rsidRPr="00802990">
          <w:rPr>
            <w:rFonts w:ascii="Times" w:eastAsia="Times New Roman" w:hAnsi="Times" w:cs="Times New Roman"/>
            <w:sz w:val="22"/>
            <w:szCs w:val="22"/>
            <w:lang w:val="en-GB"/>
          </w:rPr>
          <w:t xml:space="preserve"> file and the connection to the remote server is established. </w:t>
        </w:r>
      </w:ins>
    </w:p>
    <w:p w14:paraId="24B02727" w14:textId="79C419A0" w:rsidR="001E54D9" w:rsidRPr="00802990" w:rsidRDefault="001E54D9" w:rsidP="00802990">
      <w:pPr>
        <w:pStyle w:val="ListParagraph"/>
        <w:numPr>
          <w:ilvl w:val="0"/>
          <w:numId w:val="33"/>
        </w:numPr>
        <w:spacing w:line="360" w:lineRule="auto"/>
        <w:jc w:val="both"/>
        <w:rPr>
          <w:ins w:id="3990" w:author="Chara Katiri" w:date="2015-04-12T02:08:00Z"/>
          <w:rFonts w:ascii="Times" w:eastAsia="Times New Roman" w:hAnsi="Times" w:cs="Times New Roman"/>
          <w:sz w:val="22"/>
          <w:szCs w:val="22"/>
          <w:lang w:val="en-GB"/>
        </w:rPr>
      </w:pPr>
      <w:ins w:id="3991" w:author="Chara Katiri" w:date="2015-04-12T02:08:00Z">
        <w:r w:rsidRPr="00802990">
          <w:rPr>
            <w:rFonts w:ascii="Times" w:eastAsia="Times New Roman" w:hAnsi="Times" w:cs="Times New Roman"/>
            <w:sz w:val="22"/>
            <w:szCs w:val="22"/>
            <w:lang w:val="en-GB"/>
          </w:rPr>
          <w:t>The use of ‘</w:t>
        </w:r>
        <w:proofErr w:type="spellStart"/>
        <w:r w:rsidRPr="00802990">
          <w:rPr>
            <w:rFonts w:ascii="Times" w:eastAsia="Times New Roman" w:hAnsi="Times" w:cs="Times New Roman"/>
            <w:sz w:val="22"/>
            <w:szCs w:val="22"/>
            <w:lang w:val="en-GB"/>
          </w:rPr>
          <w:t>mysql</w:t>
        </w:r>
        <w:proofErr w:type="spellEnd"/>
        <w:r w:rsidRPr="00802990">
          <w:rPr>
            <w:rFonts w:ascii="Times" w:eastAsia="Times New Roman" w:hAnsi="Times" w:cs="Times New Roman"/>
            <w:sz w:val="22"/>
            <w:szCs w:val="22"/>
            <w:lang w:val="en-GB"/>
          </w:rPr>
          <w:t xml:space="preserve"> -h mysql0.ee.surrey.ac.uk -u ck00113 -D ck00113 -p ck00113’ enables the connection to the database.</w:t>
        </w:r>
      </w:ins>
      <w:ins w:id="3992" w:author="Chara Katiri" w:date="2015-04-12T02:11:00Z">
        <w:r w:rsidRPr="00802990">
          <w:rPr>
            <w:rFonts w:ascii="Times" w:eastAsia="Times New Roman" w:hAnsi="Times" w:cs="Times New Roman"/>
            <w:sz w:val="22"/>
            <w:szCs w:val="22"/>
            <w:lang w:val="en-GB"/>
          </w:rPr>
          <w:t xml:space="preserve"> This process needs to be followed </w:t>
        </w:r>
      </w:ins>
      <w:ins w:id="3993" w:author="Chara Katiri" w:date="2015-04-12T02:12:00Z">
        <w:r w:rsidRPr="00802990">
          <w:rPr>
            <w:rFonts w:ascii="Times" w:eastAsia="Times New Roman" w:hAnsi="Times" w:cs="Times New Roman"/>
            <w:sz w:val="22"/>
            <w:szCs w:val="22"/>
            <w:lang w:val="en-GB"/>
          </w:rPr>
          <w:t xml:space="preserve">only </w:t>
        </w:r>
      </w:ins>
      <w:ins w:id="3994" w:author="Chara Katiri" w:date="2015-04-12T02:11:00Z">
        <w:r w:rsidRPr="00802990">
          <w:rPr>
            <w:rFonts w:ascii="Times" w:eastAsia="Times New Roman" w:hAnsi="Times" w:cs="Times New Roman"/>
            <w:sz w:val="22"/>
            <w:szCs w:val="22"/>
            <w:lang w:val="en-GB"/>
          </w:rPr>
          <w:t xml:space="preserve">when </w:t>
        </w:r>
      </w:ins>
      <w:ins w:id="3995" w:author="Chara Katiri" w:date="2015-04-12T02:12:00Z">
        <w:r w:rsidRPr="00802990">
          <w:rPr>
            <w:rFonts w:ascii="Times" w:eastAsia="Times New Roman" w:hAnsi="Times" w:cs="Times New Roman"/>
            <w:sz w:val="22"/>
            <w:szCs w:val="22"/>
            <w:lang w:val="en-GB"/>
          </w:rPr>
          <w:t>the developer accesses the</w:t>
        </w:r>
      </w:ins>
      <w:ins w:id="3996" w:author="Chara Katiri" w:date="2015-04-12T02:11:00Z">
        <w:r w:rsidRPr="00802990">
          <w:rPr>
            <w:rFonts w:ascii="Times" w:eastAsia="Times New Roman" w:hAnsi="Times" w:cs="Times New Roman"/>
            <w:sz w:val="22"/>
            <w:szCs w:val="22"/>
            <w:lang w:val="en-GB"/>
          </w:rPr>
          <w:t xml:space="preserve"> server </w:t>
        </w:r>
      </w:ins>
      <w:ins w:id="3997" w:author="Chara Katiri" w:date="2015-04-12T02:12:00Z">
        <w:r w:rsidRPr="00802990">
          <w:rPr>
            <w:rFonts w:ascii="Times" w:eastAsia="Times New Roman" w:hAnsi="Times" w:cs="Times New Roman"/>
            <w:sz w:val="22"/>
            <w:szCs w:val="22"/>
            <w:lang w:val="en-GB"/>
          </w:rPr>
          <w:t xml:space="preserve">off-campus. </w:t>
        </w:r>
      </w:ins>
      <w:ins w:id="3998" w:author="Chara Katiri" w:date="2015-04-12T02:11:00Z">
        <w:r w:rsidRPr="00802990">
          <w:rPr>
            <w:rFonts w:ascii="Times" w:eastAsia="Times New Roman" w:hAnsi="Times" w:cs="Times New Roman"/>
            <w:sz w:val="22"/>
            <w:szCs w:val="22"/>
            <w:lang w:val="en-GB"/>
          </w:rPr>
          <w:t xml:space="preserve"> </w:t>
        </w:r>
      </w:ins>
    </w:p>
    <w:p w14:paraId="14DAD392" w14:textId="77777777" w:rsidR="001E54D9" w:rsidRPr="00802990" w:rsidRDefault="001E54D9" w:rsidP="00802990">
      <w:pPr>
        <w:spacing w:line="360" w:lineRule="auto"/>
        <w:contextualSpacing/>
        <w:jc w:val="both"/>
        <w:rPr>
          <w:ins w:id="3999" w:author="Chara Katiri" w:date="2015-04-12T03:24:00Z"/>
          <w:rFonts w:ascii="Times" w:hAnsi="Times" w:cs="Times New Roman"/>
          <w:sz w:val="22"/>
          <w:szCs w:val="22"/>
          <w:lang w:val="en-GB"/>
        </w:rPr>
      </w:pPr>
    </w:p>
    <w:p w14:paraId="07C0A022" w14:textId="77777777" w:rsidR="000A1787" w:rsidRPr="00802990" w:rsidRDefault="000A1787" w:rsidP="00802990">
      <w:pPr>
        <w:spacing w:line="360" w:lineRule="auto"/>
        <w:contextualSpacing/>
        <w:jc w:val="both"/>
        <w:rPr>
          <w:ins w:id="4000" w:author="Chara Katiri" w:date="2015-04-12T03:24:00Z"/>
          <w:rFonts w:ascii="Times" w:hAnsi="Times" w:cs="Times New Roman"/>
          <w:sz w:val="22"/>
          <w:szCs w:val="22"/>
          <w:lang w:val="en-GB"/>
        </w:rPr>
        <w:sectPr w:rsidR="000A1787" w:rsidRPr="00802990" w:rsidSect="002617A0">
          <w:pgSz w:w="11900" w:h="16840"/>
          <w:pgMar w:top="1440" w:right="1440" w:bottom="1440" w:left="1440" w:header="708" w:footer="708" w:gutter="0"/>
          <w:cols w:space="708"/>
          <w:titlePg/>
          <w:docGrid w:linePitch="360"/>
        </w:sectPr>
      </w:pPr>
    </w:p>
    <w:p w14:paraId="1B23C19D" w14:textId="466AA983" w:rsidR="000A1787" w:rsidRPr="00802990" w:rsidRDefault="000A1787" w:rsidP="00802990">
      <w:pPr>
        <w:spacing w:line="360" w:lineRule="auto"/>
        <w:contextualSpacing/>
        <w:jc w:val="both"/>
        <w:rPr>
          <w:ins w:id="4001" w:author="Chara Katiri" w:date="2015-04-12T02:08:00Z"/>
          <w:rFonts w:ascii="Times" w:hAnsi="Times" w:cs="Times New Roman"/>
          <w:sz w:val="22"/>
          <w:szCs w:val="22"/>
          <w:lang w:val="en-GB"/>
        </w:rPr>
      </w:pPr>
    </w:p>
    <w:p w14:paraId="29F337B2" w14:textId="77777777" w:rsidR="001E54D9" w:rsidRPr="00802990" w:rsidRDefault="001E54D9" w:rsidP="00802990">
      <w:pPr>
        <w:keepNext/>
        <w:spacing w:line="360" w:lineRule="auto"/>
        <w:contextualSpacing/>
        <w:jc w:val="both"/>
        <w:rPr>
          <w:ins w:id="4002" w:author="Chara Katiri" w:date="2015-04-12T02:08:00Z"/>
          <w:rFonts w:ascii="Times" w:hAnsi="Times" w:cs="Times New Roman"/>
          <w:sz w:val="22"/>
          <w:szCs w:val="22"/>
        </w:rPr>
      </w:pPr>
      <w:ins w:id="4003" w:author="Chara Katiri" w:date="2015-04-12T02:08:00Z">
        <w:r w:rsidRPr="00802990">
          <w:rPr>
            <w:rFonts w:ascii="Times" w:hAnsi="Times" w:cs="Times New Roman"/>
            <w:noProof/>
            <w:sz w:val="22"/>
            <w:szCs w:val="22"/>
            <w:rPrChange w:id="4004" w:author="Chara Katiri" w:date="2015-04-12T20:48:00Z">
              <w:rPr>
                <w:noProof/>
              </w:rPr>
            </w:rPrChange>
          </w:rPr>
          <w:drawing>
            <wp:inline distT="0" distB="0" distL="0" distR="0" wp14:anchorId="5C33A317" wp14:editId="44048AFD">
              <wp:extent cx="5111115" cy="2388960"/>
              <wp:effectExtent l="0" t="0" r="0" b="0"/>
              <wp:docPr id="13" name="Picture 13" descr="Macintosh HD:Users:CharaKatiri:Desktop:Screen Shot 2015-03-21 at 20.1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raKatiri:Desktop:Screen Shot 2015-03-21 at 20.10.15.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3590"/>
                      <a:stretch/>
                    </pic:blipFill>
                    <pic:spPr bwMode="auto">
                      <a:xfrm>
                        <a:off x="0" y="0"/>
                        <a:ext cx="5112414" cy="2389567"/>
                      </a:xfrm>
                      <a:prstGeom prst="rect">
                        <a:avLst/>
                      </a:prstGeom>
                      <a:noFill/>
                      <a:ln>
                        <a:noFill/>
                      </a:ln>
                      <a:extLst>
                        <a:ext uri="{53640926-AAD7-44d8-BBD7-CCE9431645EC}">
                          <a14:shadowObscured xmlns:a14="http://schemas.microsoft.com/office/drawing/2010/main"/>
                        </a:ext>
                      </a:extLst>
                    </pic:spPr>
                  </pic:pic>
                </a:graphicData>
              </a:graphic>
            </wp:inline>
          </w:drawing>
        </w:r>
      </w:ins>
    </w:p>
    <w:p w14:paraId="72AC6F38" w14:textId="77777777" w:rsidR="001E54D9" w:rsidRPr="00802990" w:rsidRDefault="001E54D9" w:rsidP="00802990">
      <w:pPr>
        <w:pStyle w:val="Caption"/>
        <w:spacing w:line="360" w:lineRule="auto"/>
        <w:contextualSpacing/>
        <w:jc w:val="both"/>
        <w:rPr>
          <w:ins w:id="4005" w:author="Chara Katiri" w:date="2015-04-12T02:08:00Z"/>
          <w:rFonts w:ascii="Times" w:hAnsi="Times" w:cs="Times New Roman"/>
          <w:b w:val="0"/>
          <w:color w:val="auto"/>
          <w:sz w:val="22"/>
          <w:szCs w:val="22"/>
        </w:rPr>
      </w:pPr>
      <w:ins w:id="4006" w:author="Chara Katiri" w:date="2015-04-12T02:08:00Z">
        <w:r w:rsidRPr="00802990">
          <w:rPr>
            <w:rFonts w:ascii="Times" w:hAnsi="Times" w:cs="Times New Roman"/>
            <w:b w:val="0"/>
            <w:color w:val="auto"/>
            <w:sz w:val="22"/>
            <w:szCs w:val="22"/>
          </w:rPr>
          <w:t>Figure 5: SSH Tunnel</w:t>
        </w:r>
      </w:ins>
    </w:p>
    <w:p w14:paraId="455FF6F9" w14:textId="77777777" w:rsidR="000A1787" w:rsidRPr="00802990" w:rsidRDefault="000A1787" w:rsidP="00802990">
      <w:pPr>
        <w:spacing w:line="360" w:lineRule="auto"/>
        <w:contextualSpacing/>
        <w:jc w:val="both"/>
        <w:rPr>
          <w:ins w:id="4007" w:author="Chara Katiri" w:date="2015-04-12T03:24:00Z"/>
          <w:rFonts w:ascii="Times" w:hAnsi="Times" w:cs="Times New Roman"/>
          <w:sz w:val="22"/>
          <w:szCs w:val="22"/>
        </w:rPr>
        <w:sectPr w:rsidR="000A1787" w:rsidRPr="00802990" w:rsidSect="002617A0">
          <w:pgSz w:w="11900" w:h="16840"/>
          <w:pgMar w:top="1440" w:right="1440" w:bottom="1440" w:left="1440" w:header="708" w:footer="708" w:gutter="0"/>
          <w:cols w:space="708"/>
          <w:titlePg/>
          <w:docGrid w:linePitch="360"/>
        </w:sectPr>
      </w:pPr>
    </w:p>
    <w:p w14:paraId="0F68B823" w14:textId="04F5E3E1" w:rsidR="001E54D9" w:rsidRPr="00802990" w:rsidRDefault="000A1787" w:rsidP="00802990">
      <w:pPr>
        <w:pStyle w:val="Heading2"/>
        <w:numPr>
          <w:ilvl w:val="1"/>
          <w:numId w:val="15"/>
        </w:numPr>
        <w:spacing w:line="360" w:lineRule="auto"/>
        <w:contextualSpacing/>
        <w:jc w:val="both"/>
        <w:rPr>
          <w:ins w:id="4008" w:author="Chara Katiri" w:date="2015-04-12T03:25:00Z"/>
          <w:rFonts w:ascii="Times" w:hAnsi="Times" w:cs="Times New Roman"/>
          <w:color w:val="000000" w:themeColor="text1"/>
          <w:sz w:val="22"/>
          <w:szCs w:val="22"/>
          <w:lang w:val="en-GB"/>
        </w:rPr>
        <w:pPrChange w:id="4009" w:author="Chara Katiri" w:date="2015-04-12T20:48:00Z">
          <w:pPr>
            <w:spacing w:line="360" w:lineRule="auto"/>
            <w:contextualSpacing/>
            <w:jc w:val="both"/>
          </w:pPr>
        </w:pPrChange>
      </w:pPr>
      <w:bookmarkStart w:id="4010" w:name="_Toc290491192"/>
      <w:ins w:id="4011" w:author="Chara Katiri" w:date="2015-04-12T03:25:00Z">
        <w:r w:rsidRPr="00802990">
          <w:rPr>
            <w:rFonts w:ascii="Times" w:eastAsia="Times New Roman" w:hAnsi="Times" w:cs="Times New Roman"/>
            <w:noProof/>
            <w:sz w:val="22"/>
            <w:szCs w:val="22"/>
            <w:rPrChange w:id="4012" w:author="Chara Katiri" w:date="2015-04-12T20:48:00Z">
              <w:rPr>
                <w:b/>
                <w:bCs/>
                <w:noProof/>
              </w:rPr>
            </w:rPrChange>
          </w:rPr>
          <w:lastRenderedPageBreak/>
          <w:drawing>
            <wp:anchor distT="0" distB="0" distL="114300" distR="114300" simplePos="0" relativeHeight="251719680" behindDoc="0" locked="0" layoutInCell="1" allowOverlap="1" wp14:anchorId="45F7DF27" wp14:editId="5ABB97AE">
              <wp:simplePos x="0" y="0"/>
              <wp:positionH relativeFrom="column">
                <wp:posOffset>2114550</wp:posOffset>
              </wp:positionH>
              <wp:positionV relativeFrom="paragraph">
                <wp:posOffset>-2000250</wp:posOffset>
              </wp:positionV>
              <wp:extent cx="5257800" cy="9944100"/>
              <wp:effectExtent l="0" t="0" r="0" b="0"/>
              <wp:wrapThrough wrapText="bothSides">
                <wp:wrapPolygon edited="0">
                  <wp:start x="1852" y="20262"/>
                  <wp:lineTo x="2165" y="20262"/>
                  <wp:lineTo x="3730" y="19821"/>
                  <wp:lineTo x="5504" y="19766"/>
                  <wp:lineTo x="6757" y="19545"/>
                  <wp:lineTo x="6757" y="19269"/>
                  <wp:lineTo x="6548" y="19214"/>
                  <wp:lineTo x="5400" y="4372"/>
                  <wp:lineTo x="5400" y="4317"/>
                  <wp:lineTo x="3730" y="3545"/>
                  <wp:lineTo x="3730" y="3600"/>
                  <wp:lineTo x="2061" y="16014"/>
                  <wp:lineTo x="1852" y="16069"/>
                  <wp:lineTo x="1852" y="20262"/>
                </wp:wrapPolygon>
              </wp:wrapThrough>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r="23880"/>
                      <a:stretch/>
                    </pic:blipFill>
                    <pic:spPr bwMode="auto">
                      <a:xfrm rot="5400000">
                        <a:off x="0" y="0"/>
                        <a:ext cx="5257800" cy="9944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02990">
          <w:rPr>
            <w:rFonts w:ascii="Times" w:hAnsi="Times" w:cs="Times New Roman"/>
            <w:color w:val="000000" w:themeColor="text1"/>
            <w:sz w:val="22"/>
            <w:szCs w:val="22"/>
            <w:lang w:val="en-GB"/>
            <w:rPrChange w:id="4013" w:author="Chara Katiri" w:date="2015-04-12T20:48:00Z">
              <w:rPr>
                <w:rFonts w:ascii="Times" w:hAnsi="Times" w:cs="Times New Roman"/>
                <w:b/>
                <w:bCs/>
                <w:sz w:val="22"/>
                <w:szCs w:val="22"/>
              </w:rPr>
            </w:rPrChange>
          </w:rPr>
          <w:t>Project Plan</w:t>
        </w:r>
        <w:bookmarkEnd w:id="4010"/>
      </w:ins>
    </w:p>
    <w:p w14:paraId="7B638ABE" w14:textId="77777777" w:rsidR="000A1787" w:rsidRPr="00802990" w:rsidRDefault="000A1787" w:rsidP="00802990">
      <w:pPr>
        <w:spacing w:line="360" w:lineRule="auto"/>
        <w:contextualSpacing/>
        <w:jc w:val="both"/>
        <w:rPr>
          <w:ins w:id="4014" w:author="Chara Katiri" w:date="2015-04-12T03:26:00Z"/>
          <w:rFonts w:ascii="Times" w:hAnsi="Times"/>
          <w:sz w:val="22"/>
          <w:szCs w:val="22"/>
          <w:rPrChange w:id="4015" w:author="Chara Katiri" w:date="2015-04-12T20:48:00Z">
            <w:rPr>
              <w:ins w:id="4016" w:author="Chara Katiri" w:date="2015-04-12T03:26:00Z"/>
            </w:rPr>
          </w:rPrChange>
        </w:rPr>
      </w:pPr>
    </w:p>
    <w:p w14:paraId="34CE8460" w14:textId="77777777" w:rsidR="000A1787" w:rsidRPr="00802990" w:rsidRDefault="000A1787" w:rsidP="00802990">
      <w:pPr>
        <w:spacing w:line="360" w:lineRule="auto"/>
        <w:contextualSpacing/>
        <w:jc w:val="both"/>
        <w:rPr>
          <w:ins w:id="4017" w:author="Chara Katiri" w:date="2015-04-12T03:26:00Z"/>
          <w:rFonts w:ascii="Times" w:hAnsi="Times"/>
          <w:sz w:val="22"/>
          <w:szCs w:val="22"/>
          <w:rPrChange w:id="4018" w:author="Chara Katiri" w:date="2015-04-12T20:48:00Z">
            <w:rPr>
              <w:ins w:id="4019" w:author="Chara Katiri" w:date="2015-04-12T03:26:00Z"/>
            </w:rPr>
          </w:rPrChange>
        </w:rPr>
      </w:pPr>
    </w:p>
    <w:p w14:paraId="71B91955" w14:textId="77777777" w:rsidR="000A1787" w:rsidRPr="00802990" w:rsidRDefault="000A1787" w:rsidP="00802990">
      <w:pPr>
        <w:spacing w:line="360" w:lineRule="auto"/>
        <w:contextualSpacing/>
        <w:jc w:val="both"/>
        <w:rPr>
          <w:ins w:id="4020" w:author="Chara Katiri" w:date="2015-04-12T03:26:00Z"/>
          <w:rFonts w:ascii="Times" w:hAnsi="Times"/>
          <w:sz w:val="22"/>
          <w:szCs w:val="22"/>
          <w:rPrChange w:id="4021" w:author="Chara Katiri" w:date="2015-04-12T20:48:00Z">
            <w:rPr>
              <w:ins w:id="4022" w:author="Chara Katiri" w:date="2015-04-12T03:26:00Z"/>
            </w:rPr>
          </w:rPrChange>
        </w:rPr>
      </w:pPr>
    </w:p>
    <w:p w14:paraId="7ECACA3D" w14:textId="274129D5" w:rsidR="000A1787" w:rsidRPr="00802990" w:rsidRDefault="000A1787" w:rsidP="00802990">
      <w:pPr>
        <w:spacing w:line="360" w:lineRule="auto"/>
        <w:contextualSpacing/>
        <w:jc w:val="both"/>
        <w:rPr>
          <w:ins w:id="4023" w:author="Chara Katiri" w:date="2015-04-12T03:26:00Z"/>
          <w:rFonts w:ascii="Times" w:hAnsi="Times"/>
          <w:sz w:val="22"/>
          <w:szCs w:val="22"/>
          <w:rPrChange w:id="4024" w:author="Chara Katiri" w:date="2015-04-12T20:48:00Z">
            <w:rPr>
              <w:ins w:id="4025" w:author="Chara Katiri" w:date="2015-04-12T03:26:00Z"/>
            </w:rPr>
          </w:rPrChange>
        </w:rPr>
      </w:pPr>
    </w:p>
    <w:p w14:paraId="44BD8683" w14:textId="77777777" w:rsidR="000A1787" w:rsidRPr="00802990" w:rsidRDefault="000A1787" w:rsidP="00802990">
      <w:pPr>
        <w:spacing w:line="360" w:lineRule="auto"/>
        <w:contextualSpacing/>
        <w:jc w:val="both"/>
        <w:rPr>
          <w:ins w:id="4026" w:author="Chara Katiri" w:date="2015-04-12T03:26:00Z"/>
          <w:rFonts w:ascii="Times" w:hAnsi="Times"/>
          <w:sz w:val="22"/>
          <w:szCs w:val="22"/>
          <w:rPrChange w:id="4027" w:author="Chara Katiri" w:date="2015-04-12T20:48:00Z">
            <w:rPr>
              <w:ins w:id="4028" w:author="Chara Katiri" w:date="2015-04-12T03:26:00Z"/>
            </w:rPr>
          </w:rPrChange>
        </w:rPr>
      </w:pPr>
    </w:p>
    <w:p w14:paraId="35DE2F46" w14:textId="77777777" w:rsidR="000A1787" w:rsidRPr="00802990" w:rsidRDefault="000A1787" w:rsidP="00802990">
      <w:pPr>
        <w:spacing w:line="360" w:lineRule="auto"/>
        <w:contextualSpacing/>
        <w:jc w:val="both"/>
        <w:rPr>
          <w:ins w:id="4029" w:author="Chara Katiri" w:date="2015-04-12T03:26:00Z"/>
          <w:rFonts w:ascii="Times" w:hAnsi="Times"/>
          <w:sz w:val="22"/>
          <w:szCs w:val="22"/>
          <w:rPrChange w:id="4030" w:author="Chara Katiri" w:date="2015-04-12T20:48:00Z">
            <w:rPr>
              <w:ins w:id="4031" w:author="Chara Katiri" w:date="2015-04-12T03:26:00Z"/>
            </w:rPr>
          </w:rPrChange>
        </w:rPr>
      </w:pPr>
    </w:p>
    <w:p w14:paraId="27C8688C" w14:textId="77777777" w:rsidR="000A1787" w:rsidRPr="00802990" w:rsidRDefault="000A1787" w:rsidP="00802990">
      <w:pPr>
        <w:spacing w:line="360" w:lineRule="auto"/>
        <w:contextualSpacing/>
        <w:jc w:val="both"/>
        <w:rPr>
          <w:ins w:id="4032" w:author="Chara Katiri" w:date="2015-04-12T03:26:00Z"/>
          <w:rFonts w:ascii="Times" w:hAnsi="Times"/>
          <w:sz w:val="22"/>
          <w:szCs w:val="22"/>
          <w:rPrChange w:id="4033" w:author="Chara Katiri" w:date="2015-04-12T20:48:00Z">
            <w:rPr>
              <w:ins w:id="4034" w:author="Chara Katiri" w:date="2015-04-12T03:26:00Z"/>
            </w:rPr>
          </w:rPrChange>
        </w:rPr>
      </w:pPr>
    </w:p>
    <w:p w14:paraId="4E5F8DB6" w14:textId="77777777" w:rsidR="000A1787" w:rsidRPr="00802990" w:rsidRDefault="000A1787" w:rsidP="00802990">
      <w:pPr>
        <w:spacing w:line="360" w:lineRule="auto"/>
        <w:contextualSpacing/>
        <w:jc w:val="both"/>
        <w:rPr>
          <w:ins w:id="4035" w:author="Chara Katiri" w:date="2015-04-12T03:26:00Z"/>
          <w:rFonts w:ascii="Times" w:hAnsi="Times"/>
          <w:sz w:val="22"/>
          <w:szCs w:val="22"/>
          <w:rPrChange w:id="4036" w:author="Chara Katiri" w:date="2015-04-12T20:48:00Z">
            <w:rPr>
              <w:ins w:id="4037" w:author="Chara Katiri" w:date="2015-04-12T03:26:00Z"/>
            </w:rPr>
          </w:rPrChange>
        </w:rPr>
      </w:pPr>
    </w:p>
    <w:p w14:paraId="42CC6A91" w14:textId="77777777" w:rsidR="000A1787" w:rsidRPr="00802990" w:rsidRDefault="000A1787" w:rsidP="00802990">
      <w:pPr>
        <w:spacing w:line="360" w:lineRule="auto"/>
        <w:contextualSpacing/>
        <w:jc w:val="both"/>
        <w:rPr>
          <w:ins w:id="4038" w:author="Chara Katiri" w:date="2015-04-12T03:26:00Z"/>
          <w:rFonts w:ascii="Times" w:hAnsi="Times"/>
          <w:sz w:val="22"/>
          <w:szCs w:val="22"/>
          <w:rPrChange w:id="4039" w:author="Chara Katiri" w:date="2015-04-12T20:48:00Z">
            <w:rPr>
              <w:ins w:id="4040" w:author="Chara Katiri" w:date="2015-04-12T03:26:00Z"/>
            </w:rPr>
          </w:rPrChange>
        </w:rPr>
      </w:pPr>
    </w:p>
    <w:p w14:paraId="37210249" w14:textId="77777777" w:rsidR="000A1787" w:rsidRPr="00802990" w:rsidRDefault="000A1787" w:rsidP="00802990">
      <w:pPr>
        <w:spacing w:line="360" w:lineRule="auto"/>
        <w:contextualSpacing/>
        <w:jc w:val="both"/>
        <w:rPr>
          <w:ins w:id="4041" w:author="Chara Katiri" w:date="2015-04-12T03:26:00Z"/>
          <w:rFonts w:ascii="Times" w:hAnsi="Times"/>
          <w:sz w:val="22"/>
          <w:szCs w:val="22"/>
          <w:rPrChange w:id="4042" w:author="Chara Katiri" w:date="2015-04-12T20:48:00Z">
            <w:rPr>
              <w:ins w:id="4043" w:author="Chara Katiri" w:date="2015-04-12T03:26:00Z"/>
            </w:rPr>
          </w:rPrChange>
        </w:rPr>
      </w:pPr>
    </w:p>
    <w:p w14:paraId="08617A8C" w14:textId="77777777" w:rsidR="000A1787" w:rsidRPr="00802990" w:rsidRDefault="000A1787" w:rsidP="00802990">
      <w:pPr>
        <w:spacing w:line="360" w:lineRule="auto"/>
        <w:contextualSpacing/>
        <w:jc w:val="both"/>
        <w:rPr>
          <w:ins w:id="4044" w:author="Chara Katiri" w:date="2015-04-12T03:26:00Z"/>
          <w:rFonts w:ascii="Times" w:hAnsi="Times"/>
          <w:sz w:val="22"/>
          <w:szCs w:val="22"/>
          <w:rPrChange w:id="4045" w:author="Chara Katiri" w:date="2015-04-12T20:48:00Z">
            <w:rPr>
              <w:ins w:id="4046" w:author="Chara Katiri" w:date="2015-04-12T03:26:00Z"/>
            </w:rPr>
          </w:rPrChange>
        </w:rPr>
      </w:pPr>
    </w:p>
    <w:p w14:paraId="1EA7000A" w14:textId="77777777" w:rsidR="000A1787" w:rsidRPr="00802990" w:rsidRDefault="000A1787" w:rsidP="00802990">
      <w:pPr>
        <w:spacing w:line="360" w:lineRule="auto"/>
        <w:contextualSpacing/>
        <w:jc w:val="both"/>
        <w:rPr>
          <w:ins w:id="4047" w:author="Chara Katiri" w:date="2015-04-12T03:26:00Z"/>
          <w:rFonts w:ascii="Times" w:hAnsi="Times"/>
          <w:sz w:val="22"/>
          <w:szCs w:val="22"/>
          <w:rPrChange w:id="4048" w:author="Chara Katiri" w:date="2015-04-12T20:48:00Z">
            <w:rPr>
              <w:ins w:id="4049" w:author="Chara Katiri" w:date="2015-04-12T03:26:00Z"/>
            </w:rPr>
          </w:rPrChange>
        </w:rPr>
      </w:pPr>
    </w:p>
    <w:p w14:paraId="07B9356F" w14:textId="77777777" w:rsidR="000A1787" w:rsidRPr="00802990" w:rsidRDefault="000A1787" w:rsidP="00802990">
      <w:pPr>
        <w:spacing w:line="360" w:lineRule="auto"/>
        <w:contextualSpacing/>
        <w:jc w:val="both"/>
        <w:rPr>
          <w:ins w:id="4050" w:author="Chara Katiri" w:date="2015-04-12T03:26:00Z"/>
          <w:rFonts w:ascii="Times" w:hAnsi="Times"/>
          <w:sz w:val="22"/>
          <w:szCs w:val="22"/>
          <w:rPrChange w:id="4051" w:author="Chara Katiri" w:date="2015-04-12T20:48:00Z">
            <w:rPr>
              <w:ins w:id="4052" w:author="Chara Katiri" w:date="2015-04-12T03:26:00Z"/>
            </w:rPr>
          </w:rPrChange>
        </w:rPr>
      </w:pPr>
    </w:p>
    <w:p w14:paraId="6743A6D5" w14:textId="77777777" w:rsidR="000A1787" w:rsidRPr="00802990" w:rsidRDefault="000A1787" w:rsidP="00802990">
      <w:pPr>
        <w:spacing w:line="360" w:lineRule="auto"/>
        <w:contextualSpacing/>
        <w:jc w:val="both"/>
        <w:rPr>
          <w:ins w:id="4053" w:author="Chara Katiri" w:date="2015-04-12T03:26:00Z"/>
          <w:rFonts w:ascii="Times" w:hAnsi="Times"/>
          <w:sz w:val="22"/>
          <w:szCs w:val="22"/>
          <w:rPrChange w:id="4054" w:author="Chara Katiri" w:date="2015-04-12T20:48:00Z">
            <w:rPr>
              <w:ins w:id="4055" w:author="Chara Katiri" w:date="2015-04-12T03:26:00Z"/>
            </w:rPr>
          </w:rPrChange>
        </w:rPr>
      </w:pPr>
    </w:p>
    <w:p w14:paraId="29642C78" w14:textId="77777777" w:rsidR="000A1787" w:rsidRPr="00802990" w:rsidRDefault="000A1787" w:rsidP="00802990">
      <w:pPr>
        <w:spacing w:line="360" w:lineRule="auto"/>
        <w:contextualSpacing/>
        <w:jc w:val="both"/>
        <w:rPr>
          <w:ins w:id="4056" w:author="Chara Katiri" w:date="2015-04-12T03:26:00Z"/>
          <w:rFonts w:ascii="Times" w:hAnsi="Times"/>
          <w:sz w:val="22"/>
          <w:szCs w:val="22"/>
          <w:rPrChange w:id="4057" w:author="Chara Katiri" w:date="2015-04-12T20:48:00Z">
            <w:rPr>
              <w:ins w:id="4058" w:author="Chara Katiri" w:date="2015-04-12T03:26:00Z"/>
            </w:rPr>
          </w:rPrChange>
        </w:rPr>
      </w:pPr>
    </w:p>
    <w:p w14:paraId="030AD170" w14:textId="77777777" w:rsidR="000A1787" w:rsidRPr="00802990" w:rsidRDefault="000A1787" w:rsidP="00802990">
      <w:pPr>
        <w:spacing w:line="360" w:lineRule="auto"/>
        <w:contextualSpacing/>
        <w:jc w:val="both"/>
        <w:rPr>
          <w:ins w:id="4059" w:author="Chara Katiri" w:date="2015-04-12T03:26:00Z"/>
          <w:rFonts w:ascii="Times" w:hAnsi="Times"/>
          <w:sz w:val="22"/>
          <w:szCs w:val="22"/>
          <w:rPrChange w:id="4060" w:author="Chara Katiri" w:date="2015-04-12T20:48:00Z">
            <w:rPr>
              <w:ins w:id="4061" w:author="Chara Katiri" w:date="2015-04-12T03:26:00Z"/>
            </w:rPr>
          </w:rPrChange>
        </w:rPr>
      </w:pPr>
    </w:p>
    <w:p w14:paraId="511160FF" w14:textId="77777777" w:rsidR="000A1787" w:rsidRPr="00802990" w:rsidRDefault="000A1787" w:rsidP="00802990">
      <w:pPr>
        <w:spacing w:line="360" w:lineRule="auto"/>
        <w:contextualSpacing/>
        <w:jc w:val="both"/>
        <w:rPr>
          <w:ins w:id="4062" w:author="Chara Katiri" w:date="2015-04-12T03:26:00Z"/>
          <w:rFonts w:ascii="Times" w:hAnsi="Times"/>
          <w:sz w:val="22"/>
          <w:szCs w:val="22"/>
          <w:rPrChange w:id="4063" w:author="Chara Katiri" w:date="2015-04-12T20:48:00Z">
            <w:rPr>
              <w:ins w:id="4064" w:author="Chara Katiri" w:date="2015-04-12T03:26:00Z"/>
            </w:rPr>
          </w:rPrChange>
        </w:rPr>
      </w:pPr>
    </w:p>
    <w:p w14:paraId="22C2F008" w14:textId="77777777" w:rsidR="000A1787" w:rsidRPr="00802990" w:rsidRDefault="000A1787" w:rsidP="00802990">
      <w:pPr>
        <w:spacing w:line="360" w:lineRule="auto"/>
        <w:contextualSpacing/>
        <w:jc w:val="both"/>
        <w:rPr>
          <w:ins w:id="4065" w:author="Chara Katiri" w:date="2015-04-12T03:26:00Z"/>
          <w:rFonts w:ascii="Times" w:hAnsi="Times"/>
          <w:sz w:val="22"/>
          <w:szCs w:val="22"/>
          <w:rPrChange w:id="4066" w:author="Chara Katiri" w:date="2015-04-12T20:48:00Z">
            <w:rPr>
              <w:ins w:id="4067" w:author="Chara Katiri" w:date="2015-04-12T03:26:00Z"/>
            </w:rPr>
          </w:rPrChange>
        </w:rPr>
      </w:pPr>
    </w:p>
    <w:p w14:paraId="2B7F21C6" w14:textId="77777777" w:rsidR="000A1787" w:rsidRPr="00802990" w:rsidRDefault="000A1787" w:rsidP="00802990">
      <w:pPr>
        <w:spacing w:line="360" w:lineRule="auto"/>
        <w:contextualSpacing/>
        <w:jc w:val="both"/>
        <w:rPr>
          <w:ins w:id="4068" w:author="Chara Katiri" w:date="2015-04-12T03:26:00Z"/>
          <w:rFonts w:ascii="Times" w:hAnsi="Times"/>
          <w:sz w:val="22"/>
          <w:szCs w:val="22"/>
          <w:rPrChange w:id="4069" w:author="Chara Katiri" w:date="2015-04-12T20:48:00Z">
            <w:rPr>
              <w:ins w:id="4070" w:author="Chara Katiri" w:date="2015-04-12T03:26:00Z"/>
            </w:rPr>
          </w:rPrChange>
        </w:rPr>
      </w:pPr>
    </w:p>
    <w:p w14:paraId="473F6B9E" w14:textId="77777777" w:rsidR="000A1787" w:rsidRPr="00802990" w:rsidRDefault="000A1787" w:rsidP="00802990">
      <w:pPr>
        <w:spacing w:line="360" w:lineRule="auto"/>
        <w:contextualSpacing/>
        <w:jc w:val="both"/>
        <w:rPr>
          <w:ins w:id="4071" w:author="Chara Katiri" w:date="2015-04-12T03:26:00Z"/>
          <w:rFonts w:ascii="Times" w:hAnsi="Times"/>
          <w:sz w:val="22"/>
          <w:szCs w:val="22"/>
          <w:rPrChange w:id="4072" w:author="Chara Katiri" w:date="2015-04-12T20:48:00Z">
            <w:rPr>
              <w:ins w:id="4073" w:author="Chara Katiri" w:date="2015-04-12T03:26:00Z"/>
            </w:rPr>
          </w:rPrChange>
        </w:rPr>
      </w:pPr>
    </w:p>
    <w:p w14:paraId="67105933" w14:textId="77777777" w:rsidR="000A1787" w:rsidRPr="00802990" w:rsidRDefault="000A1787" w:rsidP="00802990">
      <w:pPr>
        <w:spacing w:line="360" w:lineRule="auto"/>
        <w:contextualSpacing/>
        <w:jc w:val="both"/>
        <w:rPr>
          <w:ins w:id="4074" w:author="Chara Katiri" w:date="2015-04-12T03:26:00Z"/>
          <w:rFonts w:ascii="Times" w:hAnsi="Times"/>
          <w:sz w:val="22"/>
          <w:szCs w:val="22"/>
          <w:rPrChange w:id="4075" w:author="Chara Katiri" w:date="2015-04-12T20:48:00Z">
            <w:rPr>
              <w:ins w:id="4076" w:author="Chara Katiri" w:date="2015-04-12T03:26:00Z"/>
            </w:rPr>
          </w:rPrChange>
        </w:rPr>
      </w:pPr>
    </w:p>
    <w:p w14:paraId="5578B33A" w14:textId="77777777" w:rsidR="000A1787" w:rsidRPr="00802990" w:rsidRDefault="000A1787" w:rsidP="00802990">
      <w:pPr>
        <w:spacing w:line="360" w:lineRule="auto"/>
        <w:contextualSpacing/>
        <w:jc w:val="both"/>
        <w:rPr>
          <w:ins w:id="4077" w:author="Chara Katiri" w:date="2015-04-12T03:26:00Z"/>
          <w:rFonts w:ascii="Times" w:hAnsi="Times"/>
          <w:sz w:val="22"/>
          <w:szCs w:val="22"/>
          <w:rPrChange w:id="4078" w:author="Chara Katiri" w:date="2015-04-12T20:48:00Z">
            <w:rPr>
              <w:ins w:id="4079" w:author="Chara Katiri" w:date="2015-04-12T03:26:00Z"/>
            </w:rPr>
          </w:rPrChange>
        </w:rPr>
      </w:pPr>
    </w:p>
    <w:p w14:paraId="12809F40" w14:textId="77777777" w:rsidR="000A1787" w:rsidRPr="00802990" w:rsidRDefault="000A1787" w:rsidP="00802990">
      <w:pPr>
        <w:spacing w:line="360" w:lineRule="auto"/>
        <w:contextualSpacing/>
        <w:jc w:val="both"/>
        <w:rPr>
          <w:ins w:id="4080" w:author="Chara Katiri" w:date="2015-04-12T03:26:00Z"/>
          <w:rFonts w:ascii="Times" w:hAnsi="Times"/>
          <w:sz w:val="22"/>
          <w:szCs w:val="22"/>
          <w:rPrChange w:id="4081" w:author="Chara Katiri" w:date="2015-04-12T20:48:00Z">
            <w:rPr>
              <w:ins w:id="4082" w:author="Chara Katiri" w:date="2015-04-12T03:26:00Z"/>
            </w:rPr>
          </w:rPrChange>
        </w:rPr>
      </w:pPr>
    </w:p>
    <w:p w14:paraId="6B6A124B" w14:textId="77777777" w:rsidR="000A1787" w:rsidRPr="00802990" w:rsidRDefault="000A1787" w:rsidP="00802990">
      <w:pPr>
        <w:spacing w:line="360" w:lineRule="auto"/>
        <w:contextualSpacing/>
        <w:jc w:val="both"/>
        <w:rPr>
          <w:ins w:id="4083" w:author="Chara Katiri" w:date="2015-04-12T03:26:00Z"/>
          <w:rFonts w:ascii="Times" w:hAnsi="Times"/>
          <w:sz w:val="22"/>
          <w:szCs w:val="22"/>
          <w:rPrChange w:id="4084" w:author="Chara Katiri" w:date="2015-04-12T20:48:00Z">
            <w:rPr>
              <w:ins w:id="4085" w:author="Chara Katiri" w:date="2015-04-12T03:26:00Z"/>
            </w:rPr>
          </w:rPrChange>
        </w:rPr>
      </w:pPr>
    </w:p>
    <w:p w14:paraId="5F4CC25A" w14:textId="77777777" w:rsidR="000A1787" w:rsidRPr="00802990" w:rsidRDefault="000A1787" w:rsidP="00802990">
      <w:pPr>
        <w:spacing w:line="360" w:lineRule="auto"/>
        <w:contextualSpacing/>
        <w:jc w:val="both"/>
        <w:rPr>
          <w:ins w:id="4086" w:author="Chara Katiri" w:date="2015-04-12T03:26:00Z"/>
          <w:rFonts w:ascii="Times" w:hAnsi="Times"/>
          <w:sz w:val="22"/>
          <w:szCs w:val="22"/>
          <w:rPrChange w:id="4087" w:author="Chara Katiri" w:date="2015-04-12T20:48:00Z">
            <w:rPr>
              <w:ins w:id="4088" w:author="Chara Katiri" w:date="2015-04-12T03:26:00Z"/>
            </w:rPr>
          </w:rPrChange>
        </w:rPr>
      </w:pPr>
    </w:p>
    <w:p w14:paraId="1EC8E152" w14:textId="77777777" w:rsidR="000A1787" w:rsidRPr="00802990" w:rsidRDefault="000A1787" w:rsidP="00802990">
      <w:pPr>
        <w:spacing w:line="360" w:lineRule="auto"/>
        <w:contextualSpacing/>
        <w:jc w:val="both"/>
        <w:rPr>
          <w:ins w:id="4089" w:author="Chara Katiri" w:date="2015-04-12T03:26:00Z"/>
          <w:rFonts w:ascii="Times" w:hAnsi="Times"/>
          <w:sz w:val="22"/>
          <w:szCs w:val="22"/>
          <w:rPrChange w:id="4090" w:author="Chara Katiri" w:date="2015-04-12T20:48:00Z">
            <w:rPr>
              <w:ins w:id="4091" w:author="Chara Katiri" w:date="2015-04-12T03:26:00Z"/>
            </w:rPr>
          </w:rPrChange>
        </w:rPr>
      </w:pPr>
    </w:p>
    <w:p w14:paraId="1B78CC7A" w14:textId="77777777" w:rsidR="000A1787" w:rsidRPr="00802990" w:rsidRDefault="000A1787" w:rsidP="00802990">
      <w:pPr>
        <w:spacing w:line="360" w:lineRule="auto"/>
        <w:contextualSpacing/>
        <w:jc w:val="both"/>
        <w:rPr>
          <w:ins w:id="4092" w:author="Chara Katiri" w:date="2015-04-12T03:26:00Z"/>
          <w:rFonts w:ascii="Times" w:hAnsi="Times"/>
          <w:sz w:val="22"/>
          <w:szCs w:val="22"/>
          <w:rPrChange w:id="4093" w:author="Chara Katiri" w:date="2015-04-12T20:48:00Z">
            <w:rPr>
              <w:ins w:id="4094" w:author="Chara Katiri" w:date="2015-04-12T03:26:00Z"/>
            </w:rPr>
          </w:rPrChange>
        </w:rPr>
      </w:pPr>
    </w:p>
    <w:p w14:paraId="044914F4" w14:textId="77777777" w:rsidR="000A1787" w:rsidRPr="00802990" w:rsidRDefault="000A1787" w:rsidP="00802990">
      <w:pPr>
        <w:spacing w:line="360" w:lineRule="auto"/>
        <w:contextualSpacing/>
        <w:jc w:val="both"/>
        <w:rPr>
          <w:ins w:id="4095" w:author="Chara Katiri" w:date="2015-04-12T03:26:00Z"/>
          <w:rFonts w:ascii="Times" w:hAnsi="Times"/>
          <w:sz w:val="22"/>
          <w:szCs w:val="22"/>
          <w:rPrChange w:id="4096" w:author="Chara Katiri" w:date="2015-04-12T20:48:00Z">
            <w:rPr>
              <w:ins w:id="4097" w:author="Chara Katiri" w:date="2015-04-12T03:26:00Z"/>
            </w:rPr>
          </w:rPrChange>
        </w:rPr>
      </w:pPr>
    </w:p>
    <w:p w14:paraId="02B583B3" w14:textId="77777777" w:rsidR="000A1787" w:rsidRPr="00802990" w:rsidRDefault="000A1787" w:rsidP="00802990">
      <w:pPr>
        <w:spacing w:line="360" w:lineRule="auto"/>
        <w:contextualSpacing/>
        <w:jc w:val="both"/>
        <w:rPr>
          <w:ins w:id="4098" w:author="Chara Katiri" w:date="2015-04-12T03:27:00Z"/>
          <w:rFonts w:ascii="Times" w:hAnsi="Times"/>
          <w:sz w:val="22"/>
          <w:szCs w:val="22"/>
          <w:rPrChange w:id="4099" w:author="Chara Katiri" w:date="2015-04-12T20:48:00Z">
            <w:rPr>
              <w:ins w:id="4100" w:author="Chara Katiri" w:date="2015-04-12T03:27:00Z"/>
            </w:rPr>
          </w:rPrChange>
        </w:rPr>
      </w:pPr>
    </w:p>
    <w:p w14:paraId="21794C47" w14:textId="17538522" w:rsidR="000A1787" w:rsidRPr="00802990" w:rsidRDefault="000A1787" w:rsidP="00802990">
      <w:pPr>
        <w:spacing w:line="360" w:lineRule="auto"/>
        <w:contextualSpacing/>
        <w:jc w:val="both"/>
        <w:rPr>
          <w:ins w:id="4101" w:author="Chara Katiri" w:date="2015-04-12T03:27:00Z"/>
          <w:rFonts w:ascii="Times" w:hAnsi="Times"/>
          <w:sz w:val="22"/>
          <w:szCs w:val="22"/>
          <w:rPrChange w:id="4102" w:author="Chara Katiri" w:date="2015-04-12T20:48:00Z">
            <w:rPr>
              <w:ins w:id="4103" w:author="Chara Katiri" w:date="2015-04-12T03:27:00Z"/>
            </w:rPr>
          </w:rPrChange>
        </w:rPr>
      </w:pPr>
      <w:ins w:id="4104" w:author="Chara Katiri" w:date="2015-04-12T03:28:00Z">
        <w:r w:rsidRPr="00802990">
          <w:rPr>
            <w:rFonts w:ascii="Times" w:eastAsia="Times New Roman" w:hAnsi="Times" w:cs="Times New Roman"/>
            <w:noProof/>
            <w:sz w:val="22"/>
            <w:szCs w:val="22"/>
            <w:rPrChange w:id="4105" w:author="Chara Katiri" w:date="2015-04-12T20:48:00Z">
              <w:rPr>
                <w:noProof/>
              </w:rPr>
            </w:rPrChange>
          </w:rPr>
          <w:lastRenderedPageBreak/>
          <w:drawing>
            <wp:inline distT="0" distB="0" distL="0" distR="0" wp14:anchorId="7A2737B9" wp14:editId="1304ED44">
              <wp:extent cx="10818854" cy="6513830"/>
              <wp:effectExtent l="0" t="0" r="1905" b="0"/>
              <wp:docPr id="90" name="Picture 90" descr="Macintosh HD:Users:CharaKatiri:Desktop:Screen Shot 2015-02-22 at 19.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Macintosh HD:Users:CharaKatiri:Desktop:Screen Shot 2015-02-22 at 19.20.0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819828" cy="6514416"/>
                      </a:xfrm>
                      <a:prstGeom prst="rect">
                        <a:avLst/>
                      </a:prstGeom>
                      <a:noFill/>
                      <a:ln>
                        <a:noFill/>
                      </a:ln>
                    </pic:spPr>
                  </pic:pic>
                </a:graphicData>
              </a:graphic>
            </wp:inline>
          </w:drawing>
        </w:r>
      </w:ins>
    </w:p>
    <w:p w14:paraId="456FF6CA" w14:textId="77777777" w:rsidR="000A1787" w:rsidRPr="00802990" w:rsidRDefault="000A1787" w:rsidP="00802990">
      <w:pPr>
        <w:spacing w:line="360" w:lineRule="auto"/>
        <w:contextualSpacing/>
        <w:jc w:val="both"/>
        <w:rPr>
          <w:ins w:id="4106" w:author="Chara Katiri" w:date="2015-04-12T03:27:00Z"/>
          <w:rFonts w:ascii="Times" w:hAnsi="Times"/>
          <w:sz w:val="22"/>
          <w:szCs w:val="22"/>
          <w:rPrChange w:id="4107" w:author="Chara Katiri" w:date="2015-04-12T20:48:00Z">
            <w:rPr>
              <w:ins w:id="4108" w:author="Chara Katiri" w:date="2015-04-12T03:27:00Z"/>
            </w:rPr>
          </w:rPrChange>
        </w:rPr>
      </w:pPr>
    </w:p>
    <w:p w14:paraId="735B89A8" w14:textId="77777777" w:rsidR="000A1787" w:rsidRPr="00802990" w:rsidRDefault="000A1787" w:rsidP="00802990">
      <w:pPr>
        <w:spacing w:line="360" w:lineRule="auto"/>
        <w:contextualSpacing/>
        <w:jc w:val="both"/>
        <w:rPr>
          <w:ins w:id="4109" w:author="Chara Katiri" w:date="2015-04-12T03:27:00Z"/>
          <w:rFonts w:ascii="Times" w:hAnsi="Times"/>
          <w:sz w:val="22"/>
          <w:szCs w:val="22"/>
          <w:rPrChange w:id="4110" w:author="Chara Katiri" w:date="2015-04-12T20:48:00Z">
            <w:rPr>
              <w:ins w:id="4111" w:author="Chara Katiri" w:date="2015-04-12T03:27:00Z"/>
            </w:rPr>
          </w:rPrChange>
        </w:rPr>
      </w:pPr>
    </w:p>
    <w:p w14:paraId="19BCEFEA" w14:textId="77777777" w:rsidR="000A1787" w:rsidRPr="00802990" w:rsidRDefault="000A1787" w:rsidP="00802990">
      <w:pPr>
        <w:spacing w:line="360" w:lineRule="auto"/>
        <w:contextualSpacing/>
        <w:jc w:val="both"/>
        <w:rPr>
          <w:ins w:id="4112" w:author="Chara Katiri" w:date="2015-04-12T03:27:00Z"/>
          <w:rFonts w:ascii="Times" w:hAnsi="Times"/>
          <w:sz w:val="22"/>
          <w:szCs w:val="22"/>
          <w:rPrChange w:id="4113" w:author="Chara Katiri" w:date="2015-04-12T20:48:00Z">
            <w:rPr>
              <w:ins w:id="4114" w:author="Chara Katiri" w:date="2015-04-12T03:27:00Z"/>
            </w:rPr>
          </w:rPrChange>
        </w:rPr>
      </w:pPr>
    </w:p>
    <w:p w14:paraId="004C9D7B" w14:textId="77777777" w:rsidR="000A1787" w:rsidRPr="00802990" w:rsidRDefault="000A1787" w:rsidP="00802990">
      <w:pPr>
        <w:spacing w:line="360" w:lineRule="auto"/>
        <w:contextualSpacing/>
        <w:jc w:val="both"/>
        <w:rPr>
          <w:ins w:id="4115" w:author="Chara Katiri" w:date="2015-04-12T03:27:00Z"/>
          <w:rFonts w:ascii="Times" w:hAnsi="Times"/>
          <w:sz w:val="22"/>
          <w:szCs w:val="22"/>
          <w:rPrChange w:id="4116" w:author="Chara Katiri" w:date="2015-04-12T20:48:00Z">
            <w:rPr>
              <w:ins w:id="4117" w:author="Chara Katiri" w:date="2015-04-12T03:27:00Z"/>
            </w:rPr>
          </w:rPrChange>
        </w:rPr>
      </w:pPr>
    </w:p>
    <w:p w14:paraId="16423760" w14:textId="77777777" w:rsidR="000A1787" w:rsidRPr="00802990" w:rsidRDefault="000A1787" w:rsidP="00802990">
      <w:pPr>
        <w:spacing w:line="360" w:lineRule="auto"/>
        <w:contextualSpacing/>
        <w:jc w:val="both"/>
        <w:rPr>
          <w:ins w:id="4118" w:author="Chara Katiri" w:date="2015-04-12T03:27:00Z"/>
          <w:rFonts w:ascii="Times" w:hAnsi="Times"/>
          <w:sz w:val="22"/>
          <w:szCs w:val="22"/>
          <w:rPrChange w:id="4119" w:author="Chara Katiri" w:date="2015-04-12T20:48:00Z">
            <w:rPr>
              <w:ins w:id="4120" w:author="Chara Katiri" w:date="2015-04-12T03:27:00Z"/>
            </w:rPr>
          </w:rPrChange>
        </w:rPr>
      </w:pPr>
    </w:p>
    <w:p w14:paraId="0553207E" w14:textId="77777777" w:rsidR="000A1787" w:rsidRPr="00802990" w:rsidRDefault="000A1787" w:rsidP="00802990">
      <w:pPr>
        <w:spacing w:line="360" w:lineRule="auto"/>
        <w:contextualSpacing/>
        <w:jc w:val="both"/>
        <w:rPr>
          <w:ins w:id="4121" w:author="Chara Katiri" w:date="2015-04-12T03:27:00Z"/>
          <w:rFonts w:ascii="Times" w:hAnsi="Times"/>
          <w:sz w:val="22"/>
          <w:szCs w:val="22"/>
          <w:rPrChange w:id="4122" w:author="Chara Katiri" w:date="2015-04-12T20:48:00Z">
            <w:rPr>
              <w:ins w:id="4123" w:author="Chara Katiri" w:date="2015-04-12T03:27:00Z"/>
            </w:rPr>
          </w:rPrChange>
        </w:rPr>
      </w:pPr>
    </w:p>
    <w:p w14:paraId="61122F9C" w14:textId="77777777" w:rsidR="000A1787" w:rsidRPr="00802990" w:rsidRDefault="000A1787" w:rsidP="00802990">
      <w:pPr>
        <w:spacing w:line="360" w:lineRule="auto"/>
        <w:contextualSpacing/>
        <w:jc w:val="both"/>
        <w:rPr>
          <w:ins w:id="4124" w:author="Chara Katiri" w:date="2015-04-12T03:27:00Z"/>
          <w:rFonts w:ascii="Times" w:hAnsi="Times"/>
          <w:sz w:val="22"/>
          <w:szCs w:val="22"/>
          <w:rPrChange w:id="4125" w:author="Chara Katiri" w:date="2015-04-12T20:48:00Z">
            <w:rPr>
              <w:ins w:id="4126" w:author="Chara Katiri" w:date="2015-04-12T03:27:00Z"/>
            </w:rPr>
          </w:rPrChange>
        </w:rPr>
      </w:pPr>
    </w:p>
    <w:p w14:paraId="11B95BA8" w14:textId="77777777" w:rsidR="000A1787" w:rsidRPr="00802990" w:rsidRDefault="000A1787" w:rsidP="00802990">
      <w:pPr>
        <w:spacing w:line="360" w:lineRule="auto"/>
        <w:contextualSpacing/>
        <w:jc w:val="both"/>
        <w:rPr>
          <w:ins w:id="4127" w:author="Chara Katiri" w:date="2015-04-12T03:27:00Z"/>
          <w:rFonts w:ascii="Times" w:hAnsi="Times"/>
          <w:sz w:val="22"/>
          <w:szCs w:val="22"/>
          <w:rPrChange w:id="4128" w:author="Chara Katiri" w:date="2015-04-12T20:48:00Z">
            <w:rPr>
              <w:ins w:id="4129" w:author="Chara Katiri" w:date="2015-04-12T03:27:00Z"/>
            </w:rPr>
          </w:rPrChange>
        </w:rPr>
      </w:pPr>
    </w:p>
    <w:p w14:paraId="0EFDFBE0" w14:textId="77777777" w:rsidR="000A1787" w:rsidRPr="00802990" w:rsidRDefault="000A1787" w:rsidP="00802990">
      <w:pPr>
        <w:spacing w:line="360" w:lineRule="auto"/>
        <w:contextualSpacing/>
        <w:jc w:val="both"/>
        <w:rPr>
          <w:ins w:id="4130" w:author="Chara Katiri" w:date="2015-04-12T03:27:00Z"/>
          <w:rFonts w:ascii="Times" w:hAnsi="Times"/>
          <w:sz w:val="22"/>
          <w:szCs w:val="22"/>
          <w:rPrChange w:id="4131" w:author="Chara Katiri" w:date="2015-04-12T20:48:00Z">
            <w:rPr>
              <w:ins w:id="4132" w:author="Chara Katiri" w:date="2015-04-12T03:27:00Z"/>
            </w:rPr>
          </w:rPrChange>
        </w:rPr>
      </w:pPr>
    </w:p>
    <w:p w14:paraId="40B46A8F" w14:textId="77777777" w:rsidR="000A1787" w:rsidRPr="00802990" w:rsidRDefault="000A1787" w:rsidP="00802990">
      <w:pPr>
        <w:spacing w:line="360" w:lineRule="auto"/>
        <w:contextualSpacing/>
        <w:jc w:val="both"/>
        <w:rPr>
          <w:ins w:id="4133" w:author="Chara Katiri" w:date="2015-04-12T03:27:00Z"/>
          <w:rFonts w:ascii="Times" w:hAnsi="Times"/>
          <w:sz w:val="22"/>
          <w:szCs w:val="22"/>
          <w:rPrChange w:id="4134" w:author="Chara Katiri" w:date="2015-04-12T20:48:00Z">
            <w:rPr>
              <w:ins w:id="4135" w:author="Chara Katiri" w:date="2015-04-12T03:27:00Z"/>
            </w:rPr>
          </w:rPrChange>
        </w:rPr>
      </w:pPr>
    </w:p>
    <w:p w14:paraId="6468D3E7" w14:textId="77777777" w:rsidR="000A1787" w:rsidRPr="00802990" w:rsidRDefault="000A1787" w:rsidP="00802990">
      <w:pPr>
        <w:spacing w:line="360" w:lineRule="auto"/>
        <w:contextualSpacing/>
        <w:jc w:val="both"/>
        <w:rPr>
          <w:ins w:id="4136" w:author="Chara Katiri" w:date="2015-04-12T03:27:00Z"/>
          <w:rFonts w:ascii="Times" w:hAnsi="Times"/>
          <w:sz w:val="22"/>
          <w:szCs w:val="22"/>
          <w:rPrChange w:id="4137" w:author="Chara Katiri" w:date="2015-04-12T20:48:00Z">
            <w:rPr>
              <w:ins w:id="4138" w:author="Chara Katiri" w:date="2015-04-12T03:27:00Z"/>
            </w:rPr>
          </w:rPrChange>
        </w:rPr>
      </w:pPr>
    </w:p>
    <w:p w14:paraId="24962A99" w14:textId="77777777" w:rsidR="000A1787" w:rsidRPr="00802990" w:rsidRDefault="000A1787" w:rsidP="00802990">
      <w:pPr>
        <w:spacing w:line="360" w:lineRule="auto"/>
        <w:contextualSpacing/>
        <w:jc w:val="both"/>
        <w:rPr>
          <w:ins w:id="4139" w:author="Chara Katiri" w:date="2015-04-12T03:27:00Z"/>
          <w:rFonts w:ascii="Times" w:hAnsi="Times"/>
          <w:sz w:val="22"/>
          <w:szCs w:val="22"/>
          <w:rPrChange w:id="4140" w:author="Chara Katiri" w:date="2015-04-12T20:48:00Z">
            <w:rPr>
              <w:ins w:id="4141" w:author="Chara Katiri" w:date="2015-04-12T03:27:00Z"/>
            </w:rPr>
          </w:rPrChange>
        </w:rPr>
      </w:pPr>
    </w:p>
    <w:p w14:paraId="2FECF5B7" w14:textId="77777777" w:rsidR="000A1787" w:rsidRPr="00802990" w:rsidRDefault="000A1787" w:rsidP="00802990">
      <w:pPr>
        <w:spacing w:line="360" w:lineRule="auto"/>
        <w:contextualSpacing/>
        <w:jc w:val="both"/>
        <w:rPr>
          <w:ins w:id="4142" w:author="Chara Katiri" w:date="2015-04-12T03:27:00Z"/>
          <w:rFonts w:ascii="Times" w:hAnsi="Times"/>
          <w:sz w:val="22"/>
          <w:szCs w:val="22"/>
          <w:rPrChange w:id="4143" w:author="Chara Katiri" w:date="2015-04-12T20:48:00Z">
            <w:rPr>
              <w:ins w:id="4144" w:author="Chara Katiri" w:date="2015-04-12T03:27:00Z"/>
            </w:rPr>
          </w:rPrChange>
        </w:rPr>
      </w:pPr>
    </w:p>
    <w:p w14:paraId="309B47EC" w14:textId="77777777" w:rsidR="000A1787" w:rsidRPr="00802990" w:rsidRDefault="000A1787" w:rsidP="00802990">
      <w:pPr>
        <w:spacing w:line="360" w:lineRule="auto"/>
        <w:contextualSpacing/>
        <w:jc w:val="both"/>
        <w:rPr>
          <w:ins w:id="4145" w:author="Chara Katiri" w:date="2015-04-12T03:27:00Z"/>
          <w:rFonts w:ascii="Times" w:hAnsi="Times"/>
          <w:sz w:val="22"/>
          <w:szCs w:val="22"/>
          <w:rPrChange w:id="4146" w:author="Chara Katiri" w:date="2015-04-12T20:48:00Z">
            <w:rPr>
              <w:ins w:id="4147" w:author="Chara Katiri" w:date="2015-04-12T03:27:00Z"/>
            </w:rPr>
          </w:rPrChange>
        </w:rPr>
      </w:pPr>
    </w:p>
    <w:p w14:paraId="5022E56D" w14:textId="77777777" w:rsidR="000A1787" w:rsidRPr="00802990" w:rsidRDefault="000A1787" w:rsidP="00802990">
      <w:pPr>
        <w:spacing w:line="360" w:lineRule="auto"/>
        <w:contextualSpacing/>
        <w:jc w:val="both"/>
        <w:rPr>
          <w:ins w:id="4148" w:author="Chara Katiri" w:date="2015-04-12T03:27:00Z"/>
          <w:rFonts w:ascii="Times" w:hAnsi="Times"/>
          <w:sz w:val="22"/>
          <w:szCs w:val="22"/>
          <w:rPrChange w:id="4149" w:author="Chara Katiri" w:date="2015-04-12T20:48:00Z">
            <w:rPr>
              <w:ins w:id="4150" w:author="Chara Katiri" w:date="2015-04-12T03:27:00Z"/>
            </w:rPr>
          </w:rPrChange>
        </w:rPr>
      </w:pPr>
    </w:p>
    <w:p w14:paraId="65C86561" w14:textId="77777777" w:rsidR="000A1787" w:rsidRPr="00802990" w:rsidRDefault="000A1787" w:rsidP="00802990">
      <w:pPr>
        <w:spacing w:line="360" w:lineRule="auto"/>
        <w:contextualSpacing/>
        <w:jc w:val="both"/>
        <w:rPr>
          <w:ins w:id="4151" w:author="Chara Katiri" w:date="2015-04-12T03:27:00Z"/>
          <w:rFonts w:ascii="Times" w:hAnsi="Times"/>
          <w:sz w:val="22"/>
          <w:szCs w:val="22"/>
          <w:rPrChange w:id="4152" w:author="Chara Katiri" w:date="2015-04-12T20:48:00Z">
            <w:rPr>
              <w:ins w:id="4153" w:author="Chara Katiri" w:date="2015-04-12T03:27:00Z"/>
            </w:rPr>
          </w:rPrChange>
        </w:rPr>
      </w:pPr>
    </w:p>
    <w:p w14:paraId="53E631D3" w14:textId="77777777" w:rsidR="000A1787" w:rsidRPr="00802990" w:rsidRDefault="000A1787" w:rsidP="00802990">
      <w:pPr>
        <w:spacing w:line="360" w:lineRule="auto"/>
        <w:contextualSpacing/>
        <w:jc w:val="both"/>
        <w:rPr>
          <w:ins w:id="4154" w:author="Chara Katiri" w:date="2015-04-12T03:27:00Z"/>
          <w:rFonts w:ascii="Times" w:hAnsi="Times"/>
          <w:sz w:val="22"/>
          <w:szCs w:val="22"/>
          <w:rPrChange w:id="4155" w:author="Chara Katiri" w:date="2015-04-12T20:48:00Z">
            <w:rPr>
              <w:ins w:id="4156" w:author="Chara Katiri" w:date="2015-04-12T03:27:00Z"/>
            </w:rPr>
          </w:rPrChange>
        </w:rPr>
      </w:pPr>
    </w:p>
    <w:p w14:paraId="41124198" w14:textId="77777777" w:rsidR="000A1787" w:rsidRPr="00802990" w:rsidRDefault="000A1787" w:rsidP="00802990">
      <w:pPr>
        <w:spacing w:line="360" w:lineRule="auto"/>
        <w:contextualSpacing/>
        <w:jc w:val="both"/>
        <w:rPr>
          <w:ins w:id="4157" w:author="Chara Katiri" w:date="2015-04-12T03:27:00Z"/>
          <w:rFonts w:ascii="Times" w:hAnsi="Times"/>
          <w:sz w:val="22"/>
          <w:szCs w:val="22"/>
          <w:rPrChange w:id="4158" w:author="Chara Katiri" w:date="2015-04-12T20:48:00Z">
            <w:rPr>
              <w:ins w:id="4159" w:author="Chara Katiri" w:date="2015-04-12T03:27:00Z"/>
            </w:rPr>
          </w:rPrChange>
        </w:rPr>
      </w:pPr>
    </w:p>
    <w:p w14:paraId="746B4B2B" w14:textId="77777777" w:rsidR="000A1787" w:rsidRPr="00802990" w:rsidRDefault="000A1787" w:rsidP="00802990">
      <w:pPr>
        <w:spacing w:line="360" w:lineRule="auto"/>
        <w:contextualSpacing/>
        <w:jc w:val="both"/>
        <w:rPr>
          <w:ins w:id="4160" w:author="Chara Katiri" w:date="2015-04-12T03:27:00Z"/>
          <w:rFonts w:ascii="Times" w:hAnsi="Times"/>
          <w:sz w:val="22"/>
          <w:szCs w:val="22"/>
          <w:rPrChange w:id="4161" w:author="Chara Katiri" w:date="2015-04-12T20:48:00Z">
            <w:rPr>
              <w:ins w:id="4162" w:author="Chara Katiri" w:date="2015-04-12T03:27:00Z"/>
            </w:rPr>
          </w:rPrChange>
        </w:rPr>
      </w:pPr>
    </w:p>
    <w:p w14:paraId="532FA07D" w14:textId="77777777" w:rsidR="000A1787" w:rsidRPr="00802990" w:rsidRDefault="000A1787" w:rsidP="00802990">
      <w:pPr>
        <w:spacing w:line="360" w:lineRule="auto"/>
        <w:contextualSpacing/>
        <w:jc w:val="both"/>
        <w:rPr>
          <w:ins w:id="4163" w:author="Chara Katiri" w:date="2015-04-12T03:27:00Z"/>
          <w:rFonts w:ascii="Times" w:hAnsi="Times"/>
          <w:sz w:val="22"/>
          <w:szCs w:val="22"/>
          <w:rPrChange w:id="4164" w:author="Chara Katiri" w:date="2015-04-12T20:48:00Z">
            <w:rPr>
              <w:ins w:id="4165" w:author="Chara Katiri" w:date="2015-04-12T03:27:00Z"/>
            </w:rPr>
          </w:rPrChange>
        </w:rPr>
      </w:pPr>
    </w:p>
    <w:p w14:paraId="652CBC97" w14:textId="77777777" w:rsidR="000A1787" w:rsidRPr="00802990" w:rsidRDefault="000A1787" w:rsidP="00802990">
      <w:pPr>
        <w:spacing w:line="360" w:lineRule="auto"/>
        <w:contextualSpacing/>
        <w:jc w:val="both"/>
        <w:rPr>
          <w:ins w:id="4166" w:author="Chara Katiri" w:date="2015-04-12T03:27:00Z"/>
          <w:rFonts w:ascii="Times" w:hAnsi="Times"/>
          <w:sz w:val="22"/>
          <w:szCs w:val="22"/>
          <w:rPrChange w:id="4167" w:author="Chara Katiri" w:date="2015-04-12T20:48:00Z">
            <w:rPr>
              <w:ins w:id="4168" w:author="Chara Katiri" w:date="2015-04-12T03:27:00Z"/>
            </w:rPr>
          </w:rPrChange>
        </w:rPr>
      </w:pPr>
    </w:p>
    <w:p w14:paraId="004BDD41" w14:textId="77777777" w:rsidR="000A1787" w:rsidRPr="00802990" w:rsidRDefault="000A1787" w:rsidP="00802990">
      <w:pPr>
        <w:spacing w:line="360" w:lineRule="auto"/>
        <w:contextualSpacing/>
        <w:jc w:val="both"/>
        <w:rPr>
          <w:ins w:id="4169" w:author="Chara Katiri" w:date="2015-04-12T03:27:00Z"/>
          <w:rFonts w:ascii="Times" w:hAnsi="Times"/>
          <w:sz w:val="22"/>
          <w:szCs w:val="22"/>
          <w:rPrChange w:id="4170" w:author="Chara Katiri" w:date="2015-04-12T20:48:00Z">
            <w:rPr>
              <w:ins w:id="4171" w:author="Chara Katiri" w:date="2015-04-12T03:27:00Z"/>
            </w:rPr>
          </w:rPrChange>
        </w:rPr>
      </w:pPr>
    </w:p>
    <w:p w14:paraId="7973A568" w14:textId="77777777" w:rsidR="000A1787" w:rsidRPr="00802990" w:rsidRDefault="000A1787" w:rsidP="00802990">
      <w:pPr>
        <w:spacing w:line="360" w:lineRule="auto"/>
        <w:contextualSpacing/>
        <w:jc w:val="both"/>
        <w:rPr>
          <w:ins w:id="4172" w:author="Chara Katiri" w:date="2015-04-12T03:27:00Z"/>
          <w:rFonts w:ascii="Times" w:hAnsi="Times"/>
          <w:sz w:val="22"/>
          <w:szCs w:val="22"/>
          <w:rPrChange w:id="4173" w:author="Chara Katiri" w:date="2015-04-12T20:48:00Z">
            <w:rPr>
              <w:ins w:id="4174" w:author="Chara Katiri" w:date="2015-04-12T03:27:00Z"/>
            </w:rPr>
          </w:rPrChange>
        </w:rPr>
      </w:pPr>
    </w:p>
    <w:p w14:paraId="649D79B9" w14:textId="77777777" w:rsidR="000A1787" w:rsidRPr="00802990" w:rsidRDefault="000A1787" w:rsidP="00802990">
      <w:pPr>
        <w:spacing w:line="360" w:lineRule="auto"/>
        <w:contextualSpacing/>
        <w:jc w:val="both"/>
        <w:rPr>
          <w:ins w:id="4175" w:author="Chara Katiri" w:date="2015-04-12T03:27:00Z"/>
          <w:rFonts w:ascii="Times" w:hAnsi="Times"/>
          <w:sz w:val="22"/>
          <w:szCs w:val="22"/>
          <w:rPrChange w:id="4176" w:author="Chara Katiri" w:date="2015-04-12T20:48:00Z">
            <w:rPr>
              <w:ins w:id="4177" w:author="Chara Katiri" w:date="2015-04-12T03:27:00Z"/>
            </w:rPr>
          </w:rPrChange>
        </w:rPr>
      </w:pPr>
    </w:p>
    <w:p w14:paraId="08538880" w14:textId="77777777" w:rsidR="000A1787" w:rsidRPr="00802990" w:rsidRDefault="000A1787" w:rsidP="00802990">
      <w:pPr>
        <w:spacing w:line="360" w:lineRule="auto"/>
        <w:contextualSpacing/>
        <w:jc w:val="both"/>
        <w:rPr>
          <w:ins w:id="4178" w:author="Chara Katiri" w:date="2015-04-12T03:27:00Z"/>
          <w:rFonts w:ascii="Times" w:hAnsi="Times"/>
          <w:sz w:val="22"/>
          <w:szCs w:val="22"/>
          <w:rPrChange w:id="4179" w:author="Chara Katiri" w:date="2015-04-12T20:48:00Z">
            <w:rPr>
              <w:ins w:id="4180" w:author="Chara Katiri" w:date="2015-04-12T03:27:00Z"/>
            </w:rPr>
          </w:rPrChange>
        </w:rPr>
      </w:pPr>
    </w:p>
    <w:p w14:paraId="07A84542" w14:textId="77777777" w:rsidR="000A1787" w:rsidRPr="00802990" w:rsidRDefault="000A1787" w:rsidP="00802990">
      <w:pPr>
        <w:spacing w:line="360" w:lineRule="auto"/>
        <w:contextualSpacing/>
        <w:jc w:val="both"/>
        <w:rPr>
          <w:ins w:id="4181" w:author="Chara Katiri" w:date="2015-04-12T03:27:00Z"/>
          <w:rFonts w:ascii="Times" w:hAnsi="Times"/>
          <w:sz w:val="22"/>
          <w:szCs w:val="22"/>
          <w:rPrChange w:id="4182" w:author="Chara Katiri" w:date="2015-04-12T20:48:00Z">
            <w:rPr>
              <w:ins w:id="4183" w:author="Chara Katiri" w:date="2015-04-12T03:27:00Z"/>
            </w:rPr>
          </w:rPrChange>
        </w:rPr>
      </w:pPr>
    </w:p>
    <w:p w14:paraId="5D75B5A3" w14:textId="77777777" w:rsidR="000A1787" w:rsidRPr="00802990" w:rsidRDefault="000A1787" w:rsidP="00802990">
      <w:pPr>
        <w:spacing w:line="360" w:lineRule="auto"/>
        <w:contextualSpacing/>
        <w:jc w:val="both"/>
        <w:rPr>
          <w:ins w:id="4184" w:author="Chara Katiri" w:date="2015-04-12T03:27:00Z"/>
          <w:rFonts w:ascii="Times" w:hAnsi="Times"/>
          <w:sz w:val="22"/>
          <w:szCs w:val="22"/>
          <w:rPrChange w:id="4185" w:author="Chara Katiri" w:date="2015-04-12T20:48:00Z">
            <w:rPr>
              <w:ins w:id="4186" w:author="Chara Katiri" w:date="2015-04-12T03:27:00Z"/>
            </w:rPr>
          </w:rPrChange>
        </w:rPr>
      </w:pPr>
    </w:p>
    <w:p w14:paraId="07C6250E" w14:textId="77777777" w:rsidR="000A1787" w:rsidRPr="00802990" w:rsidRDefault="000A1787" w:rsidP="00802990">
      <w:pPr>
        <w:spacing w:line="360" w:lineRule="auto"/>
        <w:contextualSpacing/>
        <w:jc w:val="both"/>
        <w:rPr>
          <w:ins w:id="4187" w:author="Chara Katiri" w:date="2015-04-12T03:27:00Z"/>
          <w:rFonts w:ascii="Times" w:hAnsi="Times"/>
          <w:sz w:val="22"/>
          <w:szCs w:val="22"/>
          <w:rPrChange w:id="4188" w:author="Chara Katiri" w:date="2015-04-12T20:48:00Z">
            <w:rPr>
              <w:ins w:id="4189" w:author="Chara Katiri" w:date="2015-04-12T03:27:00Z"/>
            </w:rPr>
          </w:rPrChange>
        </w:rPr>
      </w:pPr>
    </w:p>
    <w:p w14:paraId="578840B5" w14:textId="77777777" w:rsidR="000A1787" w:rsidRPr="00802990" w:rsidRDefault="000A1787" w:rsidP="00802990">
      <w:pPr>
        <w:spacing w:line="360" w:lineRule="auto"/>
        <w:contextualSpacing/>
        <w:jc w:val="both"/>
        <w:rPr>
          <w:ins w:id="4190" w:author="Chara Katiri" w:date="2015-04-12T03:27:00Z"/>
          <w:rFonts w:ascii="Times" w:hAnsi="Times"/>
          <w:sz w:val="22"/>
          <w:szCs w:val="22"/>
          <w:rPrChange w:id="4191" w:author="Chara Katiri" w:date="2015-04-12T20:48:00Z">
            <w:rPr>
              <w:ins w:id="4192" w:author="Chara Katiri" w:date="2015-04-12T03:27:00Z"/>
            </w:rPr>
          </w:rPrChange>
        </w:rPr>
      </w:pPr>
    </w:p>
    <w:p w14:paraId="2127498E" w14:textId="77777777" w:rsidR="000A1787" w:rsidRPr="00802990" w:rsidRDefault="000A1787" w:rsidP="00802990">
      <w:pPr>
        <w:spacing w:line="360" w:lineRule="auto"/>
        <w:contextualSpacing/>
        <w:jc w:val="both"/>
        <w:rPr>
          <w:ins w:id="4193" w:author="Chara Katiri" w:date="2015-04-12T03:27:00Z"/>
          <w:rFonts w:ascii="Times" w:hAnsi="Times"/>
          <w:sz w:val="22"/>
          <w:szCs w:val="22"/>
          <w:rPrChange w:id="4194" w:author="Chara Katiri" w:date="2015-04-12T20:48:00Z">
            <w:rPr>
              <w:ins w:id="4195" w:author="Chara Katiri" w:date="2015-04-12T03:27:00Z"/>
            </w:rPr>
          </w:rPrChange>
        </w:rPr>
      </w:pPr>
    </w:p>
    <w:p w14:paraId="7B3D9257" w14:textId="77777777" w:rsidR="000A1787" w:rsidRPr="00802990" w:rsidRDefault="000A1787" w:rsidP="00802990">
      <w:pPr>
        <w:spacing w:line="360" w:lineRule="auto"/>
        <w:contextualSpacing/>
        <w:jc w:val="both"/>
        <w:rPr>
          <w:ins w:id="4196" w:author="Chara Katiri" w:date="2015-04-12T03:27:00Z"/>
          <w:rFonts w:ascii="Times" w:hAnsi="Times"/>
          <w:sz w:val="22"/>
          <w:szCs w:val="22"/>
          <w:rPrChange w:id="4197" w:author="Chara Katiri" w:date="2015-04-12T20:48:00Z">
            <w:rPr>
              <w:ins w:id="4198" w:author="Chara Katiri" w:date="2015-04-12T03:27:00Z"/>
            </w:rPr>
          </w:rPrChange>
        </w:rPr>
      </w:pPr>
    </w:p>
    <w:p w14:paraId="042417EF" w14:textId="658EF558" w:rsidR="000A1787" w:rsidRPr="00802990" w:rsidRDefault="000A1787" w:rsidP="00802990">
      <w:pPr>
        <w:spacing w:line="360" w:lineRule="auto"/>
        <w:contextualSpacing/>
        <w:jc w:val="both"/>
        <w:rPr>
          <w:ins w:id="4199" w:author="Chara Katiri" w:date="2015-04-12T03:27:00Z"/>
          <w:rFonts w:ascii="Times" w:hAnsi="Times"/>
          <w:sz w:val="22"/>
          <w:szCs w:val="22"/>
          <w:rPrChange w:id="4200" w:author="Chara Katiri" w:date="2015-04-12T20:48:00Z">
            <w:rPr>
              <w:ins w:id="4201" w:author="Chara Katiri" w:date="2015-04-12T03:27:00Z"/>
            </w:rPr>
          </w:rPrChange>
        </w:rPr>
      </w:pPr>
      <w:ins w:id="4202" w:author="Chara Katiri" w:date="2015-04-12T03:25:00Z">
        <w:r w:rsidRPr="00802990">
          <w:rPr>
            <w:rFonts w:ascii="Times" w:eastAsia="Times New Roman" w:hAnsi="Times" w:cs="Times New Roman"/>
            <w:noProof/>
            <w:sz w:val="22"/>
            <w:szCs w:val="22"/>
            <w:rPrChange w:id="4203" w:author="Chara Katiri" w:date="2015-04-12T20:48:00Z">
              <w:rPr>
                <w:noProof/>
              </w:rPr>
            </w:rPrChange>
          </w:rPr>
          <w:drawing>
            <wp:anchor distT="0" distB="0" distL="114300" distR="114300" simplePos="0" relativeHeight="251718656" behindDoc="0" locked="0" layoutInCell="1" allowOverlap="1" wp14:anchorId="46FA65B2" wp14:editId="6A94E60F">
              <wp:simplePos x="0" y="0"/>
              <wp:positionH relativeFrom="column">
                <wp:posOffset>1111250</wp:posOffset>
              </wp:positionH>
              <wp:positionV relativeFrom="paragraph">
                <wp:posOffset>-2139950</wp:posOffset>
              </wp:positionV>
              <wp:extent cx="7556500" cy="10693400"/>
              <wp:effectExtent l="0" t="0" r="0" b="0"/>
              <wp:wrapThrough wrapText="bothSides">
                <wp:wrapPolygon edited="0">
                  <wp:start x="1470" y="20279"/>
                  <wp:lineTo x="2777" y="10890"/>
                  <wp:lineTo x="3939" y="10890"/>
                  <wp:lineTo x="5101" y="19766"/>
                  <wp:lineTo x="9820" y="19766"/>
                  <wp:lineTo x="10909" y="19561"/>
                  <wp:lineTo x="11054" y="19612"/>
                  <wp:lineTo x="12071" y="12224"/>
                  <wp:lineTo x="12143" y="12224"/>
                  <wp:lineTo x="13160" y="19509"/>
                  <wp:lineTo x="13232" y="19458"/>
                  <wp:lineTo x="13741" y="19817"/>
                  <wp:lineTo x="19404" y="19817"/>
                  <wp:lineTo x="19549" y="19561"/>
                  <wp:lineTo x="19549" y="4579"/>
                  <wp:lineTo x="19258" y="4425"/>
                  <wp:lineTo x="19041" y="7606"/>
                  <wp:lineTo x="19041" y="7657"/>
                  <wp:lineTo x="18387" y="3707"/>
                  <wp:lineTo x="17879" y="3758"/>
                  <wp:lineTo x="16790" y="4374"/>
                  <wp:lineTo x="13160" y="4374"/>
                  <wp:lineTo x="12143" y="9812"/>
                  <wp:lineTo x="12071" y="9812"/>
                  <wp:lineTo x="11054" y="4271"/>
                  <wp:lineTo x="10909" y="4323"/>
                  <wp:lineTo x="9820" y="4374"/>
                  <wp:lineTo x="9747" y="4323"/>
                  <wp:lineTo x="8005" y="4323"/>
                  <wp:lineTo x="7496" y="5143"/>
                  <wp:lineTo x="7424" y="5503"/>
                  <wp:lineTo x="6770" y="4323"/>
                  <wp:lineTo x="5101" y="4374"/>
                  <wp:lineTo x="3939" y="10787"/>
                  <wp:lineTo x="2777" y="10787"/>
                  <wp:lineTo x="1615" y="16072"/>
                  <wp:lineTo x="1470" y="16123"/>
                  <wp:lineTo x="1470" y="20279"/>
                </wp:wrapPolygon>
              </wp:wrapThrough>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7556500" cy="1069340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77B6D6E8" w14:textId="77777777" w:rsidR="000A1787" w:rsidRPr="00802990" w:rsidRDefault="000A1787" w:rsidP="00802990">
      <w:pPr>
        <w:spacing w:line="360" w:lineRule="auto"/>
        <w:contextualSpacing/>
        <w:jc w:val="both"/>
        <w:rPr>
          <w:ins w:id="4204" w:author="Chara Katiri" w:date="2015-04-12T03:27:00Z"/>
          <w:rFonts w:ascii="Times" w:hAnsi="Times"/>
          <w:sz w:val="22"/>
          <w:szCs w:val="22"/>
          <w:rPrChange w:id="4205" w:author="Chara Katiri" w:date="2015-04-12T20:48:00Z">
            <w:rPr>
              <w:ins w:id="4206" w:author="Chara Katiri" w:date="2015-04-12T03:27:00Z"/>
            </w:rPr>
          </w:rPrChange>
        </w:rPr>
      </w:pPr>
    </w:p>
    <w:p w14:paraId="3C5F6D21" w14:textId="77777777" w:rsidR="000A1787" w:rsidRPr="00802990" w:rsidRDefault="000A1787" w:rsidP="00802990">
      <w:pPr>
        <w:spacing w:line="360" w:lineRule="auto"/>
        <w:contextualSpacing/>
        <w:jc w:val="both"/>
        <w:rPr>
          <w:ins w:id="4207" w:author="Chara Katiri" w:date="2015-04-12T03:27:00Z"/>
          <w:rFonts w:ascii="Times" w:hAnsi="Times"/>
          <w:sz w:val="22"/>
          <w:szCs w:val="22"/>
          <w:rPrChange w:id="4208" w:author="Chara Katiri" w:date="2015-04-12T20:48:00Z">
            <w:rPr>
              <w:ins w:id="4209" w:author="Chara Katiri" w:date="2015-04-12T03:27:00Z"/>
            </w:rPr>
          </w:rPrChange>
        </w:rPr>
      </w:pPr>
    </w:p>
    <w:p w14:paraId="33EA65BA" w14:textId="77777777" w:rsidR="000A1787" w:rsidRPr="00802990" w:rsidRDefault="000A1787" w:rsidP="00802990">
      <w:pPr>
        <w:spacing w:line="360" w:lineRule="auto"/>
        <w:contextualSpacing/>
        <w:jc w:val="both"/>
        <w:rPr>
          <w:ins w:id="4210" w:author="Chara Katiri" w:date="2015-04-12T03:26:00Z"/>
          <w:rFonts w:ascii="Times" w:hAnsi="Times"/>
          <w:sz w:val="22"/>
          <w:szCs w:val="22"/>
          <w:rPrChange w:id="4211" w:author="Chara Katiri" w:date="2015-04-12T20:48:00Z">
            <w:rPr>
              <w:ins w:id="4212" w:author="Chara Katiri" w:date="2015-04-12T03:26:00Z"/>
            </w:rPr>
          </w:rPrChange>
        </w:rPr>
      </w:pPr>
    </w:p>
    <w:p w14:paraId="088A2034" w14:textId="5072F788" w:rsidR="000A1787" w:rsidRPr="00802990" w:rsidRDefault="000A1787" w:rsidP="00802990">
      <w:pPr>
        <w:spacing w:line="360" w:lineRule="auto"/>
        <w:contextualSpacing/>
        <w:jc w:val="both"/>
        <w:rPr>
          <w:ins w:id="4213" w:author="Chara Katiri" w:date="2015-04-12T03:26:00Z"/>
          <w:rFonts w:ascii="Times" w:hAnsi="Times"/>
          <w:sz w:val="22"/>
          <w:szCs w:val="22"/>
          <w:rPrChange w:id="4214" w:author="Chara Katiri" w:date="2015-04-12T20:48:00Z">
            <w:rPr>
              <w:ins w:id="4215" w:author="Chara Katiri" w:date="2015-04-12T03:26:00Z"/>
            </w:rPr>
          </w:rPrChange>
        </w:rPr>
      </w:pPr>
    </w:p>
    <w:p w14:paraId="1575634A" w14:textId="62336372" w:rsidR="000A1787" w:rsidRPr="00802990" w:rsidRDefault="000A1787" w:rsidP="00802990">
      <w:pPr>
        <w:spacing w:line="360" w:lineRule="auto"/>
        <w:contextualSpacing/>
        <w:jc w:val="both"/>
        <w:rPr>
          <w:rFonts w:ascii="Times" w:hAnsi="Times"/>
          <w:sz w:val="22"/>
          <w:szCs w:val="22"/>
        </w:rPr>
      </w:pPr>
    </w:p>
    <w:sectPr w:rsidR="000A1787" w:rsidRPr="00802990" w:rsidSect="000A1787">
      <w:pgSz w:w="16840" w:h="11900" w:orient="landscape"/>
      <w:pgMar w:top="1440" w:right="1440" w:bottom="1440" w:left="1440" w:header="708" w:footer="708" w:gutter="0"/>
      <w:cols w:space="708"/>
      <w:titlePg/>
      <w:docGrid w:linePitch="360"/>
      <w:sectPrChange w:id="4216" w:author="Chara Katiri" w:date="2015-04-12T03:28:00Z">
        <w:sectPr w:rsidR="000A1787" w:rsidRPr="00802990" w:rsidSect="000A1787">
          <w:pgMar w:top="568" w:right="1440" w:bottom="1440" w:left="1440" w:header="708" w:footer="708" w:gutter="0"/>
        </w:sectPr>
      </w:sectPrChange>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5" w:author="Chara Katiri" w:date="2015-04-11T23:48:00Z" w:initials="CK">
    <w:p w14:paraId="1B10A296" w14:textId="73159793" w:rsidR="0061539A" w:rsidRDefault="0061539A">
      <w:pPr>
        <w:pStyle w:val="CommentText"/>
      </w:pPr>
      <w:r w:rsidRPr="0072762D">
        <w:rPr>
          <w:rStyle w:val="CommentReference"/>
        </w:rPr>
        <w:annotationRef/>
      </w:r>
      <w:r w:rsidRPr="0072762D">
        <w:t>Is the canvas unnecessary?</w:t>
      </w:r>
      <w:r>
        <w:t xml:space="preserve"> </w:t>
      </w:r>
    </w:p>
  </w:comment>
  <w:comment w:id="201" w:author="Chara Katiri" w:date="2015-04-10T21:20:00Z" w:initials="CK">
    <w:p w14:paraId="03C888C9" w14:textId="4FE90080" w:rsidR="0061539A" w:rsidRDefault="0061539A">
      <w:pPr>
        <w:pStyle w:val="CommentText"/>
      </w:pPr>
      <w:r>
        <w:rPr>
          <w:rStyle w:val="CommentReference"/>
        </w:rPr>
        <w:annotationRef/>
      </w:r>
      <w:r>
        <w:t xml:space="preserve">No specific app for mobile phone devices. The website however will scale to ensure that it can be rented on any screen size. </w:t>
      </w:r>
    </w:p>
  </w:comment>
  <w:comment w:id="224" w:author="Chara Katiri" w:date="2015-04-11T23:49:00Z" w:initials="CK">
    <w:p w14:paraId="778A11F9" w14:textId="23CF58AE" w:rsidR="0061539A" w:rsidRDefault="0061539A">
      <w:pPr>
        <w:pStyle w:val="CommentText"/>
      </w:pPr>
      <w:r>
        <w:rPr>
          <w:rStyle w:val="CommentReference"/>
        </w:rPr>
        <w:annotationRef/>
      </w:r>
      <w:r>
        <w:t>SW comment: “Citation needed”.</w:t>
      </w:r>
    </w:p>
    <w:p w14:paraId="45CEA651" w14:textId="63937E43" w:rsidR="0061539A" w:rsidRDefault="0061539A">
      <w:pPr>
        <w:pStyle w:val="CommentText"/>
      </w:pPr>
      <w:r>
        <w:t xml:space="preserve">CK: I couldn’t find any information regarding the data storage cost in the </w:t>
      </w:r>
      <w:proofErr w:type="spellStart"/>
      <w:r>
        <w:t>UoS</w:t>
      </w:r>
      <w:proofErr w:type="spellEnd"/>
      <w:r>
        <w:t xml:space="preserve">.  </w:t>
      </w:r>
    </w:p>
  </w:comment>
  <w:comment w:id="229" w:author="Chara Katiri" w:date="2015-04-11T23:52:00Z" w:initials="CK">
    <w:p w14:paraId="7A154959" w14:textId="5549BEE0" w:rsidR="0061539A" w:rsidRDefault="0061539A">
      <w:pPr>
        <w:pStyle w:val="CommentText"/>
      </w:pPr>
      <w:r>
        <w:rPr>
          <w:rStyle w:val="CommentReference"/>
        </w:rPr>
        <w:annotationRef/>
      </w:r>
      <w:r>
        <w:t xml:space="preserve">Are these irrelevant because they’re not open source? Should I delete them or keep both? Same applies for the tables shown below. </w:t>
      </w:r>
    </w:p>
  </w:comment>
  <w:comment w:id="355" w:author="Chara Katiri" w:date="2015-04-12T17:55:00Z" w:initials="CK">
    <w:p w14:paraId="750FDAB6" w14:textId="16D83AAF" w:rsidR="0061539A" w:rsidRDefault="0061539A">
      <w:pPr>
        <w:pStyle w:val="CommentText"/>
      </w:pPr>
      <w:r>
        <w:rPr>
          <w:rStyle w:val="CommentReference"/>
        </w:rPr>
        <w:annotationRef/>
      </w:r>
      <w:r>
        <w:t>To be reviewed by CK</w:t>
      </w:r>
    </w:p>
  </w:comment>
  <w:comment w:id="359" w:author="Chara Katiri" w:date="2015-04-12T17:55:00Z" w:initials="CK">
    <w:p w14:paraId="622CC22E" w14:textId="55D1943B" w:rsidR="0061539A" w:rsidRDefault="0061539A">
      <w:pPr>
        <w:pStyle w:val="CommentText"/>
      </w:pPr>
      <w:r>
        <w:rPr>
          <w:rStyle w:val="CommentReference"/>
        </w:rPr>
        <w:annotationRef/>
      </w:r>
      <w:r>
        <w:t>SW: “Expand”</w:t>
      </w:r>
    </w:p>
    <w:p w14:paraId="64306BFB" w14:textId="39940465" w:rsidR="0061539A" w:rsidRDefault="0061539A">
      <w:pPr>
        <w:pStyle w:val="CommentText"/>
      </w:pPr>
      <w:r>
        <w:t xml:space="preserve">CK: Types of MVC Frameworks are now described in detail. </w:t>
      </w:r>
    </w:p>
    <w:p w14:paraId="7F9399E4" w14:textId="6973ABF6" w:rsidR="0061539A" w:rsidRDefault="0061539A">
      <w:pPr>
        <w:pStyle w:val="CommentText"/>
      </w:pPr>
      <w:r>
        <w:t xml:space="preserve">Details added to explain that Spring is an action-oriented framework as opposed to component-oriented framework. </w:t>
      </w:r>
    </w:p>
    <w:p w14:paraId="30AB6024" w14:textId="7E795CD2" w:rsidR="0061539A" w:rsidRDefault="0061539A">
      <w:pPr>
        <w:pStyle w:val="CommentText"/>
      </w:pPr>
      <w:r w:rsidRPr="0072762D">
        <w:t>Anything else that should be described here?</w:t>
      </w:r>
    </w:p>
  </w:comment>
  <w:comment w:id="588" w:author="Chara Katiri" w:date="2015-04-12T17:55:00Z" w:initials="CK">
    <w:p w14:paraId="6C2F3660" w14:textId="11AF885B" w:rsidR="0061539A" w:rsidRDefault="0061539A">
      <w:pPr>
        <w:pStyle w:val="CommentText"/>
      </w:pPr>
      <w:r>
        <w:rPr>
          <w:rStyle w:val="CommentReference"/>
        </w:rPr>
        <w:annotationRef/>
      </w:r>
      <w:r w:rsidRPr="004A6681">
        <w:rPr>
          <w:rFonts w:ascii="Times" w:eastAsia="Times New Roman" w:hAnsi="Times" w:cs="Arial"/>
          <w:sz w:val="22"/>
          <w:szCs w:val="22"/>
          <w:highlight w:val="yellow"/>
          <w:shd w:val="clear" w:color="auto" w:fill="FFFFFF"/>
          <w:lang w:val="en-GB"/>
        </w:rPr>
        <w:t>In what depth should I describe this? See below diagrams by Oracle. Differences were described in the table shown above. Should I also explain the process for each MVC Framework?</w:t>
      </w:r>
    </w:p>
  </w:comment>
  <w:comment w:id="642" w:author="Chara Katiri" w:date="2015-04-12T17:56:00Z" w:initials="CK">
    <w:p w14:paraId="606B920C" w14:textId="7CE66C2A" w:rsidR="0061539A" w:rsidRDefault="0061539A">
      <w:pPr>
        <w:pStyle w:val="CommentText"/>
      </w:pPr>
      <w:r>
        <w:rPr>
          <w:rStyle w:val="CommentReference"/>
        </w:rPr>
        <w:annotationRef/>
      </w:r>
      <w:r>
        <w:t xml:space="preserve">Core container and </w:t>
      </w:r>
      <w:proofErr w:type="gramStart"/>
      <w:r>
        <w:t>AOP  is</w:t>
      </w:r>
      <w:proofErr w:type="gramEnd"/>
      <w:r>
        <w:t xml:space="preserve"> now described in detail.</w:t>
      </w:r>
    </w:p>
  </w:comment>
  <w:comment w:id="680" w:author="Chara Katiri" w:date="2015-04-12T21:52:00Z" w:initials="CK">
    <w:p w14:paraId="0F5F2853" w14:textId="77777777" w:rsidR="0061539A" w:rsidRDefault="0061539A">
      <w:pPr>
        <w:pStyle w:val="CommentText"/>
      </w:pPr>
      <w:r>
        <w:rPr>
          <w:rStyle w:val="CommentReference"/>
        </w:rPr>
        <w:annotationRef/>
      </w:r>
      <w:r>
        <w:t>SW: “How”</w:t>
      </w:r>
    </w:p>
    <w:p w14:paraId="4FCD26A4" w14:textId="111FDB7F" w:rsidR="0061539A" w:rsidRDefault="0061539A">
      <w:pPr>
        <w:pStyle w:val="CommentText"/>
      </w:pPr>
      <w:r>
        <w:t xml:space="preserve">CK: separation of roles is </w:t>
      </w:r>
      <w:r w:rsidR="00691F84">
        <w:t xml:space="preserve">now described in </w:t>
      </w:r>
      <w:r w:rsidR="00691F84">
        <w:t>detail</w:t>
      </w:r>
      <w:bookmarkStart w:id="681" w:name="_GoBack"/>
      <w:bookmarkEnd w:id="681"/>
      <w:r>
        <w:t xml:space="preserve">. </w:t>
      </w:r>
    </w:p>
  </w:comment>
  <w:comment w:id="792" w:author="Chara Katiri" w:date="2015-04-11T05:13:00Z" w:initials="CK">
    <w:p w14:paraId="0BDFA33F" w14:textId="4C347313" w:rsidR="0061539A" w:rsidRDefault="0061539A">
      <w:pPr>
        <w:pStyle w:val="CommentText"/>
      </w:pPr>
      <w:r>
        <w:rPr>
          <w:rStyle w:val="CommentReference"/>
        </w:rPr>
        <w:annotationRef/>
      </w:r>
      <w:r>
        <w:t xml:space="preserve">CK: In feedback </w:t>
      </w:r>
      <w:r w:rsidRPr="0072762D">
        <w:t>notes the word Controller is underlined. I’m not sure why.</w:t>
      </w:r>
    </w:p>
  </w:comment>
  <w:comment w:id="823" w:author="Chara Katiri" w:date="2015-04-12T01:56:00Z" w:initials="CK">
    <w:p w14:paraId="2520BB28" w14:textId="77777777" w:rsidR="0061539A" w:rsidRDefault="0061539A">
      <w:pPr>
        <w:pStyle w:val="CommentText"/>
        <w:rPr>
          <w:highlight w:val="yellow"/>
        </w:rPr>
      </w:pPr>
      <w:r>
        <w:rPr>
          <w:rStyle w:val="CommentReference"/>
        </w:rPr>
        <w:annotationRef/>
      </w:r>
    </w:p>
    <w:p w14:paraId="0F82B7F7" w14:textId="77777777" w:rsidR="0061539A" w:rsidRPr="0072762D" w:rsidRDefault="0061539A">
      <w:pPr>
        <w:pStyle w:val="CommentText"/>
      </w:pPr>
      <w:r w:rsidRPr="0072762D">
        <w:t>SW: “see above ‘Service Entity’: “Where is this shown in your diagram?”</w:t>
      </w:r>
    </w:p>
    <w:p w14:paraId="612E01AB" w14:textId="0BA5EEDE" w:rsidR="0061539A" w:rsidRDefault="0061539A">
      <w:pPr>
        <w:pStyle w:val="CommentText"/>
      </w:pPr>
      <w:r>
        <w:t>This diagram shows the ‘Application Service’ however it doesn’t show the detailed integration between M</w:t>
      </w:r>
      <w:proofErr w:type="gramStart"/>
      <w:r>
        <w:t>,V,C</w:t>
      </w:r>
      <w:proofErr w:type="gramEnd"/>
      <w:r>
        <w:t xml:space="preserve">.  </w:t>
      </w:r>
    </w:p>
  </w:comment>
  <w:comment w:id="838" w:author="Chara Katiri" w:date="2015-04-12T17:57:00Z" w:initials="CK">
    <w:p w14:paraId="0B6BF2AA" w14:textId="77777777" w:rsidR="0061539A" w:rsidRDefault="0061539A" w:rsidP="001F7690">
      <w:pPr>
        <w:spacing w:line="360" w:lineRule="auto"/>
        <w:contextualSpacing/>
        <w:jc w:val="both"/>
        <w:rPr>
          <w:rFonts w:ascii="Times" w:eastAsia="Times New Roman" w:hAnsi="Times" w:cs="Arial"/>
          <w:sz w:val="22"/>
          <w:szCs w:val="22"/>
          <w:lang w:val="en-GB"/>
        </w:rPr>
      </w:pPr>
      <w:r>
        <w:rPr>
          <w:rStyle w:val="CommentReference"/>
        </w:rPr>
        <w:annotationRef/>
      </w:r>
      <w:r w:rsidRPr="001F7690">
        <w:rPr>
          <w:rFonts w:ascii="Times" w:eastAsia="Times New Roman" w:hAnsi="Times" w:cs="Arial"/>
          <w:sz w:val="22"/>
          <w:szCs w:val="22"/>
          <w:lang w:val="en-GB"/>
        </w:rPr>
        <w:t>SW comment: “Ensure to explain how controllers in Spring are related to Controllers in MVC</w:t>
      </w:r>
      <w:r w:rsidRPr="001F7690">
        <w:rPr>
          <w:rStyle w:val="CommentReference"/>
        </w:rPr>
        <w:annotationRef/>
      </w:r>
      <w:r w:rsidRPr="001F7690">
        <w:rPr>
          <w:rFonts w:ascii="Times" w:eastAsia="Times New Roman" w:hAnsi="Times" w:cs="Arial"/>
          <w:sz w:val="22"/>
          <w:szCs w:val="22"/>
          <w:lang w:val="en-GB"/>
        </w:rPr>
        <w:t>”.</w:t>
      </w:r>
      <w:r>
        <w:rPr>
          <w:rFonts w:ascii="Times" w:eastAsia="Times New Roman" w:hAnsi="Times" w:cs="Arial"/>
          <w:sz w:val="22"/>
          <w:szCs w:val="22"/>
          <w:lang w:val="en-GB"/>
        </w:rPr>
        <w:t xml:space="preserve"> </w:t>
      </w:r>
    </w:p>
    <w:p w14:paraId="56F92BC3" w14:textId="765DA074" w:rsidR="0061539A" w:rsidRDefault="0061539A" w:rsidP="001F7690">
      <w:pPr>
        <w:pStyle w:val="CommentText"/>
      </w:pPr>
      <w:proofErr w:type="spellStart"/>
      <w:r>
        <w:t>Ck</w:t>
      </w:r>
      <w:proofErr w:type="spellEnd"/>
      <w:r>
        <w:t>: double check if this is answered here.</w:t>
      </w:r>
    </w:p>
  </w:comment>
  <w:comment w:id="851" w:author="Chara Katiri" w:date="2015-04-12T21:52:00Z" w:initials="CK">
    <w:p w14:paraId="2E911E3B" w14:textId="4FC2E1D1" w:rsidR="0061539A" w:rsidRDefault="0061539A" w:rsidP="00B76EE3">
      <w:pPr>
        <w:pStyle w:val="CommentText"/>
      </w:pPr>
      <w:r>
        <w:rPr>
          <w:rStyle w:val="CommentReference"/>
        </w:rPr>
        <w:annotationRef/>
      </w:r>
      <w:r w:rsidRPr="0072762D">
        <w:t xml:space="preserve">CK: In feedback notes the word Controller is </w:t>
      </w:r>
      <w:r w:rsidR="00691F84">
        <w:t>deleted</w:t>
      </w:r>
      <w:r w:rsidRPr="0072762D">
        <w:t>. I’m not sure why.</w:t>
      </w:r>
    </w:p>
  </w:comment>
  <w:comment w:id="882" w:author="Chara Katiri" w:date="2015-04-12T17:58:00Z" w:initials="CK">
    <w:p w14:paraId="677398A7" w14:textId="3EBAD91A" w:rsidR="0061539A" w:rsidRDefault="0061539A">
      <w:pPr>
        <w:pStyle w:val="CommentText"/>
      </w:pPr>
      <w:r>
        <w:rPr>
          <w:rStyle w:val="CommentReference"/>
        </w:rPr>
        <w:annotationRef/>
      </w:r>
    </w:p>
    <w:p w14:paraId="445A31A0" w14:textId="53A70BD0" w:rsidR="0061539A" w:rsidRDefault="0061539A">
      <w:pPr>
        <w:pStyle w:val="CommentText"/>
      </w:pPr>
      <w:r>
        <w:t xml:space="preserve">CK: Double check this: </w:t>
      </w:r>
    </w:p>
    <w:p w14:paraId="465B1F30" w14:textId="1E7C2F73" w:rsidR="0061539A" w:rsidRDefault="0061539A">
      <w:pPr>
        <w:pStyle w:val="CommentText"/>
      </w:pPr>
      <w:r>
        <w:t>(</w:t>
      </w:r>
      <w:proofErr w:type="spellStart"/>
      <w:r>
        <w:t>MoSCow</w:t>
      </w:r>
      <w:proofErr w:type="spellEnd"/>
      <w:r>
        <w:t xml:space="preserve">: M) = (Shall in S/M terminology) </w:t>
      </w:r>
    </w:p>
    <w:p w14:paraId="36ACAE43" w14:textId="7500A57E" w:rsidR="0061539A" w:rsidRDefault="0061539A">
      <w:pPr>
        <w:pStyle w:val="CommentText"/>
      </w:pPr>
      <w:r>
        <w:t>(</w:t>
      </w:r>
      <w:proofErr w:type="spellStart"/>
      <w:r>
        <w:t>MoSCow</w:t>
      </w:r>
      <w:proofErr w:type="spellEnd"/>
      <w:r>
        <w:t>: S) = (Must in S/M terminology)</w:t>
      </w:r>
    </w:p>
  </w:comment>
  <w:comment w:id="1113" w:author="Chara Katiri" w:date="2015-04-12T17:58:00Z" w:initials="CK">
    <w:p w14:paraId="6C8F7787" w14:textId="77777777" w:rsidR="0061539A" w:rsidRDefault="0061539A" w:rsidP="00810221">
      <w:pPr>
        <w:pStyle w:val="CommentText"/>
      </w:pPr>
      <w:r>
        <w:rPr>
          <w:rStyle w:val="CommentReference"/>
        </w:rPr>
        <w:annotationRef/>
      </w:r>
      <w:r>
        <w:t>SW” “Which is”</w:t>
      </w:r>
    </w:p>
    <w:p w14:paraId="56E972F3" w14:textId="3135FE84" w:rsidR="0061539A" w:rsidRDefault="0061539A" w:rsidP="00810221">
      <w:pPr>
        <w:pStyle w:val="CommentText"/>
      </w:pPr>
      <w:r>
        <w:t xml:space="preserve">CK: An area that the user can see/modify his personal details. </w:t>
      </w:r>
    </w:p>
  </w:comment>
  <w:comment w:id="1539" w:author="Chara Katiri" w:date="2015-04-11T06:49:00Z" w:initials="CK">
    <w:p w14:paraId="41584E17" w14:textId="1E913E8C" w:rsidR="0061539A" w:rsidRDefault="0061539A">
      <w:pPr>
        <w:pStyle w:val="CommentText"/>
      </w:pPr>
      <w:r>
        <w:rPr>
          <w:rStyle w:val="CommentReference"/>
        </w:rPr>
        <w:annotationRef/>
      </w:r>
      <w:r>
        <w:t xml:space="preserve">SW: “report and video not strictly required but they can be listed (…)” </w:t>
      </w:r>
    </w:p>
  </w:comment>
  <w:comment w:id="1546" w:author="Chara Katiri" w:date="2015-04-11T06:47:00Z" w:initials="CK">
    <w:p w14:paraId="6E831956" w14:textId="4718DB70" w:rsidR="0061539A" w:rsidRDefault="0061539A">
      <w:pPr>
        <w:pStyle w:val="CommentText"/>
      </w:pPr>
      <w:r>
        <w:rPr>
          <w:rStyle w:val="CommentReference"/>
        </w:rPr>
        <w:annotationRef/>
      </w:r>
      <w:r>
        <w:t>This means that I should include a couple more sections in my report for “user training guides</w:t>
      </w:r>
      <w:proofErr w:type="gramStart"/>
      <w:r>
        <w:t>” ?</w:t>
      </w:r>
      <w:proofErr w:type="gramEnd"/>
    </w:p>
  </w:comment>
  <w:comment w:id="1547" w:author="Chara Katiri" w:date="2015-04-12T21:51:00Z" w:initials="CK">
    <w:p w14:paraId="5F692F9F" w14:textId="0261862F" w:rsidR="0061539A" w:rsidRDefault="0061539A">
      <w:pPr>
        <w:pStyle w:val="CommentText"/>
      </w:pPr>
      <w:r>
        <w:rPr>
          <w:rStyle w:val="CommentReference"/>
        </w:rPr>
        <w:annotationRef/>
      </w:r>
      <w:r>
        <w:t>Same applies here (additional sect</w:t>
      </w:r>
      <w:r w:rsidR="00691F84">
        <w:t xml:space="preserve">ion required for admin guides) –see comment above.  </w:t>
      </w:r>
    </w:p>
  </w:comment>
  <w:comment w:id="1552" w:author="Chara Katiri" w:date="2015-04-12T18:00:00Z" w:initials="CK">
    <w:p w14:paraId="1E68F241" w14:textId="67D278C1" w:rsidR="0061539A" w:rsidRDefault="0061539A" w:rsidP="00242865">
      <w:pPr>
        <w:pStyle w:val="CommentText"/>
        <w:rPr>
          <w:rFonts w:ascii="Times" w:eastAsia="Times New Roman" w:hAnsi="Times" w:cs="Arial"/>
          <w:sz w:val="22"/>
          <w:szCs w:val="22"/>
          <w:lang w:val="en-GB"/>
        </w:rPr>
      </w:pPr>
      <w:r>
        <w:rPr>
          <w:rStyle w:val="CommentReference"/>
        </w:rPr>
        <w:annotationRef/>
      </w:r>
      <w:r>
        <w:rPr>
          <w:rFonts w:ascii="Times" w:eastAsia="Times New Roman" w:hAnsi="Times" w:cs="Arial"/>
          <w:sz w:val="22"/>
          <w:szCs w:val="22"/>
          <w:lang w:val="en-GB"/>
        </w:rPr>
        <w:t>DELETED: “</w:t>
      </w:r>
      <w:r w:rsidRPr="00740A7E">
        <w:rPr>
          <w:rFonts w:ascii="Times" w:eastAsia="Times New Roman" w:hAnsi="Times" w:cs="Arial"/>
          <w:sz w:val="22"/>
          <w:szCs w:val="22"/>
          <w:lang w:val="en-GB"/>
        </w:rPr>
        <w:t>in combination with Rapid Application Development (RAD)</w:t>
      </w:r>
      <w:r>
        <w:rPr>
          <w:rFonts w:ascii="Times" w:eastAsia="Times New Roman" w:hAnsi="Times" w:cs="Arial"/>
          <w:sz w:val="22"/>
          <w:szCs w:val="22"/>
          <w:lang w:val="en-GB"/>
        </w:rPr>
        <w:t xml:space="preserve">.” </w:t>
      </w:r>
    </w:p>
    <w:p w14:paraId="229B625E" w14:textId="793D8C90" w:rsidR="0061539A" w:rsidRPr="00EA0B0C" w:rsidRDefault="0061539A" w:rsidP="00242865">
      <w:pPr>
        <w:pStyle w:val="CommentText"/>
      </w:pPr>
      <w:r>
        <w:t>SW comment: “Iterative or Waterfall, which one?”</w:t>
      </w:r>
    </w:p>
    <w:p w14:paraId="0BAC208E" w14:textId="1C3EFDAC" w:rsidR="0061539A" w:rsidRDefault="0061539A" w:rsidP="00242865">
      <w:pPr>
        <w:pStyle w:val="CommentText"/>
      </w:pPr>
      <w:r>
        <w:rPr>
          <w:rFonts w:ascii="Times" w:eastAsia="Times New Roman" w:hAnsi="Times" w:cs="Arial"/>
          <w:sz w:val="22"/>
          <w:szCs w:val="22"/>
          <w:lang w:val="en-GB"/>
        </w:rPr>
        <w:t>CK: The development type is Waterfall.</w:t>
      </w:r>
    </w:p>
  </w:comment>
  <w:comment w:id="1592" w:author="Chara Katiri" w:date="2015-04-11T19:40:00Z" w:initials="CK">
    <w:p w14:paraId="18AB7B87" w14:textId="19DD4676" w:rsidR="0061539A" w:rsidRDefault="0061539A">
      <w:pPr>
        <w:pStyle w:val="CommentText"/>
      </w:pPr>
      <w:r>
        <w:rPr>
          <w:rStyle w:val="CommentReference"/>
        </w:rPr>
        <w:annotationRef/>
      </w:r>
      <w:r>
        <w:t xml:space="preserve">Description of the 3 sub-phases in design phase. </w:t>
      </w:r>
    </w:p>
  </w:comment>
  <w:comment w:id="1852" w:author="Chara Katiri" w:date="2015-04-12T21:50:00Z" w:initials="CK">
    <w:p w14:paraId="66D91685" w14:textId="77777777" w:rsidR="0061539A" w:rsidRDefault="0061539A" w:rsidP="004604ED">
      <w:pPr>
        <w:pStyle w:val="CommentText"/>
      </w:pPr>
      <w:r>
        <w:rPr>
          <w:rStyle w:val="CommentReference"/>
        </w:rPr>
        <w:annotationRef/>
      </w:r>
      <w:r>
        <w:t xml:space="preserve">The Use case basic flow is described. </w:t>
      </w:r>
    </w:p>
    <w:p w14:paraId="2B2FBA59" w14:textId="3141EA6C" w:rsidR="0061539A" w:rsidRDefault="0061539A" w:rsidP="004604ED">
      <w:pPr>
        <w:pStyle w:val="CommentText"/>
      </w:pPr>
      <w:r>
        <w:rPr>
          <w:rStyle w:val="CommentReference"/>
        </w:rPr>
        <w:annotationRef/>
      </w:r>
      <w:r>
        <w:rPr>
          <w:rStyle w:val="CommentReference"/>
        </w:rPr>
        <w:annotationRef/>
      </w:r>
      <w:r>
        <w:t xml:space="preserve">Note for CK: to be update using software specific for use case diagrams. </w:t>
      </w:r>
    </w:p>
    <w:p w14:paraId="1986E195" w14:textId="6688DA68" w:rsidR="0061539A" w:rsidRDefault="0061539A">
      <w:pPr>
        <w:pStyle w:val="CommentText"/>
      </w:pPr>
    </w:p>
  </w:comment>
  <w:comment w:id="1867" w:author="Chara Katiri" w:date="2015-04-11T21:28:00Z" w:initials="CK">
    <w:p w14:paraId="080C3C5A" w14:textId="2CF069F4" w:rsidR="0061539A" w:rsidRDefault="0061539A">
      <w:pPr>
        <w:pStyle w:val="CommentText"/>
      </w:pPr>
      <w:r>
        <w:rPr>
          <w:rStyle w:val="CommentReference"/>
        </w:rPr>
        <w:annotationRef/>
      </w:r>
      <w:r>
        <w:t>The java-persistence architecture layers are now added. Can I keep the layers described above too?</w:t>
      </w:r>
    </w:p>
  </w:comment>
  <w:comment w:id="1978" w:author="Chara Katiri" w:date="2015-04-11T21:39:00Z" w:initials="CK">
    <w:p w14:paraId="7402BB3A" w14:textId="19FD565B" w:rsidR="0061539A" w:rsidRDefault="0061539A">
      <w:pPr>
        <w:pStyle w:val="CommentText"/>
      </w:pPr>
      <w:r>
        <w:rPr>
          <w:rStyle w:val="CommentReference"/>
        </w:rPr>
        <w:annotationRef/>
      </w:r>
      <w:r>
        <w:t xml:space="preserve">To be reviewed. </w:t>
      </w:r>
    </w:p>
  </w:comment>
  <w:comment w:id="1989" w:author="Chara Katiri" w:date="2015-04-12T02:00:00Z" w:initials="CK">
    <w:p w14:paraId="2B6F8FB4" w14:textId="1329A98E" w:rsidR="0061539A" w:rsidRDefault="0061539A">
      <w:pPr>
        <w:pStyle w:val="CommentText"/>
      </w:pPr>
      <w:r>
        <w:rPr>
          <w:rStyle w:val="CommentReference"/>
        </w:rPr>
        <w:annotationRef/>
      </w:r>
      <w:r>
        <w:t xml:space="preserve">Added as suggested by SW. Tomcat and MySQL – DOUBLE CHECK. </w:t>
      </w:r>
    </w:p>
  </w:comment>
  <w:comment w:id="2032" w:author="Chara Katiri" w:date="2015-04-12T02:02:00Z" w:initials="CK">
    <w:p w14:paraId="5188474E" w14:textId="2C424B3D" w:rsidR="0061539A" w:rsidRDefault="0061539A">
      <w:pPr>
        <w:pStyle w:val="CommentText"/>
      </w:pPr>
      <w:r>
        <w:rPr>
          <w:rStyle w:val="CommentReference"/>
        </w:rPr>
        <w:annotationRef/>
      </w:r>
      <w:r>
        <w:t xml:space="preserve"> Spring authentication dependencies added as suggested. </w:t>
      </w:r>
    </w:p>
  </w:comment>
  <w:comment w:id="3577" w:author="Chara Katiri" w:date="2015-04-12T21:49:00Z" w:initials="CK">
    <w:p w14:paraId="4C90BD40" w14:textId="0ACAF341" w:rsidR="0061539A" w:rsidRDefault="0061539A" w:rsidP="00D71A41">
      <w:pPr>
        <w:pStyle w:val="CommentText"/>
      </w:pPr>
      <w:r>
        <w:rPr>
          <w:rStyle w:val="CommentReference"/>
        </w:rPr>
        <w:annotationRef/>
      </w:r>
      <w:r>
        <w:t>SW” “Which is?”</w:t>
      </w:r>
    </w:p>
    <w:p w14:paraId="67B9154B" w14:textId="77777777" w:rsidR="0061539A" w:rsidRDefault="0061539A" w:rsidP="00D71A41">
      <w:pPr>
        <w:pStyle w:val="CommentText"/>
      </w:pPr>
      <w:r>
        <w:t xml:space="preserve">CK: An area that the user can see his personal details. </w:t>
      </w:r>
    </w:p>
  </w:comment>
  <w:comment w:id="3965" w:author="Chara Katiri" w:date="2015-04-12T21:48:00Z" w:initials="CK">
    <w:p w14:paraId="0C4E38CA" w14:textId="20690E65" w:rsidR="0061539A" w:rsidRDefault="0061539A">
      <w:pPr>
        <w:pStyle w:val="CommentText"/>
      </w:pPr>
      <w:r>
        <w:rPr>
          <w:rStyle w:val="CommentReference"/>
        </w:rPr>
        <w:annotationRef/>
      </w:r>
      <w:r>
        <w:t>Note for CK: this will be required for deployment instructions?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1CDC98" w14:textId="77777777" w:rsidR="0061539A" w:rsidRDefault="0061539A" w:rsidP="00F77A4A">
      <w:r>
        <w:separator/>
      </w:r>
    </w:p>
  </w:endnote>
  <w:endnote w:type="continuationSeparator" w:id="0">
    <w:p w14:paraId="3C2C536F" w14:textId="77777777" w:rsidR="0061539A" w:rsidRDefault="0061539A" w:rsidP="00F77A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385F09" w14:textId="77777777" w:rsidR="0061539A" w:rsidRDefault="0061539A" w:rsidP="00196CE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A2A254" w14:textId="77777777" w:rsidR="0061539A" w:rsidRDefault="0061539A" w:rsidP="00F77A4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4F01BA" w14:textId="77777777" w:rsidR="0061539A" w:rsidRPr="00FC7596" w:rsidRDefault="0061539A" w:rsidP="00196CE2">
    <w:pPr>
      <w:pStyle w:val="Footer"/>
      <w:framePr w:wrap="around" w:vAnchor="text" w:hAnchor="margin" w:xAlign="right" w:y="1"/>
      <w:rPr>
        <w:rStyle w:val="PageNumber"/>
        <w:rFonts w:ascii="Times" w:hAnsi="Times" w:cs="Arial"/>
        <w:color w:val="808080" w:themeColor="background1" w:themeShade="80"/>
        <w:sz w:val="20"/>
        <w:szCs w:val="20"/>
      </w:rPr>
    </w:pPr>
    <w:r w:rsidRPr="00FC7596">
      <w:rPr>
        <w:rStyle w:val="PageNumber"/>
        <w:rFonts w:ascii="Times" w:hAnsi="Times" w:cs="Arial"/>
        <w:color w:val="808080" w:themeColor="background1" w:themeShade="80"/>
        <w:sz w:val="20"/>
        <w:szCs w:val="20"/>
      </w:rPr>
      <w:fldChar w:fldCharType="begin"/>
    </w:r>
    <w:r w:rsidRPr="00FC7596">
      <w:rPr>
        <w:rStyle w:val="PageNumber"/>
        <w:rFonts w:ascii="Times" w:hAnsi="Times" w:cs="Arial"/>
        <w:color w:val="808080" w:themeColor="background1" w:themeShade="80"/>
        <w:sz w:val="20"/>
        <w:szCs w:val="20"/>
      </w:rPr>
      <w:instrText xml:space="preserve">PAGE  </w:instrText>
    </w:r>
    <w:r w:rsidRPr="00FC7596">
      <w:rPr>
        <w:rStyle w:val="PageNumber"/>
        <w:rFonts w:ascii="Times" w:hAnsi="Times" w:cs="Arial"/>
        <w:color w:val="808080" w:themeColor="background1" w:themeShade="80"/>
        <w:sz w:val="20"/>
        <w:szCs w:val="20"/>
      </w:rPr>
      <w:fldChar w:fldCharType="separate"/>
    </w:r>
    <w:r w:rsidR="00691F84">
      <w:rPr>
        <w:rStyle w:val="PageNumber"/>
        <w:rFonts w:ascii="Times" w:hAnsi="Times" w:cs="Arial"/>
        <w:noProof/>
        <w:color w:val="808080" w:themeColor="background1" w:themeShade="80"/>
        <w:sz w:val="20"/>
        <w:szCs w:val="20"/>
      </w:rPr>
      <w:t>2</w:t>
    </w:r>
    <w:r w:rsidRPr="00FC7596">
      <w:rPr>
        <w:rStyle w:val="PageNumber"/>
        <w:rFonts w:ascii="Times" w:hAnsi="Times" w:cs="Arial"/>
        <w:color w:val="808080" w:themeColor="background1" w:themeShade="80"/>
        <w:sz w:val="20"/>
        <w:szCs w:val="20"/>
      </w:rPr>
      <w:fldChar w:fldCharType="end"/>
    </w:r>
  </w:p>
  <w:p w14:paraId="0801F49F" w14:textId="3EB3CA66" w:rsidR="0061539A" w:rsidRPr="00FC7596" w:rsidRDefault="0061539A" w:rsidP="00F77A4A">
    <w:pPr>
      <w:pStyle w:val="Footer"/>
      <w:ind w:right="360"/>
      <w:rPr>
        <w:rFonts w:ascii="Times" w:hAnsi="Times" w:cs="Arial"/>
        <w:color w:val="808080" w:themeColor="background1" w:themeShade="80"/>
        <w:sz w:val="20"/>
        <w:szCs w:val="20"/>
      </w:rPr>
    </w:pPr>
    <w:proofErr w:type="spellStart"/>
    <w:r w:rsidRPr="00FC7596">
      <w:rPr>
        <w:rFonts w:ascii="Times" w:hAnsi="Times" w:cs="Arial"/>
        <w:color w:val="808080" w:themeColor="background1" w:themeShade="80"/>
        <w:sz w:val="20"/>
        <w:szCs w:val="20"/>
      </w:rPr>
      <w:t>Chara</w:t>
    </w:r>
    <w:proofErr w:type="spellEnd"/>
    <w:r w:rsidRPr="00FC7596">
      <w:rPr>
        <w:rFonts w:ascii="Times" w:hAnsi="Times" w:cs="Arial"/>
        <w:color w:val="808080" w:themeColor="background1" w:themeShade="80"/>
        <w:sz w:val="20"/>
        <w:szCs w:val="20"/>
      </w:rPr>
      <w:t xml:space="preserve"> </w:t>
    </w:r>
    <w:proofErr w:type="spellStart"/>
    <w:r w:rsidRPr="00FC7596">
      <w:rPr>
        <w:rFonts w:ascii="Times" w:hAnsi="Times" w:cs="Arial"/>
        <w:color w:val="808080" w:themeColor="background1" w:themeShade="80"/>
        <w:sz w:val="20"/>
        <w:szCs w:val="20"/>
      </w:rPr>
      <w:t>Katiri</w:t>
    </w:r>
    <w:proofErr w:type="spellEnd"/>
    <w:r w:rsidRPr="00FC7596">
      <w:rPr>
        <w:rFonts w:ascii="Times" w:hAnsi="Times" w:cs="Arial"/>
        <w:color w:val="808080" w:themeColor="background1" w:themeShade="80"/>
        <w:sz w:val="20"/>
        <w:szCs w:val="20"/>
      </w:rPr>
      <w:t xml:space="preserve"> </w:t>
    </w:r>
    <w:r>
      <w:rPr>
        <w:rFonts w:ascii="Times" w:hAnsi="Times" w:cs="Arial"/>
        <w:color w:val="808080" w:themeColor="background1" w:themeShade="80"/>
        <w:sz w:val="20"/>
        <w:szCs w:val="20"/>
      </w:rPr>
      <w:t xml:space="preserve"> </w:t>
    </w:r>
    <w:proofErr w:type="gramStart"/>
    <w:r w:rsidRPr="00FC7596">
      <w:rPr>
        <w:rFonts w:ascii="Times" w:hAnsi="Times" w:cs="Arial"/>
        <w:color w:val="808080" w:themeColor="background1" w:themeShade="80"/>
        <w:sz w:val="20"/>
        <w:szCs w:val="20"/>
      </w:rPr>
      <w:t>|</w:t>
    </w:r>
    <w:r>
      <w:rPr>
        <w:rFonts w:ascii="Times" w:hAnsi="Times" w:cs="Arial"/>
        <w:color w:val="808080" w:themeColor="background1" w:themeShade="80"/>
        <w:sz w:val="20"/>
        <w:szCs w:val="20"/>
      </w:rPr>
      <w:t xml:space="preserve"> </w:t>
    </w:r>
    <w:r w:rsidRPr="00FC7596">
      <w:rPr>
        <w:rFonts w:ascii="Times" w:hAnsi="Times" w:cs="Arial"/>
        <w:color w:val="808080" w:themeColor="background1" w:themeShade="80"/>
        <w:sz w:val="20"/>
        <w:szCs w:val="20"/>
      </w:rPr>
      <w:t xml:space="preserve"> 6166668</w:t>
    </w:r>
    <w:proofErr w:type="gramEnd"/>
    <w:r w:rsidRPr="00FC7596">
      <w:rPr>
        <w:rFonts w:ascii="Times" w:hAnsi="Times" w:cs="Arial"/>
        <w:color w:val="808080" w:themeColor="background1" w:themeShade="80"/>
        <w:sz w:val="20"/>
        <w:szCs w:val="20"/>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B0D941" w14:textId="77777777" w:rsidR="0061539A" w:rsidRDefault="0061539A" w:rsidP="00F77A4A">
      <w:r>
        <w:separator/>
      </w:r>
    </w:p>
  </w:footnote>
  <w:footnote w:type="continuationSeparator" w:id="0">
    <w:p w14:paraId="31A22B4E" w14:textId="77777777" w:rsidR="0061539A" w:rsidRDefault="0061539A" w:rsidP="00F77A4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B2E609" w14:textId="77777777" w:rsidR="0061539A" w:rsidRPr="00D72463" w:rsidRDefault="0061539A">
    <w:pPr>
      <w:pStyle w:val="Header"/>
      <w:rPr>
        <w:rFonts w:ascii="Times" w:hAnsi="Times" w:cs="Arial"/>
        <w:color w:val="808080" w:themeColor="background1" w:themeShade="80"/>
        <w:sz w:val="22"/>
        <w:szCs w:val="22"/>
      </w:rPr>
    </w:pPr>
    <w:r w:rsidRPr="00D72463">
      <w:rPr>
        <w:rFonts w:ascii="Times" w:hAnsi="Times" w:cs="Arial"/>
        <w:color w:val="808080" w:themeColor="background1" w:themeShade="80"/>
        <w:sz w:val="22"/>
        <w:szCs w:val="22"/>
      </w:rPr>
      <w:t xml:space="preserve">COM3001 Professional Project </w:t>
    </w:r>
    <w:r w:rsidRPr="00D72463">
      <w:rPr>
        <w:rFonts w:ascii="Times" w:hAnsi="Times" w:cs="Arial"/>
        <w:color w:val="808080" w:themeColor="background1" w:themeShade="80"/>
        <w:sz w:val="22"/>
        <w:szCs w:val="22"/>
      </w:rPr>
      <w:tab/>
    </w:r>
    <w:r w:rsidRPr="00D72463">
      <w:rPr>
        <w:rFonts w:ascii="Times" w:hAnsi="Times" w:cs="Arial"/>
        <w:color w:val="808080" w:themeColor="background1" w:themeShade="80"/>
        <w:sz w:val="22"/>
        <w:szCs w:val="22"/>
      </w:rPr>
      <w:tab/>
      <w:t>2014-15</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4227E88"/>
    <w:lvl w:ilvl="0">
      <w:start w:val="1"/>
      <w:numFmt w:val="bullet"/>
      <w:pStyle w:val="NoteLevel1"/>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pStyle w:val="NoteLevel5"/>
      <w:lvlText w:val=""/>
      <w:lvlJc w:val="left"/>
      <w:pPr>
        <w:tabs>
          <w:tab w:val="num" w:pos="2880"/>
        </w:tabs>
        <w:ind w:left="3240" w:hanging="360"/>
      </w:pPr>
      <w:rPr>
        <w:rFonts w:ascii="Wingdings" w:hAnsi="Wingdings" w:hint="default"/>
      </w:rPr>
    </w:lvl>
    <w:lvl w:ilvl="5">
      <w:start w:val="1"/>
      <w:numFmt w:val="bullet"/>
      <w:pStyle w:val="NoteLevel6"/>
      <w:lvlText w:val=""/>
      <w:lvlJc w:val="left"/>
      <w:pPr>
        <w:tabs>
          <w:tab w:val="num" w:pos="3600"/>
        </w:tabs>
        <w:ind w:left="3960" w:hanging="360"/>
      </w:pPr>
      <w:rPr>
        <w:rFonts w:ascii="Symbol" w:hAnsi="Symbol" w:hint="default"/>
      </w:rPr>
    </w:lvl>
    <w:lvl w:ilvl="6">
      <w:start w:val="1"/>
      <w:numFmt w:val="bullet"/>
      <w:pStyle w:val="NoteLevel7"/>
      <w:lvlText w:val="o"/>
      <w:lvlJc w:val="left"/>
      <w:pPr>
        <w:tabs>
          <w:tab w:val="num" w:pos="4320"/>
        </w:tabs>
        <w:ind w:left="4680" w:hanging="360"/>
      </w:pPr>
      <w:rPr>
        <w:rFonts w:ascii="Courier New" w:hAnsi="Courier New" w:cs="Courier New" w:hint="default"/>
      </w:rPr>
    </w:lvl>
    <w:lvl w:ilvl="7">
      <w:start w:val="1"/>
      <w:numFmt w:val="bullet"/>
      <w:pStyle w:val="NoteLevel8"/>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1D86C54"/>
    <w:multiLevelType w:val="multilevel"/>
    <w:tmpl w:val="29F4BD9A"/>
    <w:lvl w:ilvl="0">
      <w:start w:val="5"/>
      <w:numFmt w:val="decimal"/>
      <w:lvlText w:val="%1"/>
      <w:lvlJc w:val="left"/>
      <w:pPr>
        <w:ind w:left="440" w:hanging="440"/>
      </w:pPr>
      <w:rPr>
        <w:rFonts w:hint="default"/>
      </w:rPr>
    </w:lvl>
    <w:lvl w:ilvl="1">
      <w:start w:val="3"/>
      <w:numFmt w:val="decimal"/>
      <w:lvlText w:val="%1.%2"/>
      <w:lvlJc w:val="left"/>
      <w:pPr>
        <w:ind w:left="1052" w:hanging="44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336" w:hanging="1440"/>
      </w:pPr>
      <w:rPr>
        <w:rFonts w:hint="default"/>
      </w:rPr>
    </w:lvl>
  </w:abstractNum>
  <w:abstractNum w:abstractNumId="3">
    <w:nsid w:val="04B246D7"/>
    <w:multiLevelType w:val="hybridMultilevel"/>
    <w:tmpl w:val="852424D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6535E06"/>
    <w:multiLevelType w:val="multilevel"/>
    <w:tmpl w:val="EC3660E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nsid w:val="096C1BEE"/>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978771F"/>
    <w:multiLevelType w:val="hybridMultilevel"/>
    <w:tmpl w:val="F6001E5C"/>
    <w:lvl w:ilvl="0" w:tplc="1A64F5F8">
      <w:start w:val="1"/>
      <w:numFmt w:val="decimal"/>
      <w:lvlText w:val="%1."/>
      <w:lvlJc w:val="left"/>
      <w:pPr>
        <w:ind w:left="2396" w:hanging="112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7">
    <w:nsid w:val="0A0E68E4"/>
    <w:multiLevelType w:val="hybridMultilevel"/>
    <w:tmpl w:val="D238545C"/>
    <w:lvl w:ilvl="0" w:tplc="3768104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1E7735"/>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F93052C"/>
    <w:multiLevelType w:val="hybridMultilevel"/>
    <w:tmpl w:val="170A4F92"/>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0">
    <w:nsid w:val="1FC15573"/>
    <w:multiLevelType w:val="multilevel"/>
    <w:tmpl w:val="C222494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3"/>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5D8116F"/>
    <w:multiLevelType w:val="hybridMultilevel"/>
    <w:tmpl w:val="1B7CCC7E"/>
    <w:lvl w:ilvl="0" w:tplc="04090001">
      <w:start w:val="1"/>
      <w:numFmt w:val="bullet"/>
      <w:lvlText w:val=""/>
      <w:lvlJc w:val="left"/>
      <w:pPr>
        <w:ind w:left="1996" w:hanging="360"/>
      </w:pPr>
      <w:rPr>
        <w:rFonts w:ascii="Symbol" w:hAnsi="Symbol" w:hint="default"/>
      </w:rPr>
    </w:lvl>
    <w:lvl w:ilvl="1" w:tplc="04090003">
      <w:start w:val="1"/>
      <w:numFmt w:val="bullet"/>
      <w:lvlText w:val="o"/>
      <w:lvlJc w:val="left"/>
      <w:pPr>
        <w:ind w:left="2716" w:hanging="360"/>
      </w:pPr>
      <w:rPr>
        <w:rFonts w:ascii="Courier New" w:hAnsi="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2">
    <w:nsid w:val="26012B80"/>
    <w:multiLevelType w:val="hybridMultilevel"/>
    <w:tmpl w:val="EF4CC7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65A7B03"/>
    <w:multiLevelType w:val="hybridMultilevel"/>
    <w:tmpl w:val="0DA01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9D5024C"/>
    <w:multiLevelType w:val="hybridMultilevel"/>
    <w:tmpl w:val="77E62AE2"/>
    <w:lvl w:ilvl="0" w:tplc="F280A4F2">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E57885"/>
    <w:multiLevelType w:val="hybridMultilevel"/>
    <w:tmpl w:val="B51A52C2"/>
    <w:lvl w:ilvl="0" w:tplc="7F5C584C">
      <w:start w:val="1"/>
      <w:numFmt w:val="lowerRoman"/>
      <w:lvlText w:val="(%1)"/>
      <w:lvlJc w:val="left"/>
      <w:pPr>
        <w:ind w:left="2138" w:hanging="72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6">
    <w:nsid w:val="30236F65"/>
    <w:multiLevelType w:val="multilevel"/>
    <w:tmpl w:val="9106FD6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nsid w:val="332C4F52"/>
    <w:multiLevelType w:val="hybridMultilevel"/>
    <w:tmpl w:val="65DE8772"/>
    <w:lvl w:ilvl="0" w:tplc="3768104E">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3916E40"/>
    <w:multiLevelType w:val="multilevel"/>
    <w:tmpl w:val="5FD4A6B4"/>
    <w:lvl w:ilvl="0">
      <w:start w:val="1"/>
      <w:numFmt w:val="decimal"/>
      <w:pStyle w:val="Heading1"/>
      <w:lvlText w:val="%1."/>
      <w:lvlJc w:val="left"/>
      <w:pPr>
        <w:ind w:left="432" w:hanging="432"/>
      </w:pPr>
      <w:rPr>
        <w:rFonts w:asciiTheme="majorHAnsi" w:eastAsiaTheme="majorEastAsia" w:hAnsiTheme="majorHAnsi" w:cstheme="majorBidi"/>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nsid w:val="34A42E6A"/>
    <w:multiLevelType w:val="multilevel"/>
    <w:tmpl w:val="1A0C9AF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5F541CC"/>
    <w:multiLevelType w:val="hybridMultilevel"/>
    <w:tmpl w:val="E01AD3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6366E43"/>
    <w:multiLevelType w:val="multilevel"/>
    <w:tmpl w:val="857AF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73A70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373F3C21"/>
    <w:multiLevelType w:val="hybridMultilevel"/>
    <w:tmpl w:val="124C45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CC1012C"/>
    <w:multiLevelType w:val="multilevel"/>
    <w:tmpl w:val="067C336A"/>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33D2C64"/>
    <w:multiLevelType w:val="hybridMultilevel"/>
    <w:tmpl w:val="87C8A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3780CEA"/>
    <w:multiLevelType w:val="hybridMultilevel"/>
    <w:tmpl w:val="3BD6CC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4801D34"/>
    <w:multiLevelType w:val="hybridMultilevel"/>
    <w:tmpl w:val="1B3C15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47292F3D"/>
    <w:multiLevelType w:val="hybridMultilevel"/>
    <w:tmpl w:val="C2F85C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8594525"/>
    <w:multiLevelType w:val="hybridMultilevel"/>
    <w:tmpl w:val="E466D1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8B170B7"/>
    <w:multiLevelType w:val="hybridMultilevel"/>
    <w:tmpl w:val="F38CE3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4A1664A4"/>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4E6A6E88"/>
    <w:multiLevelType w:val="hybridMultilevel"/>
    <w:tmpl w:val="40346C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509E00BE"/>
    <w:multiLevelType w:val="hybridMultilevel"/>
    <w:tmpl w:val="417470D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nsid w:val="51DE07F5"/>
    <w:multiLevelType w:val="hybridMultilevel"/>
    <w:tmpl w:val="EC3660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57E40BC8"/>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597B152C"/>
    <w:multiLevelType w:val="hybridMultilevel"/>
    <w:tmpl w:val="F6001E5C"/>
    <w:lvl w:ilvl="0" w:tplc="1A64F5F8">
      <w:start w:val="1"/>
      <w:numFmt w:val="decimal"/>
      <w:lvlText w:val="%1."/>
      <w:lvlJc w:val="left"/>
      <w:pPr>
        <w:ind w:left="2396" w:hanging="112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7">
    <w:nsid w:val="5D793F7C"/>
    <w:multiLevelType w:val="hybridMultilevel"/>
    <w:tmpl w:val="9326C158"/>
    <w:lvl w:ilvl="0" w:tplc="0409000F">
      <w:start w:val="1"/>
      <w:numFmt w:val="decimal"/>
      <w:lvlText w:val="%1."/>
      <w:lvlJc w:val="left"/>
      <w:pPr>
        <w:ind w:left="1506" w:hanging="360"/>
      </w:pPr>
      <w:rPr>
        <w:rFonts w:hint="default"/>
      </w:rPr>
    </w:lvl>
    <w:lvl w:ilvl="1" w:tplc="04090003" w:tentative="1">
      <w:start w:val="1"/>
      <w:numFmt w:val="bullet"/>
      <w:lvlText w:val="o"/>
      <w:lvlJc w:val="left"/>
      <w:pPr>
        <w:ind w:left="2226" w:hanging="360"/>
      </w:pPr>
      <w:rPr>
        <w:rFonts w:ascii="Courier New" w:hAnsi="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38">
    <w:nsid w:val="5E6D3AAD"/>
    <w:multiLevelType w:val="hybridMultilevel"/>
    <w:tmpl w:val="8EAA9964"/>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9">
    <w:nsid w:val="5E70267D"/>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60283606"/>
    <w:multiLevelType w:val="multilevel"/>
    <w:tmpl w:val="857AF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17B7319"/>
    <w:multiLevelType w:val="hybridMultilevel"/>
    <w:tmpl w:val="9C120E86"/>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2">
    <w:nsid w:val="64863088"/>
    <w:multiLevelType w:val="hybridMultilevel"/>
    <w:tmpl w:val="3C04E3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65B1113F"/>
    <w:multiLevelType w:val="hybridMultilevel"/>
    <w:tmpl w:val="B9AC87AA"/>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44">
    <w:nsid w:val="77FA7C1D"/>
    <w:multiLevelType w:val="hybridMultilevel"/>
    <w:tmpl w:val="68ACEEF6"/>
    <w:lvl w:ilvl="0" w:tplc="0409001B">
      <w:start w:val="1"/>
      <w:numFmt w:val="lowerRoman"/>
      <w:lvlText w:val="%1."/>
      <w:lvlJc w:val="righ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5">
    <w:nsid w:val="78AF1A26"/>
    <w:multiLevelType w:val="hybridMultilevel"/>
    <w:tmpl w:val="9106FD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7C243F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22"/>
  </w:num>
  <w:num w:numId="3">
    <w:abstractNumId w:val="9"/>
  </w:num>
  <w:num w:numId="4">
    <w:abstractNumId w:val="27"/>
  </w:num>
  <w:num w:numId="5">
    <w:abstractNumId w:val="3"/>
  </w:num>
  <w:num w:numId="6">
    <w:abstractNumId w:val="28"/>
  </w:num>
  <w:num w:numId="7">
    <w:abstractNumId w:val="45"/>
  </w:num>
  <w:num w:numId="8">
    <w:abstractNumId w:val="40"/>
  </w:num>
  <w:num w:numId="9">
    <w:abstractNumId w:val="21"/>
  </w:num>
  <w:num w:numId="10">
    <w:abstractNumId w:val="14"/>
  </w:num>
  <w:num w:numId="11">
    <w:abstractNumId w:val="46"/>
  </w:num>
  <w:num w:numId="12">
    <w:abstractNumId w:val="5"/>
  </w:num>
  <w:num w:numId="13">
    <w:abstractNumId w:val="19"/>
  </w:num>
  <w:num w:numId="14">
    <w:abstractNumId w:val="8"/>
  </w:num>
  <w:num w:numId="15">
    <w:abstractNumId w:val="24"/>
  </w:num>
  <w:num w:numId="16">
    <w:abstractNumId w:val="18"/>
  </w:num>
  <w:num w:numId="17">
    <w:abstractNumId w:val="18"/>
  </w:num>
  <w:num w:numId="18">
    <w:abstractNumId w:val="18"/>
  </w:num>
  <w:num w:numId="19">
    <w:abstractNumId w:val="18"/>
  </w:num>
  <w:num w:numId="20">
    <w:abstractNumId w:val="18"/>
  </w:num>
  <w:num w:numId="21">
    <w:abstractNumId w:val="18"/>
  </w:num>
  <w:num w:numId="22">
    <w:abstractNumId w:val="37"/>
  </w:num>
  <w:num w:numId="23">
    <w:abstractNumId w:val="16"/>
  </w:num>
  <w:num w:numId="24">
    <w:abstractNumId w:val="34"/>
  </w:num>
  <w:num w:numId="25">
    <w:abstractNumId w:val="7"/>
  </w:num>
  <w:num w:numId="26">
    <w:abstractNumId w:val="23"/>
  </w:num>
  <w:num w:numId="27">
    <w:abstractNumId w:val="17"/>
  </w:num>
  <w:num w:numId="28">
    <w:abstractNumId w:val="1"/>
  </w:num>
  <w:num w:numId="29">
    <w:abstractNumId w:val="15"/>
  </w:num>
  <w:num w:numId="30">
    <w:abstractNumId w:val="6"/>
  </w:num>
  <w:num w:numId="31">
    <w:abstractNumId w:val="36"/>
  </w:num>
  <w:num w:numId="32">
    <w:abstractNumId w:val="4"/>
  </w:num>
  <w:num w:numId="33">
    <w:abstractNumId w:val="29"/>
  </w:num>
  <w:num w:numId="34">
    <w:abstractNumId w:val="18"/>
  </w:num>
  <w:num w:numId="35">
    <w:abstractNumId w:val="0"/>
  </w:num>
  <w:num w:numId="36">
    <w:abstractNumId w:val="2"/>
  </w:num>
  <w:num w:numId="37">
    <w:abstractNumId w:val="18"/>
  </w:num>
  <w:num w:numId="38">
    <w:abstractNumId w:val="39"/>
  </w:num>
  <w:num w:numId="39">
    <w:abstractNumId w:val="31"/>
  </w:num>
  <w:num w:numId="40">
    <w:abstractNumId w:val="35"/>
  </w:num>
  <w:num w:numId="41">
    <w:abstractNumId w:val="10"/>
  </w:num>
  <w:num w:numId="42">
    <w:abstractNumId w:val="18"/>
  </w:num>
  <w:num w:numId="43">
    <w:abstractNumId w:val="18"/>
  </w:num>
  <w:num w:numId="44">
    <w:abstractNumId w:val="18"/>
  </w:num>
  <w:num w:numId="45">
    <w:abstractNumId w:val="18"/>
  </w:num>
  <w:num w:numId="46">
    <w:abstractNumId w:val="18"/>
  </w:num>
  <w:num w:numId="47">
    <w:abstractNumId w:val="44"/>
  </w:num>
  <w:num w:numId="48">
    <w:abstractNumId w:val="41"/>
  </w:num>
  <w:num w:numId="49">
    <w:abstractNumId w:val="30"/>
  </w:num>
  <w:num w:numId="50">
    <w:abstractNumId w:val="26"/>
  </w:num>
  <w:num w:numId="51">
    <w:abstractNumId w:val="43"/>
  </w:num>
  <w:num w:numId="52">
    <w:abstractNumId w:val="11"/>
  </w:num>
  <w:num w:numId="53">
    <w:abstractNumId w:val="18"/>
  </w:num>
  <w:num w:numId="54">
    <w:abstractNumId w:val="18"/>
  </w:num>
  <w:num w:numId="55">
    <w:abstractNumId w:val="18"/>
  </w:num>
  <w:num w:numId="56">
    <w:abstractNumId w:val="18"/>
  </w:num>
  <w:num w:numId="57">
    <w:abstractNumId w:val="12"/>
  </w:num>
  <w:num w:numId="58">
    <w:abstractNumId w:val="25"/>
  </w:num>
  <w:num w:numId="59">
    <w:abstractNumId w:val="13"/>
  </w:num>
  <w:num w:numId="60">
    <w:abstractNumId w:val="18"/>
  </w:num>
  <w:num w:numId="61">
    <w:abstractNumId w:val="18"/>
  </w:num>
  <w:num w:numId="62">
    <w:abstractNumId w:val="18"/>
  </w:num>
  <w:num w:numId="63">
    <w:abstractNumId w:val="18"/>
  </w:num>
  <w:num w:numId="64">
    <w:abstractNumId w:val="18"/>
  </w:num>
  <w:num w:numId="65">
    <w:abstractNumId w:val="18"/>
  </w:num>
  <w:num w:numId="66">
    <w:abstractNumId w:val="18"/>
  </w:num>
  <w:num w:numId="67">
    <w:abstractNumId w:val="18"/>
  </w:num>
  <w:num w:numId="68">
    <w:abstractNumId w:val="20"/>
  </w:num>
  <w:num w:numId="69">
    <w:abstractNumId w:val="38"/>
  </w:num>
  <w:num w:numId="70">
    <w:abstractNumId w:val="42"/>
  </w:num>
  <w:num w:numId="71">
    <w:abstractNumId w:val="32"/>
  </w:num>
  <w:num w:numId="72">
    <w:abstractNumId w:val="33"/>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revisionView w:insDel="0" w:formatting="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4CF4"/>
    <w:rsid w:val="000258BB"/>
    <w:rsid w:val="000418C6"/>
    <w:rsid w:val="00045874"/>
    <w:rsid w:val="000526C3"/>
    <w:rsid w:val="000620B2"/>
    <w:rsid w:val="000655FD"/>
    <w:rsid w:val="00065A4A"/>
    <w:rsid w:val="00071530"/>
    <w:rsid w:val="000750D5"/>
    <w:rsid w:val="0008637A"/>
    <w:rsid w:val="000913E6"/>
    <w:rsid w:val="00093EC5"/>
    <w:rsid w:val="00094983"/>
    <w:rsid w:val="000A1787"/>
    <w:rsid w:val="000A1977"/>
    <w:rsid w:val="000A2D86"/>
    <w:rsid w:val="000A61F7"/>
    <w:rsid w:val="000C6466"/>
    <w:rsid w:val="000C679C"/>
    <w:rsid w:val="000C7680"/>
    <w:rsid w:val="000E2B53"/>
    <w:rsid w:val="000F4700"/>
    <w:rsid w:val="000F5875"/>
    <w:rsid w:val="000F5FFB"/>
    <w:rsid w:val="000F72CC"/>
    <w:rsid w:val="000F7F6C"/>
    <w:rsid w:val="00100BFC"/>
    <w:rsid w:val="00110498"/>
    <w:rsid w:val="001260E5"/>
    <w:rsid w:val="001304F4"/>
    <w:rsid w:val="00132AF7"/>
    <w:rsid w:val="00141E0B"/>
    <w:rsid w:val="001437E8"/>
    <w:rsid w:val="0015333A"/>
    <w:rsid w:val="001552C4"/>
    <w:rsid w:val="00157397"/>
    <w:rsid w:val="00160954"/>
    <w:rsid w:val="001677C1"/>
    <w:rsid w:val="0017155B"/>
    <w:rsid w:val="0017416C"/>
    <w:rsid w:val="00177B40"/>
    <w:rsid w:val="00180195"/>
    <w:rsid w:val="00180E37"/>
    <w:rsid w:val="00184EAC"/>
    <w:rsid w:val="0019624E"/>
    <w:rsid w:val="00196CE2"/>
    <w:rsid w:val="001A0FC2"/>
    <w:rsid w:val="001A4463"/>
    <w:rsid w:val="001B2A74"/>
    <w:rsid w:val="001B46A6"/>
    <w:rsid w:val="001B4D2E"/>
    <w:rsid w:val="001B7815"/>
    <w:rsid w:val="001C459D"/>
    <w:rsid w:val="001D09F8"/>
    <w:rsid w:val="001D4ABC"/>
    <w:rsid w:val="001D725F"/>
    <w:rsid w:val="001E3980"/>
    <w:rsid w:val="001E3FAE"/>
    <w:rsid w:val="001E54D9"/>
    <w:rsid w:val="001F117D"/>
    <w:rsid w:val="001F1D98"/>
    <w:rsid w:val="001F7690"/>
    <w:rsid w:val="002035DA"/>
    <w:rsid w:val="0020381B"/>
    <w:rsid w:val="002139D8"/>
    <w:rsid w:val="00223166"/>
    <w:rsid w:val="00225E8E"/>
    <w:rsid w:val="00242865"/>
    <w:rsid w:val="002555A7"/>
    <w:rsid w:val="002617A0"/>
    <w:rsid w:val="00263B12"/>
    <w:rsid w:val="0027074C"/>
    <w:rsid w:val="002717BC"/>
    <w:rsid w:val="00274F4E"/>
    <w:rsid w:val="00286DD8"/>
    <w:rsid w:val="002951CF"/>
    <w:rsid w:val="002971A7"/>
    <w:rsid w:val="002A0F65"/>
    <w:rsid w:val="002A31D9"/>
    <w:rsid w:val="002A33FD"/>
    <w:rsid w:val="002A4558"/>
    <w:rsid w:val="002C1829"/>
    <w:rsid w:val="002C39F0"/>
    <w:rsid w:val="002C4C2B"/>
    <w:rsid w:val="002C7C8A"/>
    <w:rsid w:val="002D0867"/>
    <w:rsid w:val="002D2D38"/>
    <w:rsid w:val="002D3985"/>
    <w:rsid w:val="002D55B4"/>
    <w:rsid w:val="002D6E33"/>
    <w:rsid w:val="002E035E"/>
    <w:rsid w:val="002E46C3"/>
    <w:rsid w:val="002E74CA"/>
    <w:rsid w:val="002F0C02"/>
    <w:rsid w:val="002F18B2"/>
    <w:rsid w:val="002F4F3C"/>
    <w:rsid w:val="00302299"/>
    <w:rsid w:val="00302475"/>
    <w:rsid w:val="00305226"/>
    <w:rsid w:val="00306342"/>
    <w:rsid w:val="0030794C"/>
    <w:rsid w:val="0031480E"/>
    <w:rsid w:val="0031704D"/>
    <w:rsid w:val="00321E7C"/>
    <w:rsid w:val="00331497"/>
    <w:rsid w:val="00333945"/>
    <w:rsid w:val="00336064"/>
    <w:rsid w:val="003363FE"/>
    <w:rsid w:val="00340F77"/>
    <w:rsid w:val="00341E3B"/>
    <w:rsid w:val="003534E7"/>
    <w:rsid w:val="0035440F"/>
    <w:rsid w:val="003547E9"/>
    <w:rsid w:val="00371235"/>
    <w:rsid w:val="00371D21"/>
    <w:rsid w:val="00383B92"/>
    <w:rsid w:val="0038407F"/>
    <w:rsid w:val="00385F50"/>
    <w:rsid w:val="003867C0"/>
    <w:rsid w:val="00391499"/>
    <w:rsid w:val="003933E4"/>
    <w:rsid w:val="0039414B"/>
    <w:rsid w:val="003A0AE7"/>
    <w:rsid w:val="003A56D6"/>
    <w:rsid w:val="003A6346"/>
    <w:rsid w:val="003B0809"/>
    <w:rsid w:val="003B0C3D"/>
    <w:rsid w:val="003B4289"/>
    <w:rsid w:val="003B4DE9"/>
    <w:rsid w:val="003C5612"/>
    <w:rsid w:val="003C74EA"/>
    <w:rsid w:val="003D1C3A"/>
    <w:rsid w:val="003D7AA1"/>
    <w:rsid w:val="003E1F18"/>
    <w:rsid w:val="003E2990"/>
    <w:rsid w:val="003E44CE"/>
    <w:rsid w:val="003E52AD"/>
    <w:rsid w:val="003E55EE"/>
    <w:rsid w:val="003E5880"/>
    <w:rsid w:val="003F330E"/>
    <w:rsid w:val="003F4AEA"/>
    <w:rsid w:val="003F6179"/>
    <w:rsid w:val="004006B7"/>
    <w:rsid w:val="0041361B"/>
    <w:rsid w:val="00416E89"/>
    <w:rsid w:val="0043543D"/>
    <w:rsid w:val="004357A2"/>
    <w:rsid w:val="00441883"/>
    <w:rsid w:val="00453800"/>
    <w:rsid w:val="00453E50"/>
    <w:rsid w:val="00455757"/>
    <w:rsid w:val="00455DF6"/>
    <w:rsid w:val="0045682C"/>
    <w:rsid w:val="00457ECD"/>
    <w:rsid w:val="004604ED"/>
    <w:rsid w:val="00461379"/>
    <w:rsid w:val="00472836"/>
    <w:rsid w:val="00474C6A"/>
    <w:rsid w:val="00483547"/>
    <w:rsid w:val="00484792"/>
    <w:rsid w:val="00485A56"/>
    <w:rsid w:val="004868FD"/>
    <w:rsid w:val="00492A27"/>
    <w:rsid w:val="004A3B0F"/>
    <w:rsid w:val="004A63A4"/>
    <w:rsid w:val="004A6681"/>
    <w:rsid w:val="004A6C8B"/>
    <w:rsid w:val="004B5FE6"/>
    <w:rsid w:val="004C4C08"/>
    <w:rsid w:val="004C7431"/>
    <w:rsid w:val="004C7FE3"/>
    <w:rsid w:val="004E0424"/>
    <w:rsid w:val="004E4850"/>
    <w:rsid w:val="004E74C1"/>
    <w:rsid w:val="004F4BD6"/>
    <w:rsid w:val="005120D4"/>
    <w:rsid w:val="005127FC"/>
    <w:rsid w:val="005139F0"/>
    <w:rsid w:val="00523976"/>
    <w:rsid w:val="0054569F"/>
    <w:rsid w:val="00552831"/>
    <w:rsid w:val="00552A21"/>
    <w:rsid w:val="005577CD"/>
    <w:rsid w:val="00561678"/>
    <w:rsid w:val="005627E7"/>
    <w:rsid w:val="00563FBC"/>
    <w:rsid w:val="0057199A"/>
    <w:rsid w:val="00575EF3"/>
    <w:rsid w:val="00586834"/>
    <w:rsid w:val="00597D2D"/>
    <w:rsid w:val="005A0FD8"/>
    <w:rsid w:val="005A2D81"/>
    <w:rsid w:val="005A7113"/>
    <w:rsid w:val="005B6BC7"/>
    <w:rsid w:val="005B7A82"/>
    <w:rsid w:val="005B7D10"/>
    <w:rsid w:val="005C0111"/>
    <w:rsid w:val="005C1222"/>
    <w:rsid w:val="005C3187"/>
    <w:rsid w:val="005E29E9"/>
    <w:rsid w:val="005E77F2"/>
    <w:rsid w:val="005E7B05"/>
    <w:rsid w:val="005F0318"/>
    <w:rsid w:val="005F229E"/>
    <w:rsid w:val="00603FEC"/>
    <w:rsid w:val="006060C1"/>
    <w:rsid w:val="00607D9A"/>
    <w:rsid w:val="00612ADA"/>
    <w:rsid w:val="0061539A"/>
    <w:rsid w:val="006173C7"/>
    <w:rsid w:val="006179BC"/>
    <w:rsid w:val="0062322A"/>
    <w:rsid w:val="00623286"/>
    <w:rsid w:val="006241AA"/>
    <w:rsid w:val="00633851"/>
    <w:rsid w:val="006344CC"/>
    <w:rsid w:val="00635DE2"/>
    <w:rsid w:val="0065420B"/>
    <w:rsid w:val="0065739C"/>
    <w:rsid w:val="00660A0D"/>
    <w:rsid w:val="00663C46"/>
    <w:rsid w:val="00672422"/>
    <w:rsid w:val="00672D73"/>
    <w:rsid w:val="00673F5C"/>
    <w:rsid w:val="006744F2"/>
    <w:rsid w:val="00681894"/>
    <w:rsid w:val="00682029"/>
    <w:rsid w:val="00684031"/>
    <w:rsid w:val="00691F84"/>
    <w:rsid w:val="00693C51"/>
    <w:rsid w:val="00694FA7"/>
    <w:rsid w:val="00695818"/>
    <w:rsid w:val="00697D80"/>
    <w:rsid w:val="006A2C09"/>
    <w:rsid w:val="006A5854"/>
    <w:rsid w:val="006B03E2"/>
    <w:rsid w:val="006B0859"/>
    <w:rsid w:val="006B1B02"/>
    <w:rsid w:val="006B269F"/>
    <w:rsid w:val="006C0847"/>
    <w:rsid w:val="006D0834"/>
    <w:rsid w:val="006D0CFC"/>
    <w:rsid w:val="006D2CD9"/>
    <w:rsid w:val="006D5869"/>
    <w:rsid w:val="006D6212"/>
    <w:rsid w:val="006D7F56"/>
    <w:rsid w:val="006E0F4A"/>
    <w:rsid w:val="006E48BF"/>
    <w:rsid w:val="006E54DA"/>
    <w:rsid w:val="006F27EA"/>
    <w:rsid w:val="006F477D"/>
    <w:rsid w:val="006F57FE"/>
    <w:rsid w:val="007010A1"/>
    <w:rsid w:val="00701C06"/>
    <w:rsid w:val="00703709"/>
    <w:rsid w:val="007065D5"/>
    <w:rsid w:val="0071486B"/>
    <w:rsid w:val="007176EB"/>
    <w:rsid w:val="00722250"/>
    <w:rsid w:val="00723C0F"/>
    <w:rsid w:val="00724B2F"/>
    <w:rsid w:val="0072762D"/>
    <w:rsid w:val="007321A6"/>
    <w:rsid w:val="00740A7E"/>
    <w:rsid w:val="00745D4B"/>
    <w:rsid w:val="0075009D"/>
    <w:rsid w:val="0075306F"/>
    <w:rsid w:val="00754105"/>
    <w:rsid w:val="007605EF"/>
    <w:rsid w:val="00760A40"/>
    <w:rsid w:val="00763AFC"/>
    <w:rsid w:val="00774916"/>
    <w:rsid w:val="00775D55"/>
    <w:rsid w:val="00780664"/>
    <w:rsid w:val="00786A7C"/>
    <w:rsid w:val="00790A3B"/>
    <w:rsid w:val="00792297"/>
    <w:rsid w:val="007952D7"/>
    <w:rsid w:val="007C15E7"/>
    <w:rsid w:val="007C46C9"/>
    <w:rsid w:val="007C4D5D"/>
    <w:rsid w:val="007D405E"/>
    <w:rsid w:val="007D5257"/>
    <w:rsid w:val="007E067C"/>
    <w:rsid w:val="007E3300"/>
    <w:rsid w:val="007E3D22"/>
    <w:rsid w:val="007E3DBC"/>
    <w:rsid w:val="007E68D7"/>
    <w:rsid w:val="007E7DE8"/>
    <w:rsid w:val="007F18C7"/>
    <w:rsid w:val="007F41DC"/>
    <w:rsid w:val="007F68FD"/>
    <w:rsid w:val="00802990"/>
    <w:rsid w:val="00803A84"/>
    <w:rsid w:val="00805ABE"/>
    <w:rsid w:val="00810221"/>
    <w:rsid w:val="00817222"/>
    <w:rsid w:val="008323E2"/>
    <w:rsid w:val="00833900"/>
    <w:rsid w:val="00837A3F"/>
    <w:rsid w:val="008401E8"/>
    <w:rsid w:val="008408D3"/>
    <w:rsid w:val="00847ED2"/>
    <w:rsid w:val="00855909"/>
    <w:rsid w:val="00862FFC"/>
    <w:rsid w:val="00871CBC"/>
    <w:rsid w:val="008736CF"/>
    <w:rsid w:val="008838C1"/>
    <w:rsid w:val="00890CC5"/>
    <w:rsid w:val="00890D2C"/>
    <w:rsid w:val="008950D1"/>
    <w:rsid w:val="008A005B"/>
    <w:rsid w:val="008A0D48"/>
    <w:rsid w:val="008A50AC"/>
    <w:rsid w:val="008A50F3"/>
    <w:rsid w:val="008A51D7"/>
    <w:rsid w:val="008C090B"/>
    <w:rsid w:val="008C20A8"/>
    <w:rsid w:val="008C62D6"/>
    <w:rsid w:val="008C7C45"/>
    <w:rsid w:val="008D39CD"/>
    <w:rsid w:val="008D4B13"/>
    <w:rsid w:val="008E111F"/>
    <w:rsid w:val="008E1E2A"/>
    <w:rsid w:val="008E4BC8"/>
    <w:rsid w:val="008F5A7C"/>
    <w:rsid w:val="009023B1"/>
    <w:rsid w:val="00902F34"/>
    <w:rsid w:val="0090592B"/>
    <w:rsid w:val="00910986"/>
    <w:rsid w:val="00911860"/>
    <w:rsid w:val="00913669"/>
    <w:rsid w:val="00923135"/>
    <w:rsid w:val="00924BA5"/>
    <w:rsid w:val="009250CF"/>
    <w:rsid w:val="00932EFF"/>
    <w:rsid w:val="00940B23"/>
    <w:rsid w:val="00940BD2"/>
    <w:rsid w:val="009447DE"/>
    <w:rsid w:val="009527DF"/>
    <w:rsid w:val="00954078"/>
    <w:rsid w:val="00960DCD"/>
    <w:rsid w:val="00962E81"/>
    <w:rsid w:val="00967E46"/>
    <w:rsid w:val="00981657"/>
    <w:rsid w:val="00981D55"/>
    <w:rsid w:val="009837B5"/>
    <w:rsid w:val="009855D3"/>
    <w:rsid w:val="00987437"/>
    <w:rsid w:val="00991580"/>
    <w:rsid w:val="0099305C"/>
    <w:rsid w:val="009B18BA"/>
    <w:rsid w:val="009B1B1A"/>
    <w:rsid w:val="009B3145"/>
    <w:rsid w:val="009C3DD6"/>
    <w:rsid w:val="009C451D"/>
    <w:rsid w:val="009D1FF3"/>
    <w:rsid w:val="009D3B4D"/>
    <w:rsid w:val="009E20EB"/>
    <w:rsid w:val="009E2B8A"/>
    <w:rsid w:val="009E462F"/>
    <w:rsid w:val="009E798F"/>
    <w:rsid w:val="009F09BC"/>
    <w:rsid w:val="009F14BF"/>
    <w:rsid w:val="009F7B88"/>
    <w:rsid w:val="009F7C93"/>
    <w:rsid w:val="00A03B84"/>
    <w:rsid w:val="00A0554B"/>
    <w:rsid w:val="00A05F6D"/>
    <w:rsid w:val="00A12F63"/>
    <w:rsid w:val="00A31F94"/>
    <w:rsid w:val="00A336A0"/>
    <w:rsid w:val="00A43B38"/>
    <w:rsid w:val="00A464A4"/>
    <w:rsid w:val="00A53F78"/>
    <w:rsid w:val="00A5491E"/>
    <w:rsid w:val="00A60B6C"/>
    <w:rsid w:val="00A71DAC"/>
    <w:rsid w:val="00A730DF"/>
    <w:rsid w:val="00A75B9B"/>
    <w:rsid w:val="00A83E53"/>
    <w:rsid w:val="00A847F8"/>
    <w:rsid w:val="00A853C7"/>
    <w:rsid w:val="00A8546C"/>
    <w:rsid w:val="00A935BC"/>
    <w:rsid w:val="00A9540C"/>
    <w:rsid w:val="00A95A6F"/>
    <w:rsid w:val="00AA27B0"/>
    <w:rsid w:val="00AA6363"/>
    <w:rsid w:val="00AB15DC"/>
    <w:rsid w:val="00AB3C27"/>
    <w:rsid w:val="00AC5A01"/>
    <w:rsid w:val="00AD0C37"/>
    <w:rsid w:val="00AD3B56"/>
    <w:rsid w:val="00AD59F5"/>
    <w:rsid w:val="00AE51AF"/>
    <w:rsid w:val="00AE707E"/>
    <w:rsid w:val="00AF0558"/>
    <w:rsid w:val="00B15020"/>
    <w:rsid w:val="00B17F0B"/>
    <w:rsid w:val="00B24CA8"/>
    <w:rsid w:val="00B37784"/>
    <w:rsid w:val="00B42BFE"/>
    <w:rsid w:val="00B55401"/>
    <w:rsid w:val="00B615AE"/>
    <w:rsid w:val="00B66B1F"/>
    <w:rsid w:val="00B72629"/>
    <w:rsid w:val="00B76EAA"/>
    <w:rsid w:val="00B76EE3"/>
    <w:rsid w:val="00B82091"/>
    <w:rsid w:val="00B85CDC"/>
    <w:rsid w:val="00B90CD0"/>
    <w:rsid w:val="00B94870"/>
    <w:rsid w:val="00BA01FF"/>
    <w:rsid w:val="00BA0921"/>
    <w:rsid w:val="00BA2B08"/>
    <w:rsid w:val="00BA3E89"/>
    <w:rsid w:val="00BA4097"/>
    <w:rsid w:val="00BA6878"/>
    <w:rsid w:val="00BB25B0"/>
    <w:rsid w:val="00BB7121"/>
    <w:rsid w:val="00BC1744"/>
    <w:rsid w:val="00BC2AA4"/>
    <w:rsid w:val="00BC619F"/>
    <w:rsid w:val="00BC735C"/>
    <w:rsid w:val="00BF2E68"/>
    <w:rsid w:val="00BF3EE5"/>
    <w:rsid w:val="00BF78B7"/>
    <w:rsid w:val="00C01810"/>
    <w:rsid w:val="00C129A4"/>
    <w:rsid w:val="00C161C4"/>
    <w:rsid w:val="00C210F8"/>
    <w:rsid w:val="00C2757E"/>
    <w:rsid w:val="00C31C80"/>
    <w:rsid w:val="00C44BF6"/>
    <w:rsid w:val="00C47FE3"/>
    <w:rsid w:val="00C50791"/>
    <w:rsid w:val="00C5587D"/>
    <w:rsid w:val="00C64FC2"/>
    <w:rsid w:val="00C67445"/>
    <w:rsid w:val="00C71843"/>
    <w:rsid w:val="00C760F2"/>
    <w:rsid w:val="00C774C4"/>
    <w:rsid w:val="00C774FD"/>
    <w:rsid w:val="00C8132A"/>
    <w:rsid w:val="00C85868"/>
    <w:rsid w:val="00C85EAD"/>
    <w:rsid w:val="00C86FBA"/>
    <w:rsid w:val="00C93DC8"/>
    <w:rsid w:val="00C94460"/>
    <w:rsid w:val="00C94669"/>
    <w:rsid w:val="00CA010E"/>
    <w:rsid w:val="00CA7737"/>
    <w:rsid w:val="00CB34D3"/>
    <w:rsid w:val="00CB3895"/>
    <w:rsid w:val="00CB4CDB"/>
    <w:rsid w:val="00CB5A14"/>
    <w:rsid w:val="00CC15DA"/>
    <w:rsid w:val="00CD5A85"/>
    <w:rsid w:val="00CE0E10"/>
    <w:rsid w:val="00CF3253"/>
    <w:rsid w:val="00D07A2F"/>
    <w:rsid w:val="00D120BC"/>
    <w:rsid w:val="00D161CD"/>
    <w:rsid w:val="00D22B76"/>
    <w:rsid w:val="00D26013"/>
    <w:rsid w:val="00D346D8"/>
    <w:rsid w:val="00D36D43"/>
    <w:rsid w:val="00D36E0A"/>
    <w:rsid w:val="00D54AB2"/>
    <w:rsid w:val="00D6560C"/>
    <w:rsid w:val="00D71A41"/>
    <w:rsid w:val="00D72463"/>
    <w:rsid w:val="00D802E8"/>
    <w:rsid w:val="00D80AD1"/>
    <w:rsid w:val="00D82A93"/>
    <w:rsid w:val="00D8380C"/>
    <w:rsid w:val="00D862A6"/>
    <w:rsid w:val="00DA064C"/>
    <w:rsid w:val="00DA4CF4"/>
    <w:rsid w:val="00DA7CCD"/>
    <w:rsid w:val="00DB09A0"/>
    <w:rsid w:val="00DB14A4"/>
    <w:rsid w:val="00DB22AF"/>
    <w:rsid w:val="00DB3056"/>
    <w:rsid w:val="00DC295E"/>
    <w:rsid w:val="00DD09C3"/>
    <w:rsid w:val="00DD1D3D"/>
    <w:rsid w:val="00DE25EB"/>
    <w:rsid w:val="00DE309C"/>
    <w:rsid w:val="00DF4415"/>
    <w:rsid w:val="00DF45F0"/>
    <w:rsid w:val="00DF5E49"/>
    <w:rsid w:val="00DF6083"/>
    <w:rsid w:val="00E02134"/>
    <w:rsid w:val="00E0240C"/>
    <w:rsid w:val="00E1363E"/>
    <w:rsid w:val="00E1648B"/>
    <w:rsid w:val="00E179DD"/>
    <w:rsid w:val="00E2061E"/>
    <w:rsid w:val="00E218A2"/>
    <w:rsid w:val="00E31113"/>
    <w:rsid w:val="00E3250A"/>
    <w:rsid w:val="00E341CF"/>
    <w:rsid w:val="00E34B27"/>
    <w:rsid w:val="00E40D9D"/>
    <w:rsid w:val="00E43D06"/>
    <w:rsid w:val="00E43DA9"/>
    <w:rsid w:val="00E44630"/>
    <w:rsid w:val="00E472E2"/>
    <w:rsid w:val="00E50283"/>
    <w:rsid w:val="00E554F2"/>
    <w:rsid w:val="00E56DC5"/>
    <w:rsid w:val="00E64B6E"/>
    <w:rsid w:val="00E65CA5"/>
    <w:rsid w:val="00E718CA"/>
    <w:rsid w:val="00E83FF6"/>
    <w:rsid w:val="00E874D5"/>
    <w:rsid w:val="00E91988"/>
    <w:rsid w:val="00E921E9"/>
    <w:rsid w:val="00E931AA"/>
    <w:rsid w:val="00EA0B0C"/>
    <w:rsid w:val="00EB7B69"/>
    <w:rsid w:val="00EC0BC2"/>
    <w:rsid w:val="00EC1286"/>
    <w:rsid w:val="00EC3C16"/>
    <w:rsid w:val="00EC7250"/>
    <w:rsid w:val="00ED6CA9"/>
    <w:rsid w:val="00EE7C5A"/>
    <w:rsid w:val="00EF5F8F"/>
    <w:rsid w:val="00F00F5F"/>
    <w:rsid w:val="00F01466"/>
    <w:rsid w:val="00F03D2D"/>
    <w:rsid w:val="00F05222"/>
    <w:rsid w:val="00F07A43"/>
    <w:rsid w:val="00F10A69"/>
    <w:rsid w:val="00F147DD"/>
    <w:rsid w:val="00F16BD7"/>
    <w:rsid w:val="00F22C8B"/>
    <w:rsid w:val="00F3001A"/>
    <w:rsid w:val="00F40222"/>
    <w:rsid w:val="00F4309F"/>
    <w:rsid w:val="00F45D3A"/>
    <w:rsid w:val="00F50073"/>
    <w:rsid w:val="00F54FAB"/>
    <w:rsid w:val="00F5699F"/>
    <w:rsid w:val="00F57370"/>
    <w:rsid w:val="00F62D30"/>
    <w:rsid w:val="00F64192"/>
    <w:rsid w:val="00F64C48"/>
    <w:rsid w:val="00F65A8D"/>
    <w:rsid w:val="00F70FA3"/>
    <w:rsid w:val="00F7315D"/>
    <w:rsid w:val="00F73EFE"/>
    <w:rsid w:val="00F77A4A"/>
    <w:rsid w:val="00F82530"/>
    <w:rsid w:val="00F95C82"/>
    <w:rsid w:val="00F97967"/>
    <w:rsid w:val="00FA36AE"/>
    <w:rsid w:val="00FA37FB"/>
    <w:rsid w:val="00FB15A5"/>
    <w:rsid w:val="00FB7C9A"/>
    <w:rsid w:val="00FC3FF5"/>
    <w:rsid w:val="00FC5FA3"/>
    <w:rsid w:val="00FC7596"/>
    <w:rsid w:val="00FD088B"/>
    <w:rsid w:val="00FD43D9"/>
    <w:rsid w:val="00FE3881"/>
    <w:rsid w:val="00FE77DE"/>
    <w:rsid w:val="00FF37FB"/>
    <w:rsid w:val="00FF4608"/>
    <w:rsid w:val="00FF5B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0C7C09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2422"/>
  </w:style>
  <w:style w:type="paragraph" w:styleId="Heading1">
    <w:name w:val="heading 1"/>
    <w:basedOn w:val="Normal"/>
    <w:next w:val="Normal"/>
    <w:link w:val="Heading1Char"/>
    <w:uiPriority w:val="9"/>
    <w:qFormat/>
    <w:rsid w:val="00672422"/>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72422"/>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2422"/>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7242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7242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7242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7242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7242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7242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42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7242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7242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7242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7242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7242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7242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7242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72422"/>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672422"/>
    <w:rPr>
      <w:color w:val="0000FF" w:themeColor="hyperlink"/>
      <w:u w:val="single"/>
    </w:rPr>
  </w:style>
  <w:style w:type="paragraph" w:styleId="TOC1">
    <w:name w:val="toc 1"/>
    <w:basedOn w:val="Normal"/>
    <w:next w:val="Normal"/>
    <w:autoRedefine/>
    <w:uiPriority w:val="39"/>
    <w:unhideWhenUsed/>
    <w:rsid w:val="00802990"/>
    <w:pPr>
      <w:tabs>
        <w:tab w:val="left" w:pos="405"/>
        <w:tab w:val="right" w:leader="dot" w:pos="9010"/>
      </w:tabs>
      <w:spacing w:before="120" w:line="360" w:lineRule="auto"/>
      <w:contextualSpacing/>
      <w:jc w:val="both"/>
    </w:pPr>
    <w:rPr>
      <w:rFonts w:ascii="Times" w:hAnsi="Times"/>
      <w:sz w:val="22"/>
      <w:szCs w:val="22"/>
    </w:rPr>
  </w:style>
  <w:style w:type="paragraph" w:styleId="ListParagraph">
    <w:name w:val="List Paragraph"/>
    <w:basedOn w:val="Normal"/>
    <w:uiPriority w:val="34"/>
    <w:qFormat/>
    <w:rsid w:val="00672422"/>
    <w:pPr>
      <w:ind w:left="720"/>
      <w:contextualSpacing/>
    </w:pPr>
  </w:style>
  <w:style w:type="paragraph" w:styleId="Header">
    <w:name w:val="header"/>
    <w:basedOn w:val="Normal"/>
    <w:link w:val="HeaderChar"/>
    <w:uiPriority w:val="99"/>
    <w:unhideWhenUsed/>
    <w:rsid w:val="00F77A4A"/>
    <w:pPr>
      <w:tabs>
        <w:tab w:val="center" w:pos="4320"/>
        <w:tab w:val="right" w:pos="8640"/>
      </w:tabs>
    </w:pPr>
  </w:style>
  <w:style w:type="character" w:customStyle="1" w:styleId="HeaderChar">
    <w:name w:val="Header Char"/>
    <w:basedOn w:val="DefaultParagraphFont"/>
    <w:link w:val="Header"/>
    <w:uiPriority w:val="99"/>
    <w:rsid w:val="00F77A4A"/>
  </w:style>
  <w:style w:type="paragraph" w:styleId="Footer">
    <w:name w:val="footer"/>
    <w:basedOn w:val="Normal"/>
    <w:link w:val="FooterChar"/>
    <w:unhideWhenUsed/>
    <w:rsid w:val="00F77A4A"/>
    <w:pPr>
      <w:tabs>
        <w:tab w:val="center" w:pos="4320"/>
        <w:tab w:val="right" w:pos="8640"/>
      </w:tabs>
    </w:pPr>
  </w:style>
  <w:style w:type="character" w:customStyle="1" w:styleId="FooterChar">
    <w:name w:val="Footer Char"/>
    <w:basedOn w:val="DefaultParagraphFont"/>
    <w:link w:val="Footer"/>
    <w:uiPriority w:val="99"/>
    <w:rsid w:val="00F77A4A"/>
  </w:style>
  <w:style w:type="character" w:styleId="PageNumber">
    <w:name w:val="page number"/>
    <w:basedOn w:val="DefaultParagraphFont"/>
    <w:uiPriority w:val="99"/>
    <w:semiHidden/>
    <w:unhideWhenUsed/>
    <w:rsid w:val="00F77A4A"/>
  </w:style>
  <w:style w:type="paragraph" w:styleId="TOC2">
    <w:name w:val="toc 2"/>
    <w:basedOn w:val="Normal"/>
    <w:next w:val="Normal"/>
    <w:autoRedefine/>
    <w:uiPriority w:val="39"/>
    <w:unhideWhenUsed/>
    <w:rsid w:val="00196CE2"/>
    <w:pPr>
      <w:ind w:left="240"/>
    </w:pPr>
  </w:style>
  <w:style w:type="paragraph" w:styleId="TOC3">
    <w:name w:val="toc 3"/>
    <w:basedOn w:val="Normal"/>
    <w:next w:val="Normal"/>
    <w:autoRedefine/>
    <w:uiPriority w:val="39"/>
    <w:unhideWhenUsed/>
    <w:rsid w:val="00196CE2"/>
    <w:pPr>
      <w:ind w:left="480"/>
    </w:pPr>
  </w:style>
  <w:style w:type="paragraph" w:styleId="TOC4">
    <w:name w:val="toc 4"/>
    <w:basedOn w:val="Normal"/>
    <w:next w:val="Normal"/>
    <w:autoRedefine/>
    <w:uiPriority w:val="39"/>
    <w:unhideWhenUsed/>
    <w:rsid w:val="00196CE2"/>
    <w:pPr>
      <w:ind w:left="720"/>
    </w:pPr>
  </w:style>
  <w:style w:type="paragraph" w:styleId="TOC5">
    <w:name w:val="toc 5"/>
    <w:basedOn w:val="Normal"/>
    <w:next w:val="Normal"/>
    <w:autoRedefine/>
    <w:uiPriority w:val="39"/>
    <w:unhideWhenUsed/>
    <w:rsid w:val="00196CE2"/>
    <w:pPr>
      <w:ind w:left="960"/>
    </w:pPr>
  </w:style>
  <w:style w:type="paragraph" w:styleId="TOC6">
    <w:name w:val="toc 6"/>
    <w:basedOn w:val="Normal"/>
    <w:next w:val="Normal"/>
    <w:autoRedefine/>
    <w:uiPriority w:val="39"/>
    <w:unhideWhenUsed/>
    <w:rsid w:val="00196CE2"/>
    <w:pPr>
      <w:ind w:left="1200"/>
    </w:pPr>
  </w:style>
  <w:style w:type="paragraph" w:styleId="TOC7">
    <w:name w:val="toc 7"/>
    <w:basedOn w:val="Normal"/>
    <w:next w:val="Normal"/>
    <w:autoRedefine/>
    <w:uiPriority w:val="39"/>
    <w:unhideWhenUsed/>
    <w:rsid w:val="00196CE2"/>
    <w:pPr>
      <w:ind w:left="1440"/>
    </w:pPr>
  </w:style>
  <w:style w:type="paragraph" w:styleId="TOC8">
    <w:name w:val="toc 8"/>
    <w:basedOn w:val="Normal"/>
    <w:next w:val="Normal"/>
    <w:autoRedefine/>
    <w:uiPriority w:val="39"/>
    <w:unhideWhenUsed/>
    <w:rsid w:val="00196CE2"/>
    <w:pPr>
      <w:ind w:left="1680"/>
    </w:pPr>
  </w:style>
  <w:style w:type="paragraph" w:styleId="TOC9">
    <w:name w:val="toc 9"/>
    <w:basedOn w:val="Normal"/>
    <w:next w:val="Normal"/>
    <w:autoRedefine/>
    <w:uiPriority w:val="39"/>
    <w:unhideWhenUsed/>
    <w:rsid w:val="00196CE2"/>
    <w:pPr>
      <w:ind w:left="1920"/>
    </w:pPr>
  </w:style>
  <w:style w:type="paragraph" w:customStyle="1" w:styleId="TableCellBody">
    <w:name w:val="Table Cell Body"/>
    <w:basedOn w:val="Normal"/>
    <w:rsid w:val="009E462F"/>
    <w:pPr>
      <w:spacing w:before="72"/>
    </w:pPr>
    <w:rPr>
      <w:rFonts w:ascii="Arial" w:eastAsia="Times New Roman" w:hAnsi="Arial" w:cs="Times New Roman"/>
      <w:color w:val="000000"/>
      <w:sz w:val="20"/>
      <w:szCs w:val="22"/>
      <w:lang w:val="en-GB"/>
    </w:rPr>
  </w:style>
  <w:style w:type="paragraph" w:customStyle="1" w:styleId="TableHeadingRow">
    <w:name w:val="TableHeadingRow"/>
    <w:basedOn w:val="Normal"/>
    <w:next w:val="TableCellBody"/>
    <w:rsid w:val="009E462F"/>
    <w:pPr>
      <w:spacing w:before="60" w:after="60"/>
    </w:pPr>
    <w:rPr>
      <w:rFonts w:ascii="Arial" w:eastAsia="Times New Roman" w:hAnsi="Arial" w:cs="Times New Roman"/>
      <w:b/>
      <w:sz w:val="22"/>
      <w:lang w:val="en-GB"/>
    </w:rPr>
  </w:style>
  <w:style w:type="paragraph" w:customStyle="1" w:styleId="s4-wptoptable1">
    <w:name w:val="s4-wptoptable1"/>
    <w:basedOn w:val="Normal"/>
    <w:rsid w:val="009E462F"/>
    <w:pPr>
      <w:spacing w:before="100" w:beforeAutospacing="1" w:after="100" w:afterAutospacing="1"/>
    </w:pPr>
    <w:rPr>
      <w:rFonts w:ascii="Times New Roman" w:eastAsia="Times New Roman" w:hAnsi="Times New Roman" w:cs="Times New Roman"/>
      <w:lang w:val="en-GB" w:eastAsia="en-GB"/>
    </w:rPr>
  </w:style>
  <w:style w:type="table" w:styleId="TableGrid">
    <w:name w:val="Table Grid"/>
    <w:basedOn w:val="TableNormal"/>
    <w:uiPriority w:val="59"/>
    <w:rsid w:val="00A54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530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06F"/>
    <w:rPr>
      <w:rFonts w:ascii="Lucida Grande" w:hAnsi="Lucida Grande" w:cs="Lucida Grande"/>
      <w:sz w:val="18"/>
      <w:szCs w:val="18"/>
    </w:rPr>
  </w:style>
  <w:style w:type="table" w:styleId="LightList-Accent1">
    <w:name w:val="Light List Accent 1"/>
    <w:basedOn w:val="TableNormal"/>
    <w:uiPriority w:val="61"/>
    <w:rsid w:val="00B24CA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E0240C"/>
    <w:pPr>
      <w:spacing w:after="200"/>
      <w:jc w:val="center"/>
    </w:pPr>
    <w:rPr>
      <w:b/>
      <w:bCs/>
      <w:color w:val="4F81BD" w:themeColor="accent1"/>
      <w:sz w:val="18"/>
      <w:szCs w:val="18"/>
    </w:rPr>
  </w:style>
  <w:style w:type="paragraph" w:styleId="TableofFigures">
    <w:name w:val="table of figures"/>
    <w:basedOn w:val="Normal"/>
    <w:next w:val="Normal"/>
    <w:uiPriority w:val="99"/>
    <w:unhideWhenUsed/>
    <w:rsid w:val="00E50283"/>
    <w:pPr>
      <w:ind w:left="480" w:hanging="480"/>
    </w:pPr>
  </w:style>
  <w:style w:type="character" w:styleId="FollowedHyperlink">
    <w:name w:val="FollowedHyperlink"/>
    <w:basedOn w:val="DefaultParagraphFont"/>
    <w:uiPriority w:val="99"/>
    <w:semiHidden/>
    <w:unhideWhenUsed/>
    <w:rsid w:val="00C93DC8"/>
    <w:rPr>
      <w:color w:val="800080" w:themeColor="followedHyperlink"/>
      <w:u w:val="single"/>
    </w:rPr>
  </w:style>
  <w:style w:type="paragraph" w:styleId="NormalWeb">
    <w:name w:val="Normal (Web)"/>
    <w:basedOn w:val="Normal"/>
    <w:uiPriority w:val="99"/>
    <w:unhideWhenUsed/>
    <w:rsid w:val="00552831"/>
    <w:pPr>
      <w:spacing w:before="100" w:beforeAutospacing="1" w:after="100" w:afterAutospacing="1"/>
    </w:pPr>
    <w:rPr>
      <w:rFonts w:ascii="Times" w:hAnsi="Times" w:cs="Times New Roman"/>
      <w:sz w:val="20"/>
      <w:szCs w:val="20"/>
      <w:lang w:val="en-GB"/>
    </w:rPr>
  </w:style>
  <w:style w:type="character" w:customStyle="1" w:styleId="apple-tab-span">
    <w:name w:val="apple-tab-span"/>
    <w:basedOn w:val="DefaultParagraphFont"/>
    <w:rsid w:val="00552831"/>
  </w:style>
  <w:style w:type="character" w:styleId="Emphasis">
    <w:name w:val="Emphasis"/>
    <w:basedOn w:val="DefaultParagraphFont"/>
    <w:uiPriority w:val="20"/>
    <w:qFormat/>
    <w:rsid w:val="008C20A8"/>
    <w:rPr>
      <w:i/>
      <w:iCs/>
    </w:rPr>
  </w:style>
  <w:style w:type="character" w:customStyle="1" w:styleId="apple-converted-space">
    <w:name w:val="apple-converted-space"/>
    <w:basedOn w:val="DefaultParagraphFont"/>
    <w:rsid w:val="008C20A8"/>
  </w:style>
  <w:style w:type="paragraph" w:styleId="NoteLevel1">
    <w:name w:val="Note Level 1"/>
    <w:basedOn w:val="Normal"/>
    <w:uiPriority w:val="99"/>
    <w:unhideWhenUsed/>
    <w:rsid w:val="00FD088B"/>
    <w:pPr>
      <w:keepNext/>
      <w:numPr>
        <w:numId w:val="35"/>
      </w:numPr>
      <w:contextualSpacing/>
      <w:outlineLvl w:val="0"/>
    </w:pPr>
    <w:rPr>
      <w:rFonts w:ascii="Verdana" w:hAnsi="Verdana"/>
    </w:rPr>
  </w:style>
  <w:style w:type="paragraph" w:styleId="NoteLevel2">
    <w:name w:val="Note Level 2"/>
    <w:basedOn w:val="Normal"/>
    <w:uiPriority w:val="99"/>
    <w:unhideWhenUsed/>
    <w:rsid w:val="00FD088B"/>
    <w:pPr>
      <w:keepNext/>
      <w:numPr>
        <w:ilvl w:val="1"/>
        <w:numId w:val="35"/>
      </w:numPr>
      <w:contextualSpacing/>
      <w:outlineLvl w:val="1"/>
    </w:pPr>
    <w:rPr>
      <w:rFonts w:ascii="Verdana" w:hAnsi="Verdana"/>
    </w:rPr>
  </w:style>
  <w:style w:type="paragraph" w:styleId="NoteLevel3">
    <w:name w:val="Note Level 3"/>
    <w:basedOn w:val="Normal"/>
    <w:uiPriority w:val="99"/>
    <w:unhideWhenUsed/>
    <w:rsid w:val="00FD088B"/>
    <w:pPr>
      <w:keepNext/>
      <w:numPr>
        <w:ilvl w:val="2"/>
        <w:numId w:val="35"/>
      </w:numPr>
      <w:contextualSpacing/>
      <w:outlineLvl w:val="2"/>
    </w:pPr>
    <w:rPr>
      <w:rFonts w:ascii="Verdana" w:hAnsi="Verdana"/>
    </w:rPr>
  </w:style>
  <w:style w:type="paragraph" w:styleId="NoteLevel4">
    <w:name w:val="Note Level 4"/>
    <w:basedOn w:val="Normal"/>
    <w:uiPriority w:val="99"/>
    <w:unhideWhenUsed/>
    <w:rsid w:val="00FD088B"/>
    <w:pPr>
      <w:keepNext/>
      <w:numPr>
        <w:ilvl w:val="3"/>
        <w:numId w:val="35"/>
      </w:numPr>
      <w:contextualSpacing/>
      <w:outlineLvl w:val="3"/>
    </w:pPr>
    <w:rPr>
      <w:rFonts w:ascii="Verdana" w:hAnsi="Verdana"/>
    </w:rPr>
  </w:style>
  <w:style w:type="paragraph" w:styleId="NoteLevel5">
    <w:name w:val="Note Level 5"/>
    <w:basedOn w:val="Normal"/>
    <w:uiPriority w:val="99"/>
    <w:unhideWhenUsed/>
    <w:rsid w:val="00FD088B"/>
    <w:pPr>
      <w:keepNext/>
      <w:numPr>
        <w:ilvl w:val="4"/>
        <w:numId w:val="35"/>
      </w:numPr>
      <w:contextualSpacing/>
      <w:outlineLvl w:val="4"/>
    </w:pPr>
    <w:rPr>
      <w:rFonts w:ascii="Verdana" w:hAnsi="Verdana"/>
    </w:rPr>
  </w:style>
  <w:style w:type="paragraph" w:styleId="NoteLevel6">
    <w:name w:val="Note Level 6"/>
    <w:basedOn w:val="Normal"/>
    <w:uiPriority w:val="99"/>
    <w:unhideWhenUsed/>
    <w:rsid w:val="00FD088B"/>
    <w:pPr>
      <w:keepNext/>
      <w:numPr>
        <w:ilvl w:val="5"/>
        <w:numId w:val="35"/>
      </w:numPr>
      <w:contextualSpacing/>
      <w:outlineLvl w:val="5"/>
    </w:pPr>
    <w:rPr>
      <w:rFonts w:ascii="Verdana" w:hAnsi="Verdana"/>
    </w:rPr>
  </w:style>
  <w:style w:type="paragraph" w:styleId="NoteLevel7">
    <w:name w:val="Note Level 7"/>
    <w:basedOn w:val="Normal"/>
    <w:uiPriority w:val="99"/>
    <w:unhideWhenUsed/>
    <w:rsid w:val="00FD088B"/>
    <w:pPr>
      <w:keepNext/>
      <w:numPr>
        <w:ilvl w:val="6"/>
        <w:numId w:val="35"/>
      </w:numPr>
      <w:contextualSpacing/>
      <w:outlineLvl w:val="6"/>
    </w:pPr>
    <w:rPr>
      <w:rFonts w:ascii="Verdana" w:hAnsi="Verdana"/>
    </w:rPr>
  </w:style>
  <w:style w:type="paragraph" w:styleId="NoteLevel8">
    <w:name w:val="Note Level 8"/>
    <w:basedOn w:val="Normal"/>
    <w:uiPriority w:val="99"/>
    <w:semiHidden/>
    <w:unhideWhenUsed/>
    <w:rsid w:val="00FD088B"/>
    <w:pPr>
      <w:keepNext/>
      <w:numPr>
        <w:ilvl w:val="7"/>
        <w:numId w:val="35"/>
      </w:numPr>
      <w:contextualSpacing/>
      <w:outlineLvl w:val="7"/>
    </w:pPr>
    <w:rPr>
      <w:rFonts w:ascii="Verdana" w:hAnsi="Verdana"/>
    </w:rPr>
  </w:style>
  <w:style w:type="paragraph" w:styleId="NoteLevel9">
    <w:name w:val="Note Level 9"/>
    <w:basedOn w:val="Normal"/>
    <w:uiPriority w:val="99"/>
    <w:semiHidden/>
    <w:unhideWhenUsed/>
    <w:rsid w:val="00FD088B"/>
    <w:pPr>
      <w:keepNext/>
      <w:numPr>
        <w:ilvl w:val="8"/>
        <w:numId w:val="35"/>
      </w:numPr>
      <w:contextualSpacing/>
      <w:outlineLvl w:val="8"/>
    </w:pPr>
    <w:rPr>
      <w:rFonts w:ascii="Verdana" w:hAnsi="Verdana"/>
    </w:rPr>
  </w:style>
  <w:style w:type="character" w:styleId="CommentReference">
    <w:name w:val="annotation reference"/>
    <w:basedOn w:val="DefaultParagraphFont"/>
    <w:uiPriority w:val="99"/>
    <w:semiHidden/>
    <w:unhideWhenUsed/>
    <w:rsid w:val="000258BB"/>
    <w:rPr>
      <w:sz w:val="18"/>
      <w:szCs w:val="18"/>
    </w:rPr>
  </w:style>
  <w:style w:type="paragraph" w:styleId="CommentText">
    <w:name w:val="annotation text"/>
    <w:basedOn w:val="Normal"/>
    <w:link w:val="CommentTextChar"/>
    <w:uiPriority w:val="99"/>
    <w:unhideWhenUsed/>
    <w:rsid w:val="000258BB"/>
  </w:style>
  <w:style w:type="character" w:customStyle="1" w:styleId="CommentTextChar">
    <w:name w:val="Comment Text Char"/>
    <w:basedOn w:val="DefaultParagraphFont"/>
    <w:link w:val="CommentText"/>
    <w:uiPriority w:val="99"/>
    <w:rsid w:val="000258BB"/>
  </w:style>
  <w:style w:type="paragraph" w:styleId="CommentSubject">
    <w:name w:val="annotation subject"/>
    <w:basedOn w:val="CommentText"/>
    <w:next w:val="CommentText"/>
    <w:link w:val="CommentSubjectChar"/>
    <w:uiPriority w:val="99"/>
    <w:semiHidden/>
    <w:unhideWhenUsed/>
    <w:rsid w:val="000258BB"/>
    <w:rPr>
      <w:b/>
      <w:bCs/>
      <w:sz w:val="20"/>
      <w:szCs w:val="20"/>
    </w:rPr>
  </w:style>
  <w:style w:type="character" w:customStyle="1" w:styleId="CommentSubjectChar">
    <w:name w:val="Comment Subject Char"/>
    <w:basedOn w:val="CommentTextChar"/>
    <w:link w:val="CommentSubject"/>
    <w:uiPriority w:val="99"/>
    <w:semiHidden/>
    <w:rsid w:val="000258BB"/>
    <w:rPr>
      <w:b/>
      <w:bCs/>
      <w:sz w:val="20"/>
      <w:szCs w:val="20"/>
    </w:rPr>
  </w:style>
  <w:style w:type="paragraph" w:styleId="Revision">
    <w:name w:val="Revision"/>
    <w:hidden/>
    <w:uiPriority w:val="99"/>
    <w:semiHidden/>
    <w:rsid w:val="00740A7E"/>
  </w:style>
  <w:style w:type="paragraph" w:styleId="DocumentMap">
    <w:name w:val="Document Map"/>
    <w:basedOn w:val="Normal"/>
    <w:link w:val="DocumentMapChar"/>
    <w:uiPriority w:val="99"/>
    <w:semiHidden/>
    <w:unhideWhenUsed/>
    <w:rsid w:val="00740A7E"/>
    <w:rPr>
      <w:rFonts w:ascii="Lucida Grande" w:hAnsi="Lucida Grande" w:cs="Lucida Grande"/>
    </w:rPr>
  </w:style>
  <w:style w:type="character" w:customStyle="1" w:styleId="DocumentMapChar">
    <w:name w:val="Document Map Char"/>
    <w:basedOn w:val="DefaultParagraphFont"/>
    <w:link w:val="DocumentMap"/>
    <w:uiPriority w:val="99"/>
    <w:semiHidden/>
    <w:rsid w:val="00740A7E"/>
    <w:rPr>
      <w:rFonts w:ascii="Lucida Grande" w:hAnsi="Lucida Grande" w:cs="Lucida Gran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2422"/>
  </w:style>
  <w:style w:type="paragraph" w:styleId="Heading1">
    <w:name w:val="heading 1"/>
    <w:basedOn w:val="Normal"/>
    <w:next w:val="Normal"/>
    <w:link w:val="Heading1Char"/>
    <w:uiPriority w:val="9"/>
    <w:qFormat/>
    <w:rsid w:val="00672422"/>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72422"/>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2422"/>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7242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7242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7242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7242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7242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7242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42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7242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7242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7242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7242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7242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7242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7242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72422"/>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672422"/>
    <w:rPr>
      <w:color w:val="0000FF" w:themeColor="hyperlink"/>
      <w:u w:val="single"/>
    </w:rPr>
  </w:style>
  <w:style w:type="paragraph" w:styleId="TOC1">
    <w:name w:val="toc 1"/>
    <w:basedOn w:val="Normal"/>
    <w:next w:val="Normal"/>
    <w:autoRedefine/>
    <w:uiPriority w:val="39"/>
    <w:unhideWhenUsed/>
    <w:rsid w:val="00802990"/>
    <w:pPr>
      <w:tabs>
        <w:tab w:val="left" w:pos="405"/>
        <w:tab w:val="right" w:leader="dot" w:pos="9010"/>
      </w:tabs>
      <w:spacing w:before="120" w:line="360" w:lineRule="auto"/>
      <w:contextualSpacing/>
      <w:jc w:val="both"/>
    </w:pPr>
    <w:rPr>
      <w:rFonts w:ascii="Times" w:hAnsi="Times"/>
      <w:sz w:val="22"/>
      <w:szCs w:val="22"/>
    </w:rPr>
  </w:style>
  <w:style w:type="paragraph" w:styleId="ListParagraph">
    <w:name w:val="List Paragraph"/>
    <w:basedOn w:val="Normal"/>
    <w:uiPriority w:val="34"/>
    <w:qFormat/>
    <w:rsid w:val="00672422"/>
    <w:pPr>
      <w:ind w:left="720"/>
      <w:contextualSpacing/>
    </w:pPr>
  </w:style>
  <w:style w:type="paragraph" w:styleId="Header">
    <w:name w:val="header"/>
    <w:basedOn w:val="Normal"/>
    <w:link w:val="HeaderChar"/>
    <w:uiPriority w:val="99"/>
    <w:unhideWhenUsed/>
    <w:rsid w:val="00F77A4A"/>
    <w:pPr>
      <w:tabs>
        <w:tab w:val="center" w:pos="4320"/>
        <w:tab w:val="right" w:pos="8640"/>
      </w:tabs>
    </w:pPr>
  </w:style>
  <w:style w:type="character" w:customStyle="1" w:styleId="HeaderChar">
    <w:name w:val="Header Char"/>
    <w:basedOn w:val="DefaultParagraphFont"/>
    <w:link w:val="Header"/>
    <w:uiPriority w:val="99"/>
    <w:rsid w:val="00F77A4A"/>
  </w:style>
  <w:style w:type="paragraph" w:styleId="Footer">
    <w:name w:val="footer"/>
    <w:basedOn w:val="Normal"/>
    <w:link w:val="FooterChar"/>
    <w:unhideWhenUsed/>
    <w:rsid w:val="00F77A4A"/>
    <w:pPr>
      <w:tabs>
        <w:tab w:val="center" w:pos="4320"/>
        <w:tab w:val="right" w:pos="8640"/>
      </w:tabs>
    </w:pPr>
  </w:style>
  <w:style w:type="character" w:customStyle="1" w:styleId="FooterChar">
    <w:name w:val="Footer Char"/>
    <w:basedOn w:val="DefaultParagraphFont"/>
    <w:link w:val="Footer"/>
    <w:uiPriority w:val="99"/>
    <w:rsid w:val="00F77A4A"/>
  </w:style>
  <w:style w:type="character" w:styleId="PageNumber">
    <w:name w:val="page number"/>
    <w:basedOn w:val="DefaultParagraphFont"/>
    <w:uiPriority w:val="99"/>
    <w:semiHidden/>
    <w:unhideWhenUsed/>
    <w:rsid w:val="00F77A4A"/>
  </w:style>
  <w:style w:type="paragraph" w:styleId="TOC2">
    <w:name w:val="toc 2"/>
    <w:basedOn w:val="Normal"/>
    <w:next w:val="Normal"/>
    <w:autoRedefine/>
    <w:uiPriority w:val="39"/>
    <w:unhideWhenUsed/>
    <w:rsid w:val="00196CE2"/>
    <w:pPr>
      <w:ind w:left="240"/>
    </w:pPr>
  </w:style>
  <w:style w:type="paragraph" w:styleId="TOC3">
    <w:name w:val="toc 3"/>
    <w:basedOn w:val="Normal"/>
    <w:next w:val="Normal"/>
    <w:autoRedefine/>
    <w:uiPriority w:val="39"/>
    <w:unhideWhenUsed/>
    <w:rsid w:val="00196CE2"/>
    <w:pPr>
      <w:ind w:left="480"/>
    </w:pPr>
  </w:style>
  <w:style w:type="paragraph" w:styleId="TOC4">
    <w:name w:val="toc 4"/>
    <w:basedOn w:val="Normal"/>
    <w:next w:val="Normal"/>
    <w:autoRedefine/>
    <w:uiPriority w:val="39"/>
    <w:unhideWhenUsed/>
    <w:rsid w:val="00196CE2"/>
    <w:pPr>
      <w:ind w:left="720"/>
    </w:pPr>
  </w:style>
  <w:style w:type="paragraph" w:styleId="TOC5">
    <w:name w:val="toc 5"/>
    <w:basedOn w:val="Normal"/>
    <w:next w:val="Normal"/>
    <w:autoRedefine/>
    <w:uiPriority w:val="39"/>
    <w:unhideWhenUsed/>
    <w:rsid w:val="00196CE2"/>
    <w:pPr>
      <w:ind w:left="960"/>
    </w:pPr>
  </w:style>
  <w:style w:type="paragraph" w:styleId="TOC6">
    <w:name w:val="toc 6"/>
    <w:basedOn w:val="Normal"/>
    <w:next w:val="Normal"/>
    <w:autoRedefine/>
    <w:uiPriority w:val="39"/>
    <w:unhideWhenUsed/>
    <w:rsid w:val="00196CE2"/>
    <w:pPr>
      <w:ind w:left="1200"/>
    </w:pPr>
  </w:style>
  <w:style w:type="paragraph" w:styleId="TOC7">
    <w:name w:val="toc 7"/>
    <w:basedOn w:val="Normal"/>
    <w:next w:val="Normal"/>
    <w:autoRedefine/>
    <w:uiPriority w:val="39"/>
    <w:unhideWhenUsed/>
    <w:rsid w:val="00196CE2"/>
    <w:pPr>
      <w:ind w:left="1440"/>
    </w:pPr>
  </w:style>
  <w:style w:type="paragraph" w:styleId="TOC8">
    <w:name w:val="toc 8"/>
    <w:basedOn w:val="Normal"/>
    <w:next w:val="Normal"/>
    <w:autoRedefine/>
    <w:uiPriority w:val="39"/>
    <w:unhideWhenUsed/>
    <w:rsid w:val="00196CE2"/>
    <w:pPr>
      <w:ind w:left="1680"/>
    </w:pPr>
  </w:style>
  <w:style w:type="paragraph" w:styleId="TOC9">
    <w:name w:val="toc 9"/>
    <w:basedOn w:val="Normal"/>
    <w:next w:val="Normal"/>
    <w:autoRedefine/>
    <w:uiPriority w:val="39"/>
    <w:unhideWhenUsed/>
    <w:rsid w:val="00196CE2"/>
    <w:pPr>
      <w:ind w:left="1920"/>
    </w:pPr>
  </w:style>
  <w:style w:type="paragraph" w:customStyle="1" w:styleId="TableCellBody">
    <w:name w:val="Table Cell Body"/>
    <w:basedOn w:val="Normal"/>
    <w:rsid w:val="009E462F"/>
    <w:pPr>
      <w:spacing w:before="72"/>
    </w:pPr>
    <w:rPr>
      <w:rFonts w:ascii="Arial" w:eastAsia="Times New Roman" w:hAnsi="Arial" w:cs="Times New Roman"/>
      <w:color w:val="000000"/>
      <w:sz w:val="20"/>
      <w:szCs w:val="22"/>
      <w:lang w:val="en-GB"/>
    </w:rPr>
  </w:style>
  <w:style w:type="paragraph" w:customStyle="1" w:styleId="TableHeadingRow">
    <w:name w:val="TableHeadingRow"/>
    <w:basedOn w:val="Normal"/>
    <w:next w:val="TableCellBody"/>
    <w:rsid w:val="009E462F"/>
    <w:pPr>
      <w:spacing w:before="60" w:after="60"/>
    </w:pPr>
    <w:rPr>
      <w:rFonts w:ascii="Arial" w:eastAsia="Times New Roman" w:hAnsi="Arial" w:cs="Times New Roman"/>
      <w:b/>
      <w:sz w:val="22"/>
      <w:lang w:val="en-GB"/>
    </w:rPr>
  </w:style>
  <w:style w:type="paragraph" w:customStyle="1" w:styleId="s4-wptoptable1">
    <w:name w:val="s4-wptoptable1"/>
    <w:basedOn w:val="Normal"/>
    <w:rsid w:val="009E462F"/>
    <w:pPr>
      <w:spacing w:before="100" w:beforeAutospacing="1" w:after="100" w:afterAutospacing="1"/>
    </w:pPr>
    <w:rPr>
      <w:rFonts w:ascii="Times New Roman" w:eastAsia="Times New Roman" w:hAnsi="Times New Roman" w:cs="Times New Roman"/>
      <w:lang w:val="en-GB" w:eastAsia="en-GB"/>
    </w:rPr>
  </w:style>
  <w:style w:type="table" w:styleId="TableGrid">
    <w:name w:val="Table Grid"/>
    <w:basedOn w:val="TableNormal"/>
    <w:uiPriority w:val="59"/>
    <w:rsid w:val="00A54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530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06F"/>
    <w:rPr>
      <w:rFonts w:ascii="Lucida Grande" w:hAnsi="Lucida Grande" w:cs="Lucida Grande"/>
      <w:sz w:val="18"/>
      <w:szCs w:val="18"/>
    </w:rPr>
  </w:style>
  <w:style w:type="table" w:styleId="LightList-Accent1">
    <w:name w:val="Light List Accent 1"/>
    <w:basedOn w:val="TableNormal"/>
    <w:uiPriority w:val="61"/>
    <w:rsid w:val="00B24CA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E0240C"/>
    <w:pPr>
      <w:spacing w:after="200"/>
      <w:jc w:val="center"/>
    </w:pPr>
    <w:rPr>
      <w:b/>
      <w:bCs/>
      <w:color w:val="4F81BD" w:themeColor="accent1"/>
      <w:sz w:val="18"/>
      <w:szCs w:val="18"/>
    </w:rPr>
  </w:style>
  <w:style w:type="paragraph" w:styleId="TableofFigures">
    <w:name w:val="table of figures"/>
    <w:basedOn w:val="Normal"/>
    <w:next w:val="Normal"/>
    <w:uiPriority w:val="99"/>
    <w:unhideWhenUsed/>
    <w:rsid w:val="00E50283"/>
    <w:pPr>
      <w:ind w:left="480" w:hanging="480"/>
    </w:pPr>
  </w:style>
  <w:style w:type="character" w:styleId="FollowedHyperlink">
    <w:name w:val="FollowedHyperlink"/>
    <w:basedOn w:val="DefaultParagraphFont"/>
    <w:uiPriority w:val="99"/>
    <w:semiHidden/>
    <w:unhideWhenUsed/>
    <w:rsid w:val="00C93DC8"/>
    <w:rPr>
      <w:color w:val="800080" w:themeColor="followedHyperlink"/>
      <w:u w:val="single"/>
    </w:rPr>
  </w:style>
  <w:style w:type="paragraph" w:styleId="NormalWeb">
    <w:name w:val="Normal (Web)"/>
    <w:basedOn w:val="Normal"/>
    <w:uiPriority w:val="99"/>
    <w:unhideWhenUsed/>
    <w:rsid w:val="00552831"/>
    <w:pPr>
      <w:spacing w:before="100" w:beforeAutospacing="1" w:after="100" w:afterAutospacing="1"/>
    </w:pPr>
    <w:rPr>
      <w:rFonts w:ascii="Times" w:hAnsi="Times" w:cs="Times New Roman"/>
      <w:sz w:val="20"/>
      <w:szCs w:val="20"/>
      <w:lang w:val="en-GB"/>
    </w:rPr>
  </w:style>
  <w:style w:type="character" w:customStyle="1" w:styleId="apple-tab-span">
    <w:name w:val="apple-tab-span"/>
    <w:basedOn w:val="DefaultParagraphFont"/>
    <w:rsid w:val="00552831"/>
  </w:style>
  <w:style w:type="character" w:styleId="Emphasis">
    <w:name w:val="Emphasis"/>
    <w:basedOn w:val="DefaultParagraphFont"/>
    <w:uiPriority w:val="20"/>
    <w:qFormat/>
    <w:rsid w:val="008C20A8"/>
    <w:rPr>
      <w:i/>
      <w:iCs/>
    </w:rPr>
  </w:style>
  <w:style w:type="character" w:customStyle="1" w:styleId="apple-converted-space">
    <w:name w:val="apple-converted-space"/>
    <w:basedOn w:val="DefaultParagraphFont"/>
    <w:rsid w:val="008C20A8"/>
  </w:style>
  <w:style w:type="paragraph" w:styleId="NoteLevel1">
    <w:name w:val="Note Level 1"/>
    <w:basedOn w:val="Normal"/>
    <w:uiPriority w:val="99"/>
    <w:unhideWhenUsed/>
    <w:rsid w:val="00FD088B"/>
    <w:pPr>
      <w:keepNext/>
      <w:numPr>
        <w:numId w:val="35"/>
      </w:numPr>
      <w:contextualSpacing/>
      <w:outlineLvl w:val="0"/>
    </w:pPr>
    <w:rPr>
      <w:rFonts w:ascii="Verdana" w:hAnsi="Verdana"/>
    </w:rPr>
  </w:style>
  <w:style w:type="paragraph" w:styleId="NoteLevel2">
    <w:name w:val="Note Level 2"/>
    <w:basedOn w:val="Normal"/>
    <w:uiPriority w:val="99"/>
    <w:unhideWhenUsed/>
    <w:rsid w:val="00FD088B"/>
    <w:pPr>
      <w:keepNext/>
      <w:numPr>
        <w:ilvl w:val="1"/>
        <w:numId w:val="35"/>
      </w:numPr>
      <w:contextualSpacing/>
      <w:outlineLvl w:val="1"/>
    </w:pPr>
    <w:rPr>
      <w:rFonts w:ascii="Verdana" w:hAnsi="Verdana"/>
    </w:rPr>
  </w:style>
  <w:style w:type="paragraph" w:styleId="NoteLevel3">
    <w:name w:val="Note Level 3"/>
    <w:basedOn w:val="Normal"/>
    <w:uiPriority w:val="99"/>
    <w:unhideWhenUsed/>
    <w:rsid w:val="00FD088B"/>
    <w:pPr>
      <w:keepNext/>
      <w:numPr>
        <w:ilvl w:val="2"/>
        <w:numId w:val="35"/>
      </w:numPr>
      <w:contextualSpacing/>
      <w:outlineLvl w:val="2"/>
    </w:pPr>
    <w:rPr>
      <w:rFonts w:ascii="Verdana" w:hAnsi="Verdana"/>
    </w:rPr>
  </w:style>
  <w:style w:type="paragraph" w:styleId="NoteLevel4">
    <w:name w:val="Note Level 4"/>
    <w:basedOn w:val="Normal"/>
    <w:uiPriority w:val="99"/>
    <w:unhideWhenUsed/>
    <w:rsid w:val="00FD088B"/>
    <w:pPr>
      <w:keepNext/>
      <w:numPr>
        <w:ilvl w:val="3"/>
        <w:numId w:val="35"/>
      </w:numPr>
      <w:contextualSpacing/>
      <w:outlineLvl w:val="3"/>
    </w:pPr>
    <w:rPr>
      <w:rFonts w:ascii="Verdana" w:hAnsi="Verdana"/>
    </w:rPr>
  </w:style>
  <w:style w:type="paragraph" w:styleId="NoteLevel5">
    <w:name w:val="Note Level 5"/>
    <w:basedOn w:val="Normal"/>
    <w:uiPriority w:val="99"/>
    <w:unhideWhenUsed/>
    <w:rsid w:val="00FD088B"/>
    <w:pPr>
      <w:keepNext/>
      <w:numPr>
        <w:ilvl w:val="4"/>
        <w:numId w:val="35"/>
      </w:numPr>
      <w:contextualSpacing/>
      <w:outlineLvl w:val="4"/>
    </w:pPr>
    <w:rPr>
      <w:rFonts w:ascii="Verdana" w:hAnsi="Verdana"/>
    </w:rPr>
  </w:style>
  <w:style w:type="paragraph" w:styleId="NoteLevel6">
    <w:name w:val="Note Level 6"/>
    <w:basedOn w:val="Normal"/>
    <w:uiPriority w:val="99"/>
    <w:unhideWhenUsed/>
    <w:rsid w:val="00FD088B"/>
    <w:pPr>
      <w:keepNext/>
      <w:numPr>
        <w:ilvl w:val="5"/>
        <w:numId w:val="35"/>
      </w:numPr>
      <w:contextualSpacing/>
      <w:outlineLvl w:val="5"/>
    </w:pPr>
    <w:rPr>
      <w:rFonts w:ascii="Verdana" w:hAnsi="Verdana"/>
    </w:rPr>
  </w:style>
  <w:style w:type="paragraph" w:styleId="NoteLevel7">
    <w:name w:val="Note Level 7"/>
    <w:basedOn w:val="Normal"/>
    <w:uiPriority w:val="99"/>
    <w:unhideWhenUsed/>
    <w:rsid w:val="00FD088B"/>
    <w:pPr>
      <w:keepNext/>
      <w:numPr>
        <w:ilvl w:val="6"/>
        <w:numId w:val="35"/>
      </w:numPr>
      <w:contextualSpacing/>
      <w:outlineLvl w:val="6"/>
    </w:pPr>
    <w:rPr>
      <w:rFonts w:ascii="Verdana" w:hAnsi="Verdana"/>
    </w:rPr>
  </w:style>
  <w:style w:type="paragraph" w:styleId="NoteLevel8">
    <w:name w:val="Note Level 8"/>
    <w:basedOn w:val="Normal"/>
    <w:uiPriority w:val="99"/>
    <w:semiHidden/>
    <w:unhideWhenUsed/>
    <w:rsid w:val="00FD088B"/>
    <w:pPr>
      <w:keepNext/>
      <w:numPr>
        <w:ilvl w:val="7"/>
        <w:numId w:val="35"/>
      </w:numPr>
      <w:contextualSpacing/>
      <w:outlineLvl w:val="7"/>
    </w:pPr>
    <w:rPr>
      <w:rFonts w:ascii="Verdana" w:hAnsi="Verdana"/>
    </w:rPr>
  </w:style>
  <w:style w:type="paragraph" w:styleId="NoteLevel9">
    <w:name w:val="Note Level 9"/>
    <w:basedOn w:val="Normal"/>
    <w:uiPriority w:val="99"/>
    <w:semiHidden/>
    <w:unhideWhenUsed/>
    <w:rsid w:val="00FD088B"/>
    <w:pPr>
      <w:keepNext/>
      <w:numPr>
        <w:ilvl w:val="8"/>
        <w:numId w:val="35"/>
      </w:numPr>
      <w:contextualSpacing/>
      <w:outlineLvl w:val="8"/>
    </w:pPr>
    <w:rPr>
      <w:rFonts w:ascii="Verdana" w:hAnsi="Verdana"/>
    </w:rPr>
  </w:style>
  <w:style w:type="character" w:styleId="CommentReference">
    <w:name w:val="annotation reference"/>
    <w:basedOn w:val="DefaultParagraphFont"/>
    <w:uiPriority w:val="99"/>
    <w:semiHidden/>
    <w:unhideWhenUsed/>
    <w:rsid w:val="000258BB"/>
    <w:rPr>
      <w:sz w:val="18"/>
      <w:szCs w:val="18"/>
    </w:rPr>
  </w:style>
  <w:style w:type="paragraph" w:styleId="CommentText">
    <w:name w:val="annotation text"/>
    <w:basedOn w:val="Normal"/>
    <w:link w:val="CommentTextChar"/>
    <w:uiPriority w:val="99"/>
    <w:unhideWhenUsed/>
    <w:rsid w:val="000258BB"/>
  </w:style>
  <w:style w:type="character" w:customStyle="1" w:styleId="CommentTextChar">
    <w:name w:val="Comment Text Char"/>
    <w:basedOn w:val="DefaultParagraphFont"/>
    <w:link w:val="CommentText"/>
    <w:uiPriority w:val="99"/>
    <w:rsid w:val="000258BB"/>
  </w:style>
  <w:style w:type="paragraph" w:styleId="CommentSubject">
    <w:name w:val="annotation subject"/>
    <w:basedOn w:val="CommentText"/>
    <w:next w:val="CommentText"/>
    <w:link w:val="CommentSubjectChar"/>
    <w:uiPriority w:val="99"/>
    <w:semiHidden/>
    <w:unhideWhenUsed/>
    <w:rsid w:val="000258BB"/>
    <w:rPr>
      <w:b/>
      <w:bCs/>
      <w:sz w:val="20"/>
      <w:szCs w:val="20"/>
    </w:rPr>
  </w:style>
  <w:style w:type="character" w:customStyle="1" w:styleId="CommentSubjectChar">
    <w:name w:val="Comment Subject Char"/>
    <w:basedOn w:val="CommentTextChar"/>
    <w:link w:val="CommentSubject"/>
    <w:uiPriority w:val="99"/>
    <w:semiHidden/>
    <w:rsid w:val="000258BB"/>
    <w:rPr>
      <w:b/>
      <w:bCs/>
      <w:sz w:val="20"/>
      <w:szCs w:val="20"/>
    </w:rPr>
  </w:style>
  <w:style w:type="paragraph" w:styleId="Revision">
    <w:name w:val="Revision"/>
    <w:hidden/>
    <w:uiPriority w:val="99"/>
    <w:semiHidden/>
    <w:rsid w:val="00740A7E"/>
  </w:style>
  <w:style w:type="paragraph" w:styleId="DocumentMap">
    <w:name w:val="Document Map"/>
    <w:basedOn w:val="Normal"/>
    <w:link w:val="DocumentMapChar"/>
    <w:uiPriority w:val="99"/>
    <w:semiHidden/>
    <w:unhideWhenUsed/>
    <w:rsid w:val="00740A7E"/>
    <w:rPr>
      <w:rFonts w:ascii="Lucida Grande" w:hAnsi="Lucida Grande" w:cs="Lucida Grande"/>
    </w:rPr>
  </w:style>
  <w:style w:type="character" w:customStyle="1" w:styleId="DocumentMapChar">
    <w:name w:val="Document Map Char"/>
    <w:basedOn w:val="DefaultParagraphFont"/>
    <w:link w:val="DocumentMap"/>
    <w:uiPriority w:val="99"/>
    <w:semiHidden/>
    <w:rsid w:val="00740A7E"/>
    <w:rPr>
      <w:rFonts w:ascii="Lucida Grande" w:hAnsi="Lucida Grande" w:cs="Lucida Gra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3144828">
      <w:bodyDiv w:val="1"/>
      <w:marLeft w:val="0"/>
      <w:marRight w:val="0"/>
      <w:marTop w:val="0"/>
      <w:marBottom w:val="0"/>
      <w:divBdr>
        <w:top w:val="none" w:sz="0" w:space="0" w:color="auto"/>
        <w:left w:val="none" w:sz="0" w:space="0" w:color="auto"/>
        <w:bottom w:val="none" w:sz="0" w:space="0" w:color="auto"/>
        <w:right w:val="none" w:sz="0" w:space="0" w:color="auto"/>
      </w:divBdr>
    </w:div>
    <w:div w:id="474373255">
      <w:bodyDiv w:val="1"/>
      <w:marLeft w:val="0"/>
      <w:marRight w:val="0"/>
      <w:marTop w:val="0"/>
      <w:marBottom w:val="0"/>
      <w:divBdr>
        <w:top w:val="none" w:sz="0" w:space="0" w:color="auto"/>
        <w:left w:val="none" w:sz="0" w:space="0" w:color="auto"/>
        <w:bottom w:val="none" w:sz="0" w:space="0" w:color="auto"/>
        <w:right w:val="none" w:sz="0" w:space="0" w:color="auto"/>
      </w:divBdr>
    </w:div>
    <w:div w:id="488013087">
      <w:bodyDiv w:val="1"/>
      <w:marLeft w:val="0"/>
      <w:marRight w:val="0"/>
      <w:marTop w:val="0"/>
      <w:marBottom w:val="0"/>
      <w:divBdr>
        <w:top w:val="none" w:sz="0" w:space="0" w:color="auto"/>
        <w:left w:val="none" w:sz="0" w:space="0" w:color="auto"/>
        <w:bottom w:val="none" w:sz="0" w:space="0" w:color="auto"/>
        <w:right w:val="none" w:sz="0" w:space="0" w:color="auto"/>
      </w:divBdr>
    </w:div>
    <w:div w:id="514921423">
      <w:bodyDiv w:val="1"/>
      <w:marLeft w:val="0"/>
      <w:marRight w:val="0"/>
      <w:marTop w:val="0"/>
      <w:marBottom w:val="0"/>
      <w:divBdr>
        <w:top w:val="none" w:sz="0" w:space="0" w:color="auto"/>
        <w:left w:val="none" w:sz="0" w:space="0" w:color="auto"/>
        <w:bottom w:val="none" w:sz="0" w:space="0" w:color="auto"/>
        <w:right w:val="none" w:sz="0" w:space="0" w:color="auto"/>
      </w:divBdr>
    </w:div>
    <w:div w:id="622856432">
      <w:bodyDiv w:val="1"/>
      <w:marLeft w:val="0"/>
      <w:marRight w:val="0"/>
      <w:marTop w:val="0"/>
      <w:marBottom w:val="0"/>
      <w:divBdr>
        <w:top w:val="none" w:sz="0" w:space="0" w:color="auto"/>
        <w:left w:val="none" w:sz="0" w:space="0" w:color="auto"/>
        <w:bottom w:val="none" w:sz="0" w:space="0" w:color="auto"/>
        <w:right w:val="none" w:sz="0" w:space="0" w:color="auto"/>
      </w:divBdr>
    </w:div>
    <w:div w:id="661590286">
      <w:bodyDiv w:val="1"/>
      <w:marLeft w:val="0"/>
      <w:marRight w:val="0"/>
      <w:marTop w:val="0"/>
      <w:marBottom w:val="0"/>
      <w:divBdr>
        <w:top w:val="none" w:sz="0" w:space="0" w:color="auto"/>
        <w:left w:val="none" w:sz="0" w:space="0" w:color="auto"/>
        <w:bottom w:val="none" w:sz="0" w:space="0" w:color="auto"/>
        <w:right w:val="none" w:sz="0" w:space="0" w:color="auto"/>
      </w:divBdr>
    </w:div>
    <w:div w:id="771776874">
      <w:bodyDiv w:val="1"/>
      <w:marLeft w:val="0"/>
      <w:marRight w:val="0"/>
      <w:marTop w:val="0"/>
      <w:marBottom w:val="0"/>
      <w:divBdr>
        <w:top w:val="none" w:sz="0" w:space="0" w:color="auto"/>
        <w:left w:val="none" w:sz="0" w:space="0" w:color="auto"/>
        <w:bottom w:val="none" w:sz="0" w:space="0" w:color="auto"/>
        <w:right w:val="none" w:sz="0" w:space="0" w:color="auto"/>
      </w:divBdr>
    </w:div>
    <w:div w:id="791902090">
      <w:bodyDiv w:val="1"/>
      <w:marLeft w:val="0"/>
      <w:marRight w:val="0"/>
      <w:marTop w:val="0"/>
      <w:marBottom w:val="0"/>
      <w:divBdr>
        <w:top w:val="none" w:sz="0" w:space="0" w:color="auto"/>
        <w:left w:val="none" w:sz="0" w:space="0" w:color="auto"/>
        <w:bottom w:val="none" w:sz="0" w:space="0" w:color="auto"/>
        <w:right w:val="none" w:sz="0" w:space="0" w:color="auto"/>
      </w:divBdr>
    </w:div>
    <w:div w:id="846402076">
      <w:bodyDiv w:val="1"/>
      <w:marLeft w:val="0"/>
      <w:marRight w:val="0"/>
      <w:marTop w:val="0"/>
      <w:marBottom w:val="0"/>
      <w:divBdr>
        <w:top w:val="none" w:sz="0" w:space="0" w:color="auto"/>
        <w:left w:val="none" w:sz="0" w:space="0" w:color="auto"/>
        <w:bottom w:val="none" w:sz="0" w:space="0" w:color="auto"/>
        <w:right w:val="none" w:sz="0" w:space="0" w:color="auto"/>
      </w:divBdr>
    </w:div>
    <w:div w:id="912012209">
      <w:bodyDiv w:val="1"/>
      <w:marLeft w:val="0"/>
      <w:marRight w:val="0"/>
      <w:marTop w:val="0"/>
      <w:marBottom w:val="0"/>
      <w:divBdr>
        <w:top w:val="none" w:sz="0" w:space="0" w:color="auto"/>
        <w:left w:val="none" w:sz="0" w:space="0" w:color="auto"/>
        <w:bottom w:val="none" w:sz="0" w:space="0" w:color="auto"/>
        <w:right w:val="none" w:sz="0" w:space="0" w:color="auto"/>
      </w:divBdr>
    </w:div>
    <w:div w:id="927814678">
      <w:bodyDiv w:val="1"/>
      <w:marLeft w:val="0"/>
      <w:marRight w:val="0"/>
      <w:marTop w:val="0"/>
      <w:marBottom w:val="0"/>
      <w:divBdr>
        <w:top w:val="none" w:sz="0" w:space="0" w:color="auto"/>
        <w:left w:val="none" w:sz="0" w:space="0" w:color="auto"/>
        <w:bottom w:val="none" w:sz="0" w:space="0" w:color="auto"/>
        <w:right w:val="none" w:sz="0" w:space="0" w:color="auto"/>
      </w:divBdr>
    </w:div>
    <w:div w:id="994182793">
      <w:bodyDiv w:val="1"/>
      <w:marLeft w:val="0"/>
      <w:marRight w:val="0"/>
      <w:marTop w:val="0"/>
      <w:marBottom w:val="0"/>
      <w:divBdr>
        <w:top w:val="none" w:sz="0" w:space="0" w:color="auto"/>
        <w:left w:val="none" w:sz="0" w:space="0" w:color="auto"/>
        <w:bottom w:val="none" w:sz="0" w:space="0" w:color="auto"/>
        <w:right w:val="none" w:sz="0" w:space="0" w:color="auto"/>
      </w:divBdr>
    </w:div>
    <w:div w:id="1024790288">
      <w:bodyDiv w:val="1"/>
      <w:marLeft w:val="0"/>
      <w:marRight w:val="0"/>
      <w:marTop w:val="0"/>
      <w:marBottom w:val="0"/>
      <w:divBdr>
        <w:top w:val="none" w:sz="0" w:space="0" w:color="auto"/>
        <w:left w:val="none" w:sz="0" w:space="0" w:color="auto"/>
        <w:bottom w:val="none" w:sz="0" w:space="0" w:color="auto"/>
        <w:right w:val="none" w:sz="0" w:space="0" w:color="auto"/>
      </w:divBdr>
    </w:div>
    <w:div w:id="1061707209">
      <w:bodyDiv w:val="1"/>
      <w:marLeft w:val="0"/>
      <w:marRight w:val="0"/>
      <w:marTop w:val="0"/>
      <w:marBottom w:val="0"/>
      <w:divBdr>
        <w:top w:val="none" w:sz="0" w:space="0" w:color="auto"/>
        <w:left w:val="none" w:sz="0" w:space="0" w:color="auto"/>
        <w:bottom w:val="none" w:sz="0" w:space="0" w:color="auto"/>
        <w:right w:val="none" w:sz="0" w:space="0" w:color="auto"/>
      </w:divBdr>
    </w:div>
    <w:div w:id="1087458569">
      <w:bodyDiv w:val="1"/>
      <w:marLeft w:val="0"/>
      <w:marRight w:val="0"/>
      <w:marTop w:val="0"/>
      <w:marBottom w:val="0"/>
      <w:divBdr>
        <w:top w:val="none" w:sz="0" w:space="0" w:color="auto"/>
        <w:left w:val="none" w:sz="0" w:space="0" w:color="auto"/>
        <w:bottom w:val="none" w:sz="0" w:space="0" w:color="auto"/>
        <w:right w:val="none" w:sz="0" w:space="0" w:color="auto"/>
      </w:divBdr>
    </w:div>
    <w:div w:id="1131822467">
      <w:bodyDiv w:val="1"/>
      <w:marLeft w:val="0"/>
      <w:marRight w:val="0"/>
      <w:marTop w:val="0"/>
      <w:marBottom w:val="0"/>
      <w:divBdr>
        <w:top w:val="none" w:sz="0" w:space="0" w:color="auto"/>
        <w:left w:val="none" w:sz="0" w:space="0" w:color="auto"/>
        <w:bottom w:val="none" w:sz="0" w:space="0" w:color="auto"/>
        <w:right w:val="none" w:sz="0" w:space="0" w:color="auto"/>
      </w:divBdr>
      <w:divsChild>
        <w:div w:id="730075242">
          <w:marLeft w:val="0"/>
          <w:marRight w:val="0"/>
          <w:marTop w:val="0"/>
          <w:marBottom w:val="0"/>
          <w:divBdr>
            <w:top w:val="none" w:sz="0" w:space="0" w:color="auto"/>
            <w:left w:val="none" w:sz="0" w:space="0" w:color="auto"/>
            <w:bottom w:val="none" w:sz="0" w:space="0" w:color="auto"/>
            <w:right w:val="none" w:sz="0" w:space="0" w:color="auto"/>
          </w:divBdr>
        </w:div>
      </w:divsChild>
    </w:div>
    <w:div w:id="1176462005">
      <w:bodyDiv w:val="1"/>
      <w:marLeft w:val="0"/>
      <w:marRight w:val="0"/>
      <w:marTop w:val="0"/>
      <w:marBottom w:val="0"/>
      <w:divBdr>
        <w:top w:val="none" w:sz="0" w:space="0" w:color="auto"/>
        <w:left w:val="none" w:sz="0" w:space="0" w:color="auto"/>
        <w:bottom w:val="none" w:sz="0" w:space="0" w:color="auto"/>
        <w:right w:val="none" w:sz="0" w:space="0" w:color="auto"/>
      </w:divBdr>
    </w:div>
    <w:div w:id="1399328413">
      <w:bodyDiv w:val="1"/>
      <w:marLeft w:val="0"/>
      <w:marRight w:val="0"/>
      <w:marTop w:val="0"/>
      <w:marBottom w:val="0"/>
      <w:divBdr>
        <w:top w:val="none" w:sz="0" w:space="0" w:color="auto"/>
        <w:left w:val="none" w:sz="0" w:space="0" w:color="auto"/>
        <w:bottom w:val="none" w:sz="0" w:space="0" w:color="auto"/>
        <w:right w:val="none" w:sz="0" w:space="0" w:color="auto"/>
      </w:divBdr>
    </w:div>
    <w:div w:id="1522739958">
      <w:bodyDiv w:val="1"/>
      <w:marLeft w:val="0"/>
      <w:marRight w:val="0"/>
      <w:marTop w:val="0"/>
      <w:marBottom w:val="0"/>
      <w:divBdr>
        <w:top w:val="none" w:sz="0" w:space="0" w:color="auto"/>
        <w:left w:val="none" w:sz="0" w:space="0" w:color="auto"/>
        <w:bottom w:val="none" w:sz="0" w:space="0" w:color="auto"/>
        <w:right w:val="none" w:sz="0" w:space="0" w:color="auto"/>
      </w:divBdr>
    </w:div>
    <w:div w:id="1609510599">
      <w:bodyDiv w:val="1"/>
      <w:marLeft w:val="0"/>
      <w:marRight w:val="0"/>
      <w:marTop w:val="0"/>
      <w:marBottom w:val="0"/>
      <w:divBdr>
        <w:top w:val="none" w:sz="0" w:space="0" w:color="auto"/>
        <w:left w:val="none" w:sz="0" w:space="0" w:color="auto"/>
        <w:bottom w:val="none" w:sz="0" w:space="0" w:color="auto"/>
        <w:right w:val="none" w:sz="0" w:space="0" w:color="auto"/>
      </w:divBdr>
    </w:div>
    <w:div w:id="1616786077">
      <w:bodyDiv w:val="1"/>
      <w:marLeft w:val="0"/>
      <w:marRight w:val="0"/>
      <w:marTop w:val="0"/>
      <w:marBottom w:val="0"/>
      <w:divBdr>
        <w:top w:val="none" w:sz="0" w:space="0" w:color="auto"/>
        <w:left w:val="none" w:sz="0" w:space="0" w:color="auto"/>
        <w:bottom w:val="none" w:sz="0" w:space="0" w:color="auto"/>
        <w:right w:val="none" w:sz="0" w:space="0" w:color="auto"/>
      </w:divBdr>
    </w:div>
    <w:div w:id="1663315961">
      <w:bodyDiv w:val="1"/>
      <w:marLeft w:val="0"/>
      <w:marRight w:val="0"/>
      <w:marTop w:val="0"/>
      <w:marBottom w:val="0"/>
      <w:divBdr>
        <w:top w:val="none" w:sz="0" w:space="0" w:color="auto"/>
        <w:left w:val="none" w:sz="0" w:space="0" w:color="auto"/>
        <w:bottom w:val="none" w:sz="0" w:space="0" w:color="auto"/>
        <w:right w:val="none" w:sz="0" w:space="0" w:color="auto"/>
      </w:divBdr>
    </w:div>
    <w:div w:id="1678461385">
      <w:bodyDiv w:val="1"/>
      <w:marLeft w:val="0"/>
      <w:marRight w:val="0"/>
      <w:marTop w:val="0"/>
      <w:marBottom w:val="0"/>
      <w:divBdr>
        <w:top w:val="none" w:sz="0" w:space="0" w:color="auto"/>
        <w:left w:val="none" w:sz="0" w:space="0" w:color="auto"/>
        <w:bottom w:val="none" w:sz="0" w:space="0" w:color="auto"/>
        <w:right w:val="none" w:sz="0" w:space="0" w:color="auto"/>
      </w:divBdr>
    </w:div>
    <w:div w:id="1716654761">
      <w:bodyDiv w:val="1"/>
      <w:marLeft w:val="0"/>
      <w:marRight w:val="0"/>
      <w:marTop w:val="0"/>
      <w:marBottom w:val="0"/>
      <w:divBdr>
        <w:top w:val="none" w:sz="0" w:space="0" w:color="auto"/>
        <w:left w:val="none" w:sz="0" w:space="0" w:color="auto"/>
        <w:bottom w:val="none" w:sz="0" w:space="0" w:color="auto"/>
        <w:right w:val="none" w:sz="0" w:space="0" w:color="auto"/>
      </w:divBdr>
    </w:div>
    <w:div w:id="1751082148">
      <w:bodyDiv w:val="1"/>
      <w:marLeft w:val="0"/>
      <w:marRight w:val="0"/>
      <w:marTop w:val="0"/>
      <w:marBottom w:val="0"/>
      <w:divBdr>
        <w:top w:val="none" w:sz="0" w:space="0" w:color="auto"/>
        <w:left w:val="none" w:sz="0" w:space="0" w:color="auto"/>
        <w:bottom w:val="none" w:sz="0" w:space="0" w:color="auto"/>
        <w:right w:val="none" w:sz="0" w:space="0" w:color="auto"/>
      </w:divBdr>
    </w:div>
    <w:div w:id="1900943622">
      <w:bodyDiv w:val="1"/>
      <w:marLeft w:val="0"/>
      <w:marRight w:val="0"/>
      <w:marTop w:val="0"/>
      <w:marBottom w:val="0"/>
      <w:divBdr>
        <w:top w:val="none" w:sz="0" w:space="0" w:color="auto"/>
        <w:left w:val="none" w:sz="0" w:space="0" w:color="auto"/>
        <w:bottom w:val="none" w:sz="0" w:space="0" w:color="auto"/>
        <w:right w:val="none" w:sz="0" w:space="0" w:color="auto"/>
      </w:divBdr>
    </w:div>
    <w:div w:id="1910770810">
      <w:bodyDiv w:val="1"/>
      <w:marLeft w:val="0"/>
      <w:marRight w:val="0"/>
      <w:marTop w:val="0"/>
      <w:marBottom w:val="0"/>
      <w:divBdr>
        <w:top w:val="none" w:sz="0" w:space="0" w:color="auto"/>
        <w:left w:val="none" w:sz="0" w:space="0" w:color="auto"/>
        <w:bottom w:val="none" w:sz="0" w:space="0" w:color="auto"/>
        <w:right w:val="none" w:sz="0" w:space="0" w:color="auto"/>
      </w:divBdr>
    </w:div>
    <w:div w:id="1939562902">
      <w:bodyDiv w:val="1"/>
      <w:marLeft w:val="0"/>
      <w:marRight w:val="0"/>
      <w:marTop w:val="0"/>
      <w:marBottom w:val="0"/>
      <w:divBdr>
        <w:top w:val="none" w:sz="0" w:space="0" w:color="auto"/>
        <w:left w:val="none" w:sz="0" w:space="0" w:color="auto"/>
        <w:bottom w:val="none" w:sz="0" w:space="0" w:color="auto"/>
        <w:right w:val="none" w:sz="0" w:space="0" w:color="auto"/>
      </w:divBdr>
    </w:div>
    <w:div w:id="20948120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microsoft.com/office/2007/relationships/hdphoto" Target="media/hdphoto1.wdp"/><Relationship Id="rId21" Type="http://schemas.openxmlformats.org/officeDocument/2006/relationships/image" Target="media/image8.png"/><Relationship Id="rId22" Type="http://schemas.microsoft.com/office/2007/relationships/hdphoto" Target="media/hdphoto2.wdp"/><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jpe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emf"/><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emf"/><Relationship Id="rId31" Type="http://schemas.openxmlformats.org/officeDocument/2006/relationships/image" Target="media/image17.png"/><Relationship Id="rId32" Type="http://schemas.openxmlformats.org/officeDocument/2006/relationships/image" Target="media/image18.emf"/><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comments" Target="comments.xm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EACB50-2DEE-B54A-B930-DB811777F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63</Pages>
  <Words>11253</Words>
  <Characters>64147</Characters>
  <Application>Microsoft Macintosh Word</Application>
  <DocSecurity>0</DocSecurity>
  <Lines>534</Lines>
  <Paragraphs>150</Paragraphs>
  <ScaleCrop>false</ScaleCrop>
  <HeadingPairs>
    <vt:vector size="4" baseType="variant">
      <vt:variant>
        <vt:lpstr>Title</vt:lpstr>
      </vt:variant>
      <vt:variant>
        <vt:i4>1</vt:i4>
      </vt:variant>
      <vt:variant>
        <vt:lpstr>Headings</vt:lpstr>
      </vt:variant>
      <vt:variant>
        <vt:i4>58</vt:i4>
      </vt:variant>
    </vt:vector>
  </HeadingPairs>
  <TitlesOfParts>
    <vt:vector size="59" baseType="lpstr">
      <vt:lpstr/>
      <vt:lpstr>Introduction </vt:lpstr>
      <vt:lpstr>    Motivation</vt:lpstr>
      <vt:lpstr>    Project idea and description</vt:lpstr>
      <vt:lpstr>    Project objectives and goal statement </vt:lpstr>
      <vt:lpstr>    Project benefits</vt:lpstr>
      <vt:lpstr>    Project stages </vt:lpstr>
      <vt:lpstr>Literature review</vt:lpstr>
      <vt:lpstr>    Background research </vt:lpstr>
      <vt:lpstr>    Tackling the problem</vt:lpstr>
      <vt:lpstr>    Acceptance and usability concerns</vt:lpstr>
      <vt:lpstr>    Research on technology</vt:lpstr>
      <vt:lpstr>    Types of MVC Frameworks</vt:lpstr>
      <vt:lpstr>    Spring MVC Framework</vt:lpstr>
      <vt:lpstr>    Benefits of Spring MVC framework</vt:lpstr>
      <vt:lpstr>    Features of Spring MVC framework </vt:lpstr>
      <vt:lpstr>System analysis</vt:lpstr>
      <vt:lpstr>    Current process</vt:lpstr>
      <vt:lpstr>    System requirements and analysis </vt:lpstr>
      <vt:lpstr>    Functional and non-functional requirements</vt:lpstr>
      <vt:lpstr>    Feasibility analysis</vt:lpstr>
      <vt:lpstr>    Summary of deliverables </vt:lpstr>
      <vt:lpstr>    Stakeholders</vt:lpstr>
      <vt:lpstr>System design </vt:lpstr>
      <vt:lpstr>    Design method</vt:lpstr>
      <vt:lpstr>    Design plan</vt:lpstr>
      <vt:lpstr>    Technology options</vt:lpstr>
      <vt:lpstr>    Architecture and programming language</vt:lpstr>
      <vt:lpstr>    Security levels</vt:lpstr>
      <vt:lpstr>    System Challenges</vt:lpstr>
      <vt:lpstr>    System risks and issues</vt:lpstr>
      <vt:lpstr>    System risks</vt:lpstr>
      <vt:lpstr>    System issues</vt:lpstr>
      <vt:lpstr>    System constraints, dependencies and timescales </vt:lpstr>
      <vt:lpstr>    System constraints</vt:lpstr>
      <vt:lpstr>    System dependencies</vt:lpstr>
      <vt:lpstr>    System timescales </vt:lpstr>
      <vt:lpstr>System implementation</vt:lpstr>
      <vt:lpstr>    Implementation plan </vt:lpstr>
      <vt:lpstr>    Build tools and libraries</vt:lpstr>
      <vt:lpstr>    Database creation and integration </vt:lpstr>
      <vt:lpstr>    Creation and remote connection to the database behind the firewall</vt:lpstr>
      <vt:lpstr>    Success criteria</vt:lpstr>
      <vt:lpstr>Diagrams</vt:lpstr>
      <vt:lpstr>    Class diagram</vt:lpstr>
      <vt:lpstr>    Use case diagram</vt:lpstr>
      <vt:lpstr/>
      <vt:lpstr>Test and evaluation</vt:lpstr>
      <vt:lpstr>    Requirements testing</vt:lpstr>
      <vt:lpstr>    Security testing</vt:lpstr>
      <vt:lpstr>    UAT testing</vt:lpstr>
      <vt:lpstr>Conclusion</vt:lpstr>
      <vt:lpstr>    Achievements, review of objectives</vt:lpstr>
      <vt:lpstr>    Issues and shortcomings </vt:lpstr>
      <vt:lpstr>    Future work (system as application)</vt:lpstr>
      <vt:lpstr>    Final evaluation and conclusions</vt:lpstr>
      <vt:lpstr>    Summary</vt:lpstr>
      <vt:lpstr>References</vt:lpstr>
      <vt:lpstr>Appendices</vt:lpstr>
    </vt:vector>
  </TitlesOfParts>
  <Manager/>
  <Company/>
  <LinksUpToDate>false</LinksUpToDate>
  <CharactersWithSpaces>75250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Chara Katiri</dc:creator>
  <cp:keywords/>
  <dc:description/>
  <cp:lastModifiedBy>Chara Katiri</cp:lastModifiedBy>
  <cp:revision>12</cp:revision>
  <cp:lastPrinted>2015-03-23T13:55:00Z</cp:lastPrinted>
  <dcterms:created xsi:type="dcterms:W3CDTF">2015-04-12T12:58:00Z</dcterms:created>
  <dcterms:modified xsi:type="dcterms:W3CDTF">2015-04-12T20:53:00Z</dcterms:modified>
  <cp:category/>
</cp:coreProperties>
</file>