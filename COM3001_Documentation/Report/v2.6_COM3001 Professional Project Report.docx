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0926B2" w:rsidRDefault="00672422" w:rsidP="00EE1303">
      <w:pPr>
        <w:spacing w:line="360" w:lineRule="auto"/>
        <w:contextualSpacing/>
        <w:jc w:val="both"/>
        <w:rPr>
          <w:rFonts w:ascii="Times" w:hAnsi="Times" w:cs="Times New Roman"/>
          <w:sz w:val="22"/>
          <w:szCs w:val="22"/>
          <w:lang w:val="en-GB"/>
        </w:rPr>
      </w:pPr>
      <w:r w:rsidRPr="000926B2">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0926B2" w:rsidRDefault="00672422" w:rsidP="00EE1303">
      <w:pPr>
        <w:spacing w:line="360" w:lineRule="auto"/>
        <w:contextualSpacing/>
        <w:jc w:val="both"/>
        <w:rPr>
          <w:rFonts w:ascii="Times" w:hAnsi="Times" w:cs="Times New Roman"/>
          <w:sz w:val="22"/>
          <w:szCs w:val="22"/>
          <w:lang w:val="en-GB"/>
        </w:rPr>
      </w:pPr>
    </w:p>
    <w:p w14:paraId="6C0A22E0" w14:textId="77777777" w:rsidR="00672422" w:rsidRPr="000926B2" w:rsidRDefault="00672422" w:rsidP="00EE1303">
      <w:pPr>
        <w:spacing w:line="360" w:lineRule="auto"/>
        <w:contextualSpacing/>
        <w:jc w:val="both"/>
        <w:rPr>
          <w:rFonts w:ascii="Times" w:hAnsi="Times" w:cs="Times New Roman"/>
          <w:sz w:val="22"/>
          <w:szCs w:val="22"/>
          <w:lang w:val="en-GB"/>
        </w:rPr>
      </w:pPr>
    </w:p>
    <w:p w14:paraId="5BE8DE3D" w14:textId="77777777" w:rsidR="00672422" w:rsidRPr="000926B2" w:rsidRDefault="00672422" w:rsidP="00EE1303">
      <w:pPr>
        <w:spacing w:line="360" w:lineRule="auto"/>
        <w:contextualSpacing/>
        <w:jc w:val="both"/>
        <w:rPr>
          <w:rFonts w:ascii="Times" w:hAnsi="Times" w:cs="Times New Roman"/>
          <w:sz w:val="22"/>
          <w:szCs w:val="22"/>
          <w:lang w:val="en-GB"/>
        </w:rPr>
      </w:pPr>
    </w:p>
    <w:p w14:paraId="0FA2B589" w14:textId="77777777" w:rsidR="00672422" w:rsidRPr="000926B2" w:rsidRDefault="00672422" w:rsidP="00EE1303">
      <w:pPr>
        <w:spacing w:line="360" w:lineRule="auto"/>
        <w:contextualSpacing/>
        <w:jc w:val="both"/>
        <w:rPr>
          <w:rFonts w:ascii="Times" w:hAnsi="Times" w:cs="Times New Roman"/>
          <w:sz w:val="22"/>
          <w:szCs w:val="22"/>
          <w:lang w:val="en-GB"/>
        </w:rPr>
      </w:pPr>
    </w:p>
    <w:p w14:paraId="701B0768" w14:textId="77777777" w:rsidR="00672422" w:rsidRPr="000926B2" w:rsidRDefault="00672422" w:rsidP="00EE1303">
      <w:pPr>
        <w:spacing w:line="360" w:lineRule="auto"/>
        <w:contextualSpacing/>
        <w:jc w:val="center"/>
        <w:rPr>
          <w:rFonts w:ascii="Times" w:hAnsi="Times" w:cs="Times New Roman"/>
          <w:sz w:val="22"/>
          <w:szCs w:val="22"/>
          <w:lang w:val="en-GB"/>
        </w:rPr>
      </w:pPr>
    </w:p>
    <w:p w14:paraId="57F81B4A" w14:textId="77567928" w:rsidR="00672422" w:rsidRPr="000926B2" w:rsidRDefault="00EC0BC2" w:rsidP="00EE1303">
      <w:pPr>
        <w:spacing w:line="360" w:lineRule="auto"/>
        <w:contextualSpacing/>
        <w:jc w:val="center"/>
        <w:rPr>
          <w:rFonts w:ascii="Times" w:hAnsi="Times" w:cs="Times New Roman"/>
          <w:b/>
          <w:sz w:val="22"/>
          <w:szCs w:val="22"/>
          <w:lang w:val="en-GB"/>
        </w:rPr>
      </w:pPr>
      <w:r w:rsidRPr="000926B2">
        <w:rPr>
          <w:rFonts w:ascii="Times" w:hAnsi="Times" w:cs="Times New Roman"/>
          <w:b/>
          <w:sz w:val="22"/>
          <w:szCs w:val="22"/>
          <w:lang w:val="en-GB"/>
        </w:rPr>
        <w:t>UNIVERSITY</w:t>
      </w:r>
      <w:r w:rsidR="00672422" w:rsidRPr="000926B2">
        <w:rPr>
          <w:rFonts w:ascii="Times" w:hAnsi="Times" w:cs="Times New Roman"/>
          <w:b/>
          <w:sz w:val="22"/>
          <w:szCs w:val="22"/>
          <w:lang w:val="en-GB"/>
        </w:rPr>
        <w:t xml:space="preserve"> OF SURREY</w:t>
      </w:r>
    </w:p>
    <w:p w14:paraId="643BBF1F" w14:textId="77777777" w:rsidR="00672422" w:rsidRPr="000926B2" w:rsidRDefault="00672422" w:rsidP="00EE1303">
      <w:pPr>
        <w:spacing w:line="360" w:lineRule="auto"/>
        <w:contextualSpacing/>
        <w:jc w:val="center"/>
        <w:rPr>
          <w:rFonts w:ascii="Times" w:eastAsia="Times New Roman" w:hAnsi="Times" w:cs="Times New Roman"/>
          <w:sz w:val="22"/>
          <w:szCs w:val="22"/>
          <w:lang w:val="en-GB"/>
        </w:rPr>
      </w:pPr>
    </w:p>
    <w:p w14:paraId="631FEEE9" w14:textId="77777777" w:rsidR="00672422" w:rsidRPr="000926B2" w:rsidRDefault="00672422" w:rsidP="00EE1303">
      <w:pPr>
        <w:spacing w:line="360" w:lineRule="auto"/>
        <w:contextualSpacing/>
        <w:jc w:val="center"/>
        <w:rPr>
          <w:rFonts w:ascii="Times" w:hAnsi="Times" w:cs="Times New Roman"/>
          <w:b/>
          <w:sz w:val="22"/>
          <w:szCs w:val="22"/>
          <w:lang w:val="en-GB"/>
        </w:rPr>
      </w:pPr>
      <w:r w:rsidRPr="000926B2">
        <w:rPr>
          <w:rFonts w:ascii="Times" w:hAnsi="Times" w:cs="Times New Roman"/>
          <w:b/>
          <w:bCs/>
          <w:sz w:val="22"/>
          <w:szCs w:val="22"/>
          <w:lang w:val="en-GB"/>
        </w:rPr>
        <w:t>Faculty of Engineering and Physical Sciences</w:t>
      </w:r>
    </w:p>
    <w:p w14:paraId="5B1D5B00" w14:textId="77777777" w:rsidR="00672422" w:rsidRPr="000926B2" w:rsidRDefault="00672422" w:rsidP="00EE1303">
      <w:pPr>
        <w:spacing w:line="360" w:lineRule="auto"/>
        <w:contextualSpacing/>
        <w:jc w:val="center"/>
        <w:rPr>
          <w:rFonts w:ascii="Times" w:hAnsi="Times" w:cs="Times New Roman"/>
          <w:b/>
          <w:sz w:val="22"/>
          <w:szCs w:val="22"/>
          <w:lang w:val="en-GB"/>
        </w:rPr>
      </w:pPr>
      <w:r w:rsidRPr="000926B2">
        <w:rPr>
          <w:rFonts w:ascii="Times" w:hAnsi="Times" w:cs="Times New Roman"/>
          <w:b/>
          <w:bCs/>
          <w:sz w:val="22"/>
          <w:szCs w:val="22"/>
          <w:lang w:val="en-GB"/>
        </w:rPr>
        <w:t>Department of Computing </w:t>
      </w:r>
    </w:p>
    <w:p w14:paraId="10390098"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BSc Undergraduate Programmes in Computing</w:t>
      </w:r>
    </w:p>
    <w:p w14:paraId="75D888C7"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Module COM3001: 45 credits</w:t>
      </w:r>
    </w:p>
    <w:p w14:paraId="0F043807" w14:textId="77777777" w:rsidR="00672422" w:rsidRPr="000926B2" w:rsidRDefault="00672422" w:rsidP="00EE1303">
      <w:pPr>
        <w:spacing w:line="360" w:lineRule="auto"/>
        <w:contextualSpacing/>
        <w:jc w:val="center"/>
        <w:rPr>
          <w:rFonts w:ascii="Times" w:eastAsia="Times New Roman" w:hAnsi="Times" w:cs="Times New Roman"/>
          <w:sz w:val="22"/>
          <w:szCs w:val="22"/>
          <w:lang w:val="en-GB"/>
        </w:rPr>
      </w:pPr>
    </w:p>
    <w:p w14:paraId="2FE6103A" w14:textId="77777777" w:rsidR="00672422" w:rsidRPr="000926B2" w:rsidRDefault="00672422" w:rsidP="00EE1303">
      <w:pPr>
        <w:spacing w:line="360" w:lineRule="auto"/>
        <w:contextualSpacing/>
        <w:jc w:val="center"/>
        <w:rPr>
          <w:rFonts w:ascii="Times" w:hAnsi="Times" w:cs="Times New Roman"/>
          <w:b/>
          <w:sz w:val="22"/>
          <w:szCs w:val="22"/>
          <w:lang w:val="en-GB"/>
        </w:rPr>
      </w:pPr>
      <w:r w:rsidRPr="000926B2">
        <w:rPr>
          <w:rFonts w:ascii="Times" w:hAnsi="Times" w:cs="Times New Roman"/>
          <w:b/>
          <w:sz w:val="22"/>
          <w:szCs w:val="22"/>
          <w:lang w:val="en-GB"/>
        </w:rPr>
        <w:t>COM3001: Professional Project</w:t>
      </w:r>
    </w:p>
    <w:p w14:paraId="280956F1"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2014-15</w:t>
      </w:r>
    </w:p>
    <w:p w14:paraId="0959152D"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FHEQ Level 6 (Year 3)</w:t>
      </w:r>
    </w:p>
    <w:p w14:paraId="398E069C" w14:textId="77777777" w:rsidR="00672422" w:rsidRPr="000926B2" w:rsidRDefault="00672422" w:rsidP="00EE1303">
      <w:pPr>
        <w:spacing w:line="360" w:lineRule="auto"/>
        <w:contextualSpacing/>
        <w:jc w:val="center"/>
        <w:rPr>
          <w:rFonts w:ascii="Times" w:eastAsiaTheme="majorEastAsia" w:hAnsi="Times" w:cs="Times New Roman"/>
          <w:sz w:val="22"/>
          <w:szCs w:val="22"/>
          <w:lang w:val="en-GB"/>
        </w:rPr>
      </w:pPr>
    </w:p>
    <w:p w14:paraId="18A06F68"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 xml:space="preserve">Student: </w:t>
      </w:r>
      <w:r w:rsidRPr="000926B2">
        <w:rPr>
          <w:rFonts w:ascii="Times" w:hAnsi="Times" w:cs="Times New Roman"/>
          <w:b/>
          <w:sz w:val="22"/>
          <w:szCs w:val="22"/>
          <w:lang w:val="en-GB"/>
        </w:rPr>
        <w:t>Chara Katiri</w:t>
      </w:r>
    </w:p>
    <w:p w14:paraId="5DDEAF5D"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 xml:space="preserve">Email: </w:t>
      </w:r>
      <w:r w:rsidR="00302475" w:rsidRPr="000926B2">
        <w:rPr>
          <w:rFonts w:ascii="Times" w:hAnsi="Times" w:cs="Times New Roman"/>
          <w:sz w:val="22"/>
          <w:szCs w:val="22"/>
        </w:rPr>
        <w:fldChar w:fldCharType="begin"/>
      </w:r>
      <w:r w:rsidR="00302475" w:rsidRPr="000926B2">
        <w:rPr>
          <w:rFonts w:ascii="Times" w:hAnsi="Times" w:cs="Times New Roman"/>
          <w:sz w:val="22"/>
          <w:szCs w:val="22"/>
          <w:rPrChange w:id="0" w:author="Chara Katiri" w:date="2015-04-12T20:48:00Z">
            <w:rPr/>
          </w:rPrChange>
        </w:rPr>
        <w:instrText xml:space="preserve"> HYPERLINK "mailto:ck00113@surrey.ac.uk" </w:instrText>
      </w:r>
      <w:r w:rsidR="00302475" w:rsidRPr="000926B2">
        <w:rPr>
          <w:rFonts w:ascii="Times" w:hAnsi="Times" w:cs="Times New Roman"/>
          <w:sz w:val="22"/>
          <w:szCs w:val="22"/>
        </w:rPr>
        <w:fldChar w:fldCharType="separate"/>
      </w:r>
      <w:r w:rsidRPr="000926B2">
        <w:rPr>
          <w:rFonts w:ascii="Times" w:hAnsi="Times" w:cs="Times New Roman"/>
          <w:sz w:val="22"/>
          <w:szCs w:val="22"/>
        </w:rPr>
        <w:t>ck00113@surrey.ac.uk</w:t>
      </w:r>
      <w:r w:rsidR="00302475" w:rsidRPr="000926B2">
        <w:rPr>
          <w:rFonts w:ascii="Times" w:hAnsi="Times" w:cs="Times New Roman"/>
          <w:sz w:val="22"/>
          <w:szCs w:val="22"/>
        </w:rPr>
        <w:fldChar w:fldCharType="end"/>
      </w:r>
    </w:p>
    <w:p w14:paraId="42FA60AC" w14:textId="77777777" w:rsidR="00672422" w:rsidRPr="000926B2" w:rsidRDefault="00672422" w:rsidP="00EE1303">
      <w:pPr>
        <w:spacing w:line="360" w:lineRule="auto"/>
        <w:contextualSpacing/>
        <w:jc w:val="center"/>
        <w:rPr>
          <w:rFonts w:ascii="Times" w:hAnsi="Times" w:cs="Times New Roman"/>
          <w:sz w:val="22"/>
          <w:szCs w:val="22"/>
          <w:lang w:val="en-GB"/>
        </w:rPr>
      </w:pPr>
      <w:r w:rsidRPr="000926B2">
        <w:rPr>
          <w:rFonts w:ascii="Times" w:hAnsi="Times" w:cs="Times New Roman"/>
          <w:sz w:val="22"/>
          <w:szCs w:val="22"/>
          <w:lang w:val="en-GB"/>
        </w:rPr>
        <w:t>URN: 6166668</w:t>
      </w:r>
    </w:p>
    <w:p w14:paraId="4103BC98" w14:textId="292FFEFD" w:rsidR="009E462F" w:rsidRPr="000926B2" w:rsidRDefault="0075009D" w:rsidP="00EE1303">
      <w:pPr>
        <w:spacing w:line="360" w:lineRule="auto"/>
        <w:contextualSpacing/>
        <w:jc w:val="both"/>
        <w:rPr>
          <w:rFonts w:ascii="Times" w:hAnsi="Times" w:cs="Times New Roman"/>
          <w:bCs/>
          <w:sz w:val="22"/>
          <w:szCs w:val="22"/>
          <w:lang w:val="en-GB"/>
        </w:rPr>
      </w:pPr>
      <w:r w:rsidRPr="000926B2">
        <w:rPr>
          <w:rFonts w:ascii="Times" w:hAnsi="Times" w:cs="Times New Roman"/>
          <w:bCs/>
          <w:sz w:val="22"/>
          <w:szCs w:val="22"/>
          <w:lang w:val="en-GB"/>
        </w:rPr>
        <w:br w:type="page"/>
      </w:r>
      <w:r w:rsidR="009E462F" w:rsidRPr="000926B2">
        <w:rPr>
          <w:rFonts w:ascii="Times" w:hAnsi="Times" w:cs="Times New Roman"/>
          <w:b/>
          <w:sz w:val="22"/>
          <w:szCs w:val="22"/>
        </w:rPr>
        <w:lastRenderedPageBreak/>
        <w:t>Document Control</w:t>
      </w:r>
    </w:p>
    <w:p w14:paraId="4766F5AD" w14:textId="77777777" w:rsidR="009E462F" w:rsidRPr="000926B2" w:rsidRDefault="009E462F" w:rsidP="00EE1303">
      <w:pPr>
        <w:spacing w:line="360" w:lineRule="auto"/>
        <w:contextualSpacing/>
        <w:jc w:val="both"/>
        <w:rPr>
          <w:rFonts w:ascii="Times" w:hAnsi="Times" w:cs="Times New Roman"/>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0926B2"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0926B2" w:rsidRDefault="009E462F" w:rsidP="00EE1303">
            <w:pPr>
              <w:pStyle w:val="TableHeadingRow"/>
              <w:spacing w:line="360" w:lineRule="auto"/>
              <w:ind w:right="-401"/>
              <w:contextualSpacing/>
              <w:jc w:val="both"/>
              <w:rPr>
                <w:rFonts w:ascii="Times" w:hAnsi="Times"/>
                <w:color w:val="FFFFFF" w:themeColor="background1"/>
                <w:szCs w:val="22"/>
              </w:rPr>
            </w:pPr>
            <w:r w:rsidRPr="000926B2">
              <w:rPr>
                <w:rFonts w:ascii="Times" w:hAnsi="Times"/>
                <w:color w:val="FFFFFF" w:themeColor="background1"/>
                <w:szCs w:val="22"/>
              </w:rPr>
              <w:t>Version History</w:t>
            </w:r>
          </w:p>
        </w:tc>
      </w:tr>
      <w:tr w:rsidR="009E462F" w:rsidRPr="000926B2"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Issued By</w:t>
            </w:r>
          </w:p>
        </w:tc>
      </w:tr>
      <w:tr w:rsidR="009E462F" w:rsidRPr="000926B2"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Document setup &amp; contents creation</w:t>
            </w:r>
            <w:r w:rsidR="009E20EB" w:rsidRPr="000926B2">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9E462F" w:rsidRPr="000926B2"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0926B2" w:rsidRDefault="009E20EB" w:rsidP="00EE1303">
            <w:pPr>
              <w:pStyle w:val="TableCellBody"/>
              <w:spacing w:line="360" w:lineRule="auto"/>
              <w:contextualSpacing/>
              <w:jc w:val="both"/>
              <w:rPr>
                <w:rFonts w:ascii="Times" w:hAnsi="Times"/>
                <w:color w:val="auto"/>
                <w:sz w:val="22"/>
              </w:rPr>
            </w:pPr>
            <w:r w:rsidRPr="000926B2">
              <w:rPr>
                <w:rFonts w:ascii="Times" w:hAnsi="Times"/>
                <w:color w:val="auto"/>
                <w:sz w:val="22"/>
              </w:rPr>
              <w:t xml:space="preserve">30.10.2014 </w:t>
            </w:r>
            <w:r w:rsidR="000F5FFB" w:rsidRPr="000926B2">
              <w:rPr>
                <w:rFonts w:ascii="Times" w:hAnsi="Times"/>
                <w:color w:val="auto"/>
                <w:sz w:val="22"/>
              </w:rPr>
              <w:t>-</w:t>
            </w:r>
            <w:r w:rsidR="009E462F" w:rsidRPr="000926B2">
              <w:rPr>
                <w:rFonts w:ascii="Times" w:hAnsi="Times"/>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0926B2" w:rsidRDefault="009E20EB" w:rsidP="00EE1303">
            <w:pPr>
              <w:pStyle w:val="TableCellBody"/>
              <w:spacing w:line="360" w:lineRule="auto"/>
              <w:contextualSpacing/>
              <w:jc w:val="both"/>
              <w:rPr>
                <w:rFonts w:ascii="Times" w:hAnsi="Times"/>
                <w:color w:val="auto"/>
                <w:sz w:val="22"/>
              </w:rPr>
            </w:pPr>
            <w:r w:rsidRPr="000926B2">
              <w:rPr>
                <w:rFonts w:ascii="Times" w:hAnsi="Times"/>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9E462F" w:rsidRPr="000926B2"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0926B2" w:rsidRDefault="00E50283" w:rsidP="00EE1303">
            <w:pPr>
              <w:pStyle w:val="TableCellBody"/>
              <w:spacing w:line="360" w:lineRule="auto"/>
              <w:contextualSpacing/>
              <w:jc w:val="both"/>
              <w:rPr>
                <w:rFonts w:ascii="Times" w:hAnsi="Times"/>
                <w:color w:val="auto"/>
                <w:sz w:val="22"/>
              </w:rPr>
            </w:pPr>
            <w:r w:rsidRPr="000926B2">
              <w:rPr>
                <w:rFonts w:ascii="Times" w:hAnsi="Times"/>
                <w:color w:val="auto"/>
                <w:sz w:val="22"/>
              </w:rPr>
              <w:t>13</w:t>
            </w:r>
            <w:r w:rsidR="009E462F" w:rsidRPr="000926B2">
              <w:rPr>
                <w:rFonts w:ascii="Times" w:hAnsi="Times"/>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0926B2" w:rsidRDefault="00987437" w:rsidP="00EE1303">
            <w:pPr>
              <w:pStyle w:val="TableCellBody"/>
              <w:spacing w:line="360" w:lineRule="auto"/>
              <w:contextualSpacing/>
              <w:jc w:val="both"/>
              <w:rPr>
                <w:rFonts w:ascii="Times" w:hAnsi="Times"/>
                <w:color w:val="auto"/>
                <w:sz w:val="22"/>
              </w:rPr>
            </w:pPr>
            <w:r w:rsidRPr="000926B2">
              <w:rPr>
                <w:rFonts w:ascii="Times" w:hAnsi="Times"/>
                <w:color w:val="auto"/>
                <w:sz w:val="22"/>
              </w:rPr>
              <w:t>Draft table of contents</w:t>
            </w:r>
            <w:r w:rsidR="009E20EB" w:rsidRPr="000926B2">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9E462F" w:rsidRPr="000926B2"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0926B2" w:rsidRDefault="00E50283" w:rsidP="00EE1303">
            <w:pPr>
              <w:pStyle w:val="TableCellBody"/>
              <w:spacing w:line="360" w:lineRule="auto"/>
              <w:contextualSpacing/>
              <w:jc w:val="both"/>
              <w:rPr>
                <w:rFonts w:ascii="Times" w:hAnsi="Times"/>
                <w:color w:val="auto"/>
                <w:sz w:val="22"/>
              </w:rPr>
            </w:pPr>
            <w:r w:rsidRPr="000926B2">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0926B2" w:rsidRDefault="00E50283" w:rsidP="00EE1303">
            <w:pPr>
              <w:pStyle w:val="TableCellBody"/>
              <w:spacing w:line="360" w:lineRule="auto"/>
              <w:contextualSpacing/>
              <w:jc w:val="both"/>
              <w:rPr>
                <w:rFonts w:ascii="Times" w:hAnsi="Times"/>
                <w:color w:val="auto"/>
                <w:sz w:val="22"/>
              </w:rPr>
            </w:pPr>
            <w:r w:rsidRPr="000926B2">
              <w:rPr>
                <w:rFonts w:ascii="Times" w:hAnsi="Times"/>
                <w:color w:val="auto"/>
                <w:sz w:val="22"/>
              </w:rPr>
              <w:t>16</w:t>
            </w:r>
            <w:r w:rsidR="00987437" w:rsidRPr="000926B2">
              <w:rPr>
                <w:rFonts w:ascii="Times" w:hAnsi="Times"/>
                <w:color w:val="auto"/>
                <w:sz w:val="22"/>
              </w:rPr>
              <w:t>.2.2015</w:t>
            </w:r>
            <w:r w:rsidR="009E20EB" w:rsidRPr="000926B2">
              <w:rPr>
                <w:rFonts w:ascii="Times" w:hAnsi="Times"/>
                <w:color w:val="auto"/>
                <w:sz w:val="22"/>
              </w:rPr>
              <w:t xml:space="preserve"> </w:t>
            </w:r>
            <w:r w:rsidR="000F5FFB" w:rsidRPr="000926B2">
              <w:rPr>
                <w:rFonts w:ascii="Times" w:hAnsi="Times"/>
                <w:color w:val="auto"/>
                <w:sz w:val="22"/>
              </w:rPr>
              <w:t>-</w:t>
            </w:r>
            <w:r w:rsidRPr="000926B2">
              <w:rPr>
                <w:rFonts w:ascii="Times" w:hAnsi="Times"/>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0926B2" w:rsidRDefault="00E50283" w:rsidP="00EE1303">
            <w:pPr>
              <w:pStyle w:val="TableCellBody"/>
              <w:spacing w:line="360" w:lineRule="auto"/>
              <w:contextualSpacing/>
              <w:jc w:val="both"/>
              <w:rPr>
                <w:rFonts w:ascii="Times" w:hAnsi="Times"/>
                <w:color w:val="auto"/>
                <w:sz w:val="22"/>
              </w:rPr>
            </w:pPr>
            <w:r w:rsidRPr="000926B2">
              <w:rPr>
                <w:rFonts w:ascii="Times" w:hAnsi="Times"/>
                <w:color w:val="auto"/>
                <w:sz w:val="22"/>
              </w:rPr>
              <w:t>Update o</w:t>
            </w:r>
            <w:r w:rsidR="00987437" w:rsidRPr="000926B2">
              <w:rPr>
                <w:rFonts w:ascii="Times" w:hAnsi="Times"/>
                <w:color w:val="auto"/>
                <w:sz w:val="22"/>
              </w:rPr>
              <w:t xml:space="preserve">f table of contents and </w:t>
            </w:r>
            <w:r w:rsidRPr="000926B2">
              <w:rPr>
                <w:rFonts w:ascii="Times" w:hAnsi="Times"/>
                <w:color w:val="auto"/>
                <w:sz w:val="22"/>
              </w:rPr>
              <w:t>creation of</w:t>
            </w:r>
            <w:r w:rsidR="00987437" w:rsidRPr="000926B2">
              <w:rPr>
                <w:rFonts w:ascii="Times" w:hAnsi="Times"/>
                <w:color w:val="auto"/>
                <w:sz w:val="22"/>
              </w:rPr>
              <w:t xml:space="preserve"> introduction</w:t>
            </w:r>
            <w:r w:rsidRPr="000926B2">
              <w:rPr>
                <w:rFonts w:ascii="Times" w:hAnsi="Times"/>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0926B2" w:rsidRDefault="00E50283"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DB3056" w:rsidRPr="000926B2"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0926B2" w:rsidRDefault="00DB3056" w:rsidP="00EE1303">
            <w:pPr>
              <w:pStyle w:val="TableCellBody"/>
              <w:spacing w:line="360" w:lineRule="auto"/>
              <w:contextualSpacing/>
              <w:jc w:val="both"/>
              <w:rPr>
                <w:rFonts w:ascii="Times" w:hAnsi="Times"/>
                <w:color w:val="auto"/>
                <w:sz w:val="22"/>
              </w:rPr>
            </w:pPr>
            <w:r w:rsidRPr="000926B2">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0926B2" w:rsidRDefault="00DB3056" w:rsidP="00EE1303">
            <w:pPr>
              <w:pStyle w:val="TableCellBody"/>
              <w:spacing w:line="360" w:lineRule="auto"/>
              <w:contextualSpacing/>
              <w:jc w:val="both"/>
              <w:rPr>
                <w:rFonts w:ascii="Times" w:hAnsi="Times"/>
                <w:color w:val="auto"/>
                <w:sz w:val="22"/>
              </w:rPr>
            </w:pPr>
            <w:r w:rsidRPr="000926B2">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0926B2" w:rsidRDefault="00DB3056" w:rsidP="00EE1303">
            <w:pPr>
              <w:pStyle w:val="TableCellBody"/>
              <w:spacing w:line="360" w:lineRule="auto"/>
              <w:contextualSpacing/>
              <w:jc w:val="both"/>
              <w:rPr>
                <w:rFonts w:ascii="Times" w:hAnsi="Times"/>
                <w:color w:val="auto"/>
                <w:sz w:val="22"/>
              </w:rPr>
            </w:pPr>
            <w:r w:rsidRPr="000926B2">
              <w:rPr>
                <w:rFonts w:ascii="Times" w:hAnsi="Times"/>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0926B2" w:rsidRDefault="00DB3056"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BA3E89" w:rsidRPr="000926B2"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0926B2" w:rsidRDefault="00BA3E89" w:rsidP="00EE1303">
            <w:pPr>
              <w:pStyle w:val="TableCellBody"/>
              <w:spacing w:line="360" w:lineRule="auto"/>
              <w:contextualSpacing/>
              <w:jc w:val="both"/>
              <w:rPr>
                <w:rFonts w:ascii="Times" w:hAnsi="Times"/>
                <w:color w:val="auto"/>
                <w:sz w:val="22"/>
              </w:rPr>
            </w:pPr>
            <w:r w:rsidRPr="000926B2">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0926B2" w:rsidRDefault="00BA3E89" w:rsidP="00EE1303">
            <w:pPr>
              <w:pStyle w:val="TableCellBody"/>
              <w:spacing w:line="360" w:lineRule="auto"/>
              <w:contextualSpacing/>
              <w:jc w:val="both"/>
              <w:rPr>
                <w:rFonts w:ascii="Times" w:hAnsi="Times"/>
                <w:color w:val="auto"/>
                <w:sz w:val="22"/>
              </w:rPr>
            </w:pPr>
            <w:r w:rsidRPr="000926B2">
              <w:rPr>
                <w:rFonts w:ascii="Times" w:hAnsi="Times"/>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0926B2" w:rsidRDefault="00BA3E89" w:rsidP="00EE1303">
            <w:pPr>
              <w:pStyle w:val="TableCellBody"/>
              <w:spacing w:line="360" w:lineRule="auto"/>
              <w:contextualSpacing/>
              <w:jc w:val="both"/>
              <w:rPr>
                <w:rFonts w:ascii="Times" w:hAnsi="Times"/>
                <w:color w:val="auto"/>
                <w:sz w:val="22"/>
              </w:rPr>
            </w:pPr>
            <w:r w:rsidRPr="000926B2">
              <w:rPr>
                <w:rFonts w:ascii="Times" w:hAnsi="Times"/>
                <w:color w:val="auto"/>
                <w:sz w:val="22"/>
              </w:rPr>
              <w:t>Update of diagrams</w:t>
            </w:r>
            <w:r w:rsidR="009E20EB" w:rsidRPr="000926B2">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0926B2" w:rsidRDefault="00BA3E89"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BA3E89" w:rsidRPr="000926B2"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0926B2" w:rsidRDefault="00BA3E89" w:rsidP="00EE1303">
            <w:pPr>
              <w:pStyle w:val="TableCellBody"/>
              <w:spacing w:line="360" w:lineRule="auto"/>
              <w:contextualSpacing/>
              <w:jc w:val="both"/>
              <w:rPr>
                <w:rFonts w:ascii="Times" w:hAnsi="Times"/>
                <w:color w:val="auto"/>
                <w:sz w:val="22"/>
              </w:rPr>
            </w:pPr>
            <w:r w:rsidRPr="000926B2">
              <w:rPr>
                <w:rFonts w:ascii="Times" w:hAnsi="Times"/>
                <w:color w:val="auto"/>
                <w:sz w:val="22"/>
              </w:rPr>
              <w:t>1.</w:t>
            </w:r>
            <w:r w:rsidR="00492A27" w:rsidRPr="000926B2">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0926B2" w:rsidRDefault="00492A27" w:rsidP="00EE1303">
            <w:pPr>
              <w:pStyle w:val="TableCellBody"/>
              <w:spacing w:line="360" w:lineRule="auto"/>
              <w:contextualSpacing/>
              <w:jc w:val="both"/>
              <w:rPr>
                <w:rFonts w:ascii="Times" w:hAnsi="Times"/>
                <w:color w:val="auto"/>
                <w:sz w:val="22"/>
              </w:rPr>
            </w:pPr>
            <w:r w:rsidRPr="000926B2">
              <w:rPr>
                <w:rFonts w:ascii="Times" w:hAnsi="Times"/>
                <w:color w:val="auto"/>
                <w:sz w:val="22"/>
              </w:rPr>
              <w:t>19.03</w:t>
            </w:r>
            <w:r w:rsidR="009E20EB" w:rsidRPr="000926B2">
              <w:rPr>
                <w:rFonts w:ascii="Times" w:hAnsi="Times"/>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0926B2" w:rsidRDefault="009E20EB" w:rsidP="00EE1303">
            <w:pPr>
              <w:pStyle w:val="TableCellBody"/>
              <w:spacing w:line="360" w:lineRule="auto"/>
              <w:contextualSpacing/>
              <w:jc w:val="both"/>
              <w:rPr>
                <w:rFonts w:ascii="Times" w:hAnsi="Times"/>
                <w:color w:val="auto"/>
                <w:sz w:val="22"/>
              </w:rPr>
            </w:pPr>
            <w:r w:rsidRPr="000926B2">
              <w:rPr>
                <w:rFonts w:ascii="Times" w:hAnsi="Times"/>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0926B2" w:rsidRDefault="009E20EB"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BA3E89" w:rsidRPr="000926B2"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0926B2" w:rsidRDefault="00492A27" w:rsidP="00EE1303">
            <w:pPr>
              <w:pStyle w:val="TableCellBody"/>
              <w:spacing w:line="360" w:lineRule="auto"/>
              <w:contextualSpacing/>
              <w:jc w:val="both"/>
              <w:rPr>
                <w:rFonts w:ascii="Times" w:hAnsi="Times"/>
                <w:color w:val="auto"/>
                <w:sz w:val="22"/>
              </w:rPr>
            </w:pPr>
            <w:r w:rsidRPr="000926B2">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0926B2" w:rsidRDefault="00940BD2" w:rsidP="00EE1303">
            <w:pPr>
              <w:pStyle w:val="TableCellBody"/>
              <w:spacing w:line="360" w:lineRule="auto"/>
              <w:contextualSpacing/>
              <w:jc w:val="both"/>
              <w:rPr>
                <w:rFonts w:ascii="Times" w:hAnsi="Times"/>
                <w:color w:val="auto"/>
                <w:sz w:val="22"/>
              </w:rPr>
            </w:pPr>
            <w:r w:rsidRPr="000926B2">
              <w:rPr>
                <w:rFonts w:ascii="Times" w:hAnsi="Times"/>
                <w:color w:val="auto"/>
                <w:sz w:val="22"/>
              </w:rPr>
              <w:t>20</w:t>
            </w:r>
            <w:r w:rsidR="00492A27" w:rsidRPr="000926B2">
              <w:rPr>
                <w:rFonts w:ascii="Times" w:hAnsi="Times"/>
                <w:color w:val="auto"/>
                <w:sz w:val="22"/>
              </w:rPr>
              <w:t>.03.201</w:t>
            </w:r>
            <w:ins w:id="1" w:author="Chara Katiri" w:date="2015-04-11T16:45:00Z">
              <w:r w:rsidR="00B85CDC" w:rsidRPr="000926B2">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0926B2" w:rsidRDefault="00492A27" w:rsidP="00EE1303">
            <w:pPr>
              <w:pStyle w:val="TableCellBody"/>
              <w:spacing w:line="360" w:lineRule="auto"/>
              <w:contextualSpacing/>
              <w:jc w:val="both"/>
              <w:rPr>
                <w:rFonts w:ascii="Times" w:hAnsi="Times"/>
                <w:color w:val="auto"/>
                <w:sz w:val="22"/>
              </w:rPr>
            </w:pPr>
            <w:r w:rsidRPr="000926B2">
              <w:rPr>
                <w:rFonts w:ascii="Times" w:hAnsi="Times"/>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0926B2" w:rsidRDefault="00492A27"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492A27" w:rsidRPr="000926B2"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0926B2" w:rsidRDefault="00940BD2" w:rsidP="00EE1303">
            <w:pPr>
              <w:pStyle w:val="TableCellBody"/>
              <w:spacing w:line="360" w:lineRule="auto"/>
              <w:contextualSpacing/>
              <w:jc w:val="both"/>
              <w:rPr>
                <w:rFonts w:ascii="Times" w:hAnsi="Times"/>
                <w:color w:val="auto"/>
                <w:sz w:val="22"/>
              </w:rPr>
            </w:pPr>
            <w:r w:rsidRPr="000926B2">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0926B2" w:rsidRDefault="00940BD2" w:rsidP="00EE1303">
            <w:pPr>
              <w:pStyle w:val="TableCellBody"/>
              <w:spacing w:line="360" w:lineRule="auto"/>
              <w:contextualSpacing/>
              <w:jc w:val="both"/>
              <w:rPr>
                <w:rFonts w:ascii="Times" w:hAnsi="Times"/>
                <w:color w:val="auto"/>
                <w:sz w:val="22"/>
              </w:rPr>
            </w:pPr>
            <w:r w:rsidRPr="000926B2">
              <w:rPr>
                <w:rFonts w:ascii="Times" w:hAnsi="Times"/>
                <w:color w:val="auto"/>
                <w:sz w:val="22"/>
              </w:rPr>
              <w:t>21.03.201</w:t>
            </w:r>
            <w:ins w:id="2" w:author="Chara Katiri" w:date="2015-04-11T16:45:00Z">
              <w:r w:rsidR="00B85CDC" w:rsidRPr="000926B2">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0926B2" w:rsidRDefault="00940BD2" w:rsidP="00EE1303">
            <w:pPr>
              <w:pStyle w:val="TableCellBody"/>
              <w:spacing w:line="360" w:lineRule="auto"/>
              <w:contextualSpacing/>
              <w:jc w:val="both"/>
              <w:rPr>
                <w:rFonts w:ascii="Times" w:hAnsi="Times"/>
                <w:color w:val="auto"/>
                <w:sz w:val="22"/>
              </w:rPr>
            </w:pPr>
            <w:r w:rsidRPr="000926B2">
              <w:rPr>
                <w:rFonts w:ascii="Times" w:hAnsi="Times"/>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0926B2" w:rsidRDefault="00940BD2"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492A27" w:rsidRPr="000926B2"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0926B2" w:rsidRDefault="008C7C45" w:rsidP="00EE1303">
            <w:pPr>
              <w:pStyle w:val="TableCellBody"/>
              <w:spacing w:line="360" w:lineRule="auto"/>
              <w:contextualSpacing/>
              <w:jc w:val="both"/>
              <w:rPr>
                <w:rFonts w:ascii="Times" w:hAnsi="Times"/>
                <w:color w:val="auto"/>
                <w:sz w:val="22"/>
              </w:rPr>
            </w:pPr>
            <w:r w:rsidRPr="000926B2">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0926B2" w:rsidRDefault="008C7C45" w:rsidP="00EE1303">
            <w:pPr>
              <w:pStyle w:val="TableCellBody"/>
              <w:spacing w:line="360" w:lineRule="auto"/>
              <w:contextualSpacing/>
              <w:jc w:val="both"/>
              <w:rPr>
                <w:rFonts w:ascii="Times" w:hAnsi="Times"/>
                <w:color w:val="auto"/>
                <w:sz w:val="22"/>
              </w:rPr>
            </w:pPr>
            <w:r w:rsidRPr="000926B2">
              <w:rPr>
                <w:rFonts w:ascii="Times" w:hAnsi="Times"/>
                <w:color w:val="auto"/>
                <w:sz w:val="22"/>
              </w:rPr>
              <w:t>21.03.201</w:t>
            </w:r>
            <w:ins w:id="3" w:author="Chara Katiri" w:date="2015-04-11T16:45:00Z">
              <w:r w:rsidR="00B85CDC" w:rsidRPr="000926B2">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0926B2" w:rsidRDefault="008C7C45" w:rsidP="00EE1303">
            <w:pPr>
              <w:pStyle w:val="TableCellBody"/>
              <w:spacing w:line="360" w:lineRule="auto"/>
              <w:contextualSpacing/>
              <w:jc w:val="both"/>
              <w:rPr>
                <w:rFonts w:ascii="Times" w:hAnsi="Times"/>
                <w:color w:val="auto"/>
                <w:sz w:val="22"/>
              </w:rPr>
            </w:pPr>
            <w:r w:rsidRPr="000926B2">
              <w:rPr>
                <w:rFonts w:ascii="Times" w:hAnsi="Times"/>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0926B2" w:rsidRDefault="008C7C45" w:rsidP="00EE1303">
            <w:pPr>
              <w:pStyle w:val="TableCellBody"/>
              <w:spacing w:line="360" w:lineRule="auto"/>
              <w:contextualSpacing/>
              <w:jc w:val="both"/>
              <w:rPr>
                <w:rFonts w:ascii="Times" w:hAnsi="Times"/>
                <w:color w:val="auto"/>
                <w:sz w:val="22"/>
              </w:rPr>
            </w:pPr>
            <w:r w:rsidRPr="000926B2">
              <w:rPr>
                <w:rFonts w:ascii="Times" w:hAnsi="Times"/>
                <w:color w:val="auto"/>
                <w:sz w:val="22"/>
              </w:rPr>
              <w:t>CK</w:t>
            </w:r>
          </w:p>
        </w:tc>
      </w:tr>
      <w:tr w:rsidR="00B85CDC" w:rsidRPr="000926B2" w14:paraId="4ECE1DC6" w14:textId="77777777" w:rsidTr="009E20EB">
        <w:trPr>
          <w:cantSplit/>
          <w:jc w:val="center"/>
          <w:ins w:id="4"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090ABE2D" w:rsidR="00B85CDC" w:rsidRPr="000926B2" w:rsidRDefault="00D10CAB" w:rsidP="00EE1303">
            <w:pPr>
              <w:pStyle w:val="TableCellBody"/>
              <w:spacing w:line="360" w:lineRule="auto"/>
              <w:contextualSpacing/>
              <w:jc w:val="both"/>
              <w:rPr>
                <w:ins w:id="5" w:author="Chara Katiri" w:date="2015-04-11T16:44:00Z"/>
                <w:rFonts w:ascii="Times" w:hAnsi="Times"/>
                <w:color w:val="auto"/>
                <w:sz w:val="22"/>
              </w:rPr>
            </w:pPr>
            <w:ins w:id="6" w:author="Chara Katiri" w:date="2015-05-05T11:01:00Z">
              <w:r w:rsidRPr="000926B2">
                <w:rPr>
                  <w:rFonts w:ascii="Times" w:hAnsi="Times"/>
                  <w:color w:val="auto"/>
                  <w:sz w:val="22"/>
                </w:rPr>
                <w:t>2.0</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0926B2" w:rsidRDefault="00B85CDC" w:rsidP="00EE1303">
            <w:pPr>
              <w:pStyle w:val="TableCellBody"/>
              <w:spacing w:line="360" w:lineRule="auto"/>
              <w:contextualSpacing/>
              <w:jc w:val="both"/>
              <w:rPr>
                <w:ins w:id="7" w:author="Chara Katiri" w:date="2015-04-11T16:44:00Z"/>
                <w:rFonts w:ascii="Times" w:hAnsi="Times"/>
                <w:color w:val="auto"/>
                <w:sz w:val="22"/>
              </w:rPr>
            </w:pPr>
            <w:ins w:id="8" w:author="Chara Katiri" w:date="2015-04-11T16:45:00Z">
              <w:r w:rsidRPr="000926B2">
                <w:rPr>
                  <w:rFonts w:ascii="Times" w:hAnsi="Times"/>
                  <w:color w:val="auto"/>
                  <w:sz w:val="22"/>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0926B2" w:rsidRDefault="00B85CDC" w:rsidP="00EE1303">
            <w:pPr>
              <w:pStyle w:val="TableCellBody"/>
              <w:spacing w:line="360" w:lineRule="auto"/>
              <w:contextualSpacing/>
              <w:jc w:val="both"/>
              <w:rPr>
                <w:ins w:id="9" w:author="Chara Katiri" w:date="2015-04-11T16:44:00Z"/>
                <w:rFonts w:ascii="Times" w:hAnsi="Times"/>
                <w:color w:val="auto"/>
                <w:sz w:val="22"/>
              </w:rPr>
            </w:pPr>
            <w:ins w:id="10" w:author="Chara Katiri" w:date="2015-04-11T16:45:00Z">
              <w:r w:rsidRPr="000926B2">
                <w:rPr>
                  <w:rFonts w:ascii="Times" w:hAnsi="Times"/>
                  <w:color w:val="auto"/>
                  <w:sz w:val="22"/>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0926B2" w:rsidRDefault="00B85CDC" w:rsidP="00EE1303">
            <w:pPr>
              <w:pStyle w:val="TableCellBody"/>
              <w:spacing w:line="360" w:lineRule="auto"/>
              <w:contextualSpacing/>
              <w:jc w:val="both"/>
              <w:rPr>
                <w:ins w:id="11" w:author="Chara Katiri" w:date="2015-04-11T16:44:00Z"/>
                <w:rFonts w:ascii="Times" w:hAnsi="Times"/>
                <w:color w:val="auto"/>
                <w:sz w:val="22"/>
              </w:rPr>
            </w:pPr>
            <w:ins w:id="12" w:author="Chara Katiri" w:date="2015-04-11T16:45:00Z">
              <w:r w:rsidRPr="000926B2">
                <w:rPr>
                  <w:rFonts w:ascii="Times" w:hAnsi="Times"/>
                  <w:color w:val="auto"/>
                  <w:sz w:val="22"/>
                </w:rPr>
                <w:t>CK</w:t>
              </w:r>
            </w:ins>
          </w:p>
        </w:tc>
      </w:tr>
      <w:tr w:rsidR="00B85CDC" w:rsidRPr="000926B2" w14:paraId="26591580" w14:textId="77777777" w:rsidTr="009E20EB">
        <w:trPr>
          <w:cantSplit/>
          <w:jc w:val="center"/>
          <w:ins w:id="13"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9AA2AFB" w:rsidR="00B85CDC" w:rsidRPr="000926B2" w:rsidRDefault="00D10CAB" w:rsidP="00EE1303">
            <w:pPr>
              <w:pStyle w:val="TableCellBody"/>
              <w:spacing w:line="360" w:lineRule="auto"/>
              <w:contextualSpacing/>
              <w:jc w:val="both"/>
              <w:rPr>
                <w:ins w:id="14" w:author="Chara Katiri" w:date="2015-04-11T16:45:00Z"/>
                <w:rFonts w:ascii="Times" w:hAnsi="Times"/>
                <w:color w:val="auto"/>
                <w:sz w:val="22"/>
              </w:rPr>
            </w:pPr>
            <w:ins w:id="15" w:author="Chara Katiri" w:date="2015-05-05T11:02:00Z">
              <w:r w:rsidRPr="000926B2">
                <w:rPr>
                  <w:rFonts w:ascii="Times" w:hAnsi="Times"/>
                  <w:color w:val="auto"/>
                  <w:sz w:val="22"/>
                </w:rPr>
                <w:t>2.</w:t>
              </w:r>
            </w:ins>
            <w:ins w:id="16" w:author="Chara Katiri" w:date="2015-04-11T16:45:00Z">
              <w:r w:rsidRPr="000926B2">
                <w:rPr>
                  <w:rFonts w:ascii="Times" w:hAnsi="Times"/>
                  <w:color w:val="auto"/>
                  <w:sz w:val="22"/>
                </w:rPr>
                <w:t>1</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0926B2" w:rsidRDefault="00B85CDC" w:rsidP="00EE1303">
            <w:pPr>
              <w:pStyle w:val="TableCellBody"/>
              <w:spacing w:line="360" w:lineRule="auto"/>
              <w:contextualSpacing/>
              <w:jc w:val="both"/>
              <w:rPr>
                <w:ins w:id="17" w:author="Chara Katiri" w:date="2015-04-11T16:45:00Z"/>
                <w:rFonts w:ascii="Times" w:hAnsi="Times"/>
                <w:color w:val="auto"/>
                <w:sz w:val="22"/>
              </w:rPr>
            </w:pPr>
            <w:ins w:id="18" w:author="Chara Katiri" w:date="2015-04-11T16:45:00Z">
              <w:r w:rsidRPr="000926B2">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0926B2" w:rsidRDefault="00B85CDC" w:rsidP="00EE1303">
            <w:pPr>
              <w:pStyle w:val="TableCellBody"/>
              <w:spacing w:line="360" w:lineRule="auto"/>
              <w:contextualSpacing/>
              <w:jc w:val="both"/>
              <w:rPr>
                <w:ins w:id="19" w:author="Chara Katiri" w:date="2015-04-11T16:45:00Z"/>
                <w:rFonts w:ascii="Times" w:hAnsi="Times"/>
                <w:color w:val="auto"/>
                <w:sz w:val="22"/>
              </w:rPr>
            </w:pPr>
            <w:ins w:id="20" w:author="Chara Katiri" w:date="2015-04-11T16:45:00Z">
              <w:r w:rsidRPr="000926B2">
                <w:rPr>
                  <w:rFonts w:ascii="Times" w:hAnsi="Times"/>
                  <w:color w:val="auto"/>
                  <w:sz w:val="22"/>
                </w:rPr>
                <w:t>Update based on feedback from Draf</w:t>
              </w:r>
              <w:r w:rsidR="003E2990" w:rsidRPr="000926B2">
                <w:rPr>
                  <w:rFonts w:ascii="Times" w:hAnsi="Times"/>
                  <w:color w:val="auto"/>
                  <w:sz w:val="22"/>
                </w:rPr>
                <w:t>t report submission (Chapter 3-4</w:t>
              </w:r>
              <w:r w:rsidRPr="000926B2">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0926B2" w:rsidRDefault="00B85CDC" w:rsidP="00EE1303">
            <w:pPr>
              <w:pStyle w:val="TableCellBody"/>
              <w:spacing w:line="360" w:lineRule="auto"/>
              <w:contextualSpacing/>
              <w:jc w:val="both"/>
              <w:rPr>
                <w:ins w:id="21" w:author="Chara Katiri" w:date="2015-04-11T16:45:00Z"/>
                <w:rFonts w:ascii="Times" w:hAnsi="Times"/>
                <w:color w:val="auto"/>
                <w:sz w:val="22"/>
              </w:rPr>
            </w:pPr>
            <w:ins w:id="22" w:author="Chara Katiri" w:date="2015-04-11T16:45:00Z">
              <w:r w:rsidRPr="000926B2">
                <w:rPr>
                  <w:rFonts w:ascii="Times" w:hAnsi="Times"/>
                  <w:color w:val="auto"/>
                  <w:sz w:val="22"/>
                </w:rPr>
                <w:t>CK</w:t>
              </w:r>
            </w:ins>
          </w:p>
        </w:tc>
      </w:tr>
      <w:tr w:rsidR="00B85CDC" w:rsidRPr="000926B2" w14:paraId="0A53739E" w14:textId="77777777" w:rsidTr="009E20EB">
        <w:trPr>
          <w:cantSplit/>
          <w:jc w:val="center"/>
          <w:ins w:id="23"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73BA3753" w:rsidR="00B85CDC" w:rsidRPr="000926B2" w:rsidRDefault="00D10CAB" w:rsidP="00EE1303">
            <w:pPr>
              <w:pStyle w:val="TableCellBody"/>
              <w:spacing w:line="360" w:lineRule="auto"/>
              <w:contextualSpacing/>
              <w:jc w:val="both"/>
              <w:rPr>
                <w:ins w:id="24" w:author="Chara Katiri" w:date="2015-04-11T16:45:00Z"/>
                <w:rFonts w:ascii="Times" w:hAnsi="Times"/>
                <w:color w:val="auto"/>
                <w:sz w:val="22"/>
              </w:rPr>
            </w:pPr>
            <w:ins w:id="25" w:author="Chara Katiri" w:date="2015-05-05T11:02:00Z">
              <w:r w:rsidRPr="000926B2">
                <w:rPr>
                  <w:rFonts w:ascii="Times" w:hAnsi="Times"/>
                  <w:color w:val="auto"/>
                  <w:sz w:val="22"/>
                </w:rPr>
                <w:t>2.2</w:t>
              </w:r>
            </w:ins>
            <w:del w:id="26" w:author="Chara Katiri" w:date="2015-05-05T11:02:00Z">
              <w:r w:rsidR="00607D9A" w:rsidRPr="000926B2" w:rsidDel="00D10CAB">
                <w:rPr>
                  <w:rFonts w:ascii="Times" w:hAnsi="Times"/>
                  <w:color w:val="auto"/>
                  <w:sz w:val="22"/>
                </w:rPr>
                <w:delText>7</w:delText>
              </w:r>
            </w:del>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0926B2" w:rsidRDefault="003E2990" w:rsidP="00EE1303">
            <w:pPr>
              <w:pStyle w:val="TableCellBody"/>
              <w:spacing w:line="360" w:lineRule="auto"/>
              <w:contextualSpacing/>
              <w:jc w:val="both"/>
              <w:rPr>
                <w:ins w:id="27" w:author="Chara Katiri" w:date="2015-04-11T16:45:00Z"/>
                <w:rFonts w:ascii="Times" w:hAnsi="Times"/>
                <w:color w:val="auto"/>
                <w:sz w:val="22"/>
              </w:rPr>
            </w:pPr>
            <w:ins w:id="28" w:author="Chara Katiri" w:date="2015-04-11T23:36:00Z">
              <w:r w:rsidRPr="000926B2">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0926B2" w:rsidRDefault="00607D9A" w:rsidP="00EE1303">
            <w:pPr>
              <w:pStyle w:val="TableCellBody"/>
              <w:spacing w:line="360" w:lineRule="auto"/>
              <w:contextualSpacing/>
              <w:jc w:val="both"/>
              <w:rPr>
                <w:ins w:id="29" w:author="Chara Katiri" w:date="2015-04-11T16:45:00Z"/>
                <w:rFonts w:ascii="Times" w:hAnsi="Times"/>
                <w:color w:val="auto"/>
                <w:sz w:val="22"/>
              </w:rPr>
            </w:pPr>
            <w:ins w:id="30" w:author="Chara Katiri" w:date="2015-04-11T16:45:00Z">
              <w:r w:rsidRPr="000926B2">
                <w:rPr>
                  <w:rFonts w:ascii="Times" w:hAnsi="Times"/>
                  <w:color w:val="auto"/>
                  <w:sz w:val="22"/>
                </w:rPr>
                <w:t xml:space="preserve">Update based on feedback from Draft report submission (Chapter </w:t>
              </w:r>
            </w:ins>
            <w:r w:rsidRPr="000926B2">
              <w:rPr>
                <w:rFonts w:ascii="Times" w:hAnsi="Times"/>
                <w:color w:val="auto"/>
                <w:sz w:val="22"/>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0926B2" w:rsidRDefault="00607D9A" w:rsidP="00EE1303">
            <w:pPr>
              <w:pStyle w:val="TableCellBody"/>
              <w:spacing w:line="360" w:lineRule="auto"/>
              <w:contextualSpacing/>
              <w:jc w:val="both"/>
              <w:rPr>
                <w:ins w:id="31" w:author="Chara Katiri" w:date="2015-04-11T16:45:00Z"/>
                <w:rFonts w:ascii="Times" w:hAnsi="Times"/>
                <w:color w:val="auto"/>
                <w:sz w:val="22"/>
              </w:rPr>
            </w:pPr>
            <w:r w:rsidRPr="000926B2">
              <w:rPr>
                <w:rFonts w:ascii="Times" w:hAnsi="Times"/>
                <w:color w:val="auto"/>
                <w:sz w:val="22"/>
              </w:rPr>
              <w:t>CK</w:t>
            </w:r>
          </w:p>
        </w:tc>
      </w:tr>
      <w:tr w:rsidR="00B85CDC" w:rsidRPr="000926B2" w14:paraId="2905D17B" w14:textId="77777777" w:rsidTr="009E20EB">
        <w:trPr>
          <w:cantSplit/>
          <w:jc w:val="center"/>
          <w:ins w:id="3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18DCC9D9" w:rsidR="00B85CDC" w:rsidRPr="000926B2" w:rsidRDefault="00D6560C" w:rsidP="00EE1303">
            <w:pPr>
              <w:pStyle w:val="TableCellBody"/>
              <w:spacing w:line="360" w:lineRule="auto"/>
              <w:contextualSpacing/>
              <w:jc w:val="both"/>
              <w:rPr>
                <w:ins w:id="33" w:author="Chara Katiri" w:date="2015-04-11T16:45:00Z"/>
                <w:rFonts w:ascii="Times" w:hAnsi="Times"/>
                <w:color w:val="auto"/>
                <w:sz w:val="22"/>
              </w:rPr>
            </w:pPr>
            <w:del w:id="34" w:author="Chara Katiri" w:date="2015-05-05T11:02:00Z">
              <w:r w:rsidRPr="000926B2" w:rsidDel="00D10CAB">
                <w:rPr>
                  <w:rFonts w:ascii="Times" w:hAnsi="Times"/>
                  <w:color w:val="auto"/>
                  <w:sz w:val="22"/>
                </w:rPr>
                <w:delText>1.8</w:delText>
              </w:r>
            </w:del>
            <w:ins w:id="35" w:author="Chara Katiri" w:date="2015-05-05T11:02:00Z">
              <w:r w:rsidR="00D10CAB" w:rsidRPr="000926B2">
                <w:rPr>
                  <w:rFonts w:ascii="Times" w:hAnsi="Times"/>
                  <w:color w:val="auto"/>
                  <w:sz w:val="22"/>
                </w:rPr>
                <w:t>2.3</w:t>
              </w:r>
            </w:ins>
          </w:p>
        </w:tc>
        <w:tc>
          <w:tcPr>
            <w:tcW w:w="1520" w:type="dxa"/>
            <w:tcBorders>
              <w:top w:val="single" w:sz="4" w:space="0" w:color="auto"/>
              <w:left w:val="single" w:sz="4" w:space="0" w:color="auto"/>
              <w:bottom w:val="single" w:sz="4" w:space="0" w:color="auto"/>
              <w:right w:val="single" w:sz="4" w:space="0" w:color="auto"/>
            </w:tcBorders>
          </w:tcPr>
          <w:p w14:paraId="539E1102" w14:textId="59FAA120" w:rsidR="00B85CDC" w:rsidRPr="000926B2" w:rsidRDefault="00D6560C" w:rsidP="00EE1303">
            <w:pPr>
              <w:pStyle w:val="TableCellBody"/>
              <w:spacing w:line="360" w:lineRule="auto"/>
              <w:contextualSpacing/>
              <w:jc w:val="both"/>
              <w:rPr>
                <w:ins w:id="36" w:author="Chara Katiri" w:date="2015-04-11T16:45:00Z"/>
                <w:rFonts w:ascii="Times" w:hAnsi="Times"/>
                <w:color w:val="auto"/>
                <w:sz w:val="22"/>
              </w:rPr>
            </w:pPr>
            <w:r w:rsidRPr="000926B2">
              <w:rPr>
                <w:rFonts w:ascii="Times" w:hAnsi="Times"/>
                <w:color w:val="auto"/>
                <w:sz w:val="22"/>
              </w:rPr>
              <w:t>12.04.2015</w:t>
            </w:r>
          </w:p>
        </w:tc>
        <w:tc>
          <w:tcPr>
            <w:tcW w:w="5993" w:type="dxa"/>
            <w:tcBorders>
              <w:top w:val="single" w:sz="4" w:space="0" w:color="auto"/>
              <w:left w:val="single" w:sz="4" w:space="0" w:color="auto"/>
              <w:bottom w:val="single" w:sz="4" w:space="0" w:color="auto"/>
              <w:right w:val="single" w:sz="4" w:space="0" w:color="auto"/>
            </w:tcBorders>
          </w:tcPr>
          <w:p w14:paraId="71FF6BC4" w14:textId="08BBBF0B" w:rsidR="00B85CDC" w:rsidRPr="000926B2" w:rsidRDefault="00D6560C" w:rsidP="00EE1303">
            <w:pPr>
              <w:pStyle w:val="TableCellBody"/>
              <w:spacing w:line="360" w:lineRule="auto"/>
              <w:contextualSpacing/>
              <w:jc w:val="both"/>
              <w:rPr>
                <w:ins w:id="37" w:author="Chara Katiri" w:date="2015-04-11T16:45:00Z"/>
                <w:rFonts w:ascii="Times" w:hAnsi="Times"/>
                <w:color w:val="auto"/>
                <w:sz w:val="22"/>
              </w:rPr>
            </w:pPr>
            <w:r w:rsidRPr="000926B2">
              <w:rPr>
                <w:rFonts w:ascii="Times" w:hAnsi="Times"/>
                <w:color w:val="auto"/>
                <w:sz w:val="22"/>
              </w:rPr>
              <w:t xml:space="preserve">Functional and non-functional requirements update. </w:t>
            </w:r>
          </w:p>
        </w:tc>
        <w:tc>
          <w:tcPr>
            <w:tcW w:w="1341" w:type="dxa"/>
            <w:tcBorders>
              <w:top w:val="single" w:sz="4" w:space="0" w:color="auto"/>
              <w:left w:val="single" w:sz="4" w:space="0" w:color="auto"/>
              <w:bottom w:val="single" w:sz="4" w:space="0" w:color="auto"/>
              <w:right w:val="single" w:sz="4" w:space="0" w:color="auto"/>
            </w:tcBorders>
          </w:tcPr>
          <w:p w14:paraId="6ED62993" w14:textId="5F48C2C5" w:rsidR="00B85CDC" w:rsidRPr="000926B2" w:rsidRDefault="00D6560C" w:rsidP="00EE1303">
            <w:pPr>
              <w:pStyle w:val="TableCellBody"/>
              <w:spacing w:line="360" w:lineRule="auto"/>
              <w:contextualSpacing/>
              <w:jc w:val="both"/>
              <w:rPr>
                <w:ins w:id="38" w:author="Chara Katiri" w:date="2015-04-11T16:45:00Z"/>
                <w:rFonts w:ascii="Times" w:hAnsi="Times"/>
                <w:color w:val="auto"/>
                <w:sz w:val="22"/>
              </w:rPr>
            </w:pPr>
            <w:r w:rsidRPr="000926B2">
              <w:rPr>
                <w:rFonts w:ascii="Times" w:hAnsi="Times"/>
                <w:color w:val="auto"/>
                <w:sz w:val="22"/>
              </w:rPr>
              <w:t>CK</w:t>
            </w:r>
          </w:p>
        </w:tc>
      </w:tr>
      <w:tr w:rsidR="00A756C7" w:rsidRPr="000926B2" w14:paraId="41161614" w14:textId="77777777" w:rsidTr="009E20EB">
        <w:trPr>
          <w:cantSplit/>
          <w:jc w:val="center"/>
          <w:ins w:id="39"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D9B6A6B" w14:textId="2FA2D9B5" w:rsidR="00A756C7" w:rsidRPr="000926B2" w:rsidRDefault="00D10CAB" w:rsidP="00EE1303">
            <w:pPr>
              <w:pStyle w:val="TableCellBody"/>
              <w:spacing w:line="360" w:lineRule="auto"/>
              <w:contextualSpacing/>
              <w:jc w:val="both"/>
              <w:rPr>
                <w:ins w:id="40" w:author="Chara Katiri" w:date="2015-05-05T11:00:00Z"/>
                <w:rFonts w:ascii="Times" w:hAnsi="Times"/>
                <w:color w:val="auto"/>
                <w:sz w:val="22"/>
              </w:rPr>
            </w:pPr>
            <w:ins w:id="41" w:author="Chara Katiri" w:date="2015-05-05T11:02:00Z">
              <w:r w:rsidRPr="000926B2">
                <w:rPr>
                  <w:rFonts w:ascii="Times" w:hAnsi="Times"/>
                  <w:color w:val="auto"/>
                  <w:sz w:val="22"/>
                </w:rPr>
                <w:t>2.4</w:t>
              </w:r>
            </w:ins>
          </w:p>
        </w:tc>
        <w:tc>
          <w:tcPr>
            <w:tcW w:w="1520" w:type="dxa"/>
            <w:tcBorders>
              <w:top w:val="single" w:sz="4" w:space="0" w:color="auto"/>
              <w:left w:val="single" w:sz="4" w:space="0" w:color="auto"/>
              <w:bottom w:val="single" w:sz="4" w:space="0" w:color="auto"/>
              <w:right w:val="single" w:sz="4" w:space="0" w:color="auto"/>
            </w:tcBorders>
          </w:tcPr>
          <w:p w14:paraId="4E4E8B86" w14:textId="489AC99D" w:rsidR="00A756C7" w:rsidRPr="000926B2" w:rsidRDefault="00A756C7" w:rsidP="00EE1303">
            <w:pPr>
              <w:pStyle w:val="TableCellBody"/>
              <w:spacing w:line="360" w:lineRule="auto"/>
              <w:contextualSpacing/>
              <w:jc w:val="both"/>
              <w:rPr>
                <w:ins w:id="42" w:author="Chara Katiri" w:date="2015-05-05T11:00:00Z"/>
                <w:rFonts w:ascii="Times" w:hAnsi="Times"/>
                <w:color w:val="auto"/>
                <w:sz w:val="22"/>
              </w:rPr>
            </w:pPr>
            <w:ins w:id="43" w:author="Chara Katiri" w:date="2015-05-05T11:00:00Z">
              <w:r w:rsidRPr="000926B2">
                <w:rPr>
                  <w:rFonts w:ascii="Times" w:hAnsi="Times"/>
                  <w:color w:val="auto"/>
                  <w:sz w:val="22"/>
                </w:rPr>
                <w:t>02.05.2015</w:t>
              </w:r>
            </w:ins>
          </w:p>
        </w:tc>
        <w:tc>
          <w:tcPr>
            <w:tcW w:w="5993" w:type="dxa"/>
            <w:tcBorders>
              <w:top w:val="single" w:sz="4" w:space="0" w:color="auto"/>
              <w:left w:val="single" w:sz="4" w:space="0" w:color="auto"/>
              <w:bottom w:val="single" w:sz="4" w:space="0" w:color="auto"/>
              <w:right w:val="single" w:sz="4" w:space="0" w:color="auto"/>
            </w:tcBorders>
          </w:tcPr>
          <w:p w14:paraId="364B68E0" w14:textId="753565CC" w:rsidR="00A756C7" w:rsidRPr="000926B2" w:rsidRDefault="00A756C7" w:rsidP="00EE1303">
            <w:pPr>
              <w:pStyle w:val="TableCellBody"/>
              <w:spacing w:line="360" w:lineRule="auto"/>
              <w:contextualSpacing/>
              <w:jc w:val="both"/>
              <w:rPr>
                <w:ins w:id="44" w:author="Chara Katiri" w:date="2015-05-05T11:00:00Z"/>
                <w:rFonts w:ascii="Times" w:hAnsi="Times"/>
                <w:color w:val="auto"/>
                <w:sz w:val="22"/>
              </w:rPr>
            </w:pPr>
            <w:ins w:id="45" w:author="Chara Katiri" w:date="2015-05-05T11:00:00Z">
              <w:r w:rsidRPr="000926B2">
                <w:rPr>
                  <w:rFonts w:ascii="Times" w:hAnsi="Times"/>
                  <w:color w:val="auto"/>
                  <w:sz w:val="22"/>
                </w:rPr>
                <w:t xml:space="preserve">Build tools and libraries </w:t>
              </w:r>
            </w:ins>
          </w:p>
        </w:tc>
        <w:tc>
          <w:tcPr>
            <w:tcW w:w="1341" w:type="dxa"/>
            <w:tcBorders>
              <w:top w:val="single" w:sz="4" w:space="0" w:color="auto"/>
              <w:left w:val="single" w:sz="4" w:space="0" w:color="auto"/>
              <w:bottom w:val="single" w:sz="4" w:space="0" w:color="auto"/>
              <w:right w:val="single" w:sz="4" w:space="0" w:color="auto"/>
            </w:tcBorders>
          </w:tcPr>
          <w:p w14:paraId="06032103" w14:textId="1C8F342E" w:rsidR="00A756C7" w:rsidRPr="000926B2" w:rsidRDefault="00A756C7" w:rsidP="00EE1303">
            <w:pPr>
              <w:pStyle w:val="TableCellBody"/>
              <w:spacing w:line="360" w:lineRule="auto"/>
              <w:contextualSpacing/>
              <w:jc w:val="both"/>
              <w:rPr>
                <w:ins w:id="46" w:author="Chara Katiri" w:date="2015-05-05T11:00:00Z"/>
                <w:rFonts w:ascii="Times" w:hAnsi="Times"/>
                <w:color w:val="auto"/>
                <w:sz w:val="22"/>
              </w:rPr>
            </w:pPr>
            <w:ins w:id="47" w:author="Chara Katiri" w:date="2015-05-05T11:00:00Z">
              <w:r w:rsidRPr="000926B2">
                <w:rPr>
                  <w:rFonts w:ascii="Times" w:hAnsi="Times"/>
                  <w:color w:val="auto"/>
                  <w:sz w:val="22"/>
                </w:rPr>
                <w:t>CK</w:t>
              </w:r>
            </w:ins>
          </w:p>
        </w:tc>
      </w:tr>
      <w:tr w:rsidR="00A756C7" w:rsidRPr="000926B2" w14:paraId="4FC44EAA" w14:textId="77777777" w:rsidTr="009E20EB">
        <w:trPr>
          <w:cantSplit/>
          <w:jc w:val="center"/>
          <w:ins w:id="48"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6A05315" w14:textId="6BD67B3F" w:rsidR="00A756C7" w:rsidRPr="000926B2" w:rsidRDefault="00D10CAB" w:rsidP="00EE1303">
            <w:pPr>
              <w:pStyle w:val="TableCellBody"/>
              <w:spacing w:line="360" w:lineRule="auto"/>
              <w:contextualSpacing/>
              <w:jc w:val="both"/>
              <w:rPr>
                <w:ins w:id="49" w:author="Chara Katiri" w:date="2015-05-05T11:00:00Z"/>
                <w:rFonts w:ascii="Times" w:hAnsi="Times"/>
                <w:color w:val="auto"/>
                <w:sz w:val="22"/>
              </w:rPr>
            </w:pPr>
            <w:ins w:id="50" w:author="Chara Katiri" w:date="2015-05-05T11:02:00Z">
              <w:r w:rsidRPr="000926B2">
                <w:rPr>
                  <w:rFonts w:ascii="Times" w:hAnsi="Times"/>
                  <w:color w:val="auto"/>
                  <w:sz w:val="22"/>
                </w:rPr>
                <w:t>2.5</w:t>
              </w:r>
            </w:ins>
          </w:p>
        </w:tc>
        <w:tc>
          <w:tcPr>
            <w:tcW w:w="1520" w:type="dxa"/>
            <w:tcBorders>
              <w:top w:val="single" w:sz="4" w:space="0" w:color="auto"/>
              <w:left w:val="single" w:sz="4" w:space="0" w:color="auto"/>
              <w:bottom w:val="single" w:sz="4" w:space="0" w:color="auto"/>
              <w:right w:val="single" w:sz="4" w:space="0" w:color="auto"/>
            </w:tcBorders>
          </w:tcPr>
          <w:p w14:paraId="7FA0359A" w14:textId="1E4319B9" w:rsidR="00A756C7" w:rsidRPr="000926B2" w:rsidRDefault="00D10CAB" w:rsidP="00EE1303">
            <w:pPr>
              <w:pStyle w:val="TableCellBody"/>
              <w:spacing w:line="360" w:lineRule="auto"/>
              <w:contextualSpacing/>
              <w:jc w:val="both"/>
              <w:rPr>
                <w:ins w:id="51" w:author="Chara Katiri" w:date="2015-05-05T11:00:00Z"/>
                <w:rFonts w:ascii="Times" w:hAnsi="Times"/>
                <w:color w:val="auto"/>
                <w:sz w:val="22"/>
              </w:rPr>
            </w:pPr>
            <w:ins w:id="52" w:author="Chara Katiri" w:date="2015-05-05T11:02:00Z">
              <w:r w:rsidRPr="000926B2">
                <w:rPr>
                  <w:rFonts w:ascii="Times" w:hAnsi="Times"/>
                  <w:color w:val="auto"/>
                  <w:sz w:val="22"/>
                </w:rPr>
                <w:t>05.05.2015</w:t>
              </w:r>
            </w:ins>
          </w:p>
        </w:tc>
        <w:tc>
          <w:tcPr>
            <w:tcW w:w="5993" w:type="dxa"/>
            <w:tcBorders>
              <w:top w:val="single" w:sz="4" w:space="0" w:color="auto"/>
              <w:left w:val="single" w:sz="4" w:space="0" w:color="auto"/>
              <w:bottom w:val="single" w:sz="4" w:space="0" w:color="auto"/>
              <w:right w:val="single" w:sz="4" w:space="0" w:color="auto"/>
            </w:tcBorders>
          </w:tcPr>
          <w:p w14:paraId="40354138" w14:textId="6E0750F7" w:rsidR="00A756C7" w:rsidRPr="000926B2" w:rsidRDefault="00D10CAB" w:rsidP="00EE1303">
            <w:pPr>
              <w:pStyle w:val="TableCellBody"/>
              <w:spacing w:line="360" w:lineRule="auto"/>
              <w:contextualSpacing/>
              <w:jc w:val="both"/>
              <w:rPr>
                <w:ins w:id="53" w:author="Chara Katiri" w:date="2015-05-05T11:00:00Z"/>
                <w:rFonts w:ascii="Times" w:hAnsi="Times"/>
                <w:color w:val="auto"/>
                <w:sz w:val="22"/>
              </w:rPr>
            </w:pPr>
            <w:ins w:id="54" w:author="Chara Katiri" w:date="2015-05-05T11:02:00Z">
              <w:r w:rsidRPr="000926B2">
                <w:rPr>
                  <w:rFonts w:ascii="Times" w:hAnsi="Times"/>
                  <w:color w:val="auto"/>
                  <w:sz w:val="22"/>
                </w:rPr>
                <w:t xml:space="preserve">Update on References </w:t>
              </w:r>
            </w:ins>
          </w:p>
        </w:tc>
        <w:tc>
          <w:tcPr>
            <w:tcW w:w="1341" w:type="dxa"/>
            <w:tcBorders>
              <w:top w:val="single" w:sz="4" w:space="0" w:color="auto"/>
              <w:left w:val="single" w:sz="4" w:space="0" w:color="auto"/>
              <w:bottom w:val="single" w:sz="4" w:space="0" w:color="auto"/>
              <w:right w:val="single" w:sz="4" w:space="0" w:color="auto"/>
            </w:tcBorders>
          </w:tcPr>
          <w:p w14:paraId="5613C6F3" w14:textId="29BA0699" w:rsidR="00A756C7" w:rsidRPr="000926B2" w:rsidRDefault="00D10CAB" w:rsidP="00EE1303">
            <w:pPr>
              <w:pStyle w:val="TableCellBody"/>
              <w:spacing w:line="360" w:lineRule="auto"/>
              <w:contextualSpacing/>
              <w:jc w:val="both"/>
              <w:rPr>
                <w:ins w:id="55" w:author="Chara Katiri" w:date="2015-05-05T11:00:00Z"/>
                <w:rFonts w:ascii="Times" w:hAnsi="Times"/>
                <w:color w:val="auto"/>
                <w:sz w:val="22"/>
              </w:rPr>
            </w:pPr>
            <w:ins w:id="56" w:author="Chara Katiri" w:date="2015-05-05T11:02:00Z">
              <w:r w:rsidRPr="000926B2">
                <w:rPr>
                  <w:rFonts w:ascii="Times" w:hAnsi="Times"/>
                  <w:color w:val="auto"/>
                  <w:sz w:val="22"/>
                </w:rPr>
                <w:t>CK</w:t>
              </w:r>
            </w:ins>
          </w:p>
        </w:tc>
      </w:tr>
      <w:tr w:rsidR="00A756C7" w:rsidRPr="000926B2" w14:paraId="6898CE53" w14:textId="77777777" w:rsidTr="009E20EB">
        <w:trPr>
          <w:cantSplit/>
          <w:jc w:val="center"/>
          <w:ins w:id="57"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3961F622" w14:textId="77777777" w:rsidR="00A756C7" w:rsidRPr="000926B2" w:rsidRDefault="00A756C7" w:rsidP="00EE1303">
            <w:pPr>
              <w:pStyle w:val="TableCellBody"/>
              <w:spacing w:line="360" w:lineRule="auto"/>
              <w:contextualSpacing/>
              <w:jc w:val="both"/>
              <w:rPr>
                <w:ins w:id="58" w:author="Chara Katiri" w:date="2015-05-05T11:00:00Z"/>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7E2C4805" w14:textId="77777777" w:rsidR="00A756C7" w:rsidRPr="000926B2" w:rsidRDefault="00A756C7" w:rsidP="00EE1303">
            <w:pPr>
              <w:pStyle w:val="TableCellBody"/>
              <w:spacing w:line="360" w:lineRule="auto"/>
              <w:contextualSpacing/>
              <w:jc w:val="both"/>
              <w:rPr>
                <w:ins w:id="59" w:author="Chara Katiri" w:date="2015-05-05T11:00:00Z"/>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03D3E793" w14:textId="77777777" w:rsidR="00A756C7" w:rsidRPr="000926B2" w:rsidRDefault="00A756C7" w:rsidP="00EE1303">
            <w:pPr>
              <w:pStyle w:val="TableCellBody"/>
              <w:spacing w:line="360" w:lineRule="auto"/>
              <w:contextualSpacing/>
              <w:jc w:val="both"/>
              <w:rPr>
                <w:ins w:id="60" w:author="Chara Katiri" w:date="2015-05-05T11:00:00Z"/>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73679A56" w14:textId="77777777" w:rsidR="00A756C7" w:rsidRPr="000926B2" w:rsidRDefault="00A756C7" w:rsidP="00EE1303">
            <w:pPr>
              <w:pStyle w:val="TableCellBody"/>
              <w:spacing w:line="360" w:lineRule="auto"/>
              <w:contextualSpacing/>
              <w:jc w:val="both"/>
              <w:rPr>
                <w:ins w:id="61" w:author="Chara Katiri" w:date="2015-05-05T11:00:00Z"/>
                <w:rFonts w:ascii="Times" w:hAnsi="Times"/>
                <w:color w:val="auto"/>
                <w:sz w:val="22"/>
              </w:rPr>
            </w:pPr>
          </w:p>
        </w:tc>
      </w:tr>
      <w:tr w:rsidR="00A756C7" w:rsidRPr="000926B2"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3F1EB2A2" w:rsidR="00A756C7" w:rsidRPr="000926B2" w:rsidRDefault="00A756C7" w:rsidP="00EE1303">
            <w:pPr>
              <w:pStyle w:val="TableCellBody"/>
              <w:spacing w:line="360" w:lineRule="auto"/>
              <w:contextualSpacing/>
              <w:jc w:val="both"/>
              <w:rPr>
                <w:rFonts w:ascii="Times" w:hAnsi="Times"/>
                <w:color w:val="auto"/>
                <w:sz w:val="22"/>
              </w:rPr>
            </w:pPr>
            <w:del w:id="62" w:author="Chara Katiri" w:date="2015-05-05T11:00:00Z">
              <w:r w:rsidRPr="000926B2" w:rsidDel="00A756C7">
                <w:rPr>
                  <w:rFonts w:ascii="Times" w:hAnsi="Times"/>
                  <w:color w:val="auto"/>
                  <w:sz w:val="22"/>
                </w:rPr>
                <w:delText>1.9</w:delText>
              </w:r>
            </w:del>
          </w:p>
        </w:tc>
        <w:tc>
          <w:tcPr>
            <w:tcW w:w="1520" w:type="dxa"/>
            <w:tcBorders>
              <w:top w:val="single" w:sz="4" w:space="0" w:color="auto"/>
              <w:left w:val="single" w:sz="4" w:space="0" w:color="auto"/>
              <w:bottom w:val="single" w:sz="4" w:space="0" w:color="auto"/>
              <w:right w:val="single" w:sz="4" w:space="0" w:color="auto"/>
            </w:tcBorders>
          </w:tcPr>
          <w:p w14:paraId="65FD1A59" w14:textId="11C7F56B" w:rsidR="00A756C7" w:rsidRPr="000926B2" w:rsidRDefault="00A756C7" w:rsidP="00EE1303">
            <w:pPr>
              <w:pStyle w:val="TableCellBody"/>
              <w:spacing w:line="360" w:lineRule="auto"/>
              <w:contextualSpacing/>
              <w:jc w:val="both"/>
              <w:rPr>
                <w:rFonts w:ascii="Times" w:hAnsi="Times"/>
                <w:color w:val="auto"/>
                <w:sz w:val="22"/>
              </w:rPr>
            </w:pPr>
            <w:del w:id="63" w:author="Chara Katiri" w:date="2015-05-05T11:00:00Z">
              <w:r w:rsidRPr="000926B2" w:rsidDel="00A756C7">
                <w:rPr>
                  <w:rFonts w:ascii="Times" w:hAnsi="Times"/>
                  <w:color w:val="auto"/>
                  <w:sz w:val="22"/>
                </w:rPr>
                <w:delText>02.05.2015</w:delText>
              </w:r>
            </w:del>
          </w:p>
        </w:tc>
        <w:tc>
          <w:tcPr>
            <w:tcW w:w="5993" w:type="dxa"/>
            <w:tcBorders>
              <w:top w:val="single" w:sz="4" w:space="0" w:color="auto"/>
              <w:left w:val="single" w:sz="4" w:space="0" w:color="auto"/>
              <w:bottom w:val="single" w:sz="4" w:space="0" w:color="auto"/>
              <w:right w:val="single" w:sz="4" w:space="0" w:color="auto"/>
            </w:tcBorders>
          </w:tcPr>
          <w:p w14:paraId="39E8B85A" w14:textId="61804AF1" w:rsidR="00A756C7" w:rsidRPr="000926B2" w:rsidRDefault="00A756C7" w:rsidP="00EE1303">
            <w:pPr>
              <w:pStyle w:val="TableCellBody"/>
              <w:spacing w:line="360" w:lineRule="auto"/>
              <w:contextualSpacing/>
              <w:jc w:val="both"/>
              <w:rPr>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431A42C5" w:rsidR="00A756C7" w:rsidRPr="000926B2" w:rsidRDefault="00A756C7" w:rsidP="00EE1303">
            <w:pPr>
              <w:pStyle w:val="TableCellBody"/>
              <w:spacing w:line="360" w:lineRule="auto"/>
              <w:contextualSpacing/>
              <w:jc w:val="both"/>
              <w:rPr>
                <w:rFonts w:ascii="Times" w:hAnsi="Times"/>
                <w:color w:val="auto"/>
                <w:sz w:val="22"/>
              </w:rPr>
            </w:pPr>
          </w:p>
        </w:tc>
      </w:tr>
    </w:tbl>
    <w:p w14:paraId="40EB827B" w14:textId="77777777" w:rsidR="009E462F" w:rsidRPr="000926B2" w:rsidRDefault="009E462F" w:rsidP="00EE1303">
      <w:pPr>
        <w:spacing w:line="360" w:lineRule="auto"/>
        <w:ind w:left="-851"/>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0926B2"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0926B2" w:rsidRDefault="009E462F" w:rsidP="00EE1303">
            <w:pPr>
              <w:pStyle w:val="TableHeadingRow"/>
              <w:tabs>
                <w:tab w:val="left" w:pos="0"/>
              </w:tabs>
              <w:spacing w:line="360" w:lineRule="auto"/>
              <w:ind w:left="-959"/>
              <w:contextualSpacing/>
              <w:jc w:val="both"/>
              <w:rPr>
                <w:rFonts w:ascii="Times" w:hAnsi="Times"/>
                <w:color w:val="FFFFFF" w:themeColor="background1"/>
                <w:szCs w:val="22"/>
              </w:rPr>
            </w:pPr>
            <w:r w:rsidRPr="000926B2">
              <w:rPr>
                <w:rFonts w:ascii="Times" w:hAnsi="Times"/>
                <w:color w:val="FFFFFF" w:themeColor="background1"/>
                <w:szCs w:val="22"/>
              </w:rPr>
              <w:t>Document Reviewers</w:t>
            </w:r>
          </w:p>
        </w:tc>
      </w:tr>
      <w:tr w:rsidR="003F4AEA" w:rsidRPr="000926B2"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0926B2" w:rsidRDefault="003F4AEA" w:rsidP="00EE1303">
            <w:pPr>
              <w:pStyle w:val="TableHeadingRow"/>
              <w:spacing w:line="360" w:lineRule="auto"/>
              <w:contextualSpacing/>
              <w:jc w:val="both"/>
              <w:rPr>
                <w:rFonts w:ascii="Times" w:hAnsi="Times"/>
                <w:szCs w:val="22"/>
              </w:rPr>
            </w:pPr>
            <w:r w:rsidRPr="000926B2">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0926B2" w:rsidRDefault="003F4AEA" w:rsidP="00EE1303">
            <w:pPr>
              <w:pStyle w:val="TableHeadingRow"/>
              <w:spacing w:line="360" w:lineRule="auto"/>
              <w:contextualSpacing/>
              <w:jc w:val="both"/>
              <w:rPr>
                <w:rFonts w:ascii="Times" w:hAnsi="Times"/>
                <w:szCs w:val="22"/>
              </w:rPr>
            </w:pPr>
            <w:r w:rsidRPr="000926B2">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0926B2" w:rsidRDefault="003F4AEA" w:rsidP="00EE1303">
            <w:pPr>
              <w:pStyle w:val="TableHeadingRow"/>
              <w:spacing w:line="360" w:lineRule="auto"/>
              <w:contextualSpacing/>
              <w:jc w:val="both"/>
              <w:rPr>
                <w:rFonts w:ascii="Times" w:hAnsi="Times"/>
                <w:szCs w:val="22"/>
              </w:rPr>
            </w:pPr>
            <w:r w:rsidRPr="000926B2">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0926B2" w:rsidRDefault="003F4AEA" w:rsidP="00EE1303">
            <w:pPr>
              <w:pStyle w:val="TableHeadingRow"/>
              <w:spacing w:line="360" w:lineRule="auto"/>
              <w:contextualSpacing/>
              <w:jc w:val="both"/>
              <w:rPr>
                <w:rFonts w:ascii="Times" w:hAnsi="Times"/>
                <w:szCs w:val="22"/>
              </w:rPr>
            </w:pPr>
            <w:r w:rsidRPr="000926B2">
              <w:rPr>
                <w:rFonts w:ascii="Times" w:hAnsi="Times"/>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0926B2" w:rsidRDefault="003F4AEA" w:rsidP="00EE1303">
            <w:pPr>
              <w:pStyle w:val="TableHeadingRow"/>
              <w:spacing w:line="360" w:lineRule="auto"/>
              <w:contextualSpacing/>
              <w:jc w:val="both"/>
              <w:rPr>
                <w:rFonts w:ascii="Times" w:hAnsi="Times"/>
                <w:szCs w:val="22"/>
              </w:rPr>
            </w:pPr>
            <w:r w:rsidRPr="000926B2">
              <w:rPr>
                <w:rFonts w:ascii="Times" w:hAnsi="Times"/>
                <w:szCs w:val="22"/>
              </w:rPr>
              <w:t>Comments</w:t>
            </w:r>
          </w:p>
        </w:tc>
      </w:tr>
      <w:tr w:rsidR="003F4AEA" w:rsidRPr="000926B2"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0926B2" w:rsidRDefault="00924BA5"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0926B2" w:rsidRDefault="00302475" w:rsidP="00EE1303">
            <w:pPr>
              <w:pStyle w:val="s4-wptoptable1"/>
              <w:spacing w:before="0" w:beforeAutospacing="0" w:after="0" w:afterAutospacing="0" w:line="360" w:lineRule="auto"/>
              <w:contextualSpacing/>
              <w:jc w:val="both"/>
              <w:rPr>
                <w:rFonts w:ascii="Times" w:hAnsi="Times"/>
                <w:sz w:val="22"/>
                <w:szCs w:val="22"/>
              </w:rPr>
            </w:pPr>
            <w:ins w:id="64" w:author="Chara Katiri" w:date="2015-04-10T19:23:00Z">
              <w:r w:rsidRPr="000926B2">
                <w:rPr>
                  <w:rFonts w:ascii="Times" w:hAnsi="Times"/>
                  <w:sz w:val="22"/>
                  <w:szCs w:val="22"/>
                </w:rPr>
                <w:t>See CK-Formative-Feedback.pdf</w:t>
              </w:r>
              <w:r w:rsidRPr="000926B2" w:rsidDel="00302475">
                <w:rPr>
                  <w:rFonts w:ascii="Times" w:hAnsi="Times"/>
                  <w:sz w:val="22"/>
                  <w:szCs w:val="22"/>
                </w:rPr>
                <w:t xml:space="preserve"> </w:t>
              </w:r>
            </w:ins>
          </w:p>
        </w:tc>
      </w:tr>
      <w:tr w:rsidR="003F4AEA" w:rsidRPr="000926B2"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0926B2" w:rsidRDefault="003F4AEA" w:rsidP="00EE1303">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0926B2" w:rsidRDefault="00302475" w:rsidP="00EE1303">
            <w:pPr>
              <w:pStyle w:val="s4-wptoptable1"/>
              <w:spacing w:before="0" w:beforeAutospacing="0" w:after="0" w:afterAutospacing="0" w:line="360" w:lineRule="auto"/>
              <w:contextualSpacing/>
              <w:jc w:val="both"/>
              <w:rPr>
                <w:rFonts w:ascii="Times" w:hAnsi="Times"/>
                <w:sz w:val="22"/>
                <w:szCs w:val="22"/>
              </w:rPr>
            </w:pPr>
          </w:p>
        </w:tc>
      </w:tr>
      <w:tr w:rsidR="003F4AEA" w:rsidRPr="000926B2"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0926B2" w:rsidRDefault="003F4AEA" w:rsidP="00EE1303">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0926B2" w:rsidRDefault="003F4AEA" w:rsidP="00EE1303">
            <w:pPr>
              <w:pStyle w:val="s4-wptoptable1"/>
              <w:spacing w:before="0" w:beforeAutospacing="0" w:after="0" w:afterAutospacing="0" w:line="360" w:lineRule="auto"/>
              <w:contextualSpacing/>
              <w:jc w:val="both"/>
              <w:rPr>
                <w:rFonts w:ascii="Times" w:hAnsi="Times"/>
                <w:sz w:val="22"/>
                <w:szCs w:val="22"/>
              </w:rPr>
            </w:pPr>
          </w:p>
        </w:tc>
      </w:tr>
    </w:tbl>
    <w:p w14:paraId="2BCCC2E4" w14:textId="77777777" w:rsidR="009E462F" w:rsidRPr="000926B2" w:rsidRDefault="009E462F" w:rsidP="00EE1303">
      <w:pPr>
        <w:spacing w:line="360" w:lineRule="auto"/>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0926B2"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0926B2" w:rsidRDefault="009E462F" w:rsidP="00EE1303">
            <w:pPr>
              <w:pStyle w:val="TableHeadingRow"/>
              <w:spacing w:line="360" w:lineRule="auto"/>
              <w:ind w:left="-959"/>
              <w:contextualSpacing/>
              <w:jc w:val="both"/>
              <w:rPr>
                <w:rFonts w:ascii="Times" w:hAnsi="Times"/>
                <w:color w:val="FFFFFF" w:themeColor="background1"/>
                <w:szCs w:val="22"/>
              </w:rPr>
            </w:pPr>
            <w:r w:rsidRPr="000926B2">
              <w:rPr>
                <w:rFonts w:ascii="Times" w:hAnsi="Times"/>
                <w:color w:val="FFFFFF" w:themeColor="background1"/>
                <w:szCs w:val="22"/>
              </w:rPr>
              <w:t>Document Approval</w:t>
            </w:r>
          </w:p>
        </w:tc>
      </w:tr>
      <w:tr w:rsidR="009E462F" w:rsidRPr="000926B2"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Signature</w:t>
            </w:r>
          </w:p>
        </w:tc>
        <w:tc>
          <w:tcPr>
            <w:tcW w:w="1560" w:type="dxa"/>
            <w:vAlign w:val="center"/>
          </w:tcPr>
          <w:p w14:paraId="1C7C19C8"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Date</w:t>
            </w:r>
          </w:p>
        </w:tc>
      </w:tr>
      <w:tr w:rsidR="009E462F" w:rsidRPr="000926B2"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p>
        </w:tc>
        <w:tc>
          <w:tcPr>
            <w:tcW w:w="1560" w:type="dxa"/>
          </w:tcPr>
          <w:p w14:paraId="3BE0E350" w14:textId="443B02F8" w:rsidR="009E462F" w:rsidRPr="000926B2" w:rsidRDefault="00924BA5"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23.03.2015</w:t>
            </w:r>
          </w:p>
        </w:tc>
      </w:tr>
      <w:tr w:rsidR="009E462F" w:rsidRPr="000926B2"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0926B2" w:rsidRDefault="009E462F"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p>
        </w:tc>
        <w:tc>
          <w:tcPr>
            <w:tcW w:w="1560" w:type="dxa"/>
          </w:tcPr>
          <w:p w14:paraId="284E860B" w14:textId="793673B3" w:rsidR="009E462F" w:rsidRPr="000926B2" w:rsidRDefault="00333945"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25.05.2015</w:t>
            </w:r>
          </w:p>
        </w:tc>
      </w:tr>
      <w:tr w:rsidR="009E462F" w:rsidRPr="000926B2"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0926B2" w:rsidRDefault="00333945"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0926B2" w:rsidRDefault="00333945"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0926B2" w:rsidRDefault="00333945"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0926B2" w:rsidRDefault="009E462F" w:rsidP="00EE1303">
            <w:pPr>
              <w:pStyle w:val="s4-wptoptable1"/>
              <w:spacing w:before="0" w:beforeAutospacing="0" w:after="0" w:afterAutospacing="0" w:line="360" w:lineRule="auto"/>
              <w:contextualSpacing/>
              <w:jc w:val="both"/>
              <w:rPr>
                <w:rFonts w:ascii="Times" w:hAnsi="Times"/>
                <w:sz w:val="22"/>
                <w:szCs w:val="22"/>
              </w:rPr>
            </w:pPr>
          </w:p>
        </w:tc>
        <w:tc>
          <w:tcPr>
            <w:tcW w:w="1560" w:type="dxa"/>
          </w:tcPr>
          <w:p w14:paraId="41B46F13" w14:textId="706F6285" w:rsidR="009E462F" w:rsidRPr="000926B2" w:rsidRDefault="00333945" w:rsidP="00EE1303">
            <w:pPr>
              <w:pStyle w:val="s4-wptoptable1"/>
              <w:spacing w:before="0" w:beforeAutospacing="0" w:after="0" w:afterAutospacing="0" w:line="360" w:lineRule="auto"/>
              <w:contextualSpacing/>
              <w:jc w:val="both"/>
              <w:rPr>
                <w:rFonts w:ascii="Times" w:hAnsi="Times"/>
                <w:sz w:val="22"/>
                <w:szCs w:val="22"/>
              </w:rPr>
            </w:pPr>
            <w:r w:rsidRPr="000926B2">
              <w:rPr>
                <w:rFonts w:ascii="Times" w:hAnsi="Times"/>
                <w:sz w:val="22"/>
                <w:szCs w:val="22"/>
              </w:rPr>
              <w:t>25.05.2015</w:t>
            </w:r>
          </w:p>
        </w:tc>
      </w:tr>
    </w:tbl>
    <w:p w14:paraId="01363314" w14:textId="77777777" w:rsidR="009E462F" w:rsidRPr="000926B2" w:rsidRDefault="009E462F" w:rsidP="00EE1303">
      <w:pPr>
        <w:spacing w:line="360" w:lineRule="auto"/>
        <w:contextualSpacing/>
        <w:jc w:val="both"/>
        <w:rPr>
          <w:rFonts w:ascii="Times" w:hAnsi="Times" w:cs="Times New Roman"/>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0926B2"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0926B2" w:rsidRDefault="009E462F" w:rsidP="00EE1303">
            <w:pPr>
              <w:pStyle w:val="TableHeadingRow"/>
              <w:spacing w:line="360" w:lineRule="auto"/>
              <w:ind w:left="27"/>
              <w:contextualSpacing/>
              <w:jc w:val="both"/>
              <w:rPr>
                <w:rFonts w:ascii="Times" w:hAnsi="Times"/>
                <w:color w:val="FFFFFF" w:themeColor="background1"/>
                <w:szCs w:val="22"/>
              </w:rPr>
            </w:pPr>
            <w:r w:rsidRPr="000926B2">
              <w:rPr>
                <w:rFonts w:ascii="Times" w:hAnsi="Times"/>
                <w:color w:val="FFFFFF" w:themeColor="background1"/>
                <w:szCs w:val="22"/>
              </w:rPr>
              <w:t>Project Owners</w:t>
            </w:r>
          </w:p>
        </w:tc>
      </w:tr>
      <w:tr w:rsidR="009E462F" w:rsidRPr="000926B2"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0926B2" w:rsidRDefault="009E462F" w:rsidP="00EE1303">
            <w:pPr>
              <w:pStyle w:val="TableHeadingRow"/>
              <w:spacing w:line="360" w:lineRule="auto"/>
              <w:contextualSpacing/>
              <w:jc w:val="both"/>
              <w:rPr>
                <w:rFonts w:ascii="Times" w:hAnsi="Times"/>
                <w:szCs w:val="22"/>
              </w:rPr>
            </w:pPr>
            <w:r w:rsidRPr="000926B2">
              <w:rPr>
                <w:rFonts w:ascii="Times" w:hAnsi="Times"/>
                <w:szCs w:val="22"/>
              </w:rPr>
              <w:t>Name</w:t>
            </w:r>
          </w:p>
        </w:tc>
      </w:tr>
      <w:tr w:rsidR="009E462F" w:rsidRPr="000926B2"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0926B2" w:rsidRDefault="009E462F"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Chara Katiri</w:t>
            </w:r>
          </w:p>
        </w:tc>
      </w:tr>
      <w:tr w:rsidR="009E462F" w:rsidRPr="000926B2"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 xml:space="preserve">Dr Steve Wesemeyer </w:t>
            </w:r>
          </w:p>
        </w:tc>
      </w:tr>
    </w:tbl>
    <w:p w14:paraId="5C6CDC00" w14:textId="77777777" w:rsidR="009E462F" w:rsidRPr="000926B2" w:rsidRDefault="009E462F" w:rsidP="00EE1303">
      <w:pPr>
        <w:spacing w:line="360" w:lineRule="auto"/>
        <w:contextualSpacing/>
        <w:jc w:val="both"/>
        <w:rPr>
          <w:rFonts w:ascii="Times" w:hAnsi="Times" w:cs="Times New Roman"/>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0926B2"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0926B2" w:rsidRDefault="009E462F" w:rsidP="00EE1303">
            <w:pPr>
              <w:pStyle w:val="TableHeadingRow"/>
              <w:tabs>
                <w:tab w:val="left" w:pos="3840"/>
              </w:tabs>
              <w:spacing w:line="360" w:lineRule="auto"/>
              <w:contextualSpacing/>
              <w:jc w:val="both"/>
              <w:rPr>
                <w:rFonts w:ascii="Times" w:hAnsi="Times"/>
                <w:color w:val="FFFFFF" w:themeColor="background1"/>
                <w:szCs w:val="22"/>
              </w:rPr>
            </w:pPr>
            <w:r w:rsidRPr="000926B2">
              <w:rPr>
                <w:rFonts w:ascii="Times" w:hAnsi="Times"/>
                <w:color w:val="FFFFFF" w:themeColor="background1"/>
                <w:szCs w:val="22"/>
              </w:rPr>
              <w:t>Contact Details</w:t>
            </w:r>
          </w:p>
        </w:tc>
      </w:tr>
      <w:tr w:rsidR="009E462F" w:rsidRPr="000926B2"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Chara Katiri</w:t>
            </w:r>
          </w:p>
        </w:tc>
      </w:tr>
      <w:tr w:rsidR="009E462F" w:rsidRPr="000926B2"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0926B2" w:rsidRDefault="009E462F" w:rsidP="00EE1303">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 xml:space="preserve">Computing, </w:t>
            </w:r>
            <w:r w:rsidR="00EC0BC2" w:rsidRPr="000926B2">
              <w:rPr>
                <w:rFonts w:ascii="Times" w:hAnsi="Times"/>
                <w:color w:val="auto"/>
                <w:sz w:val="22"/>
              </w:rPr>
              <w:t>University</w:t>
            </w:r>
            <w:r w:rsidRPr="000926B2">
              <w:rPr>
                <w:rFonts w:ascii="Times" w:hAnsi="Times"/>
                <w:color w:val="auto"/>
                <w:sz w:val="22"/>
              </w:rPr>
              <w:t xml:space="preserve"> of Surrey</w:t>
            </w:r>
          </w:p>
        </w:tc>
      </w:tr>
      <w:tr w:rsidR="009E462F" w:rsidRPr="000926B2"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0926B2" w:rsidRDefault="009E462F" w:rsidP="00EE1303">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0926B2" w:rsidRDefault="009E462F" w:rsidP="00EE1303">
            <w:pPr>
              <w:pStyle w:val="TableCellBody"/>
              <w:spacing w:line="360" w:lineRule="auto"/>
              <w:contextualSpacing/>
              <w:jc w:val="both"/>
              <w:rPr>
                <w:rFonts w:ascii="Times" w:hAnsi="Times"/>
                <w:color w:val="auto"/>
                <w:sz w:val="22"/>
              </w:rPr>
            </w:pPr>
            <w:proofErr w:type="gramStart"/>
            <w:r w:rsidRPr="000926B2">
              <w:rPr>
                <w:rFonts w:ascii="Times" w:hAnsi="Times"/>
                <w:color w:val="auto"/>
                <w:sz w:val="22"/>
              </w:rPr>
              <w:t>e</w:t>
            </w:r>
            <w:proofErr w:type="gramEnd"/>
            <w:r w:rsidRPr="000926B2">
              <w:rPr>
                <w:rFonts w:ascii="Times" w:hAnsi="Times"/>
                <w:color w:val="auto"/>
                <w:sz w:val="22"/>
              </w:rPr>
              <w:t>-mail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ck00113@surrey.ac.uk</w:t>
            </w:r>
          </w:p>
        </w:tc>
      </w:tr>
      <w:tr w:rsidR="009E462F" w:rsidRPr="000926B2"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0926B2" w:rsidRDefault="009E462F" w:rsidP="00EE1303">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0926B2" w:rsidRDefault="009E462F" w:rsidP="00EE1303">
            <w:pPr>
              <w:pStyle w:val="TableCellBody"/>
              <w:spacing w:line="360" w:lineRule="auto"/>
              <w:contextualSpacing/>
              <w:jc w:val="both"/>
              <w:rPr>
                <w:rFonts w:ascii="Times" w:hAnsi="Times"/>
                <w:color w:val="auto"/>
                <w:sz w:val="22"/>
              </w:rPr>
            </w:pPr>
            <w:r w:rsidRPr="000926B2">
              <w:rPr>
                <w:rFonts w:ascii="Times" w:hAnsi="Times"/>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0926B2" w:rsidRDefault="00EC0BC2" w:rsidP="00EE1303">
            <w:pPr>
              <w:spacing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University</w:t>
            </w:r>
            <w:r w:rsidR="009E462F" w:rsidRPr="000926B2">
              <w:rPr>
                <w:rFonts w:ascii="Times" w:eastAsia="Times New Roman" w:hAnsi="Times" w:cs="Times New Roman"/>
                <w:sz w:val="22"/>
                <w:szCs w:val="22"/>
                <w:lang w:val="en-GB"/>
              </w:rPr>
              <w:t xml:space="preserve"> of Surrey, Guildford, Surrey, GU2 7XH</w:t>
            </w:r>
          </w:p>
        </w:tc>
      </w:tr>
    </w:tbl>
    <w:p w14:paraId="39876D21" w14:textId="77777777" w:rsidR="009E462F" w:rsidRPr="000926B2" w:rsidRDefault="009E462F" w:rsidP="00EE1303">
      <w:pPr>
        <w:spacing w:line="360" w:lineRule="auto"/>
        <w:contextualSpacing/>
        <w:jc w:val="both"/>
        <w:rPr>
          <w:rFonts w:ascii="Times" w:hAnsi="Times" w:cs="Times New Roman"/>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0926B2" w14:paraId="6B191091" w14:textId="77777777" w:rsidTr="00C94460">
        <w:tc>
          <w:tcPr>
            <w:tcW w:w="1710" w:type="pct"/>
          </w:tcPr>
          <w:p w14:paraId="1B72662E" w14:textId="77777777" w:rsidR="009E462F" w:rsidRPr="000926B2" w:rsidRDefault="009E462F" w:rsidP="00EE1303">
            <w:pPr>
              <w:tabs>
                <w:tab w:val="left" w:pos="2160"/>
              </w:tabs>
              <w:spacing w:line="360" w:lineRule="auto"/>
              <w:contextualSpacing/>
              <w:jc w:val="both"/>
              <w:rPr>
                <w:rFonts w:ascii="Times" w:hAnsi="Times" w:cs="Times New Roman"/>
                <w:sz w:val="22"/>
                <w:szCs w:val="22"/>
              </w:rPr>
            </w:pPr>
            <w:r w:rsidRPr="000926B2">
              <w:rPr>
                <w:rFonts w:ascii="Times" w:hAnsi="Times" w:cs="Times New Roman"/>
                <w:sz w:val="22"/>
                <w:szCs w:val="22"/>
              </w:rPr>
              <w:t>Document Name: COM3001 Professional Project. Project Requirements Document</w:t>
            </w:r>
          </w:p>
        </w:tc>
        <w:tc>
          <w:tcPr>
            <w:tcW w:w="1813" w:type="pct"/>
          </w:tcPr>
          <w:p w14:paraId="0EC6A85D" w14:textId="77777777" w:rsidR="009E462F" w:rsidRPr="000926B2" w:rsidRDefault="009E462F" w:rsidP="00EE1303">
            <w:pPr>
              <w:pStyle w:val="Footer"/>
              <w:spacing w:line="360" w:lineRule="auto"/>
              <w:contextualSpacing/>
              <w:jc w:val="both"/>
              <w:rPr>
                <w:rFonts w:ascii="Times" w:hAnsi="Times" w:cs="Times New Roman"/>
                <w:sz w:val="22"/>
                <w:szCs w:val="22"/>
              </w:rPr>
            </w:pPr>
            <w:r w:rsidRPr="000926B2">
              <w:rPr>
                <w:rFonts w:ascii="Times" w:hAnsi="Times" w:cs="Times New Roman"/>
                <w:sz w:val="22"/>
                <w:szCs w:val="22"/>
              </w:rPr>
              <w:t>Security Level: Private</w:t>
            </w:r>
          </w:p>
        </w:tc>
        <w:tc>
          <w:tcPr>
            <w:tcW w:w="768" w:type="pct"/>
          </w:tcPr>
          <w:p w14:paraId="7635AD5B" w14:textId="09C07694" w:rsidR="009E462F" w:rsidRPr="000926B2" w:rsidRDefault="00A43B38" w:rsidP="00EE1303">
            <w:pPr>
              <w:pStyle w:val="Foote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Version Date: </w:t>
            </w:r>
            <w:ins w:id="65" w:author="Chara Katiri" w:date="2015-04-10T19:25:00Z">
              <w:r w:rsidR="00302475" w:rsidRPr="000926B2">
                <w:rPr>
                  <w:rFonts w:ascii="Times" w:hAnsi="Times" w:cs="Times New Roman"/>
                  <w:sz w:val="22"/>
                  <w:szCs w:val="22"/>
                </w:rPr>
                <w:t>1</w:t>
              </w:r>
            </w:ins>
            <w:r w:rsidR="00D6560C" w:rsidRPr="000926B2">
              <w:rPr>
                <w:rFonts w:ascii="Times" w:hAnsi="Times" w:cs="Times New Roman"/>
                <w:sz w:val="22"/>
                <w:szCs w:val="22"/>
              </w:rPr>
              <w:t>2</w:t>
            </w:r>
            <w:r w:rsidRPr="000926B2">
              <w:rPr>
                <w:rFonts w:ascii="Times" w:hAnsi="Times" w:cs="Times New Roman"/>
                <w:sz w:val="22"/>
                <w:szCs w:val="22"/>
              </w:rPr>
              <w:t>/0</w:t>
            </w:r>
            <w:ins w:id="66" w:author="Chara Katiri" w:date="2015-04-10T19:25:00Z">
              <w:r w:rsidR="00FC3FF5" w:rsidRPr="000926B2">
                <w:rPr>
                  <w:rFonts w:ascii="Times" w:hAnsi="Times" w:cs="Times New Roman"/>
                  <w:sz w:val="22"/>
                  <w:szCs w:val="22"/>
                </w:rPr>
                <w:t>4</w:t>
              </w:r>
            </w:ins>
            <w:r w:rsidRPr="000926B2">
              <w:rPr>
                <w:rFonts w:ascii="Times" w:hAnsi="Times" w:cs="Times New Roman"/>
                <w:sz w:val="22"/>
                <w:szCs w:val="22"/>
              </w:rPr>
              <w:t>/2015</w:t>
            </w:r>
          </w:p>
        </w:tc>
        <w:tc>
          <w:tcPr>
            <w:tcW w:w="709" w:type="pct"/>
          </w:tcPr>
          <w:p w14:paraId="04487765" w14:textId="70146028" w:rsidR="009E462F" w:rsidRPr="000926B2" w:rsidRDefault="0075306F" w:rsidP="00EE1303">
            <w:pPr>
              <w:pStyle w:val="Foote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Version: </w:t>
            </w:r>
            <w:r w:rsidR="00A43B38" w:rsidRPr="000926B2">
              <w:rPr>
                <w:rFonts w:ascii="Times" w:hAnsi="Times" w:cs="Times New Roman"/>
                <w:sz w:val="22"/>
                <w:szCs w:val="22"/>
              </w:rPr>
              <w:t>1.</w:t>
            </w:r>
            <w:r w:rsidR="00D6560C" w:rsidRPr="000926B2">
              <w:rPr>
                <w:rFonts w:ascii="Times" w:hAnsi="Times" w:cs="Times New Roman"/>
                <w:sz w:val="22"/>
                <w:szCs w:val="22"/>
              </w:rPr>
              <w:t>8</w:t>
            </w:r>
          </w:p>
        </w:tc>
      </w:tr>
    </w:tbl>
    <w:p w14:paraId="3B9D7154" w14:textId="77777777" w:rsidR="009E462F" w:rsidRPr="000926B2" w:rsidRDefault="009E462F" w:rsidP="00EE1303">
      <w:pPr>
        <w:spacing w:line="360" w:lineRule="auto"/>
        <w:contextualSpacing/>
        <w:jc w:val="both"/>
        <w:rPr>
          <w:rFonts w:ascii="Times" w:hAnsi="Times" w:cs="Times New Roman"/>
          <w:sz w:val="22"/>
          <w:szCs w:val="22"/>
        </w:rPr>
      </w:pPr>
      <w:r w:rsidRPr="000926B2">
        <w:rPr>
          <w:rFonts w:ascii="Times" w:hAnsi="Times" w:cs="Times New Roman"/>
          <w:b/>
          <w:sz w:val="22"/>
          <w:szCs w:val="22"/>
        </w:rPr>
        <w:t>If printed this is an uncontrolled document</w:t>
      </w:r>
    </w:p>
    <w:p w14:paraId="221177AA"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13286790"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1019B8A3" w14:textId="77777777" w:rsidR="0075306F" w:rsidRPr="000926B2" w:rsidRDefault="0075306F" w:rsidP="00EE1303">
      <w:pPr>
        <w:spacing w:line="360" w:lineRule="auto"/>
        <w:contextualSpacing/>
        <w:jc w:val="both"/>
        <w:rPr>
          <w:rFonts w:ascii="Times" w:hAnsi="Times" w:cs="Times New Roman"/>
          <w:sz w:val="22"/>
          <w:szCs w:val="22"/>
        </w:rPr>
      </w:pPr>
    </w:p>
    <w:p w14:paraId="45CCF6F8" w14:textId="77777777" w:rsidR="0075306F" w:rsidRPr="000926B2" w:rsidRDefault="0075306F" w:rsidP="00EE1303">
      <w:pPr>
        <w:spacing w:line="360" w:lineRule="auto"/>
        <w:contextualSpacing/>
        <w:jc w:val="both"/>
        <w:rPr>
          <w:rFonts w:ascii="Times" w:hAnsi="Times" w:cs="Times New Roman"/>
          <w:sz w:val="22"/>
          <w:szCs w:val="22"/>
        </w:rPr>
      </w:pPr>
    </w:p>
    <w:p w14:paraId="632B52F2"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1019F95D"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4F802A65"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02E734B8"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7ADE2A04"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37FEDDFB" w14:textId="77777777" w:rsidR="0075306F" w:rsidRPr="000926B2" w:rsidRDefault="0075306F" w:rsidP="00EE1303">
      <w:pPr>
        <w:spacing w:after="240" w:line="360" w:lineRule="auto"/>
        <w:contextualSpacing/>
        <w:jc w:val="both"/>
        <w:rPr>
          <w:rFonts w:ascii="Times" w:eastAsia="Times New Roman" w:hAnsi="Times" w:cs="Times New Roman"/>
          <w:b/>
          <w:sz w:val="22"/>
          <w:szCs w:val="22"/>
          <w:lang w:val="en-GB"/>
        </w:rPr>
      </w:pPr>
    </w:p>
    <w:p w14:paraId="0C9AE5CA" w14:textId="2C7B4D4C" w:rsidR="000A1977" w:rsidRPr="000926B2" w:rsidRDefault="000A1977" w:rsidP="00EE1303">
      <w:pPr>
        <w:spacing w:line="360" w:lineRule="auto"/>
        <w:contextualSpacing/>
        <w:jc w:val="both"/>
        <w:rPr>
          <w:rFonts w:ascii="Times" w:eastAsia="Times New Roman" w:hAnsi="Times" w:cs="Times New Roman"/>
          <w:b/>
          <w:sz w:val="22"/>
          <w:szCs w:val="22"/>
          <w:lang w:val="en-GB"/>
        </w:rPr>
      </w:pPr>
    </w:p>
    <w:p w14:paraId="0599141A" w14:textId="77777777" w:rsidR="00DF45F0" w:rsidRPr="000926B2" w:rsidRDefault="00DF45F0" w:rsidP="00EE1303">
      <w:pPr>
        <w:pStyle w:val="Heading5"/>
        <w:numPr>
          <w:ilvl w:val="0"/>
          <w:numId w:val="0"/>
        </w:numPr>
        <w:spacing w:line="360" w:lineRule="auto"/>
        <w:contextualSpacing/>
        <w:jc w:val="both"/>
        <w:rPr>
          <w:rFonts w:ascii="Times" w:hAnsi="Times" w:cs="Times New Roman"/>
          <w:b/>
          <w:color w:val="auto"/>
          <w:sz w:val="22"/>
          <w:szCs w:val="22"/>
          <w:lang w:val="en-GB"/>
        </w:rPr>
      </w:pPr>
      <w:r w:rsidRPr="000926B2">
        <w:rPr>
          <w:rFonts w:ascii="Times" w:hAnsi="Times" w:cs="Times New Roman"/>
          <w:b/>
          <w:color w:val="auto"/>
          <w:sz w:val="22"/>
          <w:szCs w:val="22"/>
          <w:lang w:val="en-GB"/>
        </w:rPr>
        <w:t>Acknowledgements</w:t>
      </w:r>
    </w:p>
    <w:p w14:paraId="1AD1F606" w14:textId="77777777" w:rsidR="005B7D10" w:rsidRPr="000926B2" w:rsidRDefault="005B7D10" w:rsidP="00EE1303">
      <w:pPr>
        <w:spacing w:line="360" w:lineRule="auto"/>
        <w:contextualSpacing/>
        <w:jc w:val="both"/>
        <w:rPr>
          <w:rFonts w:ascii="Times" w:eastAsia="Times New Roman" w:hAnsi="Times" w:cs="Times New Roman"/>
          <w:b/>
          <w:sz w:val="22"/>
          <w:szCs w:val="22"/>
          <w:lang w:val="en-GB"/>
        </w:rPr>
      </w:pPr>
      <w:r w:rsidRPr="000926B2">
        <w:rPr>
          <w:rFonts w:ascii="Times" w:eastAsia="Times New Roman" w:hAnsi="Times" w:cs="Times New Roman"/>
          <w:b/>
          <w:sz w:val="22"/>
          <w:szCs w:val="22"/>
          <w:lang w:val="en-GB"/>
        </w:rPr>
        <w:br w:type="page"/>
      </w:r>
    </w:p>
    <w:p w14:paraId="3ADEC55D" w14:textId="77777777" w:rsidR="00DF45F0" w:rsidRPr="000926B2" w:rsidRDefault="00DF45F0" w:rsidP="00EE1303">
      <w:pPr>
        <w:pStyle w:val="Heading5"/>
        <w:numPr>
          <w:ilvl w:val="0"/>
          <w:numId w:val="0"/>
        </w:numPr>
        <w:spacing w:line="360" w:lineRule="auto"/>
        <w:contextualSpacing/>
        <w:jc w:val="both"/>
        <w:rPr>
          <w:rFonts w:ascii="Times" w:hAnsi="Times" w:cs="Times New Roman"/>
          <w:b/>
          <w:color w:val="auto"/>
          <w:sz w:val="22"/>
          <w:szCs w:val="22"/>
          <w:lang w:val="en-GB"/>
        </w:rPr>
      </w:pPr>
      <w:r w:rsidRPr="000926B2">
        <w:rPr>
          <w:rFonts w:ascii="Times" w:hAnsi="Times" w:cs="Times New Roman"/>
          <w:b/>
          <w:color w:val="auto"/>
          <w:sz w:val="22"/>
          <w:szCs w:val="22"/>
          <w:lang w:val="en-GB"/>
        </w:rPr>
        <w:t>Table of contents</w:t>
      </w:r>
    </w:p>
    <w:p w14:paraId="3854BAE8" w14:textId="77777777" w:rsidR="00802990" w:rsidRPr="000926B2" w:rsidRDefault="009E462F" w:rsidP="00EE1303">
      <w:pPr>
        <w:pStyle w:val="TOC1"/>
        <w:rPr>
          <w:noProof/>
          <w:lang w:val="en-GB" w:eastAsia="ja-JP"/>
        </w:rPr>
      </w:pPr>
      <w:r w:rsidRPr="000926B2">
        <w:rPr>
          <w:rFonts w:cs="Times New Roman"/>
          <w:lang w:val="en-GB"/>
        </w:rPr>
        <w:fldChar w:fldCharType="begin"/>
      </w:r>
      <w:r w:rsidRPr="000926B2">
        <w:rPr>
          <w:rFonts w:cs="Times New Roman"/>
          <w:lang w:val="en-GB"/>
        </w:rPr>
        <w:instrText xml:space="preserve"> TOC \o "1-3" </w:instrText>
      </w:r>
      <w:r w:rsidRPr="000926B2">
        <w:rPr>
          <w:rFonts w:cs="Times New Roman"/>
          <w:lang w:val="en-GB"/>
        </w:rPr>
        <w:fldChar w:fldCharType="separate"/>
      </w:r>
      <w:r w:rsidR="00802990" w:rsidRPr="000926B2">
        <w:rPr>
          <w:rFonts w:cs="Times New Roman"/>
          <w:noProof/>
          <w:lang w:val="en-GB"/>
        </w:rPr>
        <w:t>1.</w:t>
      </w:r>
      <w:r w:rsidR="00802990" w:rsidRPr="000926B2">
        <w:rPr>
          <w:noProof/>
          <w:lang w:val="en-GB" w:eastAsia="ja-JP"/>
        </w:rPr>
        <w:tab/>
      </w:r>
      <w:r w:rsidR="00802990" w:rsidRPr="000926B2">
        <w:rPr>
          <w:rFonts w:cs="Times New Roman"/>
          <w:noProof/>
          <w:lang w:val="en-GB"/>
        </w:rPr>
        <w:t>Introduction</w:t>
      </w:r>
      <w:r w:rsidR="00802990" w:rsidRPr="000926B2">
        <w:rPr>
          <w:noProof/>
        </w:rPr>
        <w:tab/>
      </w:r>
      <w:r w:rsidR="00802990" w:rsidRPr="000926B2">
        <w:rPr>
          <w:noProof/>
        </w:rPr>
        <w:fldChar w:fldCharType="begin"/>
      </w:r>
      <w:r w:rsidR="00802990" w:rsidRPr="000926B2">
        <w:rPr>
          <w:noProof/>
        </w:rPr>
        <w:instrText xml:space="preserve"> PAGEREF _Toc290491135 \h </w:instrText>
      </w:r>
      <w:r w:rsidR="00802990" w:rsidRPr="000926B2">
        <w:rPr>
          <w:noProof/>
        </w:rPr>
      </w:r>
      <w:r w:rsidR="00802990" w:rsidRPr="000926B2">
        <w:rPr>
          <w:noProof/>
        </w:rPr>
        <w:fldChar w:fldCharType="separate"/>
      </w:r>
      <w:r w:rsidR="00EC7197" w:rsidRPr="000926B2">
        <w:rPr>
          <w:noProof/>
        </w:rPr>
        <w:t>9</w:t>
      </w:r>
      <w:r w:rsidR="00802990" w:rsidRPr="000926B2">
        <w:rPr>
          <w:noProof/>
        </w:rPr>
        <w:fldChar w:fldCharType="end"/>
      </w:r>
    </w:p>
    <w:p w14:paraId="259319F2"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1.1.</w:t>
      </w:r>
      <w:r w:rsidRPr="000926B2">
        <w:rPr>
          <w:rFonts w:ascii="Times" w:hAnsi="Times"/>
          <w:noProof/>
          <w:sz w:val="22"/>
          <w:szCs w:val="22"/>
          <w:lang w:val="en-GB" w:eastAsia="ja-JP"/>
        </w:rPr>
        <w:tab/>
      </w:r>
      <w:r w:rsidRPr="000926B2">
        <w:rPr>
          <w:rFonts w:ascii="Times" w:hAnsi="Times" w:cs="Times New Roman"/>
          <w:noProof/>
          <w:sz w:val="22"/>
          <w:szCs w:val="22"/>
          <w:lang w:val="en-GB"/>
        </w:rPr>
        <w:t>Motivation</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_Toc290491136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9</w:t>
      </w:r>
      <w:r w:rsidRPr="000926B2">
        <w:rPr>
          <w:rFonts w:ascii="Times" w:hAnsi="Times"/>
          <w:noProof/>
          <w:sz w:val="22"/>
          <w:szCs w:val="22"/>
        </w:rPr>
        <w:fldChar w:fldCharType="end"/>
      </w:r>
    </w:p>
    <w:p w14:paraId="17570D38"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1.2.</w:t>
      </w:r>
      <w:r w:rsidRPr="000926B2">
        <w:rPr>
          <w:rFonts w:ascii="Times" w:hAnsi="Times"/>
          <w:noProof/>
          <w:sz w:val="22"/>
          <w:szCs w:val="22"/>
          <w:lang w:val="en-GB" w:eastAsia="ja-JP"/>
        </w:rPr>
        <w:tab/>
      </w:r>
      <w:r w:rsidRPr="000926B2">
        <w:rPr>
          <w:rFonts w:ascii="Times" w:hAnsi="Times" w:cs="Times New Roman"/>
          <w:noProof/>
          <w:sz w:val="22"/>
          <w:szCs w:val="22"/>
          <w:lang w:val="en-GB"/>
        </w:rPr>
        <w:t>Project idea and description</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_Toc290491137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9</w:t>
      </w:r>
      <w:r w:rsidRPr="000926B2">
        <w:rPr>
          <w:rFonts w:ascii="Times" w:hAnsi="Times"/>
          <w:noProof/>
          <w:sz w:val="22"/>
          <w:szCs w:val="22"/>
        </w:rPr>
        <w:fldChar w:fldCharType="end"/>
      </w:r>
    </w:p>
    <w:p w14:paraId="01A2C895"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1.3.</w:t>
      </w:r>
      <w:r w:rsidRPr="000926B2">
        <w:rPr>
          <w:rFonts w:ascii="Times" w:hAnsi="Times"/>
          <w:noProof/>
          <w:sz w:val="22"/>
          <w:szCs w:val="22"/>
          <w:lang w:val="en-GB" w:eastAsia="ja-JP"/>
        </w:rPr>
        <w:tab/>
      </w:r>
      <w:r w:rsidRPr="000926B2">
        <w:rPr>
          <w:rFonts w:ascii="Times" w:hAnsi="Times" w:cs="Times New Roman"/>
          <w:noProof/>
          <w:sz w:val="22"/>
          <w:szCs w:val="22"/>
          <w:lang w:val="en-GB"/>
        </w:rPr>
        <w:t>Project objectives and goal statement</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_Toc290491138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11</w:t>
      </w:r>
      <w:r w:rsidRPr="000926B2">
        <w:rPr>
          <w:rFonts w:ascii="Times" w:hAnsi="Times"/>
          <w:noProof/>
          <w:sz w:val="22"/>
          <w:szCs w:val="22"/>
        </w:rPr>
        <w:fldChar w:fldCharType="end"/>
      </w:r>
    </w:p>
    <w:p w14:paraId="5CF5A82F"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1.4.</w:t>
      </w:r>
      <w:r w:rsidRPr="000926B2">
        <w:rPr>
          <w:rFonts w:ascii="Times" w:hAnsi="Times"/>
          <w:noProof/>
          <w:sz w:val="22"/>
          <w:szCs w:val="22"/>
          <w:lang w:val="en-GB" w:eastAsia="ja-JP"/>
        </w:rPr>
        <w:tab/>
      </w:r>
      <w:r w:rsidRPr="000926B2">
        <w:rPr>
          <w:rFonts w:ascii="Times" w:hAnsi="Times" w:cs="Times New Roman"/>
          <w:noProof/>
          <w:sz w:val="22"/>
          <w:szCs w:val="22"/>
          <w:lang w:val="en-GB"/>
        </w:rPr>
        <w:t>Project benefits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_Toc290491139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11</w:t>
      </w:r>
      <w:r w:rsidRPr="000926B2">
        <w:rPr>
          <w:rFonts w:ascii="Times" w:hAnsi="Times"/>
          <w:noProof/>
          <w:sz w:val="22"/>
          <w:szCs w:val="22"/>
        </w:rPr>
        <w:fldChar w:fldCharType="end"/>
      </w:r>
    </w:p>
    <w:p w14:paraId="57420BC9"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1.5.</w:t>
      </w:r>
      <w:r w:rsidRPr="000926B2">
        <w:rPr>
          <w:rFonts w:ascii="Times" w:hAnsi="Times"/>
          <w:noProof/>
          <w:sz w:val="22"/>
          <w:szCs w:val="22"/>
          <w:lang w:val="en-GB" w:eastAsia="ja-JP"/>
        </w:rPr>
        <w:tab/>
      </w:r>
      <w:r w:rsidRPr="000926B2">
        <w:rPr>
          <w:rFonts w:ascii="Times" w:hAnsi="Times" w:cs="Times New Roman"/>
          <w:noProof/>
          <w:sz w:val="22"/>
          <w:szCs w:val="22"/>
          <w:lang w:val="en-GB"/>
        </w:rPr>
        <w:t>Project stages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_Toc290491140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11</w:t>
      </w:r>
      <w:r w:rsidRPr="000926B2">
        <w:rPr>
          <w:rFonts w:ascii="Times" w:hAnsi="Times"/>
          <w:noProof/>
          <w:sz w:val="22"/>
          <w:szCs w:val="22"/>
        </w:rPr>
        <w:fldChar w:fldCharType="end"/>
      </w:r>
    </w:p>
    <w:p w14:paraId="1BCAF4DD" w14:textId="77777777" w:rsidR="00802990" w:rsidRPr="000926B2" w:rsidRDefault="00802990" w:rsidP="00EE1303">
      <w:pPr>
        <w:pStyle w:val="TOC1"/>
        <w:rPr>
          <w:noProof/>
          <w:lang w:val="en-GB" w:eastAsia="ja-JP"/>
        </w:rPr>
      </w:pPr>
      <w:r w:rsidRPr="000926B2">
        <w:rPr>
          <w:rFonts w:cs="Times New Roman"/>
          <w:noProof/>
          <w:lang w:val="en-GB"/>
        </w:rPr>
        <w:t>2.</w:t>
      </w:r>
      <w:r w:rsidRPr="000926B2">
        <w:rPr>
          <w:noProof/>
          <w:lang w:val="en-GB" w:eastAsia="ja-JP"/>
        </w:rPr>
        <w:tab/>
      </w:r>
      <w:r w:rsidRPr="000926B2">
        <w:rPr>
          <w:rFonts w:cs="Times New Roman"/>
          <w:noProof/>
          <w:lang w:val="en-GB"/>
        </w:rPr>
        <w:t>Literature review</w:t>
      </w:r>
      <w:r w:rsidRPr="000926B2">
        <w:rPr>
          <w:noProof/>
        </w:rPr>
        <w:tab/>
      </w:r>
      <w:r w:rsidRPr="000926B2">
        <w:rPr>
          <w:noProof/>
        </w:rPr>
        <w:fldChar w:fldCharType="begin"/>
      </w:r>
      <w:r w:rsidRPr="000926B2">
        <w:rPr>
          <w:noProof/>
        </w:rPr>
        <w:instrText xml:space="preserve"> PAGEREF _Toc290491141 \h </w:instrText>
      </w:r>
      <w:r w:rsidRPr="000926B2">
        <w:rPr>
          <w:noProof/>
        </w:rPr>
      </w:r>
      <w:r w:rsidRPr="000926B2">
        <w:rPr>
          <w:noProof/>
        </w:rPr>
        <w:fldChar w:fldCharType="separate"/>
      </w:r>
      <w:r w:rsidR="00EC7197" w:rsidRPr="000926B2">
        <w:rPr>
          <w:noProof/>
        </w:rPr>
        <w:t>14</w:t>
      </w:r>
      <w:r w:rsidRPr="000926B2">
        <w:rPr>
          <w:noProof/>
        </w:rPr>
        <w:fldChar w:fldCharType="end"/>
      </w:r>
    </w:p>
    <w:p w14:paraId="542089C4"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2.1.</w:t>
      </w:r>
      <w:r w:rsidRPr="000926B2">
        <w:rPr>
          <w:rFonts w:ascii="Times" w:hAnsi="Times"/>
          <w:noProof/>
          <w:sz w:val="22"/>
          <w:szCs w:val="22"/>
          <w:lang w:val="en-GB" w:eastAsia="ja-JP"/>
        </w:rPr>
        <w:tab/>
      </w:r>
      <w:r w:rsidRPr="000926B2">
        <w:rPr>
          <w:rFonts w:ascii="Times" w:hAnsi="Times" w:cs="Times New Roman"/>
          <w:noProof/>
          <w:sz w:val="22"/>
          <w:szCs w:val="22"/>
          <w:lang w:val="en-GB"/>
        </w:rPr>
        <w:t>Background research</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_Toc290491142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14</w:t>
      </w:r>
      <w:r w:rsidRPr="000926B2">
        <w:rPr>
          <w:rFonts w:ascii="Times" w:hAnsi="Times"/>
          <w:noProof/>
          <w:sz w:val="22"/>
          <w:szCs w:val="22"/>
        </w:rPr>
        <w:fldChar w:fldCharType="end"/>
      </w:r>
    </w:p>
    <w:p w14:paraId="7F5208FA"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2.2.</w:t>
      </w:r>
      <w:r w:rsidRPr="000926B2">
        <w:rPr>
          <w:rFonts w:ascii="Times" w:hAnsi="Times"/>
          <w:noProof/>
          <w:sz w:val="22"/>
          <w:szCs w:val="22"/>
          <w:lang w:val="en-GB" w:eastAsia="ja-JP"/>
        </w:rPr>
        <w:tab/>
      </w:r>
      <w:r w:rsidRPr="000926B2">
        <w:rPr>
          <w:rFonts w:ascii="Times" w:hAnsi="Times" w:cs="Times New Roman"/>
          <w:noProof/>
          <w:sz w:val="22"/>
          <w:szCs w:val="22"/>
          <w:lang w:val="en-GB"/>
        </w:rPr>
        <w:t>Tackling the problem</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_Toc290491143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19</w:t>
      </w:r>
      <w:r w:rsidRPr="000926B2">
        <w:rPr>
          <w:rFonts w:ascii="Times" w:hAnsi="Times"/>
          <w:noProof/>
          <w:sz w:val="22"/>
          <w:szCs w:val="22"/>
        </w:rPr>
        <w:fldChar w:fldCharType="end"/>
      </w:r>
    </w:p>
    <w:p w14:paraId="092F6ACA"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2.3.</w:t>
      </w:r>
      <w:r w:rsidRPr="000926B2">
        <w:rPr>
          <w:rFonts w:ascii="Times" w:hAnsi="Times"/>
          <w:noProof/>
          <w:sz w:val="22"/>
          <w:szCs w:val="22"/>
          <w:lang w:val="en-GB" w:eastAsia="ja-JP"/>
        </w:rPr>
        <w:tab/>
      </w:r>
      <w:r w:rsidRPr="000926B2">
        <w:rPr>
          <w:rFonts w:ascii="Times" w:hAnsi="Times" w:cs="Times New Roman"/>
          <w:noProof/>
          <w:sz w:val="22"/>
          <w:szCs w:val="22"/>
          <w:lang w:val="en-GB"/>
        </w:rPr>
        <w:t>Acceptance and usability concerns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_Toc290491144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19</w:t>
      </w:r>
      <w:r w:rsidRPr="000926B2">
        <w:rPr>
          <w:rFonts w:ascii="Times" w:hAnsi="Times"/>
          <w:noProof/>
          <w:sz w:val="22"/>
          <w:szCs w:val="22"/>
        </w:rPr>
        <w:fldChar w:fldCharType="end"/>
      </w:r>
    </w:p>
    <w:p w14:paraId="7B20868B"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2.4.</w:t>
      </w:r>
      <w:r w:rsidRPr="000926B2">
        <w:rPr>
          <w:rFonts w:ascii="Times" w:hAnsi="Times"/>
          <w:noProof/>
          <w:sz w:val="22"/>
          <w:szCs w:val="22"/>
          <w:lang w:val="en-GB" w:eastAsia="ja-JP"/>
        </w:rPr>
        <w:tab/>
      </w:r>
      <w:r w:rsidRPr="000926B2">
        <w:rPr>
          <w:rFonts w:ascii="Times" w:hAnsi="Times" w:cs="Times New Roman"/>
          <w:noProof/>
          <w:sz w:val="22"/>
          <w:szCs w:val="22"/>
          <w:lang w:val="en-GB"/>
        </w:rPr>
        <w:t>Research on technology</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_Toc290491145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20</w:t>
      </w:r>
      <w:r w:rsidRPr="000926B2">
        <w:rPr>
          <w:rFonts w:ascii="Times" w:hAnsi="Times"/>
          <w:noProof/>
          <w:sz w:val="22"/>
          <w:szCs w:val="22"/>
        </w:rPr>
        <w:fldChar w:fldCharType="end"/>
      </w:r>
    </w:p>
    <w:p w14:paraId="29D6876C"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2.4.1.</w:t>
      </w:r>
      <w:r w:rsidRPr="000926B2">
        <w:rPr>
          <w:rFonts w:ascii="Times" w:hAnsi="Times"/>
          <w:noProof/>
          <w:sz w:val="22"/>
          <w:szCs w:val="22"/>
          <w:lang w:val="en-GB" w:eastAsia="ja-JP"/>
        </w:rPr>
        <w:tab/>
      </w:r>
      <w:r w:rsidRPr="000926B2">
        <w:rPr>
          <w:rFonts w:ascii="Times" w:hAnsi="Times" w:cs="Times New Roman"/>
          <w:noProof/>
          <w:sz w:val="22"/>
          <w:szCs w:val="22"/>
          <w:lang w:val="en-GB"/>
        </w:rPr>
        <w:t>Types of MVC Frameworks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_Toc290491146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20</w:t>
      </w:r>
      <w:r w:rsidRPr="000926B2">
        <w:rPr>
          <w:rFonts w:ascii="Times" w:hAnsi="Times"/>
          <w:noProof/>
          <w:sz w:val="22"/>
          <w:szCs w:val="22"/>
        </w:rPr>
        <w:fldChar w:fldCharType="end"/>
      </w:r>
    </w:p>
    <w:p w14:paraId="2615F6B4"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2.5.</w:t>
      </w:r>
      <w:r w:rsidRPr="000926B2">
        <w:rPr>
          <w:rFonts w:ascii="Times" w:hAnsi="Times"/>
          <w:noProof/>
          <w:sz w:val="22"/>
          <w:szCs w:val="22"/>
          <w:lang w:val="en-GB" w:eastAsia="ja-JP"/>
        </w:rPr>
        <w:tab/>
      </w:r>
      <w:r w:rsidRPr="000926B2">
        <w:rPr>
          <w:rFonts w:ascii="Times" w:hAnsi="Times" w:cs="Times New Roman"/>
          <w:noProof/>
          <w:sz w:val="22"/>
          <w:szCs w:val="22"/>
          <w:lang w:val="en-GB"/>
        </w:rPr>
        <w:t>Spring MVC Framework</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_Toc290491147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21</w:t>
      </w:r>
      <w:r w:rsidRPr="000926B2">
        <w:rPr>
          <w:rFonts w:ascii="Times" w:hAnsi="Times"/>
          <w:noProof/>
          <w:sz w:val="22"/>
          <w:szCs w:val="22"/>
        </w:rPr>
        <w:fldChar w:fldCharType="end"/>
      </w:r>
    </w:p>
    <w:p w14:paraId="33A62145"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2.5.1.</w:t>
      </w:r>
      <w:r w:rsidRPr="000926B2">
        <w:rPr>
          <w:rFonts w:ascii="Times" w:hAnsi="Times"/>
          <w:noProof/>
          <w:sz w:val="22"/>
          <w:szCs w:val="22"/>
          <w:lang w:val="en-GB" w:eastAsia="ja-JP"/>
        </w:rPr>
        <w:tab/>
      </w:r>
      <w:r w:rsidRPr="000926B2">
        <w:rPr>
          <w:rFonts w:ascii="Times" w:hAnsi="Times" w:cs="Times New Roman"/>
          <w:noProof/>
          <w:sz w:val="22"/>
          <w:szCs w:val="22"/>
          <w:lang w:val="en-GB"/>
        </w:rPr>
        <w:t>Benefits of Spring MVC framework</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_Toc290491148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23</w:t>
      </w:r>
      <w:r w:rsidRPr="000926B2">
        <w:rPr>
          <w:rFonts w:ascii="Times" w:hAnsi="Times"/>
          <w:noProof/>
          <w:sz w:val="22"/>
          <w:szCs w:val="22"/>
        </w:rPr>
        <w:fldChar w:fldCharType="end"/>
      </w:r>
    </w:p>
    <w:p w14:paraId="075731A8"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2.5.2.</w:t>
      </w:r>
      <w:r w:rsidRPr="000926B2">
        <w:rPr>
          <w:rFonts w:ascii="Times" w:hAnsi="Times"/>
          <w:noProof/>
          <w:sz w:val="22"/>
          <w:szCs w:val="22"/>
          <w:lang w:val="en-GB" w:eastAsia="ja-JP"/>
        </w:rPr>
        <w:tab/>
      </w:r>
      <w:r w:rsidRPr="000926B2">
        <w:rPr>
          <w:rFonts w:ascii="Times" w:hAnsi="Times" w:cs="Times New Roman"/>
          <w:noProof/>
          <w:sz w:val="22"/>
          <w:szCs w:val="22"/>
          <w:lang w:val="en-GB"/>
        </w:rPr>
        <w:t>Features of Spring MVC framework</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_Toc290491149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24</w:t>
      </w:r>
      <w:r w:rsidRPr="000926B2">
        <w:rPr>
          <w:rFonts w:ascii="Times" w:hAnsi="Times"/>
          <w:noProof/>
          <w:sz w:val="22"/>
          <w:szCs w:val="22"/>
        </w:rPr>
        <w:fldChar w:fldCharType="end"/>
      </w:r>
    </w:p>
    <w:p w14:paraId="3718A87D" w14:textId="77777777" w:rsidR="00802990" w:rsidRPr="000926B2" w:rsidRDefault="00802990" w:rsidP="00EE1303">
      <w:pPr>
        <w:pStyle w:val="TOC1"/>
        <w:rPr>
          <w:noProof/>
          <w:lang w:val="en-GB" w:eastAsia="ja-JP"/>
        </w:rPr>
      </w:pPr>
      <w:r w:rsidRPr="000926B2">
        <w:rPr>
          <w:rFonts w:cs="Times New Roman"/>
          <w:noProof/>
          <w:lang w:val="en-GB"/>
        </w:rPr>
        <w:t>3.</w:t>
      </w:r>
      <w:r w:rsidRPr="000926B2">
        <w:rPr>
          <w:noProof/>
          <w:lang w:val="en-GB" w:eastAsia="ja-JP"/>
        </w:rPr>
        <w:tab/>
      </w:r>
      <w:r w:rsidRPr="000926B2">
        <w:rPr>
          <w:rFonts w:cs="Times New Roman"/>
          <w:noProof/>
          <w:lang w:val="en-GB"/>
        </w:rPr>
        <w:t>System analysis</w:t>
      </w:r>
      <w:r w:rsidRPr="000926B2">
        <w:rPr>
          <w:noProof/>
        </w:rPr>
        <w:tab/>
      </w:r>
      <w:r w:rsidRPr="000926B2">
        <w:rPr>
          <w:noProof/>
        </w:rPr>
        <w:fldChar w:fldCharType="begin"/>
      </w:r>
      <w:r w:rsidRPr="000926B2">
        <w:rPr>
          <w:noProof/>
        </w:rPr>
        <w:instrText xml:space="preserve"> PAGEREF _Toc290491150 \h </w:instrText>
      </w:r>
      <w:r w:rsidRPr="000926B2">
        <w:rPr>
          <w:noProof/>
        </w:rPr>
      </w:r>
      <w:r w:rsidRPr="000926B2">
        <w:rPr>
          <w:noProof/>
        </w:rPr>
        <w:fldChar w:fldCharType="separate"/>
      </w:r>
      <w:r w:rsidR="00EC7197" w:rsidRPr="000926B2">
        <w:rPr>
          <w:noProof/>
        </w:rPr>
        <w:t>27</w:t>
      </w:r>
      <w:r w:rsidRPr="000926B2">
        <w:rPr>
          <w:noProof/>
        </w:rPr>
        <w:fldChar w:fldCharType="end"/>
      </w:r>
    </w:p>
    <w:p w14:paraId="48048E90"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3.1.</w:t>
      </w:r>
      <w:r w:rsidRPr="000926B2">
        <w:rPr>
          <w:rFonts w:ascii="Times" w:hAnsi="Times"/>
          <w:noProof/>
          <w:sz w:val="22"/>
          <w:szCs w:val="22"/>
          <w:lang w:val="en-GB" w:eastAsia="ja-JP"/>
        </w:rPr>
        <w:tab/>
      </w:r>
      <w:r w:rsidRPr="000926B2">
        <w:rPr>
          <w:rFonts w:ascii="Times" w:hAnsi="Times" w:cs="Times New Roman"/>
          <w:noProof/>
          <w:sz w:val="22"/>
          <w:szCs w:val="22"/>
          <w:lang w:val="en-GB"/>
        </w:rPr>
        <w:t>Current process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_Toc290491151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27</w:t>
      </w:r>
      <w:r w:rsidRPr="000926B2">
        <w:rPr>
          <w:rFonts w:ascii="Times" w:hAnsi="Times"/>
          <w:noProof/>
          <w:sz w:val="22"/>
          <w:szCs w:val="22"/>
        </w:rPr>
        <w:fldChar w:fldCharType="end"/>
      </w:r>
    </w:p>
    <w:p w14:paraId="71DE0B44"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3.2.</w:t>
      </w:r>
      <w:r w:rsidRPr="000926B2">
        <w:rPr>
          <w:rFonts w:ascii="Times" w:hAnsi="Times"/>
          <w:noProof/>
          <w:sz w:val="22"/>
          <w:szCs w:val="22"/>
          <w:lang w:val="en-GB" w:eastAsia="ja-JP"/>
        </w:rPr>
        <w:tab/>
      </w:r>
      <w:r w:rsidRPr="000926B2">
        <w:rPr>
          <w:rFonts w:ascii="Times" w:hAnsi="Times" w:cs="Times New Roman"/>
          <w:noProof/>
          <w:sz w:val="22"/>
          <w:szCs w:val="22"/>
          <w:lang w:val="en-GB"/>
        </w:rPr>
        <w:t>System requirements and analysis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_Toc290491152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27</w:t>
      </w:r>
      <w:r w:rsidRPr="000926B2">
        <w:rPr>
          <w:rFonts w:ascii="Times" w:hAnsi="Times"/>
          <w:noProof/>
          <w:sz w:val="22"/>
          <w:szCs w:val="22"/>
        </w:rPr>
        <w:fldChar w:fldCharType="end"/>
      </w:r>
    </w:p>
    <w:p w14:paraId="6E63318D"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3.2.1.</w:t>
      </w:r>
      <w:r w:rsidRPr="000926B2">
        <w:rPr>
          <w:rFonts w:ascii="Times" w:hAnsi="Times"/>
          <w:noProof/>
          <w:sz w:val="22"/>
          <w:szCs w:val="22"/>
          <w:lang w:val="en-GB" w:eastAsia="ja-JP"/>
        </w:rPr>
        <w:tab/>
      </w:r>
      <w:r w:rsidRPr="000926B2">
        <w:rPr>
          <w:rFonts w:ascii="Times" w:hAnsi="Times" w:cs="Times New Roman"/>
          <w:noProof/>
          <w:sz w:val="22"/>
          <w:szCs w:val="22"/>
          <w:lang w:val="en-GB"/>
        </w:rPr>
        <w:t>Functional and non-functional requirements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_Toc290491153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28</w:t>
      </w:r>
      <w:r w:rsidRPr="000926B2">
        <w:rPr>
          <w:rFonts w:ascii="Times" w:hAnsi="Times"/>
          <w:noProof/>
          <w:sz w:val="22"/>
          <w:szCs w:val="22"/>
        </w:rPr>
        <w:fldChar w:fldCharType="end"/>
      </w:r>
    </w:p>
    <w:p w14:paraId="6E70E62E"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3.2.2.</w:t>
      </w:r>
      <w:r w:rsidRPr="000926B2">
        <w:rPr>
          <w:rFonts w:ascii="Times" w:hAnsi="Times"/>
          <w:noProof/>
          <w:sz w:val="22"/>
          <w:szCs w:val="22"/>
          <w:lang w:val="en-GB" w:eastAsia="ja-JP"/>
        </w:rPr>
        <w:tab/>
      </w:r>
      <w:r w:rsidRPr="000926B2">
        <w:rPr>
          <w:rFonts w:ascii="Times" w:hAnsi="Times" w:cs="Times New Roman"/>
          <w:noProof/>
          <w:sz w:val="22"/>
          <w:szCs w:val="22"/>
          <w:lang w:val="en-GB"/>
        </w:rPr>
        <w:t>Feasibility analysis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_Toc290491154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30</w:t>
      </w:r>
      <w:r w:rsidRPr="000926B2">
        <w:rPr>
          <w:rFonts w:ascii="Times" w:hAnsi="Times"/>
          <w:noProof/>
          <w:sz w:val="22"/>
          <w:szCs w:val="22"/>
        </w:rPr>
        <w:fldChar w:fldCharType="end"/>
      </w:r>
    </w:p>
    <w:p w14:paraId="7C3B6B91"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rPr>
        <w:t>3.3.</w:t>
      </w:r>
      <w:r w:rsidRPr="000926B2">
        <w:rPr>
          <w:rFonts w:ascii="Times" w:hAnsi="Times"/>
          <w:noProof/>
          <w:sz w:val="22"/>
          <w:szCs w:val="22"/>
          <w:lang w:val="en-GB" w:eastAsia="ja-JP"/>
        </w:rPr>
        <w:tab/>
      </w:r>
      <w:r w:rsidRPr="000926B2">
        <w:rPr>
          <w:rFonts w:ascii="Times" w:hAnsi="Times" w:cs="Times New Roman"/>
          <w:noProof/>
          <w:sz w:val="22"/>
          <w:szCs w:val="22"/>
          <w:lang w:val="en-GB"/>
        </w:rPr>
        <w:t>Summary of deliverables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_Toc290491155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31</w:t>
      </w:r>
      <w:r w:rsidRPr="000926B2">
        <w:rPr>
          <w:rFonts w:ascii="Times" w:hAnsi="Times"/>
          <w:noProof/>
          <w:sz w:val="22"/>
          <w:szCs w:val="22"/>
        </w:rPr>
        <w:fldChar w:fldCharType="end"/>
      </w:r>
    </w:p>
    <w:p w14:paraId="0E9A996F"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3.4.</w:t>
      </w:r>
      <w:r w:rsidRPr="000926B2">
        <w:rPr>
          <w:rFonts w:ascii="Times" w:hAnsi="Times"/>
          <w:noProof/>
          <w:sz w:val="22"/>
          <w:szCs w:val="22"/>
          <w:lang w:val="en-GB" w:eastAsia="ja-JP"/>
        </w:rPr>
        <w:tab/>
      </w:r>
      <w:r w:rsidRPr="000926B2">
        <w:rPr>
          <w:rFonts w:ascii="Times" w:hAnsi="Times" w:cs="Times New Roman"/>
          <w:noProof/>
          <w:sz w:val="22"/>
          <w:szCs w:val="22"/>
          <w:lang w:val="en-GB"/>
        </w:rPr>
        <w:t>Stakeholders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_Toc290491156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31</w:t>
      </w:r>
      <w:r w:rsidRPr="000926B2">
        <w:rPr>
          <w:rFonts w:ascii="Times" w:hAnsi="Times"/>
          <w:noProof/>
          <w:sz w:val="22"/>
          <w:szCs w:val="22"/>
        </w:rPr>
        <w:fldChar w:fldCharType="end"/>
      </w:r>
    </w:p>
    <w:p w14:paraId="5BFCDF42" w14:textId="77777777" w:rsidR="00802990" w:rsidRPr="000926B2" w:rsidRDefault="00802990" w:rsidP="00EE1303">
      <w:pPr>
        <w:pStyle w:val="TOC1"/>
        <w:rPr>
          <w:noProof/>
          <w:lang w:val="en-GB" w:eastAsia="ja-JP"/>
        </w:rPr>
      </w:pPr>
      <w:r w:rsidRPr="000926B2">
        <w:rPr>
          <w:rFonts w:cs="Times New Roman"/>
          <w:noProof/>
          <w:lang w:val="en-GB"/>
        </w:rPr>
        <w:t>4.</w:t>
      </w:r>
      <w:r w:rsidRPr="000926B2">
        <w:rPr>
          <w:noProof/>
          <w:lang w:val="en-GB" w:eastAsia="ja-JP"/>
        </w:rPr>
        <w:tab/>
      </w:r>
      <w:r w:rsidRPr="000926B2">
        <w:rPr>
          <w:rFonts w:cs="Times New Roman"/>
          <w:noProof/>
          <w:lang w:val="en-GB"/>
        </w:rPr>
        <w:t>System design</w:t>
      </w:r>
      <w:r w:rsidRPr="000926B2">
        <w:rPr>
          <w:noProof/>
        </w:rPr>
        <w:tab/>
      </w:r>
      <w:r w:rsidRPr="000926B2">
        <w:rPr>
          <w:noProof/>
        </w:rPr>
        <w:fldChar w:fldCharType="begin"/>
      </w:r>
      <w:r w:rsidRPr="000926B2">
        <w:rPr>
          <w:noProof/>
        </w:rPr>
        <w:instrText xml:space="preserve"> PAGEREF _Toc290491157 \h </w:instrText>
      </w:r>
      <w:r w:rsidRPr="000926B2">
        <w:rPr>
          <w:noProof/>
        </w:rPr>
      </w:r>
      <w:r w:rsidRPr="000926B2">
        <w:rPr>
          <w:noProof/>
        </w:rPr>
        <w:fldChar w:fldCharType="separate"/>
      </w:r>
      <w:r w:rsidR="00EC7197" w:rsidRPr="000926B2">
        <w:rPr>
          <w:noProof/>
        </w:rPr>
        <w:t>33</w:t>
      </w:r>
      <w:r w:rsidRPr="000926B2">
        <w:rPr>
          <w:noProof/>
        </w:rPr>
        <w:fldChar w:fldCharType="end"/>
      </w:r>
    </w:p>
    <w:p w14:paraId="0F0DE010"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4.1.</w:t>
      </w:r>
      <w:r w:rsidRPr="000926B2">
        <w:rPr>
          <w:rFonts w:ascii="Times" w:hAnsi="Times"/>
          <w:noProof/>
          <w:sz w:val="22"/>
          <w:szCs w:val="22"/>
          <w:lang w:val="en-GB" w:eastAsia="ja-JP"/>
        </w:rPr>
        <w:tab/>
      </w:r>
      <w:r w:rsidRPr="000926B2">
        <w:rPr>
          <w:rFonts w:ascii="Times" w:hAnsi="Times" w:cs="Times New Roman"/>
          <w:noProof/>
          <w:sz w:val="22"/>
          <w:szCs w:val="22"/>
          <w:lang w:val="en-GB"/>
        </w:rPr>
        <w:t>Design method</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_Toc290491158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33</w:t>
      </w:r>
      <w:r w:rsidRPr="000926B2">
        <w:rPr>
          <w:rFonts w:ascii="Times" w:hAnsi="Times"/>
          <w:noProof/>
          <w:sz w:val="22"/>
          <w:szCs w:val="22"/>
        </w:rPr>
        <w:fldChar w:fldCharType="end"/>
      </w:r>
    </w:p>
    <w:p w14:paraId="22598DAC"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4.2.</w:t>
      </w:r>
      <w:r w:rsidRPr="000926B2">
        <w:rPr>
          <w:rFonts w:ascii="Times" w:hAnsi="Times"/>
          <w:noProof/>
          <w:sz w:val="22"/>
          <w:szCs w:val="22"/>
          <w:lang w:val="en-GB" w:eastAsia="ja-JP"/>
        </w:rPr>
        <w:tab/>
      </w:r>
      <w:r w:rsidRPr="000926B2">
        <w:rPr>
          <w:rFonts w:ascii="Times" w:hAnsi="Times" w:cs="Times New Roman"/>
          <w:noProof/>
          <w:sz w:val="22"/>
          <w:szCs w:val="22"/>
          <w:lang w:val="en-GB"/>
        </w:rPr>
        <w:t>Design plan</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_Toc290491159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33</w:t>
      </w:r>
      <w:r w:rsidRPr="000926B2">
        <w:rPr>
          <w:rFonts w:ascii="Times" w:hAnsi="Times"/>
          <w:noProof/>
          <w:sz w:val="22"/>
          <w:szCs w:val="22"/>
        </w:rPr>
        <w:fldChar w:fldCharType="end"/>
      </w:r>
    </w:p>
    <w:p w14:paraId="609CBA60"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4.3.</w:t>
      </w:r>
      <w:r w:rsidRPr="000926B2">
        <w:rPr>
          <w:rFonts w:ascii="Times" w:hAnsi="Times"/>
          <w:noProof/>
          <w:sz w:val="22"/>
          <w:szCs w:val="22"/>
          <w:lang w:val="en-GB" w:eastAsia="ja-JP"/>
        </w:rPr>
        <w:tab/>
      </w:r>
      <w:r w:rsidRPr="000926B2">
        <w:rPr>
          <w:rFonts w:ascii="Times" w:hAnsi="Times" w:cs="Times New Roman"/>
          <w:noProof/>
          <w:sz w:val="22"/>
          <w:szCs w:val="22"/>
          <w:lang w:val="en-GB"/>
        </w:rPr>
        <w:t>Diagrams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_Toc290491160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34</w:t>
      </w:r>
      <w:r w:rsidRPr="000926B2">
        <w:rPr>
          <w:rFonts w:ascii="Times" w:hAnsi="Times"/>
          <w:noProof/>
          <w:sz w:val="22"/>
          <w:szCs w:val="22"/>
        </w:rPr>
        <w:fldChar w:fldCharType="end"/>
      </w:r>
    </w:p>
    <w:p w14:paraId="77A6EC3C"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4.3.1.</w:t>
      </w:r>
      <w:r w:rsidRPr="000926B2">
        <w:rPr>
          <w:rFonts w:ascii="Times" w:hAnsi="Times"/>
          <w:noProof/>
          <w:sz w:val="22"/>
          <w:szCs w:val="22"/>
          <w:lang w:val="en-GB" w:eastAsia="ja-JP"/>
        </w:rPr>
        <w:tab/>
      </w:r>
      <w:r w:rsidRPr="000926B2">
        <w:rPr>
          <w:rFonts w:ascii="Times" w:hAnsi="Times" w:cs="Times New Roman"/>
          <w:noProof/>
          <w:sz w:val="22"/>
          <w:szCs w:val="22"/>
          <w:lang w:val="en-GB"/>
        </w:rPr>
        <w:t>Class diagram</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_Toc290491161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34</w:t>
      </w:r>
      <w:r w:rsidRPr="000926B2">
        <w:rPr>
          <w:rFonts w:ascii="Times" w:hAnsi="Times"/>
          <w:noProof/>
          <w:sz w:val="22"/>
          <w:szCs w:val="22"/>
        </w:rPr>
        <w:fldChar w:fldCharType="end"/>
      </w:r>
    </w:p>
    <w:p w14:paraId="59C1A132"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4.3.2.</w:t>
      </w:r>
      <w:r w:rsidRPr="000926B2">
        <w:rPr>
          <w:rFonts w:ascii="Times" w:hAnsi="Times"/>
          <w:noProof/>
          <w:sz w:val="22"/>
          <w:szCs w:val="22"/>
          <w:lang w:val="en-GB" w:eastAsia="ja-JP"/>
        </w:rPr>
        <w:tab/>
      </w:r>
      <w:r w:rsidRPr="000926B2">
        <w:rPr>
          <w:rFonts w:ascii="Times" w:hAnsi="Times" w:cs="Times New Roman"/>
          <w:noProof/>
          <w:sz w:val="22"/>
          <w:szCs w:val="22"/>
          <w:lang w:val="en-GB"/>
        </w:rPr>
        <w:t>Use case diagram</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_Toc290491162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35</w:t>
      </w:r>
      <w:r w:rsidRPr="000926B2">
        <w:rPr>
          <w:rFonts w:ascii="Times" w:hAnsi="Times"/>
          <w:noProof/>
          <w:sz w:val="22"/>
          <w:szCs w:val="22"/>
        </w:rPr>
        <w:fldChar w:fldCharType="end"/>
      </w:r>
    </w:p>
    <w:p w14:paraId="7451EE7A"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4.3.3.</w:t>
      </w:r>
      <w:r w:rsidRPr="000926B2">
        <w:rPr>
          <w:rFonts w:ascii="Times" w:hAnsi="Times"/>
          <w:noProof/>
          <w:sz w:val="22"/>
          <w:szCs w:val="22"/>
          <w:lang w:val="en-GB" w:eastAsia="ja-JP"/>
        </w:rPr>
        <w:tab/>
      </w:r>
      <w:r w:rsidRPr="000926B2">
        <w:rPr>
          <w:rFonts w:ascii="Times" w:hAnsi="Times" w:cs="Times New Roman"/>
          <w:noProof/>
          <w:sz w:val="22"/>
          <w:szCs w:val="22"/>
          <w:lang w:val="en-GB"/>
        </w:rPr>
        <w:t>Architecture and programming language</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_Toc290491163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36</w:t>
      </w:r>
      <w:r w:rsidRPr="000926B2">
        <w:rPr>
          <w:rFonts w:ascii="Times" w:hAnsi="Times"/>
          <w:noProof/>
          <w:sz w:val="22"/>
          <w:szCs w:val="22"/>
        </w:rPr>
        <w:fldChar w:fldCharType="end"/>
      </w:r>
    </w:p>
    <w:p w14:paraId="0636AD11"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4.4.</w:t>
      </w:r>
      <w:r w:rsidRPr="000926B2">
        <w:rPr>
          <w:rFonts w:ascii="Times" w:hAnsi="Times"/>
          <w:noProof/>
          <w:sz w:val="22"/>
          <w:szCs w:val="22"/>
          <w:lang w:val="en-GB" w:eastAsia="ja-JP"/>
        </w:rPr>
        <w:tab/>
      </w:r>
      <w:r w:rsidRPr="000926B2">
        <w:rPr>
          <w:rFonts w:ascii="Times" w:hAnsi="Times" w:cs="Times New Roman"/>
          <w:noProof/>
          <w:sz w:val="22"/>
          <w:szCs w:val="22"/>
          <w:lang w:val="en-GB"/>
        </w:rPr>
        <w:t>System risks and issues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_Toc290491164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38</w:t>
      </w:r>
      <w:r w:rsidRPr="000926B2">
        <w:rPr>
          <w:rFonts w:ascii="Times" w:hAnsi="Times"/>
          <w:noProof/>
          <w:sz w:val="22"/>
          <w:szCs w:val="22"/>
        </w:rPr>
        <w:fldChar w:fldCharType="end"/>
      </w:r>
    </w:p>
    <w:p w14:paraId="7A9A2AA2"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4.4.1.</w:t>
      </w:r>
      <w:r w:rsidRPr="000926B2">
        <w:rPr>
          <w:rFonts w:ascii="Times" w:hAnsi="Times"/>
          <w:noProof/>
          <w:sz w:val="22"/>
          <w:szCs w:val="22"/>
          <w:lang w:val="en-GB" w:eastAsia="ja-JP"/>
        </w:rPr>
        <w:tab/>
      </w:r>
      <w:r w:rsidRPr="000926B2">
        <w:rPr>
          <w:rFonts w:ascii="Times" w:hAnsi="Times" w:cs="Times New Roman"/>
          <w:noProof/>
          <w:sz w:val="22"/>
          <w:szCs w:val="22"/>
          <w:lang w:val="en-GB"/>
        </w:rPr>
        <w:t>System risks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_Toc290491165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38</w:t>
      </w:r>
      <w:r w:rsidRPr="000926B2">
        <w:rPr>
          <w:rFonts w:ascii="Times" w:hAnsi="Times"/>
          <w:noProof/>
          <w:sz w:val="22"/>
          <w:szCs w:val="22"/>
        </w:rPr>
        <w:fldChar w:fldCharType="end"/>
      </w:r>
    </w:p>
    <w:p w14:paraId="0762714E"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4.4.2.</w:t>
      </w:r>
      <w:r w:rsidRPr="000926B2">
        <w:rPr>
          <w:rFonts w:ascii="Times" w:hAnsi="Times"/>
          <w:noProof/>
          <w:sz w:val="22"/>
          <w:szCs w:val="22"/>
          <w:lang w:val="en-GB" w:eastAsia="ja-JP"/>
        </w:rPr>
        <w:tab/>
      </w:r>
      <w:r w:rsidRPr="000926B2">
        <w:rPr>
          <w:rFonts w:ascii="Times" w:hAnsi="Times" w:cs="Times New Roman"/>
          <w:noProof/>
          <w:sz w:val="22"/>
          <w:szCs w:val="22"/>
          <w:lang w:val="en-GB"/>
        </w:rPr>
        <w:t>System issues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_Toc290491166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38</w:t>
      </w:r>
      <w:r w:rsidRPr="000926B2">
        <w:rPr>
          <w:rFonts w:ascii="Times" w:hAnsi="Times"/>
          <w:noProof/>
          <w:sz w:val="22"/>
          <w:szCs w:val="22"/>
        </w:rPr>
        <w:fldChar w:fldCharType="end"/>
      </w:r>
    </w:p>
    <w:p w14:paraId="66A178E7"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4.5.</w:t>
      </w:r>
      <w:r w:rsidRPr="000926B2">
        <w:rPr>
          <w:rFonts w:ascii="Times" w:hAnsi="Times"/>
          <w:noProof/>
          <w:sz w:val="22"/>
          <w:szCs w:val="22"/>
          <w:lang w:val="en-GB" w:eastAsia="ja-JP"/>
        </w:rPr>
        <w:tab/>
      </w:r>
      <w:r w:rsidRPr="000926B2">
        <w:rPr>
          <w:rFonts w:ascii="Times" w:hAnsi="Times" w:cs="Times New Roman"/>
          <w:noProof/>
          <w:sz w:val="22"/>
          <w:szCs w:val="22"/>
          <w:lang w:val="en-GB"/>
        </w:rPr>
        <w:t>System risks, dependencies and timescales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_Toc290491167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38</w:t>
      </w:r>
      <w:r w:rsidRPr="000926B2">
        <w:rPr>
          <w:rFonts w:ascii="Times" w:hAnsi="Times"/>
          <w:noProof/>
          <w:sz w:val="22"/>
          <w:szCs w:val="22"/>
        </w:rPr>
        <w:fldChar w:fldCharType="end"/>
      </w:r>
    </w:p>
    <w:p w14:paraId="5BA81F44"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4.5.1.</w:t>
      </w:r>
      <w:r w:rsidRPr="000926B2">
        <w:rPr>
          <w:rFonts w:ascii="Times" w:hAnsi="Times"/>
          <w:noProof/>
          <w:sz w:val="22"/>
          <w:szCs w:val="22"/>
          <w:lang w:val="en-GB" w:eastAsia="ja-JP"/>
        </w:rPr>
        <w:tab/>
      </w:r>
      <w:r w:rsidRPr="000926B2">
        <w:rPr>
          <w:rFonts w:ascii="Times" w:hAnsi="Times" w:cs="Times New Roman"/>
          <w:noProof/>
          <w:sz w:val="22"/>
          <w:szCs w:val="22"/>
          <w:lang w:val="en-GB"/>
        </w:rPr>
        <w:t>System risks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_Toc290491168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38</w:t>
      </w:r>
      <w:r w:rsidRPr="000926B2">
        <w:rPr>
          <w:rFonts w:ascii="Times" w:hAnsi="Times"/>
          <w:noProof/>
          <w:sz w:val="22"/>
          <w:szCs w:val="22"/>
        </w:rPr>
        <w:fldChar w:fldCharType="end"/>
      </w:r>
    </w:p>
    <w:p w14:paraId="5BC45C60"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4.5.2.</w:t>
      </w:r>
      <w:r w:rsidRPr="000926B2">
        <w:rPr>
          <w:rFonts w:ascii="Times" w:hAnsi="Times"/>
          <w:noProof/>
          <w:sz w:val="22"/>
          <w:szCs w:val="22"/>
          <w:lang w:val="en-GB" w:eastAsia="ja-JP"/>
        </w:rPr>
        <w:tab/>
      </w:r>
      <w:r w:rsidRPr="000926B2">
        <w:rPr>
          <w:rFonts w:ascii="Times" w:hAnsi="Times" w:cs="Times New Roman"/>
          <w:noProof/>
          <w:sz w:val="22"/>
          <w:szCs w:val="22"/>
          <w:lang w:val="en-GB"/>
        </w:rPr>
        <w:t xml:space="preserve">System constraints </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_Toc290491169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39</w:t>
      </w:r>
      <w:r w:rsidRPr="000926B2">
        <w:rPr>
          <w:rFonts w:ascii="Times" w:hAnsi="Times"/>
          <w:noProof/>
          <w:sz w:val="22"/>
          <w:szCs w:val="22"/>
        </w:rPr>
        <w:fldChar w:fldCharType="end"/>
      </w:r>
    </w:p>
    <w:p w14:paraId="1718C590"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4.5.3.</w:t>
      </w:r>
      <w:r w:rsidRPr="000926B2">
        <w:rPr>
          <w:rFonts w:ascii="Times" w:hAnsi="Times"/>
          <w:noProof/>
          <w:sz w:val="22"/>
          <w:szCs w:val="22"/>
          <w:lang w:val="en-GB" w:eastAsia="ja-JP"/>
        </w:rPr>
        <w:tab/>
      </w:r>
      <w:r w:rsidRPr="000926B2">
        <w:rPr>
          <w:rFonts w:ascii="Times" w:hAnsi="Times" w:cs="Times New Roman"/>
          <w:noProof/>
          <w:sz w:val="22"/>
          <w:szCs w:val="22"/>
          <w:lang w:val="en-GB"/>
        </w:rPr>
        <w:t>System dependencies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_Toc290491170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39</w:t>
      </w:r>
      <w:r w:rsidRPr="000926B2">
        <w:rPr>
          <w:rFonts w:ascii="Times" w:hAnsi="Times"/>
          <w:noProof/>
          <w:sz w:val="22"/>
          <w:szCs w:val="22"/>
        </w:rPr>
        <w:fldChar w:fldCharType="end"/>
      </w:r>
    </w:p>
    <w:p w14:paraId="2C5FF45D"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4.5.4.</w:t>
      </w:r>
      <w:r w:rsidRPr="000926B2">
        <w:rPr>
          <w:rFonts w:ascii="Times" w:hAnsi="Times"/>
          <w:noProof/>
          <w:sz w:val="22"/>
          <w:szCs w:val="22"/>
          <w:lang w:val="en-GB" w:eastAsia="ja-JP"/>
        </w:rPr>
        <w:tab/>
      </w:r>
      <w:r w:rsidRPr="000926B2">
        <w:rPr>
          <w:rFonts w:ascii="Times" w:hAnsi="Times" w:cs="Times New Roman"/>
          <w:noProof/>
          <w:sz w:val="22"/>
          <w:szCs w:val="22"/>
          <w:lang w:val="en-GB"/>
        </w:rPr>
        <w:t>System timescales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_Toc290491171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39</w:t>
      </w:r>
      <w:r w:rsidRPr="000926B2">
        <w:rPr>
          <w:rFonts w:ascii="Times" w:hAnsi="Times"/>
          <w:noProof/>
          <w:sz w:val="22"/>
          <w:szCs w:val="22"/>
        </w:rPr>
        <w:fldChar w:fldCharType="end"/>
      </w:r>
    </w:p>
    <w:p w14:paraId="782E5F76" w14:textId="77777777" w:rsidR="00802990" w:rsidRPr="000926B2" w:rsidRDefault="00802990" w:rsidP="00EE1303">
      <w:pPr>
        <w:pStyle w:val="TOC1"/>
        <w:rPr>
          <w:noProof/>
          <w:lang w:val="en-GB" w:eastAsia="ja-JP"/>
        </w:rPr>
      </w:pPr>
      <w:r w:rsidRPr="000926B2">
        <w:rPr>
          <w:rFonts w:cs="Times New Roman"/>
          <w:noProof/>
          <w:lang w:val="en-GB"/>
        </w:rPr>
        <w:t>5.</w:t>
      </w:r>
      <w:r w:rsidRPr="000926B2">
        <w:rPr>
          <w:noProof/>
          <w:lang w:val="en-GB" w:eastAsia="ja-JP"/>
        </w:rPr>
        <w:tab/>
      </w:r>
      <w:r w:rsidRPr="000926B2">
        <w:rPr>
          <w:rFonts w:cs="Times New Roman"/>
          <w:noProof/>
          <w:lang w:val="en-GB"/>
        </w:rPr>
        <w:t>System implementation</w:t>
      </w:r>
      <w:r w:rsidRPr="000926B2">
        <w:rPr>
          <w:noProof/>
        </w:rPr>
        <w:tab/>
      </w:r>
      <w:r w:rsidRPr="000926B2">
        <w:rPr>
          <w:noProof/>
        </w:rPr>
        <w:fldChar w:fldCharType="begin"/>
      </w:r>
      <w:r w:rsidRPr="000926B2">
        <w:rPr>
          <w:noProof/>
        </w:rPr>
        <w:instrText xml:space="preserve"> PAGEREF _Toc290491172 \h </w:instrText>
      </w:r>
      <w:r w:rsidRPr="000926B2">
        <w:rPr>
          <w:noProof/>
        </w:rPr>
      </w:r>
      <w:r w:rsidRPr="000926B2">
        <w:rPr>
          <w:noProof/>
        </w:rPr>
        <w:fldChar w:fldCharType="separate"/>
      </w:r>
      <w:r w:rsidR="00EC7197" w:rsidRPr="000926B2">
        <w:rPr>
          <w:noProof/>
        </w:rPr>
        <w:t>41</w:t>
      </w:r>
      <w:r w:rsidRPr="000926B2">
        <w:rPr>
          <w:noProof/>
        </w:rPr>
        <w:fldChar w:fldCharType="end"/>
      </w:r>
    </w:p>
    <w:p w14:paraId="26111D3E"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5.1.</w:t>
      </w:r>
      <w:r w:rsidRPr="000926B2">
        <w:rPr>
          <w:rFonts w:ascii="Times" w:hAnsi="Times"/>
          <w:noProof/>
          <w:sz w:val="22"/>
          <w:szCs w:val="22"/>
          <w:lang w:val="en-GB" w:eastAsia="ja-JP"/>
        </w:rPr>
        <w:tab/>
      </w:r>
      <w:r w:rsidRPr="000926B2">
        <w:rPr>
          <w:rFonts w:ascii="Times" w:hAnsi="Times" w:cs="Times New Roman"/>
          <w:noProof/>
          <w:sz w:val="22"/>
          <w:szCs w:val="22"/>
          <w:lang w:val="en-GB"/>
        </w:rPr>
        <w:t>Implementation plan</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_Toc290491173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41</w:t>
      </w:r>
      <w:r w:rsidRPr="000926B2">
        <w:rPr>
          <w:rFonts w:ascii="Times" w:hAnsi="Times"/>
          <w:noProof/>
          <w:sz w:val="22"/>
          <w:szCs w:val="22"/>
        </w:rPr>
        <w:fldChar w:fldCharType="end"/>
      </w:r>
    </w:p>
    <w:p w14:paraId="799B923C"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5.2.</w:t>
      </w:r>
      <w:r w:rsidRPr="000926B2">
        <w:rPr>
          <w:rFonts w:ascii="Times" w:hAnsi="Times"/>
          <w:noProof/>
          <w:sz w:val="22"/>
          <w:szCs w:val="22"/>
          <w:lang w:val="en-GB" w:eastAsia="ja-JP"/>
        </w:rPr>
        <w:tab/>
      </w:r>
      <w:r w:rsidRPr="000926B2">
        <w:rPr>
          <w:rFonts w:ascii="Times" w:hAnsi="Times" w:cs="Times New Roman"/>
          <w:noProof/>
          <w:sz w:val="22"/>
          <w:szCs w:val="22"/>
          <w:lang w:val="en-GB"/>
        </w:rPr>
        <w:t>Build tools and libraries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_Toc290491174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41</w:t>
      </w:r>
      <w:r w:rsidRPr="000926B2">
        <w:rPr>
          <w:rFonts w:ascii="Times" w:hAnsi="Times"/>
          <w:noProof/>
          <w:sz w:val="22"/>
          <w:szCs w:val="22"/>
        </w:rPr>
        <w:fldChar w:fldCharType="end"/>
      </w:r>
    </w:p>
    <w:p w14:paraId="60460945"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5.3.</w:t>
      </w:r>
      <w:r w:rsidRPr="000926B2">
        <w:rPr>
          <w:rFonts w:ascii="Times" w:hAnsi="Times"/>
          <w:noProof/>
          <w:sz w:val="22"/>
          <w:szCs w:val="22"/>
          <w:lang w:val="en-GB" w:eastAsia="ja-JP"/>
        </w:rPr>
        <w:tab/>
      </w:r>
      <w:r w:rsidRPr="000926B2">
        <w:rPr>
          <w:rFonts w:ascii="Times" w:hAnsi="Times" w:cs="Times New Roman"/>
          <w:noProof/>
          <w:sz w:val="22"/>
          <w:szCs w:val="22"/>
          <w:lang w:val="en-GB"/>
        </w:rPr>
        <w:t>Database creation and integration</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_Toc290491175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42</w:t>
      </w:r>
      <w:r w:rsidRPr="000926B2">
        <w:rPr>
          <w:rFonts w:ascii="Times" w:hAnsi="Times"/>
          <w:noProof/>
          <w:sz w:val="22"/>
          <w:szCs w:val="22"/>
        </w:rPr>
        <w:fldChar w:fldCharType="end"/>
      </w:r>
    </w:p>
    <w:p w14:paraId="79DE9778" w14:textId="77777777" w:rsidR="00802990" w:rsidRPr="000926B2" w:rsidRDefault="00802990" w:rsidP="00EE1303">
      <w:pPr>
        <w:pStyle w:val="TOC2"/>
        <w:tabs>
          <w:tab w:val="left" w:pos="102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5.1.1.</w:t>
      </w:r>
      <w:r w:rsidRPr="000926B2">
        <w:rPr>
          <w:rFonts w:ascii="Times" w:hAnsi="Times"/>
          <w:noProof/>
          <w:sz w:val="22"/>
          <w:szCs w:val="22"/>
          <w:lang w:val="en-GB" w:eastAsia="ja-JP"/>
        </w:rPr>
        <w:tab/>
      </w:r>
      <w:r w:rsidRPr="000926B2">
        <w:rPr>
          <w:rFonts w:ascii="Times" w:hAnsi="Times" w:cs="Times New Roman"/>
          <w:noProof/>
          <w:sz w:val="22"/>
          <w:szCs w:val="22"/>
          <w:lang w:val="en-GB"/>
        </w:rPr>
        <w:t>Security levels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_Toc290491176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43</w:t>
      </w:r>
      <w:r w:rsidRPr="000926B2">
        <w:rPr>
          <w:rFonts w:ascii="Times" w:hAnsi="Times"/>
          <w:noProof/>
          <w:sz w:val="22"/>
          <w:szCs w:val="22"/>
        </w:rPr>
        <w:fldChar w:fldCharType="end"/>
      </w:r>
    </w:p>
    <w:p w14:paraId="6B65DD03"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5.4.</w:t>
      </w:r>
      <w:r w:rsidRPr="000926B2">
        <w:rPr>
          <w:rFonts w:ascii="Times" w:hAnsi="Times"/>
          <w:noProof/>
          <w:sz w:val="22"/>
          <w:szCs w:val="22"/>
          <w:lang w:val="en-GB" w:eastAsia="ja-JP"/>
        </w:rPr>
        <w:tab/>
      </w:r>
      <w:r w:rsidRPr="000926B2">
        <w:rPr>
          <w:rFonts w:ascii="Times" w:hAnsi="Times" w:cs="Times New Roman"/>
          <w:noProof/>
          <w:sz w:val="22"/>
          <w:szCs w:val="22"/>
          <w:lang w:val="en-GB"/>
        </w:rPr>
        <w:t>Success criteria</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_Toc290491177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43</w:t>
      </w:r>
      <w:r w:rsidRPr="000926B2">
        <w:rPr>
          <w:rFonts w:ascii="Times" w:hAnsi="Times"/>
          <w:noProof/>
          <w:sz w:val="22"/>
          <w:szCs w:val="22"/>
        </w:rPr>
        <w:fldChar w:fldCharType="end"/>
      </w:r>
    </w:p>
    <w:p w14:paraId="3DDCB733" w14:textId="77777777" w:rsidR="00802990" w:rsidRPr="000926B2" w:rsidRDefault="00802990" w:rsidP="00EE1303">
      <w:pPr>
        <w:pStyle w:val="TOC1"/>
        <w:rPr>
          <w:noProof/>
          <w:lang w:val="en-GB" w:eastAsia="ja-JP"/>
        </w:rPr>
      </w:pPr>
      <w:r w:rsidRPr="000926B2">
        <w:rPr>
          <w:rFonts w:cs="Times New Roman"/>
          <w:noProof/>
          <w:lang w:val="en-GB"/>
        </w:rPr>
        <w:t>6.</w:t>
      </w:r>
      <w:r w:rsidRPr="000926B2">
        <w:rPr>
          <w:noProof/>
          <w:lang w:val="en-GB" w:eastAsia="ja-JP"/>
        </w:rPr>
        <w:tab/>
      </w:r>
      <w:r w:rsidRPr="000926B2">
        <w:rPr>
          <w:rFonts w:cs="Times New Roman"/>
          <w:noProof/>
          <w:lang w:val="en-GB"/>
        </w:rPr>
        <w:t>Test and evaluation</w:t>
      </w:r>
      <w:r w:rsidRPr="000926B2">
        <w:rPr>
          <w:noProof/>
        </w:rPr>
        <w:tab/>
      </w:r>
      <w:r w:rsidRPr="000926B2">
        <w:rPr>
          <w:noProof/>
        </w:rPr>
        <w:fldChar w:fldCharType="begin"/>
      </w:r>
      <w:r w:rsidRPr="000926B2">
        <w:rPr>
          <w:noProof/>
        </w:rPr>
        <w:instrText xml:space="preserve"> PAGEREF _Toc290491178 \h </w:instrText>
      </w:r>
      <w:r w:rsidRPr="000926B2">
        <w:rPr>
          <w:noProof/>
        </w:rPr>
      </w:r>
      <w:r w:rsidRPr="000926B2">
        <w:rPr>
          <w:noProof/>
        </w:rPr>
        <w:fldChar w:fldCharType="separate"/>
      </w:r>
      <w:r w:rsidR="00EC7197" w:rsidRPr="000926B2">
        <w:rPr>
          <w:noProof/>
        </w:rPr>
        <w:t>44</w:t>
      </w:r>
      <w:r w:rsidRPr="000926B2">
        <w:rPr>
          <w:noProof/>
        </w:rPr>
        <w:fldChar w:fldCharType="end"/>
      </w:r>
    </w:p>
    <w:p w14:paraId="576CE3C9"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6.1.</w:t>
      </w:r>
      <w:r w:rsidRPr="000926B2">
        <w:rPr>
          <w:rFonts w:ascii="Times" w:hAnsi="Times"/>
          <w:noProof/>
          <w:sz w:val="22"/>
          <w:szCs w:val="22"/>
          <w:lang w:val="en-GB" w:eastAsia="ja-JP"/>
        </w:rPr>
        <w:tab/>
      </w:r>
      <w:r w:rsidRPr="000926B2">
        <w:rPr>
          <w:rFonts w:ascii="Times" w:hAnsi="Times" w:cs="Times New Roman"/>
          <w:noProof/>
          <w:sz w:val="22"/>
          <w:szCs w:val="22"/>
          <w:lang w:val="en-GB"/>
        </w:rPr>
        <w:t>Requirements testing</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_Toc290491179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44</w:t>
      </w:r>
      <w:r w:rsidRPr="000926B2">
        <w:rPr>
          <w:rFonts w:ascii="Times" w:hAnsi="Times"/>
          <w:noProof/>
          <w:sz w:val="22"/>
          <w:szCs w:val="22"/>
        </w:rPr>
        <w:fldChar w:fldCharType="end"/>
      </w:r>
    </w:p>
    <w:p w14:paraId="076B8212"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6.2.</w:t>
      </w:r>
      <w:r w:rsidRPr="000926B2">
        <w:rPr>
          <w:rFonts w:ascii="Times" w:hAnsi="Times"/>
          <w:noProof/>
          <w:sz w:val="22"/>
          <w:szCs w:val="22"/>
          <w:lang w:val="en-GB" w:eastAsia="ja-JP"/>
        </w:rPr>
        <w:tab/>
      </w:r>
      <w:r w:rsidRPr="000926B2">
        <w:rPr>
          <w:rFonts w:ascii="Times" w:hAnsi="Times" w:cs="Times New Roman"/>
          <w:noProof/>
          <w:sz w:val="22"/>
          <w:szCs w:val="22"/>
          <w:lang w:val="en-GB"/>
        </w:rPr>
        <w:t>Security testing</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_Toc290491180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49</w:t>
      </w:r>
      <w:r w:rsidRPr="000926B2">
        <w:rPr>
          <w:rFonts w:ascii="Times" w:hAnsi="Times"/>
          <w:noProof/>
          <w:sz w:val="22"/>
          <w:szCs w:val="22"/>
        </w:rPr>
        <w:fldChar w:fldCharType="end"/>
      </w:r>
    </w:p>
    <w:p w14:paraId="42699D2B"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6.3.</w:t>
      </w:r>
      <w:r w:rsidRPr="000926B2">
        <w:rPr>
          <w:rFonts w:ascii="Times" w:hAnsi="Times"/>
          <w:noProof/>
          <w:sz w:val="22"/>
          <w:szCs w:val="22"/>
          <w:lang w:val="en-GB" w:eastAsia="ja-JP"/>
        </w:rPr>
        <w:tab/>
      </w:r>
      <w:r w:rsidRPr="000926B2">
        <w:rPr>
          <w:rFonts w:ascii="Times" w:hAnsi="Times" w:cs="Times New Roman"/>
          <w:noProof/>
          <w:sz w:val="22"/>
          <w:szCs w:val="22"/>
          <w:lang w:val="en-GB"/>
        </w:rPr>
        <w:t>UAT testing</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_Toc290491181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49</w:t>
      </w:r>
      <w:r w:rsidRPr="000926B2">
        <w:rPr>
          <w:rFonts w:ascii="Times" w:hAnsi="Times"/>
          <w:noProof/>
          <w:sz w:val="22"/>
          <w:szCs w:val="22"/>
        </w:rPr>
        <w:fldChar w:fldCharType="end"/>
      </w:r>
    </w:p>
    <w:p w14:paraId="68BF500A" w14:textId="77777777" w:rsidR="00802990" w:rsidRPr="000926B2" w:rsidRDefault="00802990" w:rsidP="00EE1303">
      <w:pPr>
        <w:pStyle w:val="TOC1"/>
        <w:rPr>
          <w:noProof/>
          <w:lang w:val="en-GB" w:eastAsia="ja-JP"/>
        </w:rPr>
      </w:pPr>
      <w:r w:rsidRPr="000926B2">
        <w:rPr>
          <w:rFonts w:cs="Times New Roman"/>
          <w:noProof/>
          <w:lang w:val="en-GB"/>
        </w:rPr>
        <w:t>7.</w:t>
      </w:r>
      <w:r w:rsidRPr="000926B2">
        <w:rPr>
          <w:noProof/>
          <w:lang w:val="en-GB" w:eastAsia="ja-JP"/>
        </w:rPr>
        <w:tab/>
      </w:r>
      <w:r w:rsidRPr="000926B2">
        <w:rPr>
          <w:rFonts w:cs="Times New Roman"/>
          <w:noProof/>
          <w:lang w:val="en-GB"/>
        </w:rPr>
        <w:t>Conclusion</w:t>
      </w:r>
      <w:r w:rsidRPr="000926B2">
        <w:rPr>
          <w:noProof/>
        </w:rPr>
        <w:tab/>
      </w:r>
      <w:r w:rsidRPr="000926B2">
        <w:rPr>
          <w:noProof/>
        </w:rPr>
        <w:fldChar w:fldCharType="begin"/>
      </w:r>
      <w:r w:rsidRPr="000926B2">
        <w:rPr>
          <w:noProof/>
        </w:rPr>
        <w:instrText xml:space="preserve"> PAGEREF _Toc290491182 \h </w:instrText>
      </w:r>
      <w:r w:rsidRPr="000926B2">
        <w:rPr>
          <w:noProof/>
        </w:rPr>
      </w:r>
      <w:r w:rsidRPr="000926B2">
        <w:rPr>
          <w:noProof/>
        </w:rPr>
        <w:fldChar w:fldCharType="separate"/>
      </w:r>
      <w:r w:rsidR="00EC7197" w:rsidRPr="000926B2">
        <w:rPr>
          <w:noProof/>
        </w:rPr>
        <w:t>50</w:t>
      </w:r>
      <w:r w:rsidRPr="000926B2">
        <w:rPr>
          <w:noProof/>
        </w:rPr>
        <w:fldChar w:fldCharType="end"/>
      </w:r>
    </w:p>
    <w:p w14:paraId="0E6E6C2C"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7.1.</w:t>
      </w:r>
      <w:r w:rsidRPr="000926B2">
        <w:rPr>
          <w:rFonts w:ascii="Times" w:hAnsi="Times"/>
          <w:noProof/>
          <w:sz w:val="22"/>
          <w:szCs w:val="22"/>
          <w:lang w:val="en-GB" w:eastAsia="ja-JP"/>
        </w:rPr>
        <w:tab/>
      </w:r>
      <w:r w:rsidRPr="000926B2">
        <w:rPr>
          <w:rFonts w:ascii="Times" w:hAnsi="Times" w:cs="Times New Roman"/>
          <w:noProof/>
          <w:sz w:val="22"/>
          <w:szCs w:val="22"/>
          <w:lang w:val="en-GB"/>
        </w:rPr>
        <w:t>Achievements, review of objectives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_Toc290491183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50</w:t>
      </w:r>
      <w:r w:rsidRPr="000926B2">
        <w:rPr>
          <w:rFonts w:ascii="Times" w:hAnsi="Times"/>
          <w:noProof/>
          <w:sz w:val="22"/>
          <w:szCs w:val="22"/>
        </w:rPr>
        <w:fldChar w:fldCharType="end"/>
      </w:r>
    </w:p>
    <w:p w14:paraId="3D3893F9"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7.2.</w:t>
      </w:r>
      <w:r w:rsidRPr="000926B2">
        <w:rPr>
          <w:rFonts w:ascii="Times" w:hAnsi="Times"/>
          <w:noProof/>
          <w:sz w:val="22"/>
          <w:szCs w:val="22"/>
          <w:lang w:val="en-GB" w:eastAsia="ja-JP"/>
        </w:rPr>
        <w:tab/>
      </w:r>
      <w:r w:rsidRPr="000926B2">
        <w:rPr>
          <w:rFonts w:ascii="Times" w:hAnsi="Times" w:cs="Times New Roman"/>
          <w:noProof/>
          <w:sz w:val="22"/>
          <w:szCs w:val="22"/>
          <w:lang w:val="en-GB"/>
        </w:rPr>
        <w:t>Issues and shortcomings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_Toc290491184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50</w:t>
      </w:r>
      <w:r w:rsidRPr="000926B2">
        <w:rPr>
          <w:rFonts w:ascii="Times" w:hAnsi="Times"/>
          <w:noProof/>
          <w:sz w:val="22"/>
          <w:szCs w:val="22"/>
        </w:rPr>
        <w:fldChar w:fldCharType="end"/>
      </w:r>
    </w:p>
    <w:p w14:paraId="3E9195F1"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7.3.</w:t>
      </w:r>
      <w:r w:rsidRPr="000926B2">
        <w:rPr>
          <w:rFonts w:ascii="Times" w:hAnsi="Times"/>
          <w:noProof/>
          <w:sz w:val="22"/>
          <w:szCs w:val="22"/>
          <w:lang w:val="en-GB" w:eastAsia="ja-JP"/>
        </w:rPr>
        <w:tab/>
      </w:r>
      <w:r w:rsidRPr="000926B2">
        <w:rPr>
          <w:rFonts w:ascii="Times" w:hAnsi="Times" w:cs="Times New Roman"/>
          <w:noProof/>
          <w:sz w:val="22"/>
          <w:szCs w:val="22"/>
          <w:lang w:val="en-GB"/>
        </w:rPr>
        <w:t>Future work and suggestions for improvement</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_Toc290491185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50</w:t>
      </w:r>
      <w:r w:rsidRPr="000926B2">
        <w:rPr>
          <w:rFonts w:ascii="Times" w:hAnsi="Times"/>
          <w:noProof/>
          <w:sz w:val="22"/>
          <w:szCs w:val="22"/>
        </w:rPr>
        <w:fldChar w:fldCharType="end"/>
      </w:r>
    </w:p>
    <w:p w14:paraId="72321A43"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7.4.</w:t>
      </w:r>
      <w:r w:rsidRPr="000926B2">
        <w:rPr>
          <w:rFonts w:ascii="Times" w:hAnsi="Times"/>
          <w:noProof/>
          <w:sz w:val="22"/>
          <w:szCs w:val="22"/>
          <w:lang w:val="en-GB" w:eastAsia="ja-JP"/>
        </w:rPr>
        <w:tab/>
      </w:r>
      <w:r w:rsidRPr="000926B2">
        <w:rPr>
          <w:rFonts w:ascii="Times" w:hAnsi="Times" w:cs="Times New Roman"/>
          <w:noProof/>
          <w:sz w:val="22"/>
          <w:szCs w:val="22"/>
          <w:lang w:val="en-GB"/>
        </w:rPr>
        <w:t>Final evaluation and conclusions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_Toc290491186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50</w:t>
      </w:r>
      <w:r w:rsidRPr="000926B2">
        <w:rPr>
          <w:rFonts w:ascii="Times" w:hAnsi="Times"/>
          <w:noProof/>
          <w:sz w:val="22"/>
          <w:szCs w:val="22"/>
        </w:rPr>
        <w:fldChar w:fldCharType="end"/>
      </w:r>
    </w:p>
    <w:p w14:paraId="072662C5"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sz w:val="22"/>
          <w:szCs w:val="22"/>
          <w:lang w:val="en-GB"/>
        </w:rPr>
        <w:t>7.5.</w:t>
      </w:r>
      <w:r w:rsidRPr="000926B2">
        <w:rPr>
          <w:rFonts w:ascii="Times" w:hAnsi="Times"/>
          <w:noProof/>
          <w:sz w:val="22"/>
          <w:szCs w:val="22"/>
          <w:lang w:val="en-GB" w:eastAsia="ja-JP"/>
        </w:rPr>
        <w:tab/>
      </w:r>
      <w:r w:rsidRPr="000926B2">
        <w:rPr>
          <w:rFonts w:ascii="Times" w:hAnsi="Times" w:cs="Times New Roman"/>
          <w:noProof/>
          <w:sz w:val="22"/>
          <w:szCs w:val="22"/>
          <w:lang w:val="en-GB"/>
        </w:rPr>
        <w:t>Summary</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_Toc290491187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50</w:t>
      </w:r>
      <w:r w:rsidRPr="000926B2">
        <w:rPr>
          <w:rFonts w:ascii="Times" w:hAnsi="Times"/>
          <w:noProof/>
          <w:sz w:val="22"/>
          <w:szCs w:val="22"/>
        </w:rPr>
        <w:fldChar w:fldCharType="end"/>
      </w:r>
    </w:p>
    <w:p w14:paraId="66A7DEBB" w14:textId="77777777" w:rsidR="00802990" w:rsidRPr="000926B2" w:rsidRDefault="00802990" w:rsidP="00EE1303">
      <w:pPr>
        <w:pStyle w:val="TOC1"/>
        <w:rPr>
          <w:noProof/>
          <w:lang w:val="en-GB" w:eastAsia="ja-JP"/>
        </w:rPr>
      </w:pPr>
      <w:r w:rsidRPr="000926B2">
        <w:rPr>
          <w:rFonts w:cs="Times New Roman"/>
          <w:noProof/>
          <w:lang w:val="en-GB"/>
        </w:rPr>
        <w:t>8.</w:t>
      </w:r>
      <w:r w:rsidRPr="000926B2">
        <w:rPr>
          <w:noProof/>
          <w:lang w:val="en-GB" w:eastAsia="ja-JP"/>
        </w:rPr>
        <w:tab/>
      </w:r>
      <w:r w:rsidRPr="000926B2">
        <w:rPr>
          <w:rFonts w:cs="Times New Roman"/>
          <w:noProof/>
          <w:lang w:val="en-GB"/>
        </w:rPr>
        <w:t>References</w:t>
      </w:r>
      <w:r w:rsidRPr="000926B2">
        <w:rPr>
          <w:noProof/>
        </w:rPr>
        <w:tab/>
      </w:r>
      <w:r w:rsidRPr="000926B2">
        <w:rPr>
          <w:noProof/>
        </w:rPr>
        <w:fldChar w:fldCharType="begin"/>
      </w:r>
      <w:r w:rsidRPr="000926B2">
        <w:rPr>
          <w:noProof/>
        </w:rPr>
        <w:instrText xml:space="preserve"> PAGEREF _Toc290491188 \h </w:instrText>
      </w:r>
      <w:r w:rsidRPr="000926B2">
        <w:rPr>
          <w:noProof/>
        </w:rPr>
      </w:r>
      <w:r w:rsidRPr="000926B2">
        <w:rPr>
          <w:noProof/>
        </w:rPr>
        <w:fldChar w:fldCharType="separate"/>
      </w:r>
      <w:r w:rsidR="00EC7197" w:rsidRPr="000926B2">
        <w:rPr>
          <w:noProof/>
        </w:rPr>
        <w:t>52</w:t>
      </w:r>
      <w:r w:rsidRPr="000926B2">
        <w:rPr>
          <w:noProof/>
        </w:rPr>
        <w:fldChar w:fldCharType="end"/>
      </w:r>
    </w:p>
    <w:p w14:paraId="51188A7E" w14:textId="77777777" w:rsidR="00802990" w:rsidRPr="000926B2" w:rsidRDefault="00802990" w:rsidP="00EE1303">
      <w:pPr>
        <w:pStyle w:val="TOC1"/>
        <w:rPr>
          <w:noProof/>
          <w:lang w:val="en-GB" w:eastAsia="ja-JP"/>
        </w:rPr>
      </w:pPr>
      <w:r w:rsidRPr="000926B2">
        <w:rPr>
          <w:rFonts w:cs="Times New Roman"/>
          <w:noProof/>
          <w:lang w:val="en-GB"/>
        </w:rPr>
        <w:t>9.</w:t>
      </w:r>
      <w:r w:rsidRPr="000926B2">
        <w:rPr>
          <w:noProof/>
          <w:lang w:val="en-GB" w:eastAsia="ja-JP"/>
        </w:rPr>
        <w:tab/>
      </w:r>
      <w:r w:rsidRPr="000926B2">
        <w:rPr>
          <w:rFonts w:cs="Times New Roman"/>
          <w:noProof/>
          <w:lang w:val="en-GB"/>
        </w:rPr>
        <w:t>Appendices</w:t>
      </w:r>
      <w:r w:rsidRPr="000926B2">
        <w:rPr>
          <w:noProof/>
        </w:rPr>
        <w:tab/>
      </w:r>
      <w:r w:rsidRPr="000926B2">
        <w:rPr>
          <w:noProof/>
        </w:rPr>
        <w:fldChar w:fldCharType="begin"/>
      </w:r>
      <w:r w:rsidRPr="000926B2">
        <w:rPr>
          <w:noProof/>
        </w:rPr>
        <w:instrText xml:space="preserve"> PAGEREF _Toc290491189 \h </w:instrText>
      </w:r>
      <w:r w:rsidRPr="000926B2">
        <w:rPr>
          <w:noProof/>
        </w:rPr>
      </w:r>
      <w:r w:rsidRPr="000926B2">
        <w:rPr>
          <w:noProof/>
        </w:rPr>
        <w:fldChar w:fldCharType="separate"/>
      </w:r>
      <w:r w:rsidR="00EC7197" w:rsidRPr="000926B2">
        <w:rPr>
          <w:noProof/>
        </w:rPr>
        <w:t>57</w:t>
      </w:r>
      <w:r w:rsidRPr="000926B2">
        <w:rPr>
          <w:noProof/>
        </w:rPr>
        <w:fldChar w:fldCharType="end"/>
      </w:r>
    </w:p>
    <w:p w14:paraId="3585E674"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9.1.</w:t>
      </w:r>
      <w:r w:rsidRPr="000926B2">
        <w:rPr>
          <w:rFonts w:ascii="Times" w:hAnsi="Times"/>
          <w:noProof/>
          <w:sz w:val="22"/>
          <w:szCs w:val="22"/>
          <w:lang w:val="en-GB" w:eastAsia="ja-JP"/>
        </w:rPr>
        <w:tab/>
      </w:r>
      <w:r w:rsidRPr="000926B2">
        <w:rPr>
          <w:rFonts w:ascii="Times" w:hAnsi="Times" w:cs="Times New Roman"/>
          <w:noProof/>
          <w:color w:val="000000" w:themeColor="text1"/>
          <w:sz w:val="22"/>
          <w:szCs w:val="22"/>
          <w:lang w:val="en-GB"/>
        </w:rPr>
        <w:t>Response from the IT Services.</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_Toc290491190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57</w:t>
      </w:r>
      <w:r w:rsidRPr="000926B2">
        <w:rPr>
          <w:rFonts w:ascii="Times" w:hAnsi="Times"/>
          <w:noProof/>
          <w:sz w:val="22"/>
          <w:szCs w:val="22"/>
        </w:rPr>
        <w:fldChar w:fldCharType="end"/>
      </w:r>
    </w:p>
    <w:p w14:paraId="6CE6D272"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9.2.</w:t>
      </w:r>
      <w:r w:rsidRPr="000926B2">
        <w:rPr>
          <w:rFonts w:ascii="Times" w:hAnsi="Times"/>
          <w:noProof/>
          <w:sz w:val="22"/>
          <w:szCs w:val="22"/>
          <w:lang w:val="en-GB" w:eastAsia="ja-JP"/>
        </w:rPr>
        <w:tab/>
      </w:r>
      <w:r w:rsidRPr="000926B2">
        <w:rPr>
          <w:rFonts w:ascii="Times" w:hAnsi="Times" w:cs="Times New Roman"/>
          <w:noProof/>
          <w:color w:val="000000" w:themeColor="text1"/>
          <w:sz w:val="22"/>
          <w:szCs w:val="22"/>
          <w:lang w:val="en-GB"/>
        </w:rPr>
        <w:t>Creation and remote connection to the database behind the firewall</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_Toc290491191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58</w:t>
      </w:r>
      <w:r w:rsidRPr="000926B2">
        <w:rPr>
          <w:rFonts w:ascii="Times" w:hAnsi="Times"/>
          <w:noProof/>
          <w:sz w:val="22"/>
          <w:szCs w:val="22"/>
        </w:rPr>
        <w:fldChar w:fldCharType="end"/>
      </w:r>
    </w:p>
    <w:p w14:paraId="6E24453D" w14:textId="77777777" w:rsidR="00802990" w:rsidRPr="000926B2" w:rsidRDefault="00802990" w:rsidP="00EE1303">
      <w:pPr>
        <w:pStyle w:val="TOC2"/>
        <w:tabs>
          <w:tab w:val="left" w:pos="840"/>
          <w:tab w:val="right" w:leader="dot" w:pos="9010"/>
        </w:tabs>
        <w:spacing w:line="360" w:lineRule="auto"/>
        <w:contextualSpacing/>
        <w:jc w:val="both"/>
        <w:rPr>
          <w:rFonts w:ascii="Times" w:hAnsi="Times"/>
          <w:noProof/>
          <w:sz w:val="22"/>
          <w:szCs w:val="22"/>
          <w:lang w:val="en-GB" w:eastAsia="ja-JP"/>
        </w:rPr>
      </w:pPr>
      <w:r w:rsidRPr="000926B2">
        <w:rPr>
          <w:rFonts w:ascii="Times" w:hAnsi="Times" w:cs="Times New Roman"/>
          <w:noProof/>
          <w:color w:val="000000" w:themeColor="text1"/>
          <w:sz w:val="22"/>
          <w:szCs w:val="22"/>
          <w:lang w:val="en-GB"/>
        </w:rPr>
        <w:t>9.3.</w:t>
      </w:r>
      <w:r w:rsidRPr="000926B2">
        <w:rPr>
          <w:rFonts w:ascii="Times" w:hAnsi="Times"/>
          <w:noProof/>
          <w:sz w:val="22"/>
          <w:szCs w:val="22"/>
          <w:lang w:val="en-GB" w:eastAsia="ja-JP"/>
        </w:rPr>
        <w:tab/>
      </w:r>
      <w:r w:rsidRPr="000926B2">
        <w:rPr>
          <w:rFonts w:ascii="Times" w:hAnsi="Times" w:cs="Times New Roman"/>
          <w:noProof/>
          <w:color w:val="000000" w:themeColor="text1"/>
          <w:sz w:val="22"/>
          <w:szCs w:val="22"/>
          <w:lang w:val="en-GB"/>
        </w:rPr>
        <w:t>Project Plan</w:t>
      </w:r>
      <w:r w:rsidRPr="000926B2">
        <w:rPr>
          <w:rFonts w:ascii="Times" w:hAnsi="Times"/>
          <w:noProof/>
          <w:sz w:val="22"/>
          <w:szCs w:val="22"/>
        </w:rPr>
        <w:tab/>
      </w:r>
      <w:r w:rsidRPr="000926B2">
        <w:rPr>
          <w:rFonts w:ascii="Times" w:hAnsi="Times"/>
          <w:noProof/>
          <w:sz w:val="22"/>
          <w:szCs w:val="22"/>
        </w:rPr>
        <w:fldChar w:fldCharType="begin"/>
      </w:r>
      <w:r w:rsidRPr="000926B2">
        <w:rPr>
          <w:rFonts w:ascii="Times" w:hAnsi="Times"/>
          <w:noProof/>
          <w:sz w:val="22"/>
          <w:szCs w:val="22"/>
        </w:rPr>
        <w:instrText xml:space="preserve"> PAGEREF _Toc290491192 \h </w:instrText>
      </w:r>
      <w:r w:rsidRPr="000926B2">
        <w:rPr>
          <w:rFonts w:ascii="Times" w:hAnsi="Times"/>
          <w:noProof/>
          <w:sz w:val="22"/>
          <w:szCs w:val="22"/>
        </w:rPr>
      </w:r>
      <w:r w:rsidRPr="000926B2">
        <w:rPr>
          <w:rFonts w:ascii="Times" w:hAnsi="Times"/>
          <w:noProof/>
          <w:sz w:val="22"/>
          <w:szCs w:val="22"/>
        </w:rPr>
        <w:fldChar w:fldCharType="separate"/>
      </w:r>
      <w:r w:rsidR="00EC7197" w:rsidRPr="000926B2">
        <w:rPr>
          <w:rFonts w:ascii="Times" w:hAnsi="Times"/>
          <w:noProof/>
          <w:sz w:val="22"/>
          <w:szCs w:val="22"/>
        </w:rPr>
        <w:t>60</w:t>
      </w:r>
      <w:r w:rsidRPr="000926B2">
        <w:rPr>
          <w:rFonts w:ascii="Times" w:hAnsi="Times"/>
          <w:noProof/>
          <w:sz w:val="22"/>
          <w:szCs w:val="22"/>
        </w:rPr>
        <w:fldChar w:fldCharType="end"/>
      </w:r>
    </w:p>
    <w:p w14:paraId="426CFF67" w14:textId="77777777" w:rsidR="009E462F" w:rsidRPr="000926B2" w:rsidRDefault="009E462F" w:rsidP="00EE1303">
      <w:pPr>
        <w:pStyle w:val="TOC1"/>
        <w:rPr>
          <w:lang w:val="en-GB"/>
        </w:rPr>
      </w:pPr>
      <w:r w:rsidRPr="000926B2">
        <w:rPr>
          <w:lang w:val="en-GB"/>
        </w:rPr>
        <w:fldChar w:fldCharType="end"/>
      </w:r>
    </w:p>
    <w:p w14:paraId="1E0D393F" w14:textId="77777777" w:rsidR="00F01466" w:rsidRPr="000926B2" w:rsidRDefault="00F01466" w:rsidP="00EE1303">
      <w:pPr>
        <w:pStyle w:val="ListParagraph"/>
        <w:numPr>
          <w:ilvl w:val="0"/>
          <w:numId w:val="12"/>
        </w:numPr>
        <w:spacing w:line="360" w:lineRule="auto"/>
        <w:jc w:val="both"/>
        <w:rPr>
          <w:rFonts w:ascii="Times" w:eastAsia="Times New Roman" w:hAnsi="Times" w:cs="Times New Roman"/>
          <w:b/>
          <w:sz w:val="22"/>
          <w:szCs w:val="22"/>
          <w:lang w:val="en-GB"/>
        </w:rPr>
      </w:pPr>
      <w:r w:rsidRPr="000926B2">
        <w:rPr>
          <w:rFonts w:ascii="Times" w:eastAsia="Times New Roman" w:hAnsi="Times" w:cs="Times New Roman"/>
          <w:b/>
          <w:sz w:val="22"/>
          <w:szCs w:val="22"/>
          <w:lang w:val="en-GB"/>
        </w:rPr>
        <w:br w:type="page"/>
      </w:r>
    </w:p>
    <w:p w14:paraId="1A8DCC99" w14:textId="77777777" w:rsidR="00DF45F0" w:rsidRPr="000926B2" w:rsidRDefault="00DF45F0" w:rsidP="00EE1303">
      <w:pPr>
        <w:pStyle w:val="Heading5"/>
        <w:numPr>
          <w:ilvl w:val="0"/>
          <w:numId w:val="0"/>
        </w:numPr>
        <w:spacing w:line="360" w:lineRule="auto"/>
        <w:contextualSpacing/>
        <w:jc w:val="both"/>
        <w:rPr>
          <w:rFonts w:ascii="Times" w:hAnsi="Times" w:cs="Times New Roman"/>
          <w:b/>
          <w:color w:val="auto"/>
          <w:sz w:val="22"/>
          <w:szCs w:val="22"/>
          <w:lang w:val="en-GB"/>
        </w:rPr>
      </w:pPr>
      <w:r w:rsidRPr="000926B2">
        <w:rPr>
          <w:rFonts w:ascii="Times" w:hAnsi="Times" w:cs="Times New Roman"/>
          <w:b/>
          <w:color w:val="auto"/>
          <w:sz w:val="22"/>
          <w:szCs w:val="22"/>
          <w:lang w:val="en-GB"/>
        </w:rPr>
        <w:t>Table of figures</w:t>
      </w:r>
    </w:p>
    <w:p w14:paraId="133A935C" w14:textId="5EB4C99A" w:rsidR="00D22B76" w:rsidRPr="000926B2" w:rsidRDefault="00E50283" w:rsidP="00EE1303">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0926B2">
        <w:rPr>
          <w:rFonts w:ascii="Times" w:hAnsi="Times" w:cs="Times New Roman"/>
          <w:b/>
          <w:bCs/>
          <w:sz w:val="22"/>
          <w:szCs w:val="22"/>
        </w:rPr>
        <w:fldChar w:fldCharType="begin"/>
      </w:r>
      <w:r w:rsidRPr="000926B2">
        <w:rPr>
          <w:rFonts w:ascii="Times" w:hAnsi="Times" w:cs="Times New Roman"/>
          <w:b/>
          <w:bCs/>
          <w:sz w:val="22"/>
          <w:szCs w:val="22"/>
        </w:rPr>
        <w:instrText xml:space="preserve"> TOC \c "Figure" </w:instrText>
      </w:r>
      <w:r w:rsidRPr="000926B2">
        <w:rPr>
          <w:rFonts w:ascii="Times" w:hAnsi="Times" w:cs="Times New Roman"/>
          <w:b/>
          <w:bCs/>
          <w:sz w:val="22"/>
          <w:szCs w:val="22"/>
        </w:rPr>
        <w:fldChar w:fldCharType="separate"/>
      </w:r>
      <w:r w:rsidR="00D22B76" w:rsidRPr="000926B2">
        <w:rPr>
          <w:rFonts w:ascii="Times" w:hAnsi="Times" w:cs="Times New Roman"/>
          <w:noProof/>
          <w:sz w:val="22"/>
          <w:szCs w:val="22"/>
        </w:rPr>
        <w:t>Figure 1: Overview of the Spring Framework</w:t>
      </w:r>
      <w:r w:rsidR="00D22B76" w:rsidRPr="000926B2">
        <w:rPr>
          <w:rFonts w:ascii="Times" w:hAnsi="Times" w:cs="Times New Roman"/>
          <w:noProof/>
          <w:sz w:val="22"/>
          <w:szCs w:val="22"/>
        </w:rPr>
        <w:tab/>
      </w:r>
      <w:r w:rsidR="00D22B76" w:rsidRPr="000926B2">
        <w:rPr>
          <w:rFonts w:ascii="Times" w:hAnsi="Times" w:cs="Times New Roman"/>
          <w:noProof/>
          <w:sz w:val="22"/>
          <w:szCs w:val="22"/>
        </w:rPr>
        <w:fldChar w:fldCharType="begin"/>
      </w:r>
      <w:r w:rsidR="00D22B76" w:rsidRPr="000926B2">
        <w:rPr>
          <w:rFonts w:ascii="Times" w:hAnsi="Times" w:cs="Times New Roman"/>
          <w:noProof/>
          <w:sz w:val="22"/>
          <w:szCs w:val="22"/>
        </w:rPr>
        <w:instrText xml:space="preserve"> PAGEREF _Toc288737307 \h </w:instrText>
      </w:r>
      <w:r w:rsidR="00D22B76" w:rsidRPr="000926B2">
        <w:rPr>
          <w:rFonts w:ascii="Times" w:hAnsi="Times" w:cs="Times New Roman"/>
          <w:noProof/>
          <w:sz w:val="22"/>
          <w:szCs w:val="22"/>
        </w:rPr>
        <w:fldChar w:fldCharType="separate"/>
      </w:r>
      <w:r w:rsidR="00EC7197" w:rsidRPr="000926B2">
        <w:rPr>
          <w:rFonts w:ascii="Times" w:hAnsi="Times" w:cs="Times New Roman"/>
          <w:b/>
          <w:noProof/>
          <w:sz w:val="22"/>
          <w:szCs w:val="22"/>
        </w:rPr>
        <w:t>Error! Bookmark not defined.</w:t>
      </w:r>
      <w:r w:rsidR="00D22B76" w:rsidRPr="000926B2">
        <w:rPr>
          <w:rFonts w:ascii="Times" w:hAnsi="Times" w:cs="Times New Roman"/>
          <w:noProof/>
          <w:sz w:val="22"/>
          <w:szCs w:val="22"/>
        </w:rPr>
        <w:fldChar w:fldCharType="end"/>
      </w:r>
    </w:p>
    <w:p w14:paraId="4933E865" w14:textId="58A70391" w:rsidR="00D22B76" w:rsidRPr="000926B2" w:rsidRDefault="00D22B76" w:rsidP="00EE1303">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0926B2">
        <w:rPr>
          <w:rFonts w:ascii="Times" w:hAnsi="Times" w:cs="Times New Roman"/>
          <w:noProof/>
          <w:sz w:val="22"/>
          <w:szCs w:val="22"/>
        </w:rPr>
        <w:t>Figure 2: Request processing workflow in Spring MVC</w:t>
      </w:r>
      <w:r w:rsidRPr="000926B2">
        <w:rPr>
          <w:rFonts w:ascii="Times" w:hAnsi="Times" w:cs="Times New Roman"/>
          <w:noProof/>
          <w:sz w:val="22"/>
          <w:szCs w:val="22"/>
        </w:rPr>
        <w:tab/>
      </w:r>
      <w:r w:rsidRPr="000926B2">
        <w:rPr>
          <w:rFonts w:ascii="Times" w:hAnsi="Times" w:cs="Times New Roman"/>
          <w:noProof/>
          <w:sz w:val="22"/>
          <w:szCs w:val="22"/>
        </w:rPr>
        <w:fldChar w:fldCharType="begin"/>
      </w:r>
      <w:r w:rsidRPr="000926B2">
        <w:rPr>
          <w:rFonts w:ascii="Times" w:hAnsi="Times" w:cs="Times New Roman"/>
          <w:noProof/>
          <w:sz w:val="22"/>
          <w:szCs w:val="22"/>
        </w:rPr>
        <w:instrText xml:space="preserve"> PAGEREF _Toc288737308 \h </w:instrText>
      </w:r>
      <w:r w:rsidRPr="000926B2">
        <w:rPr>
          <w:rFonts w:ascii="Times" w:hAnsi="Times" w:cs="Times New Roman"/>
          <w:noProof/>
          <w:sz w:val="22"/>
          <w:szCs w:val="22"/>
        </w:rPr>
      </w:r>
      <w:r w:rsidRPr="000926B2">
        <w:rPr>
          <w:rFonts w:ascii="Times" w:hAnsi="Times" w:cs="Times New Roman"/>
          <w:noProof/>
          <w:sz w:val="22"/>
          <w:szCs w:val="22"/>
        </w:rPr>
        <w:fldChar w:fldCharType="separate"/>
      </w:r>
      <w:r w:rsidR="00EC7197" w:rsidRPr="000926B2">
        <w:rPr>
          <w:rFonts w:ascii="Times" w:hAnsi="Times" w:cs="Times New Roman"/>
          <w:noProof/>
          <w:sz w:val="22"/>
          <w:szCs w:val="22"/>
        </w:rPr>
        <w:t>26</w:t>
      </w:r>
      <w:r w:rsidRPr="000926B2">
        <w:rPr>
          <w:rFonts w:ascii="Times" w:hAnsi="Times" w:cs="Times New Roman"/>
          <w:noProof/>
          <w:sz w:val="22"/>
          <w:szCs w:val="22"/>
        </w:rPr>
        <w:fldChar w:fldCharType="end"/>
      </w:r>
    </w:p>
    <w:p w14:paraId="67673877" w14:textId="1A40BDBA" w:rsidR="00D22B76" w:rsidRPr="000926B2" w:rsidRDefault="00D22B76" w:rsidP="00EE1303">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0926B2">
        <w:rPr>
          <w:rFonts w:ascii="Times" w:hAnsi="Times" w:cs="Times New Roman"/>
          <w:noProof/>
          <w:sz w:val="22"/>
          <w:szCs w:val="22"/>
        </w:rPr>
        <w:t>Figure 3: Context hierarchy in Spring Web MVC</w:t>
      </w:r>
      <w:r w:rsidRPr="000926B2">
        <w:rPr>
          <w:rFonts w:ascii="Times" w:hAnsi="Times" w:cs="Times New Roman"/>
          <w:noProof/>
          <w:sz w:val="22"/>
          <w:szCs w:val="22"/>
        </w:rPr>
        <w:tab/>
      </w:r>
      <w:r w:rsidRPr="000926B2">
        <w:rPr>
          <w:rFonts w:ascii="Times" w:hAnsi="Times" w:cs="Times New Roman"/>
          <w:noProof/>
          <w:sz w:val="22"/>
          <w:szCs w:val="22"/>
        </w:rPr>
        <w:fldChar w:fldCharType="begin"/>
      </w:r>
      <w:r w:rsidRPr="000926B2">
        <w:rPr>
          <w:rFonts w:ascii="Times" w:hAnsi="Times" w:cs="Times New Roman"/>
          <w:noProof/>
          <w:sz w:val="22"/>
          <w:szCs w:val="22"/>
        </w:rPr>
        <w:instrText xml:space="preserve"> PAGEREF _Toc288737309 \h </w:instrText>
      </w:r>
      <w:r w:rsidRPr="000926B2">
        <w:rPr>
          <w:rFonts w:ascii="Times" w:hAnsi="Times" w:cs="Times New Roman"/>
          <w:noProof/>
          <w:sz w:val="22"/>
          <w:szCs w:val="22"/>
        </w:rPr>
        <w:fldChar w:fldCharType="separate"/>
      </w:r>
      <w:r w:rsidR="00EC7197" w:rsidRPr="000926B2">
        <w:rPr>
          <w:rFonts w:ascii="Times" w:hAnsi="Times" w:cs="Times New Roman"/>
          <w:b/>
          <w:noProof/>
          <w:sz w:val="22"/>
          <w:szCs w:val="22"/>
        </w:rPr>
        <w:t>Error! Bookmark not defined.</w:t>
      </w:r>
      <w:r w:rsidRPr="000926B2">
        <w:rPr>
          <w:rFonts w:ascii="Times" w:hAnsi="Times" w:cs="Times New Roman"/>
          <w:noProof/>
          <w:sz w:val="22"/>
          <w:szCs w:val="22"/>
        </w:rPr>
        <w:fldChar w:fldCharType="end"/>
      </w:r>
    </w:p>
    <w:p w14:paraId="0EF5F73A" w14:textId="77777777" w:rsidR="00331497" w:rsidRPr="000926B2" w:rsidRDefault="00E50283" w:rsidP="00EE1303">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
      <w:r w:rsidRPr="000926B2">
        <w:rPr>
          <w:rFonts w:ascii="Times" w:hAnsi="Times" w:cs="Times New Roman"/>
          <w:b w:val="0"/>
          <w:bCs w:val="0"/>
          <w:color w:val="auto"/>
          <w:sz w:val="22"/>
          <w:szCs w:val="22"/>
        </w:rPr>
        <w:fldChar w:fldCharType="end"/>
      </w:r>
    </w:p>
    <w:p w14:paraId="0D1A2B77" w14:textId="77777777" w:rsidR="00E50283" w:rsidRPr="000926B2" w:rsidRDefault="00E50283" w:rsidP="00EE1303">
      <w:pPr>
        <w:spacing w:line="360" w:lineRule="auto"/>
        <w:contextualSpacing/>
        <w:jc w:val="both"/>
        <w:rPr>
          <w:rFonts w:ascii="Times" w:hAnsi="Times" w:cs="Times New Roman"/>
          <w:sz w:val="22"/>
          <w:szCs w:val="22"/>
        </w:rPr>
      </w:pPr>
    </w:p>
    <w:p w14:paraId="40021AF8" w14:textId="77777777" w:rsidR="00E50283" w:rsidRPr="000926B2" w:rsidRDefault="00E50283" w:rsidP="00EE1303">
      <w:pPr>
        <w:spacing w:line="360" w:lineRule="auto"/>
        <w:contextualSpacing/>
        <w:jc w:val="both"/>
        <w:rPr>
          <w:rFonts w:ascii="Times" w:eastAsia="Times New Roman" w:hAnsi="Times" w:cs="Times New Roman"/>
          <w:b/>
          <w:sz w:val="22"/>
          <w:szCs w:val="22"/>
          <w:lang w:val="en-GB"/>
        </w:rPr>
      </w:pPr>
    </w:p>
    <w:p w14:paraId="2BD1726A" w14:textId="77777777" w:rsidR="009E462F" w:rsidRPr="000926B2" w:rsidRDefault="005B7D10" w:rsidP="00EE1303">
      <w:pPr>
        <w:spacing w:line="360" w:lineRule="auto"/>
        <w:contextualSpacing/>
        <w:jc w:val="both"/>
        <w:rPr>
          <w:rFonts w:ascii="Times" w:eastAsia="Times New Roman" w:hAnsi="Times" w:cs="Times New Roman"/>
          <w:b/>
          <w:sz w:val="22"/>
          <w:szCs w:val="22"/>
          <w:lang w:val="en-GB"/>
        </w:rPr>
      </w:pPr>
      <w:r w:rsidRPr="000926B2">
        <w:rPr>
          <w:rFonts w:ascii="Times" w:eastAsia="Times New Roman" w:hAnsi="Times" w:cs="Times New Roman"/>
          <w:b/>
          <w:sz w:val="22"/>
          <w:szCs w:val="22"/>
          <w:lang w:val="en-GB"/>
        </w:rPr>
        <w:br w:type="page"/>
      </w:r>
    </w:p>
    <w:p w14:paraId="2684D6FF" w14:textId="77777777" w:rsidR="00DF45F0" w:rsidRPr="000926B2" w:rsidRDefault="00DF45F0" w:rsidP="00EE1303">
      <w:pPr>
        <w:pStyle w:val="Heading5"/>
        <w:numPr>
          <w:ilvl w:val="0"/>
          <w:numId w:val="0"/>
        </w:numPr>
        <w:spacing w:line="360" w:lineRule="auto"/>
        <w:contextualSpacing/>
        <w:jc w:val="both"/>
        <w:rPr>
          <w:rFonts w:ascii="Times" w:hAnsi="Times" w:cs="Times New Roman"/>
          <w:b/>
          <w:color w:val="auto"/>
          <w:sz w:val="22"/>
          <w:szCs w:val="22"/>
          <w:lang w:val="en-GB"/>
        </w:rPr>
      </w:pPr>
      <w:r w:rsidRPr="000926B2">
        <w:rPr>
          <w:rFonts w:ascii="Times" w:hAnsi="Times" w:cs="Times New Roman"/>
          <w:b/>
          <w:color w:val="auto"/>
          <w:sz w:val="22"/>
          <w:szCs w:val="22"/>
          <w:lang w:val="en-GB"/>
        </w:rPr>
        <w:t>Acronyms</w:t>
      </w:r>
    </w:p>
    <w:p w14:paraId="4ABF27AA" w14:textId="77777777" w:rsidR="009E462F" w:rsidRPr="000926B2" w:rsidRDefault="009E462F" w:rsidP="00EE1303">
      <w:pPr>
        <w:spacing w:after="240" w:line="360" w:lineRule="auto"/>
        <w:contextualSpacing/>
        <w:jc w:val="both"/>
        <w:rPr>
          <w:rFonts w:ascii="Times" w:eastAsia="Times New Roman" w:hAnsi="Times" w:cs="Times New Roman"/>
          <w:sz w:val="22"/>
          <w:szCs w:val="22"/>
          <w:lang w:val="en-GB"/>
        </w:rPr>
      </w:pPr>
    </w:p>
    <w:tbl>
      <w:tblPr>
        <w:tblStyle w:val="LightList-Accent1"/>
        <w:tblW w:w="9322" w:type="dxa"/>
        <w:tblLook w:val="04A0" w:firstRow="1" w:lastRow="0" w:firstColumn="1" w:lastColumn="0" w:noHBand="0" w:noVBand="1"/>
      </w:tblPr>
      <w:tblGrid>
        <w:gridCol w:w="2518"/>
        <w:gridCol w:w="6804"/>
      </w:tblGrid>
      <w:tr w:rsidR="00884221" w:rsidRPr="000926B2" w14:paraId="74FA8E88"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85328BC"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Change w:id="67" w:author="Chara Katiri" w:date="2015-04-12T20:48:00Z">
                  <w:rPr>
                    <w:rFonts w:ascii="Times" w:eastAsia="Times New Roman" w:hAnsi="Times" w:cs="Times New Roman"/>
                    <w:b w:val="0"/>
                    <w:bCs w:val="0"/>
                    <w:color w:val="auto"/>
                    <w:sz w:val="22"/>
                    <w:szCs w:val="22"/>
                    <w:lang w:val="en-GB"/>
                  </w:rPr>
                </w:rPrChange>
              </w:rPr>
            </w:pPr>
            <w:r w:rsidRPr="000926B2">
              <w:rPr>
                <w:rFonts w:ascii="Times" w:eastAsia="Times New Roman" w:hAnsi="Times" w:cs="Times New Roman"/>
                <w:sz w:val="22"/>
                <w:szCs w:val="22"/>
                <w:lang w:val="en-GB"/>
              </w:rPr>
              <w:t>Acronym</w:t>
            </w:r>
          </w:p>
        </w:tc>
        <w:tc>
          <w:tcPr>
            <w:tcW w:w="6804" w:type="dxa"/>
          </w:tcPr>
          <w:p w14:paraId="194E896B" w14:textId="77777777" w:rsidR="00884221" w:rsidRPr="000926B2" w:rsidRDefault="00884221" w:rsidP="00EE1303">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68" w:author="Chara Katiri" w:date="2015-04-12T20:48:00Z">
                  <w:rPr>
                    <w:rFonts w:ascii="Times" w:eastAsia="Times New Roman" w:hAnsi="Times" w:cs="Times New Roman"/>
                    <w:b w:val="0"/>
                    <w:bCs w:val="0"/>
                    <w:color w:val="auto"/>
                    <w:sz w:val="22"/>
                    <w:szCs w:val="22"/>
                    <w:lang w:val="en-GB"/>
                  </w:rPr>
                </w:rPrChange>
              </w:rPr>
            </w:pPr>
            <w:r w:rsidRPr="000926B2">
              <w:rPr>
                <w:rFonts w:ascii="Times" w:eastAsia="Times New Roman" w:hAnsi="Times" w:cs="Times New Roman"/>
                <w:sz w:val="22"/>
                <w:szCs w:val="22"/>
                <w:lang w:val="en-GB"/>
              </w:rPr>
              <w:t>Description</w:t>
            </w:r>
          </w:p>
        </w:tc>
      </w:tr>
      <w:tr w:rsidR="00884221" w:rsidRPr="000926B2" w14:paraId="60F72DC4"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B3AEE3E"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AD</w:t>
            </w:r>
          </w:p>
        </w:tc>
        <w:tc>
          <w:tcPr>
            <w:tcW w:w="6804" w:type="dxa"/>
          </w:tcPr>
          <w:p w14:paraId="2ED29DA9"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Active Directory</w:t>
            </w:r>
          </w:p>
        </w:tc>
      </w:tr>
      <w:tr w:rsidR="00884221" w:rsidRPr="000926B2" w14:paraId="6C24C3D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5A39C16"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AOP</w:t>
            </w:r>
          </w:p>
        </w:tc>
        <w:tc>
          <w:tcPr>
            <w:tcW w:w="6804" w:type="dxa"/>
          </w:tcPr>
          <w:p w14:paraId="70A7B056"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Aspect Oriented Programming </w:t>
            </w:r>
          </w:p>
        </w:tc>
      </w:tr>
      <w:tr w:rsidR="00884221" w:rsidRPr="000926B2" w14:paraId="17548C6A" w14:textId="77777777" w:rsidTr="0062322A">
        <w:trPr>
          <w:cnfStyle w:val="000000100000" w:firstRow="0" w:lastRow="0" w:firstColumn="0" w:lastColumn="0" w:oddVBand="0" w:evenVBand="0" w:oddHBand="1" w:evenHBand="0" w:firstRowFirstColumn="0" w:firstRowLastColumn="0" w:lastRowFirstColumn="0" w:lastRowLastColumn="0"/>
          <w:ins w:id="69"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597AA90F" w14:textId="77777777" w:rsidR="00884221" w:rsidRPr="000926B2" w:rsidRDefault="00884221" w:rsidP="00EE1303">
            <w:pPr>
              <w:pBdr>
                <w:bottom w:val="single" w:sz="6" w:space="0" w:color="AAAAAA"/>
              </w:pBdr>
              <w:spacing w:after="240" w:line="360" w:lineRule="auto"/>
              <w:contextualSpacing/>
              <w:jc w:val="both"/>
              <w:rPr>
                <w:ins w:id="70" w:author="Chara Katiri" w:date="2015-04-10T22:03:00Z"/>
                <w:rFonts w:ascii="Times" w:eastAsia="Times New Roman" w:hAnsi="Times" w:cs="Times New Roman"/>
                <w:sz w:val="22"/>
                <w:szCs w:val="22"/>
                <w:lang w:val="en-GB"/>
              </w:rPr>
            </w:pPr>
            <w:ins w:id="71" w:author="Chara Katiri" w:date="2015-04-10T22:03:00Z">
              <w:r w:rsidRPr="000926B2">
                <w:rPr>
                  <w:rFonts w:ascii="Times" w:eastAsia="Times New Roman" w:hAnsi="Times" w:cs="Times New Roman"/>
                  <w:sz w:val="22"/>
                  <w:szCs w:val="22"/>
                  <w:lang w:val="en-GB"/>
                </w:rPr>
                <w:t>Apache OFBiz</w:t>
              </w:r>
            </w:ins>
          </w:p>
        </w:tc>
        <w:tc>
          <w:tcPr>
            <w:tcW w:w="6804" w:type="dxa"/>
          </w:tcPr>
          <w:p w14:paraId="51B49212" w14:textId="77777777" w:rsidR="00884221" w:rsidRPr="000926B2" w:rsidRDefault="00884221" w:rsidP="00EE1303">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72" w:author="Chara Katiri" w:date="2015-04-10T22:03:00Z"/>
                <w:rFonts w:ascii="Times" w:eastAsia="Times New Roman" w:hAnsi="Times" w:cs="Times New Roman"/>
                <w:sz w:val="22"/>
                <w:szCs w:val="22"/>
                <w:lang w:val="en-GB"/>
              </w:rPr>
            </w:pPr>
            <w:ins w:id="73" w:author="Chara Katiri" w:date="2015-04-10T22:03:00Z">
              <w:r w:rsidRPr="000926B2">
                <w:rPr>
                  <w:rFonts w:ascii="Times" w:eastAsia="Times New Roman" w:hAnsi="Times" w:cs="Times New Roman"/>
                  <w:sz w:val="22"/>
                  <w:szCs w:val="22"/>
                  <w:lang w:val="en-GB"/>
                </w:rPr>
                <w:t>The Apache Open For Business Project</w:t>
              </w:r>
            </w:ins>
          </w:p>
        </w:tc>
      </w:tr>
      <w:tr w:rsidR="00884221" w:rsidRPr="000926B2" w14:paraId="279D4887"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19B8A1D"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BRD</w:t>
            </w:r>
          </w:p>
        </w:tc>
        <w:tc>
          <w:tcPr>
            <w:tcW w:w="6804" w:type="dxa"/>
          </w:tcPr>
          <w:p w14:paraId="670E3893"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Business Requirement Document</w:t>
            </w:r>
          </w:p>
        </w:tc>
      </w:tr>
      <w:tr w:rsidR="00884221" w:rsidRPr="000926B2" w14:paraId="27E1B32D"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7F436D0"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ins w:id="74" w:author="Chara Katiri" w:date="2015-04-10T21:13:00Z">
              <w:r w:rsidRPr="000926B2">
                <w:rPr>
                  <w:rFonts w:ascii="Times" w:eastAsia="Times New Roman" w:hAnsi="Times" w:cs="Times New Roman"/>
                  <w:sz w:val="22"/>
                  <w:szCs w:val="22"/>
                  <w:lang w:val="en-GB"/>
                </w:rPr>
                <w:t>CSS3</w:t>
              </w:r>
            </w:ins>
          </w:p>
        </w:tc>
        <w:tc>
          <w:tcPr>
            <w:tcW w:w="6804" w:type="dxa"/>
          </w:tcPr>
          <w:p w14:paraId="4EE7A640"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ins w:id="75" w:author="Chara Katiri" w:date="2015-04-10T21:14:00Z">
              <w:r w:rsidRPr="000926B2">
                <w:rPr>
                  <w:rFonts w:ascii="Times" w:eastAsia="Times New Roman" w:hAnsi="Times" w:cs="Times New Roman"/>
                  <w:sz w:val="22"/>
                  <w:szCs w:val="22"/>
                  <w:lang w:val="en-GB"/>
                </w:rPr>
                <w:t>Cascading Style Sheets 3</w:t>
              </w:r>
            </w:ins>
          </w:p>
        </w:tc>
      </w:tr>
      <w:tr w:rsidR="00884221" w:rsidRPr="000926B2" w14:paraId="026F1ED0" w14:textId="77777777" w:rsidTr="0062322A">
        <w:trPr>
          <w:ins w:id="76"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18A39B98" w14:textId="77777777" w:rsidR="00884221" w:rsidRPr="000926B2" w:rsidRDefault="00884221" w:rsidP="00EE1303">
            <w:pPr>
              <w:spacing w:after="240" w:line="360" w:lineRule="auto"/>
              <w:contextualSpacing/>
              <w:jc w:val="both"/>
              <w:rPr>
                <w:ins w:id="77" w:author="Chara Katiri" w:date="2015-04-11T19:19:00Z"/>
                <w:rFonts w:ascii="Times" w:eastAsia="Times New Roman" w:hAnsi="Times" w:cs="Times New Roman"/>
                <w:sz w:val="22"/>
                <w:szCs w:val="22"/>
                <w:lang w:val="en-GB"/>
              </w:rPr>
            </w:pPr>
            <w:ins w:id="78" w:author="Chara Katiri" w:date="2015-04-11T20:55:00Z">
              <w:r w:rsidRPr="000926B2">
                <w:rPr>
                  <w:rFonts w:ascii="Times" w:eastAsia="Times New Roman" w:hAnsi="Times" w:cs="Times New Roman"/>
                  <w:sz w:val="22"/>
                  <w:szCs w:val="22"/>
                  <w:lang w:val="en-GB"/>
                </w:rPr>
                <w:t>DAO</w:t>
              </w:r>
            </w:ins>
            <w:ins w:id="79" w:author="Chara Katiri" w:date="2015-04-11T20:56:00Z">
              <w:r w:rsidRPr="000926B2">
                <w:rPr>
                  <w:rFonts w:ascii="Times" w:eastAsia="Times New Roman" w:hAnsi="Times" w:cs="Times New Roman"/>
                  <w:sz w:val="22"/>
                  <w:szCs w:val="22"/>
                  <w:lang w:val="en-GB"/>
                </w:rPr>
                <w:t>s</w:t>
              </w:r>
            </w:ins>
          </w:p>
        </w:tc>
        <w:tc>
          <w:tcPr>
            <w:tcW w:w="6804" w:type="dxa"/>
          </w:tcPr>
          <w:p w14:paraId="5794CC51"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80" w:author="Chara Katiri" w:date="2015-04-11T19:19:00Z"/>
                <w:rFonts w:ascii="Times" w:eastAsia="Times New Roman" w:hAnsi="Times" w:cs="Times New Roman"/>
                <w:sz w:val="22"/>
                <w:szCs w:val="22"/>
                <w:lang w:val="en-GB"/>
              </w:rPr>
            </w:pPr>
            <w:ins w:id="81" w:author="Chara Katiri" w:date="2015-04-11T20:55:00Z">
              <w:r w:rsidRPr="000926B2">
                <w:rPr>
                  <w:rFonts w:ascii="Times" w:eastAsia="Times New Roman" w:hAnsi="Times" w:cs="Times New Roman"/>
                  <w:sz w:val="22"/>
                  <w:szCs w:val="22"/>
                  <w:lang w:val="en-GB"/>
                </w:rPr>
                <w:t>Data Access Objects</w:t>
              </w:r>
            </w:ins>
          </w:p>
        </w:tc>
      </w:tr>
      <w:tr w:rsidR="00884221" w:rsidRPr="000926B2" w14:paraId="25311FF0" w14:textId="77777777" w:rsidTr="0062322A">
        <w:trPr>
          <w:cnfStyle w:val="000000100000" w:firstRow="0" w:lastRow="0" w:firstColumn="0" w:lastColumn="0" w:oddVBand="0" w:evenVBand="0" w:oddHBand="1" w:evenHBand="0" w:firstRowFirstColumn="0" w:firstRowLastColumn="0" w:lastRowFirstColumn="0" w:lastRowLastColumn="0"/>
          <w:ins w:id="82"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7BFDCDCD" w14:textId="77777777" w:rsidR="00884221" w:rsidRPr="000926B2" w:rsidRDefault="00884221" w:rsidP="00EE1303">
            <w:pPr>
              <w:spacing w:after="240" w:line="360" w:lineRule="auto"/>
              <w:contextualSpacing/>
              <w:jc w:val="both"/>
              <w:rPr>
                <w:ins w:id="83" w:author="Chara Katiri" w:date="2015-04-12T00:19:00Z"/>
                <w:rFonts w:ascii="Times" w:eastAsia="Times New Roman" w:hAnsi="Times" w:cs="Times New Roman"/>
                <w:sz w:val="22"/>
                <w:szCs w:val="22"/>
                <w:lang w:val="en-GB"/>
              </w:rPr>
            </w:pPr>
            <w:ins w:id="84" w:author="Chara Katiri" w:date="2015-04-12T00:19:00Z">
              <w:r w:rsidRPr="000926B2">
                <w:rPr>
                  <w:rFonts w:ascii="Times" w:eastAsia="Times New Roman" w:hAnsi="Times" w:cs="Times New Roman"/>
                  <w:sz w:val="22"/>
                  <w:szCs w:val="22"/>
                  <w:lang w:val="en-GB"/>
                </w:rPr>
                <w:t>DI</w:t>
              </w:r>
            </w:ins>
          </w:p>
        </w:tc>
        <w:tc>
          <w:tcPr>
            <w:tcW w:w="6804" w:type="dxa"/>
          </w:tcPr>
          <w:p w14:paraId="52CD332D"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85" w:author="Chara Katiri" w:date="2015-04-12T00:19:00Z"/>
                <w:rFonts w:ascii="Times" w:eastAsia="Times New Roman" w:hAnsi="Times" w:cs="Times New Roman"/>
                <w:sz w:val="22"/>
                <w:szCs w:val="22"/>
                <w:lang w:val="en-GB"/>
              </w:rPr>
            </w:pPr>
            <w:ins w:id="86" w:author="Chara Katiri" w:date="2015-04-12T00:20:00Z">
              <w:r w:rsidRPr="000926B2">
                <w:rPr>
                  <w:rFonts w:ascii="Times" w:eastAsia="Times New Roman" w:hAnsi="Times" w:cs="Times New Roman"/>
                  <w:sz w:val="22"/>
                  <w:szCs w:val="22"/>
                  <w:lang w:val="en-GB"/>
                </w:rPr>
                <w:t>Dependency Injection</w:t>
              </w:r>
            </w:ins>
          </w:p>
        </w:tc>
      </w:tr>
      <w:tr w:rsidR="00884221" w:rsidRPr="000926B2" w14:paraId="060B7992" w14:textId="77777777" w:rsidTr="0062322A">
        <w:trPr>
          <w:ins w:id="87"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68A304D0" w14:textId="77777777" w:rsidR="00884221" w:rsidRPr="000926B2" w:rsidRDefault="00884221" w:rsidP="00EE1303">
            <w:pPr>
              <w:spacing w:after="240" w:line="360" w:lineRule="auto"/>
              <w:contextualSpacing/>
              <w:jc w:val="both"/>
              <w:rPr>
                <w:ins w:id="88" w:author="Chara Katiri" w:date="2015-04-10T22:05:00Z"/>
                <w:rFonts w:ascii="Times" w:eastAsia="Times New Roman" w:hAnsi="Times" w:cs="Times New Roman"/>
                <w:sz w:val="22"/>
                <w:szCs w:val="22"/>
                <w:lang w:val="en-GB"/>
              </w:rPr>
            </w:pPr>
            <w:ins w:id="89" w:author="Chara Katiri" w:date="2015-04-10T22:05:00Z">
              <w:r w:rsidRPr="000926B2">
                <w:rPr>
                  <w:rFonts w:ascii="Times" w:eastAsia="Times New Roman" w:hAnsi="Times" w:cs="Times New Roman"/>
                  <w:sz w:val="22"/>
                  <w:szCs w:val="22"/>
                  <w:lang w:val="en-GB"/>
                </w:rPr>
                <w:t>ERP</w:t>
              </w:r>
            </w:ins>
          </w:p>
        </w:tc>
        <w:tc>
          <w:tcPr>
            <w:tcW w:w="6804" w:type="dxa"/>
          </w:tcPr>
          <w:p w14:paraId="50FC9C78"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90" w:author="Chara Katiri" w:date="2015-04-10T22:05:00Z"/>
                <w:rFonts w:ascii="Times" w:eastAsia="Times New Roman" w:hAnsi="Times" w:cs="Times New Roman"/>
                <w:sz w:val="22"/>
                <w:szCs w:val="22"/>
                <w:lang w:val="en-GB"/>
              </w:rPr>
            </w:pPr>
            <w:ins w:id="91" w:author="Chara Katiri" w:date="2015-04-10T22:05:00Z">
              <w:r w:rsidRPr="000926B2">
                <w:rPr>
                  <w:rFonts w:ascii="Times" w:eastAsia="Times New Roman" w:hAnsi="Times" w:cs="Times New Roman"/>
                  <w:sz w:val="22"/>
                  <w:szCs w:val="22"/>
                  <w:lang w:val="en-GB"/>
                </w:rPr>
                <w:t>Enterprise Resource Planning</w:t>
              </w:r>
            </w:ins>
          </w:p>
        </w:tc>
      </w:tr>
      <w:tr w:rsidR="00884221" w:rsidRPr="000926B2" w14:paraId="79B5957A" w14:textId="77777777" w:rsidTr="0062322A">
        <w:trPr>
          <w:cnfStyle w:val="000000100000" w:firstRow="0" w:lastRow="0" w:firstColumn="0" w:lastColumn="0" w:oddVBand="0" w:evenVBand="0" w:oddHBand="1" w:evenHBand="0" w:firstRowFirstColumn="0" w:firstRowLastColumn="0" w:lastRowFirstColumn="0" w:lastRowLastColumn="0"/>
          <w:ins w:id="92"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01437E94" w14:textId="77777777" w:rsidR="00884221" w:rsidRPr="000926B2" w:rsidRDefault="00884221" w:rsidP="00EE1303">
            <w:pPr>
              <w:spacing w:after="240" w:line="360" w:lineRule="auto"/>
              <w:contextualSpacing/>
              <w:jc w:val="both"/>
              <w:rPr>
                <w:ins w:id="93" w:author="Chara Katiri" w:date="2015-04-11T19:19:00Z"/>
                <w:rFonts w:ascii="Times" w:eastAsia="Times New Roman" w:hAnsi="Times" w:cs="Times New Roman"/>
                <w:sz w:val="22"/>
                <w:szCs w:val="22"/>
                <w:lang w:val="en-GB"/>
              </w:rPr>
            </w:pPr>
            <w:ins w:id="94" w:author="Chara Katiri" w:date="2015-04-11T19:19:00Z">
              <w:r w:rsidRPr="000926B2">
                <w:rPr>
                  <w:rFonts w:ascii="Times" w:eastAsia="Times New Roman" w:hAnsi="Times" w:cs="Times New Roman"/>
                  <w:sz w:val="22"/>
                  <w:szCs w:val="22"/>
                  <w:lang w:val="en-GB"/>
                </w:rPr>
                <w:t>HLD</w:t>
              </w:r>
            </w:ins>
          </w:p>
        </w:tc>
        <w:tc>
          <w:tcPr>
            <w:tcW w:w="6804" w:type="dxa"/>
          </w:tcPr>
          <w:p w14:paraId="155BB182"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5" w:author="Chara Katiri" w:date="2015-04-11T19:19:00Z"/>
                <w:rFonts w:ascii="Times" w:eastAsia="Times New Roman" w:hAnsi="Times" w:cs="Times New Roman"/>
                <w:sz w:val="22"/>
                <w:szCs w:val="22"/>
                <w:lang w:val="en-GB"/>
              </w:rPr>
            </w:pPr>
            <w:ins w:id="96" w:author="Chara Katiri" w:date="2015-04-11T19:19:00Z">
              <w:r w:rsidRPr="000926B2">
                <w:rPr>
                  <w:rFonts w:ascii="Times" w:eastAsia="Times New Roman" w:hAnsi="Times" w:cs="Times New Roman"/>
                  <w:sz w:val="22"/>
                  <w:szCs w:val="22"/>
                  <w:lang w:val="en-GB"/>
                </w:rPr>
                <w:t>High Level Design</w:t>
              </w:r>
            </w:ins>
          </w:p>
        </w:tc>
      </w:tr>
      <w:tr w:rsidR="00884221" w:rsidRPr="000926B2" w14:paraId="727EFA04"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46345913"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HTTPS</w:t>
            </w:r>
          </w:p>
        </w:tc>
        <w:tc>
          <w:tcPr>
            <w:tcW w:w="6804" w:type="dxa"/>
          </w:tcPr>
          <w:p w14:paraId="614A17C6"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shd w:val="clear" w:color="auto" w:fill="FFFFFF"/>
                <w:lang w:val="en-GB"/>
              </w:rPr>
              <w:t>Hyper Text Protocol Secure</w:t>
            </w:r>
          </w:p>
        </w:tc>
      </w:tr>
      <w:tr w:rsidR="00884221" w:rsidRPr="000926B2" w14:paraId="0818FBA8" w14:textId="77777777" w:rsidTr="0062322A">
        <w:trPr>
          <w:cnfStyle w:val="000000100000" w:firstRow="0" w:lastRow="0" w:firstColumn="0" w:lastColumn="0" w:oddVBand="0" w:evenVBand="0" w:oddHBand="1" w:evenHBand="0" w:firstRowFirstColumn="0" w:firstRowLastColumn="0" w:lastRowFirstColumn="0" w:lastRowLastColumn="0"/>
          <w:ins w:id="97" w:author="Chara Katiri" w:date="2015-05-02T16:45:00Z"/>
        </w:trPr>
        <w:tc>
          <w:tcPr>
            <w:cnfStyle w:val="001000000000" w:firstRow="0" w:lastRow="0" w:firstColumn="1" w:lastColumn="0" w:oddVBand="0" w:evenVBand="0" w:oddHBand="0" w:evenHBand="0" w:firstRowFirstColumn="0" w:firstRowLastColumn="0" w:lastRowFirstColumn="0" w:lastRowLastColumn="0"/>
            <w:tcW w:w="2518" w:type="dxa"/>
          </w:tcPr>
          <w:p w14:paraId="0C4A6BA9" w14:textId="77777777" w:rsidR="00884221" w:rsidRPr="000926B2" w:rsidRDefault="00884221" w:rsidP="00EE1303">
            <w:pPr>
              <w:spacing w:after="240" w:line="360" w:lineRule="auto"/>
              <w:contextualSpacing/>
              <w:jc w:val="both"/>
              <w:rPr>
                <w:ins w:id="98" w:author="Chara Katiri" w:date="2015-05-02T16:45:00Z"/>
                <w:rFonts w:ascii="Times" w:eastAsia="Times New Roman" w:hAnsi="Times" w:cs="Times New Roman"/>
                <w:sz w:val="22"/>
                <w:szCs w:val="22"/>
                <w:lang w:val="en-GB"/>
              </w:rPr>
            </w:pPr>
            <w:ins w:id="99" w:author="Chara Katiri" w:date="2015-05-02T16:45:00Z">
              <w:r w:rsidRPr="000926B2">
                <w:rPr>
                  <w:rFonts w:ascii="Times" w:eastAsia="Times New Roman" w:hAnsi="Times" w:cs="Times New Roman"/>
                  <w:sz w:val="22"/>
                  <w:szCs w:val="22"/>
                  <w:shd w:val="clear" w:color="auto" w:fill="FFFFFF"/>
                  <w:lang w:val="en-GB"/>
                </w:rPr>
                <w:t>IETF</w:t>
              </w:r>
            </w:ins>
          </w:p>
        </w:tc>
        <w:tc>
          <w:tcPr>
            <w:tcW w:w="6804" w:type="dxa"/>
          </w:tcPr>
          <w:p w14:paraId="1E10DDC8"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00" w:author="Chara Katiri" w:date="2015-05-02T16:45:00Z"/>
                <w:rFonts w:ascii="Times" w:eastAsia="Times New Roman" w:hAnsi="Times" w:cs="Times New Roman"/>
                <w:sz w:val="22"/>
                <w:szCs w:val="22"/>
                <w:lang w:val="en-GB"/>
              </w:rPr>
            </w:pPr>
            <w:ins w:id="101" w:author="Chara Katiri" w:date="2015-05-02T16:45:00Z">
              <w:r w:rsidRPr="000926B2">
                <w:rPr>
                  <w:rFonts w:ascii="Times" w:eastAsia="Times New Roman" w:hAnsi="Times" w:cs="Times New Roman"/>
                  <w:sz w:val="22"/>
                  <w:szCs w:val="22"/>
                  <w:shd w:val="clear" w:color="auto" w:fill="FFFFFF"/>
                  <w:lang w:val="en-GB"/>
                </w:rPr>
                <w:t xml:space="preserve">Internet Engineering Task Force </w:t>
              </w:r>
            </w:ins>
          </w:p>
        </w:tc>
      </w:tr>
      <w:tr w:rsidR="00884221" w:rsidRPr="000926B2" w14:paraId="4021D6E8" w14:textId="77777777" w:rsidTr="0062322A">
        <w:trPr>
          <w:ins w:id="102"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417AFFC6" w14:textId="77777777" w:rsidR="00884221" w:rsidRPr="000926B2" w:rsidRDefault="00884221" w:rsidP="00EE1303">
            <w:pPr>
              <w:spacing w:after="240" w:line="360" w:lineRule="auto"/>
              <w:contextualSpacing/>
              <w:jc w:val="both"/>
              <w:rPr>
                <w:ins w:id="103" w:author="Chara Katiri" w:date="2015-04-12T00:19:00Z"/>
                <w:rFonts w:ascii="Times" w:eastAsia="Times New Roman" w:hAnsi="Times" w:cs="Times New Roman"/>
                <w:sz w:val="22"/>
                <w:szCs w:val="22"/>
                <w:lang w:val="en-GB"/>
              </w:rPr>
            </w:pPr>
            <w:ins w:id="104" w:author="Chara Katiri" w:date="2015-04-12T00:19:00Z">
              <w:r w:rsidRPr="000926B2">
                <w:rPr>
                  <w:rFonts w:ascii="Times" w:eastAsia="Times New Roman" w:hAnsi="Times" w:cs="Times New Roman"/>
                  <w:sz w:val="22"/>
                  <w:szCs w:val="22"/>
                  <w:lang w:val="en-GB"/>
                </w:rPr>
                <w:t>IoC</w:t>
              </w:r>
            </w:ins>
          </w:p>
        </w:tc>
        <w:tc>
          <w:tcPr>
            <w:tcW w:w="6804" w:type="dxa"/>
          </w:tcPr>
          <w:p w14:paraId="26B31B0F"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05" w:author="Chara Katiri" w:date="2015-04-12T00:19:00Z"/>
                <w:rFonts w:ascii="Times" w:eastAsia="Times New Roman" w:hAnsi="Times" w:cs="Times New Roman"/>
                <w:sz w:val="22"/>
                <w:szCs w:val="22"/>
                <w:lang w:val="en-GB"/>
              </w:rPr>
            </w:pPr>
            <w:ins w:id="106" w:author="Chara Katiri" w:date="2015-04-12T00:19:00Z">
              <w:r w:rsidRPr="000926B2">
                <w:rPr>
                  <w:rFonts w:ascii="Times" w:eastAsia="Times New Roman" w:hAnsi="Times" w:cs="Times New Roman"/>
                  <w:sz w:val="22"/>
                  <w:szCs w:val="22"/>
                  <w:lang w:val="en-GB"/>
                </w:rPr>
                <w:t>Inversion of Control</w:t>
              </w:r>
            </w:ins>
          </w:p>
        </w:tc>
      </w:tr>
      <w:tr w:rsidR="00884221" w:rsidRPr="000926B2" w14:paraId="0425E615"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3E4E8E"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IST</w:t>
            </w:r>
          </w:p>
        </w:tc>
        <w:tc>
          <w:tcPr>
            <w:tcW w:w="6804" w:type="dxa"/>
          </w:tcPr>
          <w:p w14:paraId="0A589A58"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Integrated Systems Testing</w:t>
            </w:r>
          </w:p>
        </w:tc>
      </w:tr>
      <w:tr w:rsidR="00884221" w:rsidRPr="000926B2" w14:paraId="1ACF03D8"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3CF86B60"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JDBC</w:t>
            </w:r>
          </w:p>
        </w:tc>
        <w:tc>
          <w:tcPr>
            <w:tcW w:w="6804" w:type="dxa"/>
          </w:tcPr>
          <w:p w14:paraId="213C211C"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Java DataBase Connectivity</w:t>
            </w:r>
          </w:p>
        </w:tc>
      </w:tr>
      <w:tr w:rsidR="00884221" w:rsidRPr="000926B2" w14:paraId="492A22AB"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D332B0"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JMS</w:t>
            </w:r>
          </w:p>
        </w:tc>
        <w:tc>
          <w:tcPr>
            <w:tcW w:w="6804" w:type="dxa"/>
          </w:tcPr>
          <w:p w14:paraId="4B4C4CC6"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Java Message Service</w:t>
            </w:r>
          </w:p>
        </w:tc>
      </w:tr>
      <w:tr w:rsidR="00884221" w:rsidRPr="000926B2" w14:paraId="67548EF4" w14:textId="77777777" w:rsidTr="0062322A">
        <w:trPr>
          <w:ins w:id="107"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7080D2AF" w14:textId="77777777" w:rsidR="00884221" w:rsidRPr="000926B2" w:rsidRDefault="00884221" w:rsidP="00EE1303">
            <w:pPr>
              <w:spacing w:after="240" w:line="360" w:lineRule="auto"/>
              <w:contextualSpacing/>
              <w:jc w:val="both"/>
              <w:rPr>
                <w:ins w:id="108" w:author="Chara Katiri" w:date="2015-04-11T02:13:00Z"/>
                <w:rFonts w:ascii="Times" w:eastAsia="Times New Roman" w:hAnsi="Times" w:cs="Times New Roman"/>
                <w:sz w:val="22"/>
                <w:szCs w:val="22"/>
                <w:lang w:val="en-GB"/>
              </w:rPr>
            </w:pPr>
            <w:ins w:id="109" w:author="Chara Katiri" w:date="2015-04-11T02:13:00Z">
              <w:r w:rsidRPr="000926B2">
                <w:rPr>
                  <w:rFonts w:ascii="Times" w:eastAsia="Times New Roman" w:hAnsi="Times" w:cs="Times New Roman"/>
                  <w:sz w:val="22"/>
                  <w:szCs w:val="22"/>
                  <w:lang w:val="en-GB"/>
                </w:rPr>
                <w:t>JSF</w:t>
              </w:r>
            </w:ins>
          </w:p>
        </w:tc>
        <w:tc>
          <w:tcPr>
            <w:tcW w:w="6804" w:type="dxa"/>
          </w:tcPr>
          <w:p w14:paraId="191F783E" w14:textId="77777777" w:rsidR="00884221" w:rsidRPr="000926B2" w:rsidRDefault="0088422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10" w:author="Chara Katiri" w:date="2015-04-11T02:13:00Z"/>
                <w:rFonts w:ascii="Times" w:eastAsia="Times New Roman" w:hAnsi="Times" w:cs="Times New Roman"/>
                <w:sz w:val="22"/>
                <w:szCs w:val="22"/>
                <w:lang w:val="en-GB"/>
              </w:rPr>
            </w:pPr>
            <w:ins w:id="111" w:author="Chara Katiri" w:date="2015-04-11T02:13:00Z">
              <w:r w:rsidRPr="000926B2">
                <w:rPr>
                  <w:rFonts w:ascii="Times" w:eastAsia="Times New Roman" w:hAnsi="Times" w:cs="Times New Roman"/>
                  <w:sz w:val="22"/>
                  <w:szCs w:val="22"/>
                  <w:lang w:val="en-GB"/>
                </w:rPr>
                <w:t xml:space="preserve">Java Server Faces </w:t>
              </w:r>
            </w:ins>
          </w:p>
        </w:tc>
      </w:tr>
      <w:tr w:rsidR="00884221" w:rsidRPr="000926B2" w14:paraId="5BFEB68A" w14:textId="77777777" w:rsidTr="0062322A">
        <w:trPr>
          <w:cnfStyle w:val="000000100000" w:firstRow="0" w:lastRow="0" w:firstColumn="0" w:lastColumn="0" w:oddVBand="0" w:evenVBand="0" w:oddHBand="1" w:evenHBand="0" w:firstRowFirstColumn="0" w:firstRowLastColumn="0" w:lastRowFirstColumn="0" w:lastRowLastColumn="0"/>
          <w:ins w:id="112"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31FD1BD4" w14:textId="77777777" w:rsidR="00884221" w:rsidRPr="000926B2" w:rsidRDefault="00884221" w:rsidP="00EE1303">
            <w:pPr>
              <w:spacing w:after="240" w:line="360" w:lineRule="auto"/>
              <w:contextualSpacing/>
              <w:jc w:val="both"/>
              <w:rPr>
                <w:ins w:id="113" w:author="Chara Katiri" w:date="2015-04-11T02:11:00Z"/>
                <w:rFonts w:ascii="Times" w:eastAsia="Times New Roman" w:hAnsi="Times" w:cs="Times New Roman"/>
                <w:sz w:val="22"/>
                <w:szCs w:val="22"/>
                <w:lang w:val="en-GB"/>
              </w:rPr>
            </w:pPr>
            <w:ins w:id="114" w:author="Chara Katiri" w:date="2015-04-11T02:11:00Z">
              <w:r w:rsidRPr="000926B2">
                <w:rPr>
                  <w:rFonts w:ascii="Times" w:eastAsia="Times New Roman" w:hAnsi="Times" w:cs="Times New Roman"/>
                  <w:sz w:val="22"/>
                  <w:szCs w:val="22"/>
                  <w:lang w:val="en-GB"/>
                </w:rPr>
                <w:t>JSR</w:t>
              </w:r>
            </w:ins>
          </w:p>
        </w:tc>
        <w:tc>
          <w:tcPr>
            <w:tcW w:w="6804" w:type="dxa"/>
          </w:tcPr>
          <w:p w14:paraId="56217127" w14:textId="77777777" w:rsidR="00884221" w:rsidRPr="000926B2" w:rsidRDefault="0088422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15" w:author="Chara Katiri" w:date="2015-04-11T02:11:00Z"/>
                <w:rFonts w:ascii="Times" w:eastAsia="Times New Roman" w:hAnsi="Times" w:cs="Times New Roman"/>
                <w:sz w:val="22"/>
                <w:szCs w:val="22"/>
                <w:lang w:val="en-GB"/>
              </w:rPr>
            </w:pPr>
            <w:bookmarkStart w:id="116" w:name="orig"/>
            <w:ins w:id="117" w:author="Chara Katiri" w:date="2015-04-11T02:11:00Z">
              <w:r w:rsidRPr="000926B2">
                <w:rPr>
                  <w:rFonts w:ascii="Times" w:eastAsia="Times New Roman" w:hAnsi="Times" w:cs="Times New Roman"/>
                  <w:sz w:val="22"/>
                  <w:szCs w:val="22"/>
                  <w:lang w:val="en-GB"/>
                </w:rPr>
                <w:t xml:space="preserve">Java Specification Request </w:t>
              </w:r>
              <w:bookmarkEnd w:id="116"/>
            </w:ins>
          </w:p>
        </w:tc>
      </w:tr>
      <w:tr w:rsidR="00884221" w:rsidRPr="000926B2" w14:paraId="39571FBA" w14:textId="77777777" w:rsidTr="0062322A">
        <w:trPr>
          <w:ins w:id="118"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55ADB003" w14:textId="77777777" w:rsidR="00884221" w:rsidRPr="000926B2" w:rsidRDefault="00884221" w:rsidP="00EE1303">
            <w:pPr>
              <w:spacing w:after="240" w:line="360" w:lineRule="auto"/>
              <w:contextualSpacing/>
              <w:jc w:val="both"/>
              <w:rPr>
                <w:ins w:id="119" w:author="Chara Katiri" w:date="2015-04-11T19:19:00Z"/>
                <w:rFonts w:ascii="Times" w:eastAsia="Times New Roman" w:hAnsi="Times" w:cs="Times New Roman"/>
                <w:sz w:val="22"/>
                <w:szCs w:val="22"/>
                <w:lang w:val="en-GB"/>
              </w:rPr>
            </w:pPr>
            <w:ins w:id="120" w:author="Chara Katiri" w:date="2015-04-11T19:19:00Z">
              <w:r w:rsidRPr="000926B2">
                <w:rPr>
                  <w:rFonts w:ascii="Times" w:eastAsia="Times New Roman" w:hAnsi="Times" w:cs="Times New Roman"/>
                  <w:sz w:val="22"/>
                  <w:szCs w:val="22"/>
                  <w:lang w:val="en-GB"/>
                </w:rPr>
                <w:t>LLD</w:t>
              </w:r>
            </w:ins>
          </w:p>
        </w:tc>
        <w:tc>
          <w:tcPr>
            <w:tcW w:w="6804" w:type="dxa"/>
          </w:tcPr>
          <w:p w14:paraId="034641CE"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21" w:author="Chara Katiri" w:date="2015-04-11T19:19:00Z"/>
                <w:rFonts w:ascii="Times" w:eastAsia="Times New Roman" w:hAnsi="Times" w:cs="Times New Roman"/>
                <w:sz w:val="22"/>
                <w:szCs w:val="22"/>
                <w:lang w:val="en-GB"/>
              </w:rPr>
            </w:pPr>
            <w:ins w:id="122" w:author="Chara Katiri" w:date="2015-04-11T19:20:00Z">
              <w:r w:rsidRPr="000926B2">
                <w:rPr>
                  <w:rFonts w:ascii="Times" w:eastAsia="Times New Roman" w:hAnsi="Times" w:cs="Times New Roman"/>
                  <w:sz w:val="22"/>
                  <w:szCs w:val="22"/>
                  <w:lang w:val="en-GB"/>
                </w:rPr>
                <w:t xml:space="preserve">Low Level Design </w:t>
              </w:r>
            </w:ins>
          </w:p>
        </w:tc>
      </w:tr>
      <w:tr w:rsidR="00884221" w:rsidRPr="000926B2" w14:paraId="2638F649"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E68FCA3"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MoSCow</w:t>
            </w:r>
          </w:p>
        </w:tc>
        <w:tc>
          <w:tcPr>
            <w:tcW w:w="6804" w:type="dxa"/>
          </w:tcPr>
          <w:p w14:paraId="7CB0D06E"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Must</w:t>
            </w:r>
            <w:ins w:id="123" w:author="Chara Katiri" w:date="2015-04-10T19:31:00Z">
              <w:r w:rsidRPr="000926B2">
                <w:rPr>
                  <w:rFonts w:ascii="Times" w:eastAsia="Times New Roman" w:hAnsi="Times" w:cs="Times New Roman"/>
                  <w:sz w:val="22"/>
                  <w:szCs w:val="22"/>
                  <w:lang w:val="en-GB"/>
                </w:rPr>
                <w:t xml:space="preserve">, </w:t>
              </w:r>
            </w:ins>
            <w:r w:rsidRPr="000926B2">
              <w:rPr>
                <w:rFonts w:ascii="Times" w:eastAsia="Times New Roman" w:hAnsi="Times" w:cs="Times New Roman"/>
                <w:sz w:val="22"/>
                <w:szCs w:val="22"/>
                <w:lang w:val="en-GB"/>
              </w:rPr>
              <w:t>Should</w:t>
            </w:r>
            <w:ins w:id="124" w:author="Chara Katiri" w:date="2015-04-10T19:31:00Z">
              <w:r w:rsidRPr="000926B2">
                <w:rPr>
                  <w:rFonts w:ascii="Times" w:eastAsia="Times New Roman" w:hAnsi="Times" w:cs="Times New Roman"/>
                  <w:sz w:val="22"/>
                  <w:szCs w:val="22"/>
                  <w:lang w:val="en-GB"/>
                </w:rPr>
                <w:t>,</w:t>
              </w:r>
            </w:ins>
            <w:r w:rsidRPr="000926B2">
              <w:rPr>
                <w:rFonts w:ascii="Times" w:eastAsia="Times New Roman" w:hAnsi="Times" w:cs="Times New Roman"/>
                <w:sz w:val="22"/>
                <w:szCs w:val="22"/>
                <w:lang w:val="en-GB"/>
              </w:rPr>
              <w:t xml:space="preserve"> Could or Won’t</w:t>
            </w:r>
          </w:p>
        </w:tc>
      </w:tr>
      <w:tr w:rsidR="00884221" w:rsidRPr="000926B2" w14:paraId="50A4374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24D1EC4"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MVC</w:t>
            </w:r>
          </w:p>
        </w:tc>
        <w:tc>
          <w:tcPr>
            <w:tcW w:w="6804" w:type="dxa"/>
          </w:tcPr>
          <w:p w14:paraId="13A233A7"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Model View Controller</w:t>
            </w:r>
          </w:p>
        </w:tc>
      </w:tr>
      <w:tr w:rsidR="00884221" w:rsidRPr="000926B2" w14:paraId="766D0E8E" w14:textId="77777777" w:rsidTr="0062322A">
        <w:trPr>
          <w:cnfStyle w:val="000000100000" w:firstRow="0" w:lastRow="0" w:firstColumn="0" w:lastColumn="0" w:oddVBand="0" w:evenVBand="0" w:oddHBand="1" w:evenHBand="0" w:firstRowFirstColumn="0" w:firstRowLastColumn="0" w:lastRowFirstColumn="0" w:lastRowLastColumn="0"/>
          <w:ins w:id="125"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46E88B2F" w14:textId="77777777" w:rsidR="00884221" w:rsidRPr="000926B2" w:rsidRDefault="00884221" w:rsidP="00EE1303">
            <w:pPr>
              <w:spacing w:after="240" w:line="360" w:lineRule="auto"/>
              <w:contextualSpacing/>
              <w:jc w:val="both"/>
              <w:rPr>
                <w:ins w:id="126" w:author="Chara Katiri" w:date="2015-04-10T23:10:00Z"/>
                <w:rFonts w:ascii="Times" w:eastAsia="Times New Roman" w:hAnsi="Times" w:cs="Times New Roman"/>
                <w:sz w:val="22"/>
                <w:szCs w:val="22"/>
                <w:lang w:val="en-GB"/>
              </w:rPr>
            </w:pPr>
            <w:ins w:id="127" w:author="Chara Katiri" w:date="2015-04-10T23:10:00Z">
              <w:r w:rsidRPr="000926B2">
                <w:rPr>
                  <w:rFonts w:ascii="Times" w:eastAsia="Times New Roman" w:hAnsi="Times" w:cs="Times New Roman"/>
                  <w:sz w:val="22"/>
                  <w:szCs w:val="22"/>
                  <w:lang w:val="en-GB"/>
                </w:rPr>
                <w:t>MySQL</w:t>
              </w:r>
            </w:ins>
          </w:p>
        </w:tc>
        <w:tc>
          <w:tcPr>
            <w:tcW w:w="6804" w:type="dxa"/>
          </w:tcPr>
          <w:p w14:paraId="62306A5B" w14:textId="77777777" w:rsidR="00884221" w:rsidRPr="000926B2" w:rsidRDefault="0088422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8" w:author="Chara Katiri" w:date="2015-04-10T23:10:00Z"/>
                <w:rFonts w:ascii="Times" w:eastAsia="Times New Roman" w:hAnsi="Times" w:cs="Times New Roman"/>
                <w:sz w:val="22"/>
                <w:szCs w:val="22"/>
                <w:lang w:val="en-GB"/>
              </w:rPr>
            </w:pPr>
            <w:ins w:id="129" w:author="Chara Katiri" w:date="2015-04-10T23:10:00Z">
              <w:r w:rsidRPr="000926B2">
                <w:rPr>
                  <w:rFonts w:ascii="Times" w:eastAsia="Times New Roman" w:hAnsi="Times" w:cs="Times New Roman"/>
                  <w:sz w:val="22"/>
                  <w:szCs w:val="22"/>
                  <w:lang w:val="en-GB"/>
                </w:rPr>
                <w:t xml:space="preserve">My Sequel </w:t>
              </w:r>
            </w:ins>
          </w:p>
        </w:tc>
      </w:tr>
      <w:tr w:rsidR="00884221" w:rsidRPr="000926B2" w14:paraId="5E544057" w14:textId="77777777" w:rsidTr="0062322A">
        <w:trPr>
          <w:ins w:id="130"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50D45432" w14:textId="77777777" w:rsidR="00884221" w:rsidRPr="000926B2" w:rsidRDefault="00884221" w:rsidP="00EE1303">
            <w:pPr>
              <w:spacing w:after="240" w:line="360" w:lineRule="auto"/>
              <w:contextualSpacing/>
              <w:jc w:val="both"/>
              <w:rPr>
                <w:ins w:id="131" w:author="Chara Katiri" w:date="2015-04-10T23:09:00Z"/>
                <w:rFonts w:ascii="Times" w:eastAsia="Times New Roman" w:hAnsi="Times" w:cs="Times New Roman"/>
                <w:sz w:val="22"/>
                <w:szCs w:val="22"/>
                <w:lang w:val="en-GB"/>
              </w:rPr>
            </w:pPr>
            <w:ins w:id="132" w:author="Chara Katiri" w:date="2015-04-10T23:10:00Z">
              <w:r w:rsidRPr="000926B2">
                <w:rPr>
                  <w:rFonts w:ascii="Times" w:eastAsia="Times New Roman" w:hAnsi="Times" w:cs="Times New Roman"/>
                  <w:sz w:val="22"/>
                  <w:szCs w:val="22"/>
                  <w:lang w:val="en-GB"/>
                </w:rPr>
                <w:t>MySQLi</w:t>
              </w:r>
            </w:ins>
          </w:p>
        </w:tc>
        <w:tc>
          <w:tcPr>
            <w:tcW w:w="6804" w:type="dxa"/>
          </w:tcPr>
          <w:p w14:paraId="7CAEF0AE" w14:textId="77777777" w:rsidR="00884221" w:rsidRPr="000926B2" w:rsidRDefault="0088422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3" w:author="Chara Katiri" w:date="2015-04-10T23:09:00Z"/>
                <w:rFonts w:ascii="Times" w:eastAsia="Times New Roman" w:hAnsi="Times" w:cs="Times New Roman"/>
                <w:sz w:val="22"/>
                <w:szCs w:val="22"/>
                <w:lang w:val="en-GB"/>
              </w:rPr>
            </w:pPr>
            <w:ins w:id="134" w:author="Chara Katiri" w:date="2015-04-10T23:10:00Z">
              <w:r w:rsidRPr="000926B2">
                <w:rPr>
                  <w:rFonts w:ascii="Times" w:eastAsia="Times New Roman" w:hAnsi="Times" w:cs="Times New Roman"/>
                  <w:sz w:val="22"/>
                  <w:szCs w:val="22"/>
                  <w:lang w:val="en-GB"/>
                </w:rPr>
                <w:t>My Sequel Improved</w:t>
              </w:r>
            </w:ins>
          </w:p>
        </w:tc>
      </w:tr>
      <w:tr w:rsidR="00884221" w:rsidRPr="000926B2" w14:paraId="602F5823"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3530A1"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OOP</w:t>
            </w:r>
          </w:p>
        </w:tc>
        <w:tc>
          <w:tcPr>
            <w:tcW w:w="6804" w:type="dxa"/>
          </w:tcPr>
          <w:p w14:paraId="50978753"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Object Oriented Programming </w:t>
            </w:r>
          </w:p>
        </w:tc>
      </w:tr>
      <w:tr w:rsidR="00884221" w:rsidRPr="000926B2" w14:paraId="315F7D14"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13552084"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ORM</w:t>
            </w:r>
          </w:p>
        </w:tc>
        <w:tc>
          <w:tcPr>
            <w:tcW w:w="6804" w:type="dxa"/>
          </w:tcPr>
          <w:p w14:paraId="43CD2DB6"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Object Relational Mapping</w:t>
            </w:r>
          </w:p>
        </w:tc>
      </w:tr>
      <w:tr w:rsidR="00884221" w:rsidRPr="000926B2" w14:paraId="46DE3B8A"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74E3990"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OXM</w:t>
            </w:r>
          </w:p>
        </w:tc>
        <w:tc>
          <w:tcPr>
            <w:tcW w:w="6804" w:type="dxa"/>
          </w:tcPr>
          <w:p w14:paraId="4F032639"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Object/XML</w:t>
            </w:r>
          </w:p>
        </w:tc>
      </w:tr>
      <w:tr w:rsidR="00884221" w:rsidRPr="000926B2" w14:paraId="152B30AB" w14:textId="77777777" w:rsidTr="0062322A">
        <w:trPr>
          <w:ins w:id="135"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569EE703" w14:textId="77777777" w:rsidR="00884221" w:rsidRPr="000926B2" w:rsidRDefault="00884221" w:rsidP="00EE1303">
            <w:pPr>
              <w:spacing w:after="240" w:line="360" w:lineRule="auto"/>
              <w:contextualSpacing/>
              <w:jc w:val="both"/>
              <w:rPr>
                <w:ins w:id="136" w:author="Chara Katiri" w:date="2015-04-12T01:22:00Z"/>
                <w:rFonts w:ascii="Times" w:eastAsia="Times New Roman" w:hAnsi="Times" w:cs="Times New Roman"/>
                <w:sz w:val="22"/>
                <w:szCs w:val="22"/>
                <w:lang w:val="en-GB"/>
              </w:rPr>
            </w:pPr>
            <w:ins w:id="137" w:author="Chara Katiri" w:date="2015-04-12T01:22:00Z">
              <w:r w:rsidRPr="000926B2">
                <w:rPr>
                  <w:rFonts w:ascii="Times" w:eastAsia="Times New Roman" w:hAnsi="Times" w:cs="Times New Roman"/>
                  <w:sz w:val="22"/>
                  <w:szCs w:val="22"/>
                  <w:lang w:val="en-GB"/>
                </w:rPr>
                <w:t>POJO</w:t>
              </w:r>
            </w:ins>
          </w:p>
        </w:tc>
        <w:tc>
          <w:tcPr>
            <w:tcW w:w="6804" w:type="dxa"/>
          </w:tcPr>
          <w:p w14:paraId="29113BAD"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38" w:author="Chara Katiri" w:date="2015-04-12T01:22:00Z"/>
                <w:rFonts w:ascii="Times" w:eastAsia="Times New Roman" w:hAnsi="Times" w:cs="Times New Roman"/>
                <w:sz w:val="22"/>
                <w:szCs w:val="22"/>
                <w:lang w:val="en-GB"/>
              </w:rPr>
            </w:pPr>
            <w:ins w:id="139" w:author="Chara Katiri" w:date="2015-04-12T01:22:00Z">
              <w:r w:rsidRPr="000926B2">
                <w:rPr>
                  <w:rFonts w:ascii="Times" w:eastAsia="Times New Roman" w:hAnsi="Times" w:cs="Times New Roman"/>
                  <w:sz w:val="22"/>
                  <w:szCs w:val="22"/>
                  <w:lang w:val="en-GB"/>
                </w:rPr>
                <w:t>Plain Old Java Object</w:t>
              </w:r>
            </w:ins>
          </w:p>
        </w:tc>
      </w:tr>
      <w:tr w:rsidR="00884221" w:rsidRPr="000926B2" w14:paraId="250DCA74"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4F6DB46"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R&amp;D</w:t>
            </w:r>
          </w:p>
        </w:tc>
        <w:tc>
          <w:tcPr>
            <w:tcW w:w="6804" w:type="dxa"/>
          </w:tcPr>
          <w:p w14:paraId="7D46ED62"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Research &amp; Development </w:t>
            </w:r>
          </w:p>
        </w:tc>
      </w:tr>
      <w:tr w:rsidR="00884221" w:rsidRPr="000926B2" w14:paraId="34F265F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1D1C95BD"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RAD</w:t>
            </w:r>
          </w:p>
        </w:tc>
        <w:tc>
          <w:tcPr>
            <w:tcW w:w="6804" w:type="dxa"/>
          </w:tcPr>
          <w:p w14:paraId="6CA94614"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Rapid Application Development </w:t>
            </w:r>
          </w:p>
        </w:tc>
      </w:tr>
      <w:tr w:rsidR="00884221" w:rsidRPr="000926B2" w14:paraId="42CE348F"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23EF346"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SDLC</w:t>
            </w:r>
          </w:p>
        </w:tc>
        <w:tc>
          <w:tcPr>
            <w:tcW w:w="6804" w:type="dxa"/>
          </w:tcPr>
          <w:p w14:paraId="54079AE5"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shd w:val="clear" w:color="auto" w:fill="FFFFFF"/>
                <w:lang w:val="en-GB"/>
              </w:rPr>
              <w:t xml:space="preserve">Systems Development Life-Cycle </w:t>
            </w:r>
          </w:p>
        </w:tc>
      </w:tr>
      <w:tr w:rsidR="00884221" w:rsidRPr="000926B2" w14:paraId="04146C8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BC324F7"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UAT</w:t>
            </w:r>
          </w:p>
        </w:tc>
        <w:tc>
          <w:tcPr>
            <w:tcW w:w="6804" w:type="dxa"/>
          </w:tcPr>
          <w:p w14:paraId="086E21D4"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User Acceptance Testing</w:t>
            </w:r>
          </w:p>
        </w:tc>
      </w:tr>
      <w:tr w:rsidR="00884221" w:rsidRPr="000926B2" w14:paraId="19725EBB"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E9343F7" w14:textId="77777777" w:rsidR="00884221" w:rsidRPr="000926B2" w:rsidRDefault="00884221" w:rsidP="00EE1303">
            <w:pPr>
              <w:spacing w:after="240"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UBE</w:t>
            </w:r>
          </w:p>
        </w:tc>
        <w:tc>
          <w:tcPr>
            <w:tcW w:w="6804" w:type="dxa"/>
          </w:tcPr>
          <w:p w14:paraId="12A32FED" w14:textId="77777777" w:rsidR="00884221" w:rsidRPr="000926B2" w:rsidRDefault="00884221" w:rsidP="00EE130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0926B2">
              <w:rPr>
                <w:rFonts w:ascii="Times" w:eastAsia="Times New Roman" w:hAnsi="Times" w:cs="Times New Roman"/>
                <w:sz w:val="22"/>
                <w:szCs w:val="22"/>
                <w:lang w:val="en-GB"/>
              </w:rPr>
              <w:t>Unsolicited Bulk Email</w:t>
            </w:r>
          </w:p>
        </w:tc>
      </w:tr>
      <w:tr w:rsidR="00884221" w:rsidRPr="000926B2" w14:paraId="7204CF03" w14:textId="77777777" w:rsidTr="0062322A">
        <w:trPr>
          <w:ins w:id="140"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53A8F849" w14:textId="77777777" w:rsidR="00884221" w:rsidRPr="000926B2" w:rsidRDefault="00884221" w:rsidP="00EE1303">
            <w:pPr>
              <w:spacing w:after="240" w:line="360" w:lineRule="auto"/>
              <w:contextualSpacing/>
              <w:jc w:val="both"/>
              <w:rPr>
                <w:ins w:id="141" w:author="Chara Katiri" w:date="2015-04-10T23:09:00Z"/>
                <w:rFonts w:ascii="Times" w:eastAsia="Times New Roman" w:hAnsi="Times" w:cs="Times New Roman"/>
                <w:sz w:val="22"/>
                <w:szCs w:val="22"/>
                <w:lang w:val="en-GB"/>
              </w:rPr>
            </w:pPr>
            <w:ins w:id="142" w:author="Chara Katiri" w:date="2015-04-10T23:09:00Z">
              <w:r w:rsidRPr="000926B2">
                <w:rPr>
                  <w:rFonts w:ascii="Times" w:eastAsia="Times New Roman" w:hAnsi="Times" w:cs="Times New Roman"/>
                  <w:sz w:val="22"/>
                  <w:szCs w:val="22"/>
                  <w:lang w:val="en-GB"/>
                </w:rPr>
                <w:t>WAP</w:t>
              </w:r>
            </w:ins>
          </w:p>
        </w:tc>
        <w:tc>
          <w:tcPr>
            <w:tcW w:w="6804" w:type="dxa"/>
          </w:tcPr>
          <w:p w14:paraId="1449E5E2" w14:textId="77777777" w:rsidR="00884221" w:rsidRPr="000926B2" w:rsidRDefault="00884221" w:rsidP="00EE130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43" w:author="Chara Katiri" w:date="2015-04-10T23:09:00Z"/>
                <w:rFonts w:ascii="Times" w:eastAsia="Times New Roman" w:hAnsi="Times" w:cs="Times New Roman"/>
                <w:sz w:val="22"/>
                <w:szCs w:val="22"/>
                <w:lang w:val="en-GB"/>
              </w:rPr>
            </w:pPr>
            <w:ins w:id="144" w:author="Chara Katiri" w:date="2015-04-10T23:09:00Z">
              <w:r w:rsidRPr="000926B2">
                <w:rPr>
                  <w:rFonts w:ascii="Times" w:eastAsia="Times New Roman" w:hAnsi="Times" w:cs="Times New Roman"/>
                  <w:sz w:val="22"/>
                  <w:szCs w:val="22"/>
                  <w:lang w:val="en-GB"/>
                </w:rPr>
                <w:t xml:space="preserve">Web Application Framework </w:t>
              </w:r>
            </w:ins>
          </w:p>
        </w:tc>
      </w:tr>
    </w:tbl>
    <w:p w14:paraId="2D5BA4CD" w14:textId="11513733" w:rsidR="00A8546C" w:rsidRPr="000926B2" w:rsidRDefault="00A8546C" w:rsidP="00EE1303">
      <w:pPr>
        <w:spacing w:line="360" w:lineRule="auto"/>
        <w:contextualSpacing/>
        <w:jc w:val="both"/>
        <w:rPr>
          <w:rFonts w:ascii="Times" w:eastAsia="Times New Roman" w:hAnsi="Times" w:cs="Times New Roman"/>
          <w:sz w:val="22"/>
          <w:szCs w:val="22"/>
          <w:lang w:val="en-GB"/>
        </w:rPr>
      </w:pPr>
    </w:p>
    <w:p w14:paraId="07B299E6" w14:textId="77777777" w:rsidR="00DF45F0" w:rsidRPr="000926B2" w:rsidRDefault="00DF45F0" w:rsidP="00EE1303">
      <w:pPr>
        <w:pStyle w:val="Heading1"/>
        <w:numPr>
          <w:ilvl w:val="0"/>
          <w:numId w:val="10"/>
        </w:numPr>
        <w:spacing w:line="360" w:lineRule="auto"/>
        <w:contextualSpacing/>
        <w:jc w:val="both"/>
        <w:rPr>
          <w:rFonts w:ascii="Times" w:hAnsi="Times" w:cs="Times New Roman"/>
          <w:color w:val="auto"/>
          <w:sz w:val="22"/>
          <w:szCs w:val="22"/>
          <w:lang w:val="en-GB"/>
        </w:rPr>
      </w:pPr>
      <w:bookmarkStart w:id="145" w:name="_Toc290491135"/>
      <w:r w:rsidRPr="000926B2">
        <w:rPr>
          <w:rFonts w:ascii="Times" w:hAnsi="Times" w:cs="Times New Roman"/>
          <w:color w:val="auto"/>
          <w:sz w:val="22"/>
          <w:szCs w:val="22"/>
          <w:lang w:val="en-GB"/>
        </w:rPr>
        <w:t>Introduction</w:t>
      </w:r>
      <w:bookmarkEnd w:id="145"/>
      <w:r w:rsidRPr="000926B2">
        <w:rPr>
          <w:rFonts w:ascii="Times" w:hAnsi="Times" w:cs="Times New Roman"/>
          <w:color w:val="auto"/>
          <w:sz w:val="22"/>
          <w:szCs w:val="22"/>
          <w:lang w:val="en-GB"/>
        </w:rPr>
        <w:t xml:space="preserve"> </w:t>
      </w:r>
    </w:p>
    <w:p w14:paraId="1254DA84" w14:textId="4C86A8F1" w:rsidR="002C39F0" w:rsidRPr="000926B2" w:rsidRDefault="002C39F0" w:rsidP="00EE1303">
      <w:pPr>
        <w:spacing w:line="360" w:lineRule="auto"/>
        <w:ind w:firstLine="36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purpose of this document is the detailed description of the project’s plan to design, develop and deliver </w:t>
      </w:r>
      <w:r w:rsidR="00924BA5" w:rsidRPr="000926B2">
        <w:rPr>
          <w:rFonts w:ascii="Times" w:eastAsia="Times New Roman" w:hAnsi="Times" w:cs="Times New Roman"/>
          <w:sz w:val="22"/>
          <w:szCs w:val="22"/>
          <w:shd w:val="clear" w:color="auto" w:fill="FFFFFF"/>
          <w:lang w:val="en-GB"/>
        </w:rPr>
        <w:t>a digital</w:t>
      </w:r>
      <w:r w:rsidRPr="000926B2">
        <w:rPr>
          <w:rFonts w:ascii="Times" w:eastAsia="Times New Roman" w:hAnsi="Times" w:cs="Times New Roman"/>
          <w:sz w:val="22"/>
          <w:szCs w:val="22"/>
          <w:shd w:val="clear" w:color="auto" w:fill="FFFFFF"/>
          <w:lang w:val="en-GB"/>
        </w:rPr>
        <w:t xml:space="preserve"> Pinboard website as a method to minimize the number of junk emails sent and received </w:t>
      </w:r>
      <w:r w:rsidR="00924BA5" w:rsidRPr="000926B2">
        <w:rPr>
          <w:rFonts w:ascii="Times" w:eastAsia="Times New Roman" w:hAnsi="Times" w:cs="Times New Roman"/>
          <w:sz w:val="22"/>
          <w:szCs w:val="22"/>
          <w:shd w:val="clear" w:color="auto" w:fill="FFFFFF"/>
          <w:lang w:val="en-GB"/>
        </w:rPr>
        <w:t xml:space="preserve">between students </w:t>
      </w:r>
      <w:r w:rsidRPr="000926B2">
        <w:rPr>
          <w:rFonts w:ascii="Times" w:eastAsia="Times New Roman" w:hAnsi="Times" w:cs="Times New Roman"/>
          <w:sz w:val="22"/>
          <w:szCs w:val="22"/>
          <w:shd w:val="clear" w:color="auto" w:fill="FFFFFF"/>
          <w:lang w:val="en-GB"/>
        </w:rPr>
        <w:t xml:space="preserve">in the </w:t>
      </w:r>
      <w:r w:rsidR="00EC0BC2" w:rsidRPr="000926B2">
        <w:rPr>
          <w:rFonts w:ascii="Times" w:eastAsia="Times New Roman" w:hAnsi="Times" w:cs="Times New Roman"/>
          <w:sz w:val="22"/>
          <w:szCs w:val="22"/>
          <w:shd w:val="clear" w:color="auto" w:fill="FFFFFF"/>
          <w:lang w:val="en-GB"/>
        </w:rPr>
        <w:t>University</w:t>
      </w:r>
      <w:r w:rsidRPr="000926B2">
        <w:rPr>
          <w:rFonts w:ascii="Times" w:eastAsia="Times New Roman" w:hAnsi="Times" w:cs="Times New Roman"/>
          <w:sz w:val="22"/>
          <w:szCs w:val="22"/>
          <w:shd w:val="clear" w:color="auto" w:fill="FFFFFF"/>
          <w:lang w:val="en-GB"/>
        </w:rPr>
        <w:t xml:space="preserve"> of Surrey. The project </w:t>
      </w:r>
      <w:r w:rsidR="003A56D6" w:rsidRPr="000926B2">
        <w:rPr>
          <w:rFonts w:ascii="Times" w:eastAsia="Times New Roman" w:hAnsi="Times" w:cs="Times New Roman"/>
          <w:sz w:val="22"/>
          <w:szCs w:val="22"/>
          <w:shd w:val="clear" w:color="auto" w:fill="FFFFFF"/>
          <w:lang w:val="en-GB"/>
        </w:rPr>
        <w:t>is</w:t>
      </w:r>
      <w:r w:rsidRPr="000926B2">
        <w:rPr>
          <w:rFonts w:ascii="Times" w:eastAsia="Times New Roman" w:hAnsi="Times" w:cs="Times New Roman"/>
          <w:sz w:val="22"/>
          <w:szCs w:val="22"/>
          <w:shd w:val="clear" w:color="auto" w:fill="FFFFFF"/>
          <w:lang w:val="en-GB"/>
        </w:rPr>
        <w:t xml:space="preserve"> developed as part of ‘COM3001 Professional Project’ module, taught by the </w:t>
      </w:r>
      <w:r w:rsidR="00EC0BC2" w:rsidRPr="000926B2">
        <w:rPr>
          <w:rFonts w:ascii="Times" w:eastAsia="Times New Roman" w:hAnsi="Times" w:cs="Times New Roman"/>
          <w:sz w:val="22"/>
          <w:szCs w:val="22"/>
          <w:shd w:val="clear" w:color="auto" w:fill="FFFFFF"/>
          <w:lang w:val="en-GB"/>
        </w:rPr>
        <w:t>University</w:t>
      </w:r>
      <w:r w:rsidRPr="000926B2">
        <w:rPr>
          <w:rFonts w:ascii="Times" w:eastAsia="Times New Roman" w:hAnsi="Times" w:cs="Times New Roman"/>
          <w:sz w:val="22"/>
          <w:szCs w:val="22"/>
          <w:shd w:val="clear" w:color="auto" w:fill="FFFFFF"/>
          <w:lang w:val="en-GB"/>
        </w:rPr>
        <w:t xml:space="preserve"> of Surrey, Department of Computing. </w:t>
      </w:r>
    </w:p>
    <w:p w14:paraId="5C4FAB7B" w14:textId="77777777" w:rsidR="005B7D10" w:rsidRPr="000926B2" w:rsidRDefault="005B7D10" w:rsidP="00EE1303">
      <w:pPr>
        <w:spacing w:line="360" w:lineRule="auto"/>
        <w:ind w:firstLine="360"/>
        <w:contextualSpacing/>
        <w:jc w:val="both"/>
        <w:rPr>
          <w:rFonts w:ascii="Times" w:eastAsia="Times New Roman" w:hAnsi="Times" w:cs="Times New Roman"/>
          <w:sz w:val="22"/>
          <w:szCs w:val="22"/>
          <w:shd w:val="clear" w:color="auto" w:fill="FFFFFF"/>
          <w:lang w:val="en-GB"/>
        </w:rPr>
      </w:pPr>
    </w:p>
    <w:p w14:paraId="2633FC3C" w14:textId="77777777" w:rsidR="00C50791" w:rsidRPr="000926B2" w:rsidRDefault="00C50791" w:rsidP="00EE1303">
      <w:pPr>
        <w:pStyle w:val="Heading2"/>
        <w:numPr>
          <w:ilvl w:val="1"/>
          <w:numId w:val="11"/>
        </w:numPr>
        <w:spacing w:line="360" w:lineRule="auto"/>
        <w:contextualSpacing/>
        <w:jc w:val="both"/>
        <w:rPr>
          <w:rFonts w:ascii="Times" w:hAnsi="Times" w:cs="Times New Roman"/>
          <w:color w:val="auto"/>
          <w:sz w:val="22"/>
          <w:szCs w:val="22"/>
          <w:lang w:val="en-GB"/>
        </w:rPr>
      </w:pPr>
      <w:bookmarkStart w:id="146" w:name="_Toc290491136"/>
      <w:r w:rsidRPr="000926B2">
        <w:rPr>
          <w:rFonts w:ascii="Times" w:hAnsi="Times" w:cs="Times New Roman"/>
          <w:color w:val="auto"/>
          <w:sz w:val="22"/>
          <w:szCs w:val="22"/>
          <w:lang w:val="en-GB"/>
        </w:rPr>
        <w:t>Motivation</w:t>
      </w:r>
      <w:bookmarkEnd w:id="146"/>
    </w:p>
    <w:p w14:paraId="7B592D15" w14:textId="5919DED5" w:rsidR="0090592B" w:rsidRPr="000926B2" w:rsidRDefault="0090592B"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Nowadays, electronic mail is the predominant digital communication platform. </w:t>
      </w:r>
      <w:r w:rsidR="008B0413" w:rsidRPr="000926B2">
        <w:rPr>
          <w:rFonts w:ascii="Times" w:eastAsia="Times New Roman" w:hAnsi="Times" w:cs="Times New Roman"/>
          <w:sz w:val="22"/>
          <w:szCs w:val="22"/>
          <w:shd w:val="clear" w:color="auto" w:fill="FFFFFF"/>
          <w:lang w:val="en-GB"/>
        </w:rPr>
        <w:t xml:space="preserve">According to Reuter’s survey </w:t>
      </w:r>
      <w:sdt>
        <w:sdtPr>
          <w:rPr>
            <w:rFonts w:ascii="Times" w:eastAsia="Times New Roman" w:hAnsi="Times" w:cs="Times New Roman"/>
            <w:sz w:val="22"/>
            <w:szCs w:val="22"/>
            <w:shd w:val="clear" w:color="auto" w:fill="FFFFFF"/>
            <w:lang w:val="en-GB"/>
          </w:rPr>
          <w:id w:val="-374923225"/>
          <w:citation/>
        </w:sdtPr>
        <w:sdtContent>
          <w:r w:rsidR="008B0413" w:rsidRPr="000926B2">
            <w:rPr>
              <w:rFonts w:ascii="Times" w:eastAsia="Times New Roman" w:hAnsi="Times" w:cs="Times New Roman"/>
              <w:sz w:val="22"/>
              <w:szCs w:val="22"/>
              <w:shd w:val="clear" w:color="auto" w:fill="FFFFFF"/>
              <w:lang w:val="en-GB"/>
            </w:rPr>
            <w:fldChar w:fldCharType="begin"/>
          </w:r>
          <w:r w:rsidR="008B0413" w:rsidRPr="000926B2">
            <w:rPr>
              <w:rFonts w:ascii="Times" w:eastAsia="Times New Roman" w:hAnsi="Times" w:cs="Times New Roman"/>
              <w:sz w:val="22"/>
              <w:szCs w:val="22"/>
              <w:shd w:val="clear" w:color="auto" w:fill="FFFFFF"/>
            </w:rPr>
            <w:instrText xml:space="preserve"> CITATION Reu15 \l 1033 </w:instrText>
          </w:r>
          <w:r w:rsidR="008B041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Reu15" w:history="1">
            <w:r w:rsidR="000926B2" w:rsidRPr="000926B2">
              <w:rPr>
                <w:rStyle w:val="Heading2Char"/>
                <w:rFonts w:ascii="Times" w:eastAsia="Times New Roman" w:hAnsi="Times" w:cs="Times New Roman"/>
                <w:noProof/>
                <w:color w:val="auto"/>
                <w:sz w:val="22"/>
                <w:szCs w:val="22"/>
                <w:shd w:val="clear" w:color="auto" w:fill="FFFFFF"/>
              </w:rPr>
              <w:t>1</w:t>
            </w:r>
          </w:hyperlink>
          <w:r w:rsidR="000926B2" w:rsidRPr="000926B2">
            <w:rPr>
              <w:rFonts w:ascii="Times" w:eastAsia="Times New Roman" w:hAnsi="Times" w:cs="Times New Roman"/>
              <w:noProof/>
              <w:sz w:val="22"/>
              <w:szCs w:val="22"/>
              <w:shd w:val="clear" w:color="auto" w:fill="FFFFFF"/>
            </w:rPr>
            <w:t>]</w:t>
          </w:r>
          <w:r w:rsidR="008B0413" w:rsidRPr="000926B2">
            <w:rPr>
              <w:rFonts w:ascii="Times" w:eastAsia="Times New Roman" w:hAnsi="Times" w:cs="Times New Roman"/>
              <w:sz w:val="22"/>
              <w:szCs w:val="22"/>
              <w:shd w:val="clear" w:color="auto" w:fill="FFFFFF"/>
              <w:lang w:val="en-GB"/>
            </w:rPr>
            <w:fldChar w:fldCharType="end"/>
          </w:r>
        </w:sdtContent>
      </w:sdt>
      <w:r w:rsidRPr="000926B2">
        <w:rPr>
          <w:rFonts w:ascii="Times" w:eastAsia="Times New Roman" w:hAnsi="Times" w:cs="Times New Roman"/>
          <w:sz w:val="22"/>
          <w:szCs w:val="22"/>
          <w:shd w:val="clear" w:color="auto" w:fill="FFFFFF"/>
          <w:lang w:val="en-GB"/>
        </w:rPr>
        <w:t>, 85% of human population is connected online and communicate through email despite the number of</w:t>
      </w:r>
      <w:ins w:id="147" w:author="Chara Katiri" w:date="2015-04-10T19:32:00Z">
        <w:r w:rsidR="00302475" w:rsidRPr="000926B2">
          <w:rPr>
            <w:rFonts w:ascii="Times" w:eastAsia="Times New Roman" w:hAnsi="Times" w:cs="Times New Roman"/>
            <w:sz w:val="22"/>
            <w:szCs w:val="22"/>
            <w:shd w:val="clear" w:color="auto" w:fill="FFFFFF"/>
            <w:lang w:val="en-GB"/>
          </w:rPr>
          <w:t xml:space="preserve"> other</w:t>
        </w:r>
      </w:ins>
      <w:r w:rsidRPr="000926B2">
        <w:rPr>
          <w:rFonts w:ascii="Times" w:eastAsia="Times New Roman" w:hAnsi="Times" w:cs="Times New Roman"/>
          <w:sz w:val="22"/>
          <w:szCs w:val="22"/>
          <w:shd w:val="clear" w:color="auto" w:fill="FFFFFF"/>
          <w:lang w:val="en-GB"/>
        </w:rPr>
        <w:t xml:space="preserve"> social channels available. The Internet is overflowing with 100 million em</w:t>
      </w:r>
      <w:r w:rsidR="008B0413" w:rsidRPr="000926B2">
        <w:rPr>
          <w:rFonts w:ascii="Times" w:eastAsia="Times New Roman" w:hAnsi="Times" w:cs="Times New Roman"/>
          <w:sz w:val="22"/>
          <w:szCs w:val="22"/>
          <w:shd w:val="clear" w:color="auto" w:fill="FFFFFF"/>
          <w:lang w:val="en-GB"/>
        </w:rPr>
        <w:t xml:space="preserve">ails send and received daily </w:t>
      </w:r>
      <w:sdt>
        <w:sdtPr>
          <w:rPr>
            <w:rFonts w:ascii="Times" w:eastAsia="Times New Roman" w:hAnsi="Times" w:cs="Times New Roman"/>
            <w:sz w:val="22"/>
            <w:szCs w:val="22"/>
            <w:shd w:val="clear" w:color="auto" w:fill="FFFFFF"/>
            <w:lang w:val="en-GB"/>
          </w:rPr>
          <w:id w:val="1399483777"/>
          <w:citation/>
        </w:sdtPr>
        <w:sdtContent>
          <w:r w:rsidR="008B0413" w:rsidRPr="000926B2">
            <w:rPr>
              <w:rFonts w:ascii="Times" w:eastAsia="Times New Roman" w:hAnsi="Times" w:cs="Times New Roman"/>
              <w:sz w:val="22"/>
              <w:szCs w:val="22"/>
              <w:shd w:val="clear" w:color="auto" w:fill="FFFFFF"/>
              <w:lang w:val="en-GB"/>
            </w:rPr>
            <w:fldChar w:fldCharType="begin"/>
          </w:r>
          <w:r w:rsidR="008B0413" w:rsidRPr="000926B2">
            <w:rPr>
              <w:rFonts w:ascii="Times" w:eastAsia="Times New Roman" w:hAnsi="Times" w:cs="Times New Roman"/>
              <w:sz w:val="22"/>
              <w:szCs w:val="22"/>
              <w:shd w:val="clear" w:color="auto" w:fill="FFFFFF"/>
            </w:rPr>
            <w:instrText xml:space="preserve"> CITATION The151 \l 1033 </w:instrText>
          </w:r>
          <w:r w:rsidR="008B041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The151" w:history="1">
            <w:r w:rsidR="000926B2" w:rsidRPr="000926B2">
              <w:rPr>
                <w:rStyle w:val="Heading2Char"/>
                <w:rFonts w:ascii="Times" w:eastAsia="Times New Roman" w:hAnsi="Times" w:cs="Times New Roman"/>
                <w:noProof/>
                <w:color w:val="auto"/>
                <w:sz w:val="22"/>
                <w:szCs w:val="22"/>
                <w:shd w:val="clear" w:color="auto" w:fill="FFFFFF"/>
              </w:rPr>
              <w:t>2</w:t>
            </w:r>
          </w:hyperlink>
          <w:r w:rsidR="000926B2" w:rsidRPr="000926B2">
            <w:rPr>
              <w:rFonts w:ascii="Times" w:eastAsia="Times New Roman" w:hAnsi="Times" w:cs="Times New Roman"/>
              <w:noProof/>
              <w:sz w:val="22"/>
              <w:szCs w:val="22"/>
              <w:shd w:val="clear" w:color="auto" w:fill="FFFFFF"/>
            </w:rPr>
            <w:t>]</w:t>
          </w:r>
          <w:r w:rsidR="008B0413" w:rsidRPr="000926B2">
            <w:rPr>
              <w:rFonts w:ascii="Times" w:eastAsia="Times New Roman" w:hAnsi="Times" w:cs="Times New Roman"/>
              <w:sz w:val="22"/>
              <w:szCs w:val="22"/>
              <w:shd w:val="clear" w:color="auto" w:fill="FFFFFF"/>
              <w:lang w:val="en-GB"/>
            </w:rPr>
            <w:fldChar w:fldCharType="end"/>
          </w:r>
        </w:sdtContent>
      </w:sdt>
      <w:r w:rsidRPr="000926B2">
        <w:rPr>
          <w:rFonts w:ascii="Times" w:eastAsia="Times New Roman" w:hAnsi="Times" w:cs="Times New Roman"/>
          <w:sz w:val="22"/>
          <w:szCs w:val="22"/>
          <w:shd w:val="clear" w:color="auto" w:fill="FFFFFF"/>
          <w:lang w:val="en-GB"/>
        </w:rPr>
        <w:t>, of which</w:t>
      </w:r>
      <w:r w:rsidR="008B0413" w:rsidRPr="000926B2">
        <w:rPr>
          <w:rFonts w:ascii="Times" w:eastAsia="Times New Roman" w:hAnsi="Times" w:cs="Times New Roman"/>
          <w:sz w:val="22"/>
          <w:szCs w:val="22"/>
          <w:shd w:val="clear" w:color="auto" w:fill="FFFFFF"/>
          <w:lang w:val="en-GB"/>
        </w:rPr>
        <w:t xml:space="preserve"> 97.4 millions are spam/junk </w:t>
      </w:r>
      <w:sdt>
        <w:sdtPr>
          <w:rPr>
            <w:rFonts w:ascii="Times" w:eastAsia="Times New Roman" w:hAnsi="Times" w:cs="Times New Roman"/>
            <w:sz w:val="22"/>
            <w:szCs w:val="22"/>
            <w:shd w:val="clear" w:color="auto" w:fill="FFFFFF"/>
            <w:lang w:val="en-GB"/>
          </w:rPr>
          <w:id w:val="2046642952"/>
          <w:citation/>
        </w:sdtPr>
        <w:sdtContent>
          <w:r w:rsidR="008B0413" w:rsidRPr="000926B2">
            <w:rPr>
              <w:rFonts w:ascii="Times" w:eastAsia="Times New Roman" w:hAnsi="Times" w:cs="Times New Roman"/>
              <w:sz w:val="22"/>
              <w:szCs w:val="22"/>
              <w:shd w:val="clear" w:color="auto" w:fill="FFFFFF"/>
              <w:lang w:val="en-GB"/>
            </w:rPr>
            <w:fldChar w:fldCharType="begin"/>
          </w:r>
          <w:r w:rsidR="008B0413" w:rsidRPr="000926B2">
            <w:rPr>
              <w:rFonts w:ascii="Times" w:eastAsia="Times New Roman" w:hAnsi="Times" w:cs="Times New Roman"/>
              <w:sz w:val="22"/>
              <w:szCs w:val="22"/>
              <w:shd w:val="clear" w:color="auto" w:fill="FFFFFF"/>
            </w:rPr>
            <w:instrText xml:space="preserve"> CITATION Ese15 \l 1033 </w:instrText>
          </w:r>
          <w:r w:rsidR="008B041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Ese15" w:history="1">
            <w:r w:rsidR="000926B2" w:rsidRPr="000926B2">
              <w:rPr>
                <w:rStyle w:val="Heading2Char"/>
                <w:rFonts w:ascii="Times" w:eastAsia="Times New Roman" w:hAnsi="Times" w:cs="Times New Roman"/>
                <w:noProof/>
                <w:color w:val="auto"/>
                <w:sz w:val="22"/>
                <w:szCs w:val="22"/>
                <w:shd w:val="clear" w:color="auto" w:fill="FFFFFF"/>
              </w:rPr>
              <w:t>3</w:t>
            </w:r>
          </w:hyperlink>
          <w:r w:rsidR="000926B2" w:rsidRPr="000926B2">
            <w:rPr>
              <w:rFonts w:ascii="Times" w:eastAsia="Times New Roman" w:hAnsi="Times" w:cs="Times New Roman"/>
              <w:noProof/>
              <w:sz w:val="22"/>
              <w:szCs w:val="22"/>
              <w:shd w:val="clear" w:color="auto" w:fill="FFFFFF"/>
            </w:rPr>
            <w:t>]</w:t>
          </w:r>
          <w:r w:rsidR="008B0413" w:rsidRPr="000926B2">
            <w:rPr>
              <w:rFonts w:ascii="Times" w:eastAsia="Times New Roman" w:hAnsi="Times" w:cs="Times New Roman"/>
              <w:sz w:val="22"/>
              <w:szCs w:val="22"/>
              <w:shd w:val="clear" w:color="auto" w:fill="FFFFFF"/>
              <w:lang w:val="en-GB"/>
            </w:rPr>
            <w:fldChar w:fldCharType="end"/>
          </w:r>
        </w:sdtContent>
      </w:sdt>
      <w:r w:rsidRPr="000926B2">
        <w:rPr>
          <w:rFonts w:ascii="Times" w:eastAsia="Times New Roman" w:hAnsi="Times" w:cs="Times New Roman"/>
          <w:sz w:val="22"/>
          <w:szCs w:val="22"/>
          <w:shd w:val="clear" w:color="auto" w:fill="FFFFFF"/>
          <w:lang w:val="en-GB"/>
        </w:rPr>
        <w:t xml:space="preserve">. </w:t>
      </w:r>
    </w:p>
    <w:p w14:paraId="2723698E" w14:textId="5016254B" w:rsidR="0090592B" w:rsidRPr="000926B2" w:rsidRDefault="007176EB"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question </w:t>
      </w:r>
      <w:r w:rsidR="005B7A82" w:rsidRPr="000926B2">
        <w:rPr>
          <w:rFonts w:ascii="Times" w:eastAsia="Times New Roman" w:hAnsi="Times" w:cs="Times New Roman"/>
          <w:sz w:val="22"/>
          <w:szCs w:val="22"/>
          <w:shd w:val="clear" w:color="auto" w:fill="FFFFFF"/>
          <w:lang w:val="en-GB"/>
        </w:rPr>
        <w:t xml:space="preserve">investigated is </w:t>
      </w:r>
      <w:ins w:id="148" w:author="Chara Katiri" w:date="2015-04-10T19:33:00Z">
        <w:r w:rsidR="00302475" w:rsidRPr="000926B2">
          <w:rPr>
            <w:rFonts w:ascii="Times" w:eastAsia="Times New Roman" w:hAnsi="Times" w:cs="Times New Roman"/>
            <w:sz w:val="22"/>
            <w:szCs w:val="22"/>
            <w:shd w:val="clear" w:color="auto" w:fill="FFFFFF"/>
            <w:lang w:val="en-GB"/>
          </w:rPr>
          <w:t xml:space="preserve">how to reduce the number of </w:t>
        </w:r>
      </w:ins>
      <w:ins w:id="149" w:author="Chara Katiri" w:date="2015-04-10T21:21:00Z">
        <w:r w:rsidR="00A730DF" w:rsidRPr="000926B2">
          <w:rPr>
            <w:rFonts w:ascii="Times" w:eastAsia="Times New Roman" w:hAnsi="Times" w:cs="Times New Roman"/>
            <w:sz w:val="22"/>
            <w:szCs w:val="22"/>
            <w:shd w:val="clear" w:color="auto" w:fill="FFFFFF"/>
            <w:lang w:val="en-GB"/>
          </w:rPr>
          <w:t>‘junk’</w:t>
        </w:r>
      </w:ins>
      <w:ins w:id="150" w:author="Chara Katiri" w:date="2015-04-10T19:33:00Z">
        <w:r w:rsidR="00302475" w:rsidRPr="000926B2">
          <w:rPr>
            <w:rFonts w:ascii="Times" w:eastAsia="Times New Roman" w:hAnsi="Times" w:cs="Times New Roman"/>
            <w:sz w:val="22"/>
            <w:szCs w:val="22"/>
            <w:shd w:val="clear" w:color="auto" w:fill="FFFFFF"/>
            <w:lang w:val="en-GB"/>
          </w:rPr>
          <w:t xml:space="preserve"> emails </w:t>
        </w:r>
      </w:ins>
      <w:ins w:id="151" w:author="Chara Katiri" w:date="2015-04-10T19:34:00Z">
        <w:r w:rsidR="00302475" w:rsidRPr="000926B2">
          <w:rPr>
            <w:rFonts w:ascii="Times" w:eastAsia="Times New Roman" w:hAnsi="Times" w:cs="Times New Roman"/>
            <w:sz w:val="22"/>
            <w:szCs w:val="22"/>
            <w:shd w:val="clear" w:color="auto" w:fill="FFFFFF"/>
            <w:lang w:val="en-GB"/>
          </w:rPr>
          <w:t xml:space="preserve">send and received </w:t>
        </w:r>
      </w:ins>
      <w:ins w:id="152" w:author="Chara Katiri" w:date="2015-04-10T19:33:00Z">
        <w:r w:rsidR="00302475" w:rsidRPr="000926B2">
          <w:rPr>
            <w:rFonts w:ascii="Times" w:eastAsia="Times New Roman" w:hAnsi="Times" w:cs="Times New Roman"/>
            <w:sz w:val="22"/>
            <w:szCs w:val="22"/>
            <w:shd w:val="clear" w:color="auto" w:fill="FFFFFF"/>
            <w:lang w:val="en-GB"/>
          </w:rPr>
          <w:t xml:space="preserve">within </w:t>
        </w:r>
      </w:ins>
      <w:r w:rsidR="0090592B" w:rsidRPr="000926B2">
        <w:rPr>
          <w:rFonts w:ascii="Times" w:eastAsia="Times New Roman" w:hAnsi="Times" w:cs="Times New Roman"/>
          <w:sz w:val="22"/>
          <w:szCs w:val="22"/>
          <w:shd w:val="clear" w:color="auto" w:fill="FFFFFF"/>
          <w:lang w:val="en-GB"/>
        </w:rPr>
        <w:t xml:space="preserve">the </w:t>
      </w:r>
      <w:r w:rsidR="00EC0BC2" w:rsidRPr="000926B2">
        <w:rPr>
          <w:rFonts w:ascii="Times" w:eastAsia="Times New Roman" w:hAnsi="Times" w:cs="Times New Roman"/>
          <w:sz w:val="22"/>
          <w:szCs w:val="22"/>
          <w:shd w:val="clear" w:color="auto" w:fill="FFFFFF"/>
          <w:lang w:val="en-GB"/>
        </w:rPr>
        <w:t>University</w:t>
      </w:r>
      <w:ins w:id="153" w:author="Chara Katiri" w:date="2015-04-10T19:34:00Z">
        <w:r w:rsidR="00302475" w:rsidRPr="000926B2">
          <w:rPr>
            <w:rFonts w:ascii="Times" w:eastAsia="Times New Roman" w:hAnsi="Times" w:cs="Times New Roman"/>
            <w:sz w:val="22"/>
            <w:szCs w:val="22"/>
            <w:shd w:val="clear" w:color="auto" w:fill="FFFFFF"/>
            <w:lang w:val="en-GB"/>
          </w:rPr>
          <w:t xml:space="preserve"> of Surrey</w:t>
        </w:r>
      </w:ins>
      <w:r w:rsidR="0090592B" w:rsidRPr="000926B2">
        <w:rPr>
          <w:rFonts w:ascii="Times" w:eastAsia="Times New Roman" w:hAnsi="Times" w:cs="Times New Roman"/>
          <w:sz w:val="22"/>
          <w:szCs w:val="22"/>
          <w:shd w:val="clear" w:color="auto" w:fill="FFFFFF"/>
          <w:lang w:val="en-GB"/>
        </w:rPr>
        <w:t xml:space="preserve"> environment.</w:t>
      </w:r>
    </w:p>
    <w:p w14:paraId="149527DB" w14:textId="77777777" w:rsidR="0090592B" w:rsidRPr="000926B2" w:rsidRDefault="0090592B" w:rsidP="00EE1303">
      <w:pPr>
        <w:pStyle w:val="ListParagraph"/>
        <w:spacing w:after="240" w:line="360" w:lineRule="auto"/>
        <w:ind w:left="792"/>
        <w:jc w:val="both"/>
        <w:rPr>
          <w:rFonts w:ascii="Times" w:eastAsia="Times New Roman" w:hAnsi="Times" w:cs="Times New Roman"/>
          <w:sz w:val="22"/>
          <w:szCs w:val="22"/>
          <w:lang w:val="en-GB"/>
        </w:rPr>
      </w:pPr>
    </w:p>
    <w:p w14:paraId="3926CA09" w14:textId="77777777" w:rsidR="003534E7" w:rsidRPr="000926B2" w:rsidRDefault="00196CE2" w:rsidP="00EE1303">
      <w:pPr>
        <w:pStyle w:val="Heading2"/>
        <w:numPr>
          <w:ilvl w:val="1"/>
          <w:numId w:val="11"/>
        </w:numPr>
        <w:spacing w:line="360" w:lineRule="auto"/>
        <w:contextualSpacing/>
        <w:jc w:val="both"/>
        <w:rPr>
          <w:rFonts w:ascii="Times" w:hAnsi="Times" w:cs="Times New Roman"/>
          <w:color w:val="auto"/>
          <w:sz w:val="22"/>
          <w:szCs w:val="22"/>
          <w:lang w:val="en-GB"/>
        </w:rPr>
      </w:pPr>
      <w:bookmarkStart w:id="154" w:name="_Toc290491137"/>
      <w:r w:rsidRPr="000926B2">
        <w:rPr>
          <w:rFonts w:ascii="Times" w:hAnsi="Times" w:cs="Times New Roman"/>
          <w:color w:val="auto"/>
          <w:sz w:val="22"/>
          <w:szCs w:val="22"/>
          <w:lang w:val="en-GB"/>
        </w:rPr>
        <w:t>Project idea and description</w:t>
      </w:r>
      <w:bookmarkEnd w:id="154"/>
    </w:p>
    <w:p w14:paraId="20218E11" w14:textId="77777777" w:rsidR="007176EB" w:rsidRPr="000926B2" w:rsidRDefault="007176EB"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The lack of an organised way to advertise second hand books or requests for house sharing</w:t>
      </w:r>
      <w:r w:rsidR="0054569F" w:rsidRPr="000926B2">
        <w:rPr>
          <w:rFonts w:ascii="Times" w:eastAsia="Times New Roman" w:hAnsi="Times" w:cs="Times New Roman"/>
          <w:sz w:val="22"/>
          <w:szCs w:val="22"/>
          <w:shd w:val="clear" w:color="auto" w:fill="FFFFFF"/>
          <w:lang w:val="en-GB"/>
        </w:rPr>
        <w:t>,</w:t>
      </w:r>
      <w:r w:rsidRPr="000926B2">
        <w:rPr>
          <w:rFonts w:ascii="Times" w:eastAsia="Times New Roman" w:hAnsi="Times" w:cs="Times New Roman"/>
          <w:sz w:val="22"/>
          <w:szCs w:val="22"/>
          <w:shd w:val="clear" w:color="auto" w:fill="FFFFFF"/>
          <w:lang w:val="en-GB"/>
        </w:rPr>
        <w:t xml:space="preserve"> leads the students to the creation and distribution of unsolicited bulk email (UBE) emails. These emails are </w:t>
      </w:r>
      <w:r w:rsidR="0054569F" w:rsidRPr="000926B2">
        <w:rPr>
          <w:rFonts w:ascii="Times" w:eastAsia="Times New Roman" w:hAnsi="Times" w:cs="Times New Roman"/>
          <w:sz w:val="22"/>
          <w:szCs w:val="22"/>
          <w:shd w:val="clear" w:color="auto" w:fill="FFFFFF"/>
          <w:lang w:val="en-GB"/>
        </w:rPr>
        <w:t>categorised as</w:t>
      </w:r>
      <w:r w:rsidRPr="000926B2">
        <w:rPr>
          <w:rFonts w:ascii="Times" w:eastAsia="Times New Roman" w:hAnsi="Times" w:cs="Times New Roman"/>
          <w:sz w:val="22"/>
          <w:szCs w:val="22"/>
          <w:shd w:val="clear" w:color="auto" w:fill="FFFFFF"/>
          <w:lang w:val="en-GB"/>
        </w:rPr>
        <w:t xml:space="preserve"> junk</w:t>
      </w:r>
      <w:r w:rsidR="0054569F" w:rsidRPr="000926B2">
        <w:rPr>
          <w:rFonts w:ascii="Times" w:eastAsia="Times New Roman" w:hAnsi="Times" w:cs="Times New Roman"/>
          <w:sz w:val="22"/>
          <w:szCs w:val="22"/>
          <w:shd w:val="clear" w:color="auto" w:fill="FFFFFF"/>
          <w:lang w:val="en-GB"/>
        </w:rPr>
        <w:t xml:space="preserve"> emails.</w:t>
      </w:r>
      <w:r w:rsidRPr="000926B2">
        <w:rPr>
          <w:rFonts w:ascii="Times" w:eastAsia="Times New Roman" w:hAnsi="Times" w:cs="Times New Roman"/>
          <w:sz w:val="22"/>
          <w:szCs w:val="22"/>
          <w:shd w:val="clear" w:color="auto" w:fill="FFFFFF"/>
          <w:lang w:val="en-GB"/>
        </w:rPr>
        <w:t xml:space="preserve"> </w:t>
      </w:r>
    </w:p>
    <w:p w14:paraId="6C047DFA" w14:textId="0F2AE709" w:rsidR="00803A84" w:rsidRPr="000926B2" w:rsidRDefault="00302475" w:rsidP="00EE1303">
      <w:pPr>
        <w:spacing w:line="360" w:lineRule="auto"/>
        <w:ind w:firstLine="720"/>
        <w:contextualSpacing/>
        <w:jc w:val="both"/>
        <w:rPr>
          <w:rFonts w:ascii="Times" w:eastAsia="Times New Roman" w:hAnsi="Times" w:cs="Times New Roman"/>
          <w:sz w:val="22"/>
          <w:szCs w:val="22"/>
          <w:shd w:val="clear" w:color="auto" w:fill="FFFFFF"/>
          <w:lang w:val="en-GB"/>
        </w:rPr>
      </w:pPr>
      <w:ins w:id="155" w:author="Chara Katiri" w:date="2015-04-10T19:35:00Z">
        <w:r w:rsidRPr="000926B2">
          <w:rPr>
            <w:rFonts w:ascii="Times" w:eastAsia="Times New Roman" w:hAnsi="Times" w:cs="Times New Roman"/>
            <w:sz w:val="22"/>
            <w:szCs w:val="22"/>
            <w:shd w:val="clear" w:color="auto" w:fill="FFFFFF"/>
            <w:lang w:val="en-GB"/>
          </w:rPr>
          <w:t>In this project, a</w:t>
        </w:r>
      </w:ins>
      <w:r w:rsidR="00924BA5" w:rsidRPr="000926B2">
        <w:rPr>
          <w:rFonts w:ascii="Times" w:eastAsia="Times New Roman" w:hAnsi="Times" w:cs="Times New Roman"/>
          <w:sz w:val="22"/>
          <w:szCs w:val="22"/>
          <w:shd w:val="clear" w:color="auto" w:fill="FFFFFF"/>
          <w:lang w:val="en-GB"/>
        </w:rPr>
        <w:t xml:space="preserve"> digital Pinboard website is developed as</w:t>
      </w:r>
      <w:r w:rsidR="003534E7" w:rsidRPr="000926B2">
        <w:rPr>
          <w:rFonts w:ascii="Times" w:eastAsia="Times New Roman" w:hAnsi="Times" w:cs="Times New Roman"/>
          <w:sz w:val="22"/>
          <w:szCs w:val="22"/>
          <w:shd w:val="clear" w:color="auto" w:fill="FFFFFF"/>
          <w:lang w:val="en-GB"/>
        </w:rPr>
        <w:t xml:space="preserve"> a me</w:t>
      </w:r>
      <w:r w:rsidR="003A56D6" w:rsidRPr="000926B2">
        <w:rPr>
          <w:rFonts w:ascii="Times" w:eastAsia="Times New Roman" w:hAnsi="Times" w:cs="Times New Roman"/>
          <w:sz w:val="22"/>
          <w:szCs w:val="22"/>
          <w:shd w:val="clear" w:color="auto" w:fill="FFFFFF"/>
          <w:lang w:val="en-GB"/>
        </w:rPr>
        <w:t>thod to minimize the number of ‘junk emails’</w:t>
      </w:r>
      <w:r w:rsidR="003534E7" w:rsidRPr="000926B2">
        <w:rPr>
          <w:rFonts w:ascii="Times" w:eastAsia="Times New Roman" w:hAnsi="Times" w:cs="Times New Roman"/>
          <w:sz w:val="22"/>
          <w:szCs w:val="22"/>
          <w:shd w:val="clear" w:color="auto" w:fill="FFFFFF"/>
          <w:lang w:val="en-GB"/>
        </w:rPr>
        <w:t xml:space="preserve"> send and received daily within the </w:t>
      </w:r>
      <w:r w:rsidR="00EC0BC2" w:rsidRPr="000926B2">
        <w:rPr>
          <w:rFonts w:ascii="Times" w:eastAsia="Times New Roman" w:hAnsi="Times" w:cs="Times New Roman"/>
          <w:sz w:val="22"/>
          <w:szCs w:val="22"/>
          <w:shd w:val="clear" w:color="auto" w:fill="FFFFFF"/>
          <w:lang w:val="en-GB"/>
        </w:rPr>
        <w:t>University</w:t>
      </w:r>
      <w:r w:rsidR="003534E7" w:rsidRPr="000926B2">
        <w:rPr>
          <w:rFonts w:ascii="Times" w:eastAsia="Times New Roman" w:hAnsi="Times" w:cs="Times New Roman"/>
          <w:sz w:val="22"/>
          <w:szCs w:val="22"/>
          <w:shd w:val="clear" w:color="auto" w:fill="FFFFFF"/>
          <w:lang w:val="en-GB"/>
        </w:rPr>
        <w:t xml:space="preserve"> of Surrey</w:t>
      </w:r>
      <w:r w:rsidR="007176EB" w:rsidRPr="000926B2">
        <w:rPr>
          <w:rFonts w:ascii="Times" w:eastAsia="Times New Roman" w:hAnsi="Times" w:cs="Times New Roman"/>
          <w:sz w:val="22"/>
          <w:szCs w:val="22"/>
          <w:shd w:val="clear" w:color="auto" w:fill="FFFFFF"/>
          <w:lang w:val="en-GB"/>
        </w:rPr>
        <w:t>.</w:t>
      </w:r>
      <w:r w:rsidR="0054569F" w:rsidRPr="000926B2">
        <w:rPr>
          <w:rFonts w:ascii="Times" w:eastAsia="Times New Roman" w:hAnsi="Times" w:cs="Times New Roman"/>
          <w:sz w:val="22"/>
          <w:szCs w:val="22"/>
          <w:shd w:val="clear" w:color="auto" w:fill="FFFFFF"/>
          <w:lang w:val="en-GB"/>
        </w:rPr>
        <w:t xml:space="preserve"> Junk emails have a negative impact on the size of users’ mailbox and the management of incoming emails.</w:t>
      </w:r>
      <w:r w:rsidR="00CF3253" w:rsidRPr="000926B2">
        <w:rPr>
          <w:rFonts w:ascii="Times" w:eastAsia="Times New Roman" w:hAnsi="Times" w:cs="Times New Roman"/>
          <w:sz w:val="22"/>
          <w:szCs w:val="22"/>
          <w:shd w:val="clear" w:color="auto" w:fill="FFFFFF"/>
          <w:lang w:val="en-GB"/>
        </w:rPr>
        <w:t xml:space="preserve"> The Pinboard website, in the form of a marketplace, </w:t>
      </w:r>
      <w:r w:rsidR="00D161CD" w:rsidRPr="000926B2">
        <w:rPr>
          <w:rFonts w:ascii="Times" w:eastAsia="Times New Roman" w:hAnsi="Times" w:cs="Times New Roman"/>
          <w:sz w:val="22"/>
          <w:szCs w:val="22"/>
          <w:shd w:val="clear" w:color="auto" w:fill="FFFFFF"/>
          <w:lang w:val="en-GB"/>
        </w:rPr>
        <w:t xml:space="preserve">attempts to resolve this issue </w:t>
      </w:r>
      <w:r w:rsidR="00CF3253" w:rsidRPr="000926B2">
        <w:rPr>
          <w:rFonts w:ascii="Times" w:eastAsia="Times New Roman" w:hAnsi="Times" w:cs="Times New Roman"/>
          <w:sz w:val="22"/>
          <w:szCs w:val="22"/>
          <w:shd w:val="clear" w:color="auto" w:fill="FFFFFF"/>
          <w:lang w:val="en-GB"/>
        </w:rPr>
        <w:t xml:space="preserve">and </w:t>
      </w:r>
      <w:r w:rsidR="00D161CD" w:rsidRPr="000926B2">
        <w:rPr>
          <w:rFonts w:ascii="Times" w:eastAsia="Times New Roman" w:hAnsi="Times" w:cs="Times New Roman"/>
          <w:sz w:val="22"/>
          <w:szCs w:val="22"/>
          <w:shd w:val="clear" w:color="auto" w:fill="FFFFFF"/>
          <w:lang w:val="en-GB"/>
        </w:rPr>
        <w:t xml:space="preserve">allows students in the </w:t>
      </w:r>
      <w:r w:rsidR="00EC0BC2" w:rsidRPr="000926B2">
        <w:rPr>
          <w:rFonts w:ascii="Times" w:eastAsia="Times New Roman" w:hAnsi="Times" w:cs="Times New Roman"/>
          <w:sz w:val="22"/>
          <w:szCs w:val="22"/>
          <w:shd w:val="clear" w:color="auto" w:fill="FFFFFF"/>
          <w:lang w:val="en-GB"/>
        </w:rPr>
        <w:t>University</w:t>
      </w:r>
      <w:r w:rsidR="00D161CD" w:rsidRPr="000926B2">
        <w:rPr>
          <w:rFonts w:ascii="Times" w:eastAsia="Times New Roman" w:hAnsi="Times" w:cs="Times New Roman"/>
          <w:sz w:val="22"/>
          <w:szCs w:val="22"/>
          <w:shd w:val="clear" w:color="auto" w:fill="FFFFFF"/>
          <w:lang w:val="en-GB"/>
        </w:rPr>
        <w:t xml:space="preserve"> community </w:t>
      </w:r>
      <w:r w:rsidR="00924BA5" w:rsidRPr="000926B2">
        <w:rPr>
          <w:rFonts w:ascii="Times" w:eastAsia="Times New Roman" w:hAnsi="Times" w:cs="Times New Roman"/>
          <w:sz w:val="22"/>
          <w:szCs w:val="22"/>
          <w:shd w:val="clear" w:color="auto" w:fill="FFFFFF"/>
          <w:lang w:val="en-GB"/>
        </w:rPr>
        <w:t xml:space="preserve">to </w:t>
      </w:r>
      <w:r w:rsidR="00D161CD" w:rsidRPr="000926B2">
        <w:rPr>
          <w:rFonts w:ascii="Times" w:eastAsia="Times New Roman" w:hAnsi="Times" w:cs="Times New Roman"/>
          <w:sz w:val="22"/>
          <w:szCs w:val="22"/>
          <w:shd w:val="clear" w:color="auto" w:fill="FFFFFF"/>
          <w:lang w:val="en-GB"/>
        </w:rPr>
        <w:t>connect, buy and sell second hand books and advertise room swaps on campus.</w:t>
      </w:r>
    </w:p>
    <w:p w14:paraId="34FEA1BD" w14:textId="77777777" w:rsidR="00FF37FB" w:rsidRPr="000926B2" w:rsidRDefault="00FF37FB" w:rsidP="00EE1303">
      <w:pPr>
        <w:spacing w:line="360" w:lineRule="auto"/>
        <w:ind w:firstLine="360"/>
        <w:contextualSpacing/>
        <w:jc w:val="both"/>
        <w:rPr>
          <w:rFonts w:ascii="Times" w:eastAsia="Times New Roman" w:hAnsi="Times" w:cs="Times New Roman"/>
          <w:sz w:val="22"/>
          <w:szCs w:val="22"/>
          <w:shd w:val="clear" w:color="auto" w:fill="FFFFFF"/>
          <w:lang w:val="en-GB"/>
        </w:rPr>
      </w:pPr>
    </w:p>
    <w:p w14:paraId="7CF516DC" w14:textId="6592CAA7" w:rsidR="00BF2E68" w:rsidRPr="000926B2" w:rsidRDefault="00F95C82"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w:t>
      </w:r>
      <w:commentRangeStart w:id="156"/>
      <w:r w:rsidRPr="000926B2">
        <w:rPr>
          <w:rFonts w:ascii="Times" w:eastAsia="Times New Roman" w:hAnsi="Times" w:cs="Times New Roman"/>
          <w:sz w:val="22"/>
          <w:szCs w:val="22"/>
          <w:shd w:val="clear" w:color="auto" w:fill="FFFFFF"/>
          <w:lang w:val="en-GB"/>
        </w:rPr>
        <w:t>model canvas</w:t>
      </w:r>
      <w:commentRangeEnd w:id="156"/>
      <w:r w:rsidR="000258BB" w:rsidRPr="000926B2">
        <w:rPr>
          <w:rStyle w:val="CommentReference"/>
          <w:rFonts w:ascii="Times" w:hAnsi="Times" w:cs="Times New Roman"/>
          <w:sz w:val="22"/>
          <w:szCs w:val="22"/>
        </w:rPr>
        <w:commentReference w:id="156"/>
      </w:r>
      <w:r w:rsidRPr="000926B2">
        <w:rPr>
          <w:rFonts w:ascii="Times" w:eastAsia="Times New Roman" w:hAnsi="Times" w:cs="Times New Roman"/>
          <w:sz w:val="22"/>
          <w:szCs w:val="22"/>
          <w:shd w:val="clear" w:color="auto" w:fill="FFFFFF"/>
          <w:lang w:val="en-GB"/>
        </w:rPr>
        <w:t xml:space="preserve"> shown</w:t>
      </w:r>
      <w:r w:rsidR="00803A84" w:rsidRPr="000926B2">
        <w:rPr>
          <w:rFonts w:ascii="Times" w:eastAsia="Times New Roman" w:hAnsi="Times" w:cs="Times New Roman"/>
          <w:sz w:val="22"/>
          <w:szCs w:val="22"/>
          <w:shd w:val="clear" w:color="auto" w:fill="FFFFFF"/>
          <w:lang w:val="en-GB"/>
        </w:rPr>
        <w:t xml:space="preserve"> below </w:t>
      </w:r>
      <w:r w:rsidRPr="000926B2">
        <w:rPr>
          <w:rFonts w:ascii="Times" w:eastAsia="Times New Roman" w:hAnsi="Times" w:cs="Times New Roman"/>
          <w:sz w:val="22"/>
          <w:szCs w:val="22"/>
          <w:shd w:val="clear" w:color="auto" w:fill="FFFFFF"/>
          <w:lang w:val="en-GB"/>
        </w:rPr>
        <w:t>as a visual chart</w:t>
      </w:r>
      <w:r w:rsidR="00177B40" w:rsidRPr="000926B2">
        <w:rPr>
          <w:rFonts w:ascii="Times" w:eastAsia="Times New Roman" w:hAnsi="Times" w:cs="Times New Roman"/>
          <w:sz w:val="22"/>
          <w:szCs w:val="22"/>
          <w:shd w:val="clear" w:color="auto" w:fill="FFFFFF"/>
          <w:lang w:val="en-GB"/>
        </w:rPr>
        <w:t xml:space="preserve"> (Figure 1)</w:t>
      </w:r>
      <w:r w:rsidRPr="000926B2">
        <w:rPr>
          <w:rFonts w:ascii="Times" w:eastAsia="Times New Roman" w:hAnsi="Times" w:cs="Times New Roman"/>
          <w:sz w:val="22"/>
          <w:szCs w:val="22"/>
          <w:shd w:val="clear" w:color="auto" w:fill="FFFFFF"/>
          <w:lang w:val="en-GB"/>
        </w:rPr>
        <w:t xml:space="preserve">, describes the main elements of the Pinboard website idea. The creation of the template in the early stages of the project helped identify potential trade-offs </w:t>
      </w:r>
      <w:sdt>
        <w:sdtPr>
          <w:rPr>
            <w:rFonts w:ascii="Times" w:eastAsia="Times New Roman" w:hAnsi="Times" w:cs="Times New Roman"/>
            <w:sz w:val="22"/>
            <w:szCs w:val="22"/>
            <w:shd w:val="clear" w:color="auto" w:fill="FFFFFF"/>
            <w:lang w:val="en-GB"/>
          </w:rPr>
          <w:id w:val="1567988845"/>
          <w:citation/>
        </w:sdtPr>
        <w:sdtContent>
          <w:r w:rsidR="008B0413" w:rsidRPr="000926B2">
            <w:rPr>
              <w:rFonts w:ascii="Times" w:eastAsia="Times New Roman" w:hAnsi="Times" w:cs="Times New Roman"/>
              <w:sz w:val="22"/>
              <w:szCs w:val="22"/>
              <w:shd w:val="clear" w:color="auto" w:fill="FFFFFF"/>
              <w:lang w:val="en-GB"/>
            </w:rPr>
            <w:fldChar w:fldCharType="begin"/>
          </w:r>
          <w:r w:rsidR="008B0413" w:rsidRPr="000926B2">
            <w:rPr>
              <w:rFonts w:ascii="Times" w:eastAsia="Times New Roman" w:hAnsi="Times" w:cs="Times New Roman"/>
              <w:sz w:val="22"/>
              <w:szCs w:val="22"/>
              <w:shd w:val="clear" w:color="auto" w:fill="FFFFFF"/>
            </w:rPr>
            <w:instrText xml:space="preserve"> CITATION Ost \l 1033 </w:instrText>
          </w:r>
          <w:r w:rsidR="008B041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Ost" w:history="1">
            <w:r w:rsidR="000926B2" w:rsidRPr="000926B2">
              <w:rPr>
                <w:rStyle w:val="Heading2Char"/>
                <w:rFonts w:ascii="Times" w:eastAsia="Times New Roman" w:hAnsi="Times" w:cs="Times New Roman"/>
                <w:noProof/>
                <w:color w:val="auto"/>
                <w:sz w:val="22"/>
                <w:szCs w:val="22"/>
                <w:shd w:val="clear" w:color="auto" w:fill="FFFFFF"/>
              </w:rPr>
              <w:t>4</w:t>
            </w:r>
          </w:hyperlink>
          <w:r w:rsidR="000926B2" w:rsidRPr="000926B2">
            <w:rPr>
              <w:rFonts w:ascii="Times" w:eastAsia="Times New Roman" w:hAnsi="Times" w:cs="Times New Roman"/>
              <w:noProof/>
              <w:sz w:val="22"/>
              <w:szCs w:val="22"/>
              <w:shd w:val="clear" w:color="auto" w:fill="FFFFFF"/>
            </w:rPr>
            <w:t>]</w:t>
          </w:r>
          <w:r w:rsidR="008B0413" w:rsidRPr="000926B2">
            <w:rPr>
              <w:rFonts w:ascii="Times" w:eastAsia="Times New Roman" w:hAnsi="Times" w:cs="Times New Roman"/>
              <w:sz w:val="22"/>
              <w:szCs w:val="22"/>
              <w:shd w:val="clear" w:color="auto" w:fill="FFFFFF"/>
              <w:lang w:val="en-GB"/>
            </w:rPr>
            <w:fldChar w:fldCharType="end"/>
          </w:r>
        </w:sdtContent>
      </w:sdt>
      <w:ins w:id="157" w:author="Chara Katiri" w:date="2015-04-10T19:49:00Z">
        <w:r w:rsidR="00071530" w:rsidRPr="000926B2">
          <w:rPr>
            <w:rFonts w:ascii="Times" w:eastAsia="Times New Roman" w:hAnsi="Times" w:cs="Times New Roman"/>
            <w:sz w:val="22"/>
            <w:szCs w:val="22"/>
            <w:shd w:val="clear" w:color="auto" w:fill="FFFFFF"/>
            <w:lang w:val="en-GB"/>
          </w:rPr>
          <w:t xml:space="preserve"> </w:t>
        </w:r>
      </w:ins>
      <w:r w:rsidRPr="000926B2">
        <w:rPr>
          <w:rFonts w:ascii="Times" w:eastAsia="Times New Roman" w:hAnsi="Times" w:cs="Times New Roman"/>
          <w:sz w:val="22"/>
          <w:szCs w:val="22"/>
          <w:shd w:val="clear" w:color="auto" w:fill="FFFFFF"/>
          <w:lang w:val="en-GB"/>
        </w:rPr>
        <w:t xml:space="preserve">and </w:t>
      </w:r>
      <w:ins w:id="158" w:author="Chara Katiri" w:date="2015-04-10T19:47:00Z">
        <w:r w:rsidR="00EC7250" w:rsidRPr="000926B2">
          <w:rPr>
            <w:rFonts w:ascii="Times" w:eastAsia="Times New Roman" w:hAnsi="Times" w:cs="Times New Roman"/>
            <w:sz w:val="22"/>
            <w:szCs w:val="22"/>
            <w:shd w:val="clear" w:color="auto" w:fill="FFFFFF"/>
            <w:lang w:val="en-GB"/>
          </w:rPr>
          <w:t>led to th</w:t>
        </w:r>
      </w:ins>
      <w:ins w:id="159" w:author="Chara Katiri" w:date="2015-04-10T19:45:00Z">
        <w:r w:rsidR="00071530" w:rsidRPr="000926B2">
          <w:rPr>
            <w:rFonts w:ascii="Times" w:eastAsia="Times New Roman" w:hAnsi="Times" w:cs="Times New Roman"/>
            <w:sz w:val="22"/>
            <w:szCs w:val="22"/>
            <w:shd w:val="clear" w:color="auto" w:fill="FFFFFF"/>
            <w:lang w:val="en-GB"/>
          </w:rPr>
          <w:t xml:space="preserve">e </w:t>
        </w:r>
      </w:ins>
      <w:ins w:id="160" w:author="Chara Katiri" w:date="2015-04-10T19:49:00Z">
        <w:r w:rsidR="00071530" w:rsidRPr="000926B2">
          <w:rPr>
            <w:rFonts w:ascii="Times" w:eastAsia="Times New Roman" w:hAnsi="Times" w:cs="Times New Roman"/>
            <w:sz w:val="22"/>
            <w:szCs w:val="22"/>
            <w:shd w:val="clear" w:color="auto" w:fill="FFFFFF"/>
            <w:lang w:val="en-GB"/>
          </w:rPr>
          <w:t>refinement</w:t>
        </w:r>
      </w:ins>
      <w:ins w:id="161" w:author="Chara Katiri" w:date="2015-04-10T19:50:00Z">
        <w:r w:rsidR="00071530" w:rsidRPr="000926B2">
          <w:rPr>
            <w:rFonts w:ascii="Times" w:eastAsia="Times New Roman" w:hAnsi="Times" w:cs="Times New Roman"/>
            <w:sz w:val="22"/>
            <w:szCs w:val="22"/>
            <w:shd w:val="clear" w:color="auto" w:fill="FFFFFF"/>
            <w:lang w:val="en-GB"/>
          </w:rPr>
          <w:t xml:space="preserve"> of</w:t>
        </w:r>
      </w:ins>
      <w:ins w:id="162" w:author="Chara Katiri" w:date="2015-04-10T19:45:00Z">
        <w:r w:rsidR="00EC7250" w:rsidRPr="000926B2">
          <w:rPr>
            <w:rFonts w:ascii="Times" w:eastAsia="Times New Roman" w:hAnsi="Times" w:cs="Times New Roman"/>
            <w:sz w:val="22"/>
            <w:szCs w:val="22"/>
            <w:shd w:val="clear" w:color="auto" w:fill="FFFFFF"/>
            <w:lang w:val="en-GB"/>
          </w:rPr>
          <w:t xml:space="preserve"> </w:t>
        </w:r>
      </w:ins>
      <w:ins w:id="163" w:author="Chara Katiri" w:date="2015-04-10T19:52:00Z">
        <w:r w:rsidR="00071530" w:rsidRPr="000926B2">
          <w:rPr>
            <w:rFonts w:ascii="Times" w:eastAsia="Times New Roman" w:hAnsi="Times" w:cs="Times New Roman"/>
            <w:sz w:val="22"/>
            <w:szCs w:val="22"/>
            <w:shd w:val="clear" w:color="auto" w:fill="FFFFFF"/>
            <w:lang w:val="en-GB"/>
          </w:rPr>
          <w:t xml:space="preserve">the </w:t>
        </w:r>
      </w:ins>
      <w:ins w:id="164" w:author="Chara Katiri" w:date="2015-04-10T19:49:00Z">
        <w:r w:rsidR="00071530" w:rsidRPr="000926B2">
          <w:rPr>
            <w:rFonts w:ascii="Times" w:eastAsia="Times New Roman" w:hAnsi="Times" w:cs="Times New Roman"/>
            <w:sz w:val="22"/>
            <w:szCs w:val="22"/>
            <w:shd w:val="clear" w:color="auto" w:fill="FFFFFF"/>
            <w:lang w:val="en-GB"/>
          </w:rPr>
          <w:t xml:space="preserve">requirements’ list </w:t>
        </w:r>
      </w:ins>
      <w:ins w:id="165" w:author="Chara Katiri" w:date="2015-04-10T19:45:00Z">
        <w:r w:rsidR="00EC7250" w:rsidRPr="000926B2">
          <w:rPr>
            <w:rFonts w:ascii="Times" w:eastAsia="Times New Roman" w:hAnsi="Times" w:cs="Times New Roman"/>
            <w:sz w:val="22"/>
            <w:szCs w:val="22"/>
            <w:shd w:val="clear" w:color="auto" w:fill="FFFFFF"/>
            <w:lang w:val="en-GB"/>
          </w:rPr>
          <w:t xml:space="preserve">to </w:t>
        </w:r>
      </w:ins>
      <w:ins w:id="166" w:author="Chara Katiri" w:date="2015-04-10T19:53:00Z">
        <w:r w:rsidR="00071530" w:rsidRPr="000926B2">
          <w:rPr>
            <w:rFonts w:ascii="Times" w:eastAsia="Times New Roman" w:hAnsi="Times" w:cs="Times New Roman"/>
            <w:sz w:val="22"/>
            <w:szCs w:val="22"/>
            <w:shd w:val="clear" w:color="auto" w:fill="FFFFFF"/>
            <w:lang w:val="en-GB"/>
          </w:rPr>
          <w:t>enable the delivery of</w:t>
        </w:r>
      </w:ins>
      <w:ins w:id="167" w:author="Chara Katiri" w:date="2015-04-10T19:45:00Z">
        <w:r w:rsidR="000258BB" w:rsidRPr="000926B2">
          <w:rPr>
            <w:rFonts w:ascii="Times" w:eastAsia="Times New Roman" w:hAnsi="Times" w:cs="Times New Roman"/>
            <w:sz w:val="22"/>
            <w:szCs w:val="22"/>
            <w:shd w:val="clear" w:color="auto" w:fill="FFFFFF"/>
            <w:lang w:val="en-GB"/>
          </w:rPr>
          <w:t xml:space="preserve"> the</w:t>
        </w:r>
      </w:ins>
      <w:ins w:id="168" w:author="Chara Katiri" w:date="2015-04-10T19:50:00Z">
        <w:r w:rsidR="00071530" w:rsidRPr="000926B2">
          <w:rPr>
            <w:rFonts w:ascii="Times" w:eastAsia="Times New Roman" w:hAnsi="Times" w:cs="Times New Roman"/>
            <w:sz w:val="22"/>
            <w:szCs w:val="22"/>
            <w:shd w:val="clear" w:color="auto" w:fill="FFFFFF"/>
            <w:lang w:val="en-GB"/>
          </w:rPr>
          <w:t xml:space="preserve"> most</w:t>
        </w:r>
      </w:ins>
      <w:ins w:id="169" w:author="Chara Katiri" w:date="2015-04-10T19:51:00Z">
        <w:r w:rsidR="00071530" w:rsidRPr="000926B2">
          <w:rPr>
            <w:rFonts w:ascii="Times" w:eastAsia="Times New Roman" w:hAnsi="Times" w:cs="Times New Roman"/>
            <w:sz w:val="22"/>
            <w:szCs w:val="22"/>
            <w:shd w:val="clear" w:color="auto" w:fill="FFFFFF"/>
            <w:lang w:val="en-GB"/>
          </w:rPr>
          <w:t xml:space="preserve"> important priorities. </w:t>
        </w:r>
      </w:ins>
      <w:ins w:id="170" w:author="Chara Katiri" w:date="2015-04-10T19:50:00Z">
        <w:r w:rsidR="00071530" w:rsidRPr="000926B2">
          <w:rPr>
            <w:rFonts w:ascii="Times" w:eastAsia="Times New Roman" w:hAnsi="Times" w:cs="Times New Roman"/>
            <w:sz w:val="22"/>
            <w:szCs w:val="22"/>
            <w:shd w:val="clear" w:color="auto" w:fill="FFFFFF"/>
            <w:lang w:val="en-GB"/>
          </w:rPr>
          <w:t xml:space="preserve"> </w:t>
        </w:r>
      </w:ins>
    </w:p>
    <w:p w14:paraId="3D898D5B" w14:textId="617AEDF5" w:rsidR="00803A84" w:rsidRPr="000926B2" w:rsidRDefault="00177B40" w:rsidP="00EE1303">
      <w:pPr>
        <w:spacing w:line="360" w:lineRule="auto"/>
        <w:ind w:firstLine="360"/>
        <w:contextualSpacing/>
        <w:jc w:val="both"/>
        <w:rPr>
          <w:rFonts w:ascii="Times" w:eastAsia="Times New Roman" w:hAnsi="Times" w:cs="Times New Roman"/>
          <w:sz w:val="22"/>
          <w:szCs w:val="22"/>
          <w:shd w:val="clear" w:color="auto" w:fill="FFFFFF"/>
          <w:lang w:val="en-GB"/>
        </w:rPr>
        <w:sectPr w:rsidR="00803A84" w:rsidRPr="000926B2"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0926B2">
        <w:rPr>
          <w:rFonts w:ascii="Times" w:eastAsia="Times New Roman" w:hAnsi="Times" w:cs="Times New Roman"/>
          <w:sz w:val="22"/>
          <w:szCs w:val="22"/>
          <w:shd w:val="clear" w:color="auto" w:fill="FFFFFF"/>
          <w:lang w:val="en-GB"/>
        </w:rPr>
        <w:t xml:space="preserve">  </w:t>
      </w:r>
      <w:r w:rsidR="00F95C82" w:rsidRPr="000926B2">
        <w:rPr>
          <w:rFonts w:ascii="Times" w:eastAsia="Times New Roman" w:hAnsi="Times" w:cs="Times New Roman"/>
          <w:sz w:val="22"/>
          <w:szCs w:val="22"/>
          <w:shd w:val="clear" w:color="auto" w:fill="FFFFFF"/>
          <w:lang w:val="en-GB"/>
        </w:rPr>
        <w:t xml:space="preserve"> </w:t>
      </w:r>
    </w:p>
    <w:p w14:paraId="5A85275D" w14:textId="107DD46A" w:rsidR="00803A84" w:rsidRPr="000926B2" w:rsidRDefault="0099305C" w:rsidP="00EE1303">
      <w:pPr>
        <w:pStyle w:val="Caption"/>
        <w:keepNext/>
        <w:spacing w:line="360" w:lineRule="auto"/>
        <w:ind w:left="-993" w:right="-641"/>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29516A23" w14:textId="678202FA" w:rsidR="008E4BC8" w:rsidRPr="000926B2" w:rsidRDefault="0099305C" w:rsidP="00EE1303">
      <w:pPr>
        <w:pStyle w:val="Caption"/>
        <w:spacing w:line="360" w:lineRule="auto"/>
        <w:contextualSpacing/>
        <w:jc w:val="both"/>
        <w:rPr>
          <w:rFonts w:ascii="Times" w:eastAsia="Times New Roman" w:hAnsi="Times" w:cs="Times New Roman"/>
          <w:b w:val="0"/>
          <w:color w:val="auto"/>
          <w:sz w:val="22"/>
          <w:szCs w:val="22"/>
          <w:shd w:val="clear" w:color="auto" w:fill="FFFFFF"/>
          <w:lang w:val="en-GB"/>
        </w:rPr>
        <w:sectPr w:rsidR="008E4BC8" w:rsidRPr="000926B2" w:rsidSect="00871CBC">
          <w:pgSz w:w="16840" w:h="11900" w:orient="landscape"/>
          <w:pgMar w:top="426" w:right="1440" w:bottom="851" w:left="1440" w:header="708" w:footer="708" w:gutter="0"/>
          <w:cols w:space="708"/>
          <w:titlePg/>
          <w:docGrid w:linePitch="360"/>
          <w:sectPrChange w:id="171" w:author="Chara Katiri" w:date="2015-04-10T21:42:00Z">
            <w:sectPr w:rsidR="008E4BC8" w:rsidRPr="000926B2" w:rsidSect="00871CBC">
              <w:pgMar w:top="568" w:right="1440" w:bottom="851" w:left="1440" w:header="708" w:footer="708" w:gutter="0"/>
            </w:sectPr>
          </w:sectPrChange>
        </w:sectPr>
      </w:pPr>
      <w:r w:rsidRPr="000926B2">
        <w:rPr>
          <w:rFonts w:ascii="Times" w:hAnsi="Times" w:cs="Times New Roman"/>
          <w:b w:val="0"/>
          <w:color w:val="auto"/>
          <w:sz w:val="22"/>
          <w:szCs w:val="22"/>
        </w:rPr>
        <w:t>Figure 1: Pinboard</w:t>
      </w:r>
      <w:r w:rsidR="00177B40" w:rsidRPr="000926B2">
        <w:rPr>
          <w:rFonts w:ascii="Times" w:hAnsi="Times" w:cs="Times New Roman"/>
          <w:b w:val="0"/>
          <w:color w:val="auto"/>
          <w:sz w:val="22"/>
          <w:szCs w:val="22"/>
        </w:rPr>
        <w:t xml:space="preserve"> - model</w:t>
      </w:r>
      <w:r w:rsidRPr="000926B2">
        <w:rPr>
          <w:rFonts w:ascii="Times" w:hAnsi="Times" w:cs="Times New Roman"/>
          <w:b w:val="0"/>
          <w:color w:val="auto"/>
          <w:sz w:val="22"/>
          <w:szCs w:val="22"/>
        </w:rPr>
        <w:t xml:space="preserve"> canvas </w:t>
      </w:r>
    </w:p>
    <w:p w14:paraId="275CE860" w14:textId="77777777" w:rsidR="00C50791" w:rsidRPr="000926B2" w:rsidRDefault="00C50791" w:rsidP="00EE1303">
      <w:pPr>
        <w:pStyle w:val="Heading2"/>
        <w:numPr>
          <w:ilvl w:val="1"/>
          <w:numId w:val="11"/>
        </w:numPr>
        <w:spacing w:line="360" w:lineRule="auto"/>
        <w:contextualSpacing/>
        <w:jc w:val="both"/>
        <w:rPr>
          <w:rFonts w:ascii="Times" w:hAnsi="Times" w:cs="Times New Roman"/>
          <w:color w:val="auto"/>
          <w:sz w:val="22"/>
          <w:szCs w:val="22"/>
          <w:lang w:val="en-GB"/>
        </w:rPr>
      </w:pPr>
      <w:bookmarkStart w:id="172" w:name="_Toc290491138"/>
      <w:r w:rsidRPr="000926B2">
        <w:rPr>
          <w:rFonts w:ascii="Times" w:hAnsi="Times" w:cs="Times New Roman"/>
          <w:color w:val="auto"/>
          <w:sz w:val="22"/>
          <w:szCs w:val="22"/>
          <w:lang w:val="en-GB"/>
        </w:rPr>
        <w:t>Project objectives and goal statement</w:t>
      </w:r>
      <w:bookmarkEnd w:id="172"/>
      <w:r w:rsidRPr="000926B2">
        <w:rPr>
          <w:rFonts w:ascii="Times" w:hAnsi="Times" w:cs="Times New Roman"/>
          <w:color w:val="auto"/>
          <w:sz w:val="22"/>
          <w:szCs w:val="22"/>
          <w:lang w:val="en-GB"/>
        </w:rPr>
        <w:t xml:space="preserve"> </w:t>
      </w:r>
    </w:p>
    <w:p w14:paraId="412E39DF" w14:textId="6E1599E4" w:rsidR="005B7D10" w:rsidRPr="000926B2" w:rsidRDefault="003534E7"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The objective of the project</w:t>
      </w:r>
      <w:r w:rsidR="0054569F" w:rsidRPr="000926B2">
        <w:rPr>
          <w:rFonts w:ascii="Times" w:eastAsia="Times New Roman" w:hAnsi="Times" w:cs="Times New Roman"/>
          <w:sz w:val="22"/>
          <w:szCs w:val="22"/>
          <w:shd w:val="clear" w:color="auto" w:fill="FFFFFF"/>
          <w:lang w:val="en-GB"/>
        </w:rPr>
        <w:t xml:space="preserve"> </w:t>
      </w:r>
      <w:r w:rsidR="00BF2E68" w:rsidRPr="000926B2">
        <w:rPr>
          <w:rFonts w:ascii="Times" w:eastAsia="Times New Roman" w:hAnsi="Times" w:cs="Times New Roman"/>
          <w:sz w:val="22"/>
          <w:szCs w:val="22"/>
          <w:shd w:val="clear" w:color="auto" w:fill="FFFFFF"/>
          <w:lang w:val="en-GB"/>
        </w:rPr>
        <w:t>is</w:t>
      </w:r>
      <w:r w:rsidR="0054569F" w:rsidRPr="000926B2">
        <w:rPr>
          <w:rFonts w:ascii="Times" w:eastAsia="Times New Roman" w:hAnsi="Times" w:cs="Times New Roman"/>
          <w:sz w:val="22"/>
          <w:szCs w:val="22"/>
          <w:shd w:val="clear" w:color="auto" w:fill="FFFFFF"/>
          <w:lang w:val="en-GB"/>
        </w:rPr>
        <w:t xml:space="preserve"> the creation of a dynamic w</w:t>
      </w:r>
      <w:r w:rsidRPr="000926B2">
        <w:rPr>
          <w:rFonts w:ascii="Times" w:eastAsia="Times New Roman" w:hAnsi="Times" w:cs="Times New Roman"/>
          <w:sz w:val="22"/>
          <w:szCs w:val="22"/>
          <w:shd w:val="clear" w:color="auto" w:fill="FFFFFF"/>
          <w:lang w:val="en-GB"/>
        </w:rPr>
        <w:t xml:space="preserve">ebsite as a </w:t>
      </w:r>
      <w:r w:rsidR="00EC0BC2" w:rsidRPr="000926B2">
        <w:rPr>
          <w:rFonts w:ascii="Times" w:eastAsia="Times New Roman" w:hAnsi="Times" w:cs="Times New Roman"/>
          <w:sz w:val="22"/>
          <w:szCs w:val="22"/>
          <w:shd w:val="clear" w:color="auto" w:fill="FFFFFF"/>
          <w:lang w:val="en-GB"/>
        </w:rPr>
        <w:t>University</w:t>
      </w:r>
      <w:r w:rsidRPr="000926B2">
        <w:rPr>
          <w:rFonts w:ascii="Times" w:eastAsia="Times New Roman" w:hAnsi="Times" w:cs="Times New Roman"/>
          <w:sz w:val="22"/>
          <w:szCs w:val="22"/>
          <w:shd w:val="clear" w:color="auto" w:fill="FFFFFF"/>
          <w:lang w:val="en-GB"/>
        </w:rPr>
        <w:t xml:space="preserve">-specific </w:t>
      </w:r>
      <w:r w:rsidR="00CF3253" w:rsidRPr="000926B2">
        <w:rPr>
          <w:rFonts w:ascii="Times" w:eastAsia="Times New Roman" w:hAnsi="Times" w:cs="Times New Roman"/>
          <w:sz w:val="22"/>
          <w:szCs w:val="22"/>
          <w:shd w:val="clear" w:color="auto" w:fill="FFFFFF"/>
          <w:lang w:val="en-GB"/>
        </w:rPr>
        <w:t>marketplace</w:t>
      </w:r>
      <w:r w:rsidRPr="000926B2">
        <w:rPr>
          <w:rFonts w:ascii="Times" w:eastAsia="Times New Roman" w:hAnsi="Times" w:cs="Times New Roman"/>
          <w:sz w:val="22"/>
          <w:szCs w:val="22"/>
          <w:shd w:val="clear" w:color="auto" w:fill="FFFFFF"/>
          <w:lang w:val="en-GB"/>
        </w:rPr>
        <w:t xml:space="preserve">. </w:t>
      </w:r>
      <w:r w:rsidR="00BF2E68" w:rsidRPr="000926B2">
        <w:rPr>
          <w:rFonts w:ascii="Times" w:eastAsia="Times New Roman" w:hAnsi="Times" w:cs="Times New Roman"/>
          <w:sz w:val="22"/>
          <w:szCs w:val="22"/>
          <w:shd w:val="clear" w:color="auto" w:fill="FFFFFF"/>
          <w:lang w:val="en-GB"/>
        </w:rPr>
        <w:t xml:space="preserve">The digital </w:t>
      </w:r>
      <w:r w:rsidRPr="000926B2">
        <w:rPr>
          <w:rFonts w:ascii="Times" w:eastAsia="Times New Roman" w:hAnsi="Times" w:cs="Times New Roman"/>
          <w:sz w:val="22"/>
          <w:szCs w:val="22"/>
          <w:shd w:val="clear" w:color="auto" w:fill="FFFFFF"/>
          <w:lang w:val="en-GB"/>
        </w:rPr>
        <w:t xml:space="preserve">Pinboard </w:t>
      </w:r>
      <w:r w:rsidR="0054569F" w:rsidRPr="000926B2">
        <w:rPr>
          <w:rFonts w:ascii="Times" w:eastAsia="Times New Roman" w:hAnsi="Times" w:cs="Times New Roman"/>
          <w:sz w:val="22"/>
          <w:szCs w:val="22"/>
          <w:shd w:val="clear" w:color="auto" w:fill="FFFFFF"/>
          <w:lang w:val="en-GB"/>
        </w:rPr>
        <w:t xml:space="preserve">website </w:t>
      </w:r>
      <w:r w:rsidRPr="000926B2">
        <w:rPr>
          <w:rFonts w:ascii="Times" w:eastAsia="Times New Roman" w:hAnsi="Times" w:cs="Times New Roman"/>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0CD2BBB6" w:rsidR="005B7D10" w:rsidRPr="000926B2" w:rsidRDefault="005B7D10"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w:t>
      </w:r>
      <w:r w:rsidR="003534E7" w:rsidRPr="000926B2">
        <w:rPr>
          <w:rFonts w:ascii="Times" w:eastAsia="Times New Roman" w:hAnsi="Times" w:cs="Times New Roman"/>
          <w:sz w:val="22"/>
          <w:szCs w:val="22"/>
          <w:shd w:val="clear" w:color="auto" w:fill="FFFFFF"/>
          <w:lang w:val="en-GB"/>
        </w:rPr>
        <w:t xml:space="preserve">he use of the services offered by the website </w:t>
      </w:r>
      <w:r w:rsidRPr="000926B2">
        <w:rPr>
          <w:rFonts w:ascii="Times" w:eastAsia="Times New Roman" w:hAnsi="Times" w:cs="Times New Roman"/>
          <w:sz w:val="22"/>
          <w:szCs w:val="22"/>
          <w:shd w:val="clear" w:color="auto" w:fill="FFFFFF"/>
          <w:lang w:val="en-GB"/>
        </w:rPr>
        <w:t xml:space="preserve">have the potential to significantly reduce </w:t>
      </w:r>
      <w:r w:rsidR="003A56D6" w:rsidRPr="000926B2">
        <w:rPr>
          <w:rFonts w:ascii="Times" w:eastAsia="Times New Roman" w:hAnsi="Times" w:cs="Times New Roman"/>
          <w:sz w:val="22"/>
          <w:szCs w:val="22"/>
          <w:shd w:val="clear" w:color="auto" w:fill="FFFFFF"/>
          <w:lang w:val="en-GB"/>
        </w:rPr>
        <w:t>the number of ‘junk’</w:t>
      </w:r>
      <w:r w:rsidR="003534E7" w:rsidRPr="000926B2">
        <w:rPr>
          <w:rFonts w:ascii="Times" w:eastAsia="Times New Roman" w:hAnsi="Times" w:cs="Times New Roman"/>
          <w:sz w:val="22"/>
          <w:szCs w:val="22"/>
          <w:shd w:val="clear" w:color="auto" w:fill="FFFFFF"/>
          <w:lang w:val="en-GB"/>
        </w:rPr>
        <w:t xml:space="preserve"> emails sent daily </w:t>
      </w:r>
      <w:r w:rsidRPr="000926B2">
        <w:rPr>
          <w:rFonts w:ascii="Times" w:eastAsia="Times New Roman" w:hAnsi="Times" w:cs="Times New Roman"/>
          <w:sz w:val="22"/>
          <w:szCs w:val="22"/>
          <w:shd w:val="clear" w:color="auto" w:fill="FFFFFF"/>
          <w:lang w:val="en-GB"/>
        </w:rPr>
        <w:t xml:space="preserve">between students regarding </w:t>
      </w:r>
      <w:r w:rsidR="00BF2E68" w:rsidRPr="000926B2">
        <w:rPr>
          <w:rFonts w:ascii="Times" w:eastAsia="Times New Roman" w:hAnsi="Times" w:cs="Times New Roman"/>
          <w:sz w:val="22"/>
          <w:szCs w:val="22"/>
          <w:shd w:val="clear" w:color="auto" w:fill="FFFFFF"/>
          <w:lang w:val="en-GB"/>
        </w:rPr>
        <w:t xml:space="preserve">sales of </w:t>
      </w:r>
      <w:r w:rsidRPr="000926B2">
        <w:rPr>
          <w:rFonts w:ascii="Times" w:eastAsia="Times New Roman" w:hAnsi="Times" w:cs="Times New Roman"/>
          <w:sz w:val="22"/>
          <w:szCs w:val="22"/>
          <w:shd w:val="clear" w:color="auto" w:fill="FFFFFF"/>
          <w:lang w:val="en-GB"/>
        </w:rPr>
        <w:t xml:space="preserve">second-hand books and </w:t>
      </w:r>
      <w:r w:rsidR="00BF2E68" w:rsidRPr="000926B2">
        <w:rPr>
          <w:rFonts w:ascii="Times" w:eastAsia="Times New Roman" w:hAnsi="Times" w:cs="Times New Roman"/>
          <w:sz w:val="22"/>
          <w:szCs w:val="22"/>
          <w:shd w:val="clear" w:color="auto" w:fill="FFFFFF"/>
          <w:lang w:val="en-GB"/>
        </w:rPr>
        <w:t xml:space="preserve">requests for </w:t>
      </w:r>
      <w:r w:rsidRPr="000926B2">
        <w:rPr>
          <w:rFonts w:ascii="Times" w:eastAsia="Times New Roman" w:hAnsi="Times" w:cs="Times New Roman"/>
          <w:sz w:val="22"/>
          <w:szCs w:val="22"/>
          <w:shd w:val="clear" w:color="auto" w:fill="FFFFFF"/>
          <w:lang w:val="en-GB"/>
        </w:rPr>
        <w:t>room swaps</w:t>
      </w:r>
      <w:r w:rsidR="00BF2E68" w:rsidRPr="000926B2">
        <w:rPr>
          <w:rFonts w:ascii="Times" w:eastAsia="Times New Roman" w:hAnsi="Times" w:cs="Times New Roman"/>
          <w:sz w:val="22"/>
          <w:szCs w:val="22"/>
          <w:shd w:val="clear" w:color="auto" w:fill="FFFFFF"/>
          <w:lang w:val="en-GB"/>
        </w:rPr>
        <w:t xml:space="preserve"> on campus</w:t>
      </w:r>
      <w:r w:rsidRPr="000926B2">
        <w:rPr>
          <w:rFonts w:ascii="Times" w:eastAsia="Times New Roman" w:hAnsi="Times" w:cs="Times New Roman"/>
          <w:sz w:val="22"/>
          <w:szCs w:val="22"/>
          <w:shd w:val="clear" w:color="auto" w:fill="FFFFFF"/>
          <w:lang w:val="en-GB"/>
        </w:rPr>
        <w:t xml:space="preserve">. </w:t>
      </w:r>
    </w:p>
    <w:p w14:paraId="2E2EC976" w14:textId="54894AE6" w:rsidR="005B7D10" w:rsidRPr="000926B2" w:rsidRDefault="0054569F"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personal development </w:t>
      </w:r>
      <w:r w:rsidR="003A56D6" w:rsidRPr="000926B2">
        <w:rPr>
          <w:rFonts w:ascii="Times" w:eastAsia="Times New Roman" w:hAnsi="Times" w:cs="Times New Roman"/>
          <w:sz w:val="22"/>
          <w:szCs w:val="22"/>
          <w:shd w:val="clear" w:color="auto" w:fill="FFFFFF"/>
          <w:lang w:val="en-GB"/>
        </w:rPr>
        <w:t>objective is</w:t>
      </w:r>
      <w:r w:rsidRPr="000926B2">
        <w:rPr>
          <w:rFonts w:ascii="Times" w:eastAsia="Times New Roman" w:hAnsi="Times" w:cs="Times New Roman"/>
          <w:sz w:val="22"/>
          <w:szCs w:val="22"/>
          <w:shd w:val="clear" w:color="auto" w:fill="FFFFFF"/>
          <w:lang w:val="en-GB"/>
        </w:rPr>
        <w:t xml:space="preserve"> the successful completion of the full development lifecycle from</w:t>
      </w:r>
      <w:r w:rsidR="002C39F0" w:rsidRPr="000926B2">
        <w:rPr>
          <w:rFonts w:ascii="Times" w:eastAsia="Times New Roman" w:hAnsi="Times" w:cs="Times New Roman"/>
          <w:sz w:val="22"/>
          <w:szCs w:val="22"/>
          <w:shd w:val="clear" w:color="auto" w:fill="FFFFFF"/>
          <w:lang w:val="en-GB"/>
        </w:rPr>
        <w:t xml:space="preserve"> general</w:t>
      </w:r>
      <w:ins w:id="173" w:author="Chara Katiri" w:date="2015-04-10T20:24:00Z">
        <w:r w:rsidR="00635DE2" w:rsidRPr="000926B2">
          <w:rPr>
            <w:rFonts w:ascii="Times" w:eastAsia="Times New Roman" w:hAnsi="Times" w:cs="Times New Roman"/>
            <w:sz w:val="22"/>
            <w:szCs w:val="22"/>
            <w:shd w:val="clear" w:color="auto" w:fill="FFFFFF"/>
            <w:lang w:val="en-GB"/>
          </w:rPr>
          <w:t xml:space="preserve"> project</w:t>
        </w:r>
      </w:ins>
      <w:r w:rsidRPr="000926B2">
        <w:rPr>
          <w:rFonts w:ascii="Times" w:eastAsia="Times New Roman" w:hAnsi="Times" w:cs="Times New Roman"/>
          <w:sz w:val="22"/>
          <w:szCs w:val="22"/>
          <w:shd w:val="clear" w:color="auto" w:fill="FFFFFF"/>
          <w:lang w:val="en-GB"/>
        </w:rPr>
        <w:t xml:space="preserve"> management</w:t>
      </w:r>
      <w:r w:rsidR="002C39F0" w:rsidRPr="000926B2">
        <w:rPr>
          <w:rFonts w:ascii="Times" w:eastAsia="Times New Roman" w:hAnsi="Times" w:cs="Times New Roman"/>
          <w:sz w:val="22"/>
          <w:szCs w:val="22"/>
          <w:shd w:val="clear" w:color="auto" w:fill="FFFFFF"/>
          <w:lang w:val="en-GB"/>
        </w:rPr>
        <w:t xml:space="preserve"> </w:t>
      </w:r>
      <w:r w:rsidR="00BF2E68" w:rsidRPr="000926B2">
        <w:rPr>
          <w:rFonts w:ascii="Times" w:eastAsia="Times New Roman" w:hAnsi="Times" w:cs="Times New Roman"/>
          <w:sz w:val="22"/>
          <w:szCs w:val="22"/>
          <w:shd w:val="clear" w:color="auto" w:fill="FFFFFF"/>
          <w:lang w:val="en-GB"/>
        </w:rPr>
        <w:t xml:space="preserve">and </w:t>
      </w:r>
      <w:r w:rsidR="002C39F0" w:rsidRPr="000926B2">
        <w:rPr>
          <w:rFonts w:ascii="Times" w:eastAsia="Times New Roman" w:hAnsi="Times" w:cs="Times New Roman"/>
          <w:sz w:val="22"/>
          <w:szCs w:val="22"/>
          <w:shd w:val="clear" w:color="auto" w:fill="FFFFFF"/>
          <w:lang w:val="en-GB"/>
        </w:rPr>
        <w:t xml:space="preserve">solution </w:t>
      </w:r>
      <w:r w:rsidR="00BF2E68" w:rsidRPr="000926B2">
        <w:rPr>
          <w:rFonts w:ascii="Times" w:eastAsia="Times New Roman" w:hAnsi="Times" w:cs="Times New Roman"/>
          <w:sz w:val="22"/>
          <w:szCs w:val="22"/>
          <w:shd w:val="clear" w:color="auto" w:fill="FFFFFF"/>
          <w:lang w:val="en-GB"/>
        </w:rPr>
        <w:t>design</w:t>
      </w:r>
      <w:ins w:id="174" w:author="Chara Katiri" w:date="2015-04-10T20:33:00Z">
        <w:r w:rsidR="005627E7" w:rsidRPr="000926B2">
          <w:rPr>
            <w:rFonts w:ascii="Times" w:eastAsia="Times New Roman" w:hAnsi="Times" w:cs="Times New Roman"/>
            <w:sz w:val="22"/>
            <w:szCs w:val="22"/>
            <w:shd w:val="clear" w:color="auto" w:fill="FFFFFF"/>
            <w:lang w:val="en-GB"/>
          </w:rPr>
          <w:t>,</w:t>
        </w:r>
      </w:ins>
      <w:r w:rsidR="00BF2E68" w:rsidRPr="000926B2">
        <w:rPr>
          <w:rFonts w:ascii="Times" w:eastAsia="Times New Roman" w:hAnsi="Times" w:cs="Times New Roman"/>
          <w:sz w:val="22"/>
          <w:szCs w:val="22"/>
          <w:shd w:val="clear" w:color="auto" w:fill="FFFFFF"/>
          <w:lang w:val="en-GB"/>
        </w:rPr>
        <w:t xml:space="preserve"> to</w:t>
      </w:r>
      <w:ins w:id="175" w:author="Chara Katiri" w:date="2015-04-10T20:18:00Z">
        <w:r w:rsidR="000F5875" w:rsidRPr="000926B2">
          <w:rPr>
            <w:rFonts w:ascii="Times" w:eastAsia="Times New Roman" w:hAnsi="Times" w:cs="Times New Roman"/>
            <w:sz w:val="22"/>
            <w:szCs w:val="22"/>
            <w:shd w:val="clear" w:color="auto" w:fill="FFFFFF"/>
            <w:lang w:val="en-GB"/>
          </w:rPr>
          <w:t xml:space="preserve"> the</w:t>
        </w:r>
      </w:ins>
      <w:r w:rsidRPr="000926B2">
        <w:rPr>
          <w:rFonts w:ascii="Times" w:eastAsia="Times New Roman" w:hAnsi="Times" w:cs="Times New Roman"/>
          <w:sz w:val="22"/>
          <w:szCs w:val="22"/>
          <w:shd w:val="clear" w:color="auto" w:fill="FFFFFF"/>
          <w:lang w:val="en-GB"/>
        </w:rPr>
        <w:t xml:space="preserve"> development and delivery</w:t>
      </w:r>
      <w:r w:rsidR="00BF2E68" w:rsidRPr="000926B2">
        <w:rPr>
          <w:rFonts w:ascii="Times" w:eastAsia="Times New Roman" w:hAnsi="Times" w:cs="Times New Roman"/>
          <w:sz w:val="22"/>
          <w:szCs w:val="22"/>
          <w:shd w:val="clear" w:color="auto" w:fill="FFFFFF"/>
          <w:lang w:val="en-GB"/>
        </w:rPr>
        <w:t xml:space="preserve"> of the website</w:t>
      </w:r>
      <w:r w:rsidR="002C39F0" w:rsidRPr="000926B2">
        <w:rPr>
          <w:rFonts w:ascii="Times" w:eastAsia="Times New Roman" w:hAnsi="Times" w:cs="Times New Roman"/>
          <w:sz w:val="22"/>
          <w:szCs w:val="22"/>
          <w:shd w:val="clear" w:color="auto" w:fill="FFFFFF"/>
          <w:lang w:val="en-GB"/>
        </w:rPr>
        <w:t xml:space="preserve">. </w:t>
      </w:r>
      <w:r w:rsidR="00BF2E68" w:rsidRPr="000926B2">
        <w:rPr>
          <w:rFonts w:ascii="Times" w:eastAsia="Times New Roman" w:hAnsi="Times" w:cs="Times New Roman"/>
          <w:sz w:val="22"/>
          <w:szCs w:val="22"/>
          <w:shd w:val="clear" w:color="auto" w:fill="FFFFFF"/>
          <w:lang w:val="en-GB"/>
        </w:rPr>
        <w:t>Another personal objective is the use of</w:t>
      </w:r>
      <w:ins w:id="176" w:author="Chara Katiri" w:date="2015-04-10T20:32:00Z">
        <w:r w:rsidR="005627E7" w:rsidRPr="000926B2">
          <w:rPr>
            <w:rFonts w:ascii="Times" w:eastAsia="Times New Roman" w:hAnsi="Times" w:cs="Times New Roman"/>
            <w:sz w:val="22"/>
            <w:szCs w:val="22"/>
            <w:shd w:val="clear" w:color="auto" w:fill="FFFFFF"/>
            <w:lang w:val="en-GB"/>
          </w:rPr>
          <w:t xml:space="preserve"> new</w:t>
        </w:r>
      </w:ins>
      <w:ins w:id="177" w:author="Chara Katiri" w:date="2015-04-10T20:27:00Z">
        <w:r w:rsidR="00635DE2" w:rsidRPr="000926B2">
          <w:rPr>
            <w:rFonts w:ascii="Times" w:eastAsia="Times New Roman" w:hAnsi="Times" w:cs="Times New Roman"/>
            <w:sz w:val="22"/>
            <w:szCs w:val="22"/>
            <w:shd w:val="clear" w:color="auto" w:fill="FFFFFF"/>
            <w:lang w:val="en-GB"/>
          </w:rPr>
          <w:t xml:space="preserve"> technol</w:t>
        </w:r>
        <w:r w:rsidR="005627E7" w:rsidRPr="000926B2">
          <w:rPr>
            <w:rFonts w:ascii="Times" w:eastAsia="Times New Roman" w:hAnsi="Times" w:cs="Times New Roman"/>
            <w:sz w:val="22"/>
            <w:szCs w:val="22"/>
            <w:shd w:val="clear" w:color="auto" w:fill="FFFFFF"/>
            <w:lang w:val="en-GB"/>
          </w:rPr>
          <w:t>ogies</w:t>
        </w:r>
      </w:ins>
      <w:ins w:id="178" w:author="Chara Katiri" w:date="2015-04-10T20:33:00Z">
        <w:r w:rsidR="005627E7" w:rsidRPr="000926B2">
          <w:rPr>
            <w:rFonts w:ascii="Times" w:eastAsia="Times New Roman" w:hAnsi="Times" w:cs="Times New Roman"/>
            <w:sz w:val="22"/>
            <w:szCs w:val="22"/>
            <w:shd w:val="clear" w:color="auto" w:fill="FFFFFF"/>
            <w:lang w:val="en-GB"/>
          </w:rPr>
          <w:t xml:space="preserve"> as a challenge to perform </w:t>
        </w:r>
      </w:ins>
      <w:ins w:id="179" w:author="Chara Katiri" w:date="2015-04-10T20:30:00Z">
        <w:r w:rsidR="005627E7" w:rsidRPr="000926B2">
          <w:rPr>
            <w:rFonts w:ascii="Times" w:eastAsia="Times New Roman" w:hAnsi="Times" w:cs="Times New Roman"/>
            <w:sz w:val="22"/>
            <w:szCs w:val="22"/>
            <w:shd w:val="clear" w:color="auto" w:fill="FFFFFF"/>
            <w:lang w:val="en-GB"/>
          </w:rPr>
          <w:t>beyond the comfort zone</w:t>
        </w:r>
      </w:ins>
      <w:ins w:id="180" w:author="Chara Katiri" w:date="2015-04-10T20:33:00Z">
        <w:r w:rsidR="005627E7" w:rsidRPr="000926B2">
          <w:rPr>
            <w:rFonts w:ascii="Times" w:eastAsia="Times New Roman" w:hAnsi="Times" w:cs="Times New Roman"/>
            <w:sz w:val="22"/>
            <w:szCs w:val="22"/>
            <w:shd w:val="clear" w:color="auto" w:fill="FFFFFF"/>
            <w:lang w:val="en-GB"/>
          </w:rPr>
          <w:t xml:space="preserve"> and </w:t>
        </w:r>
      </w:ins>
      <w:ins w:id="181" w:author="Chara Katiri" w:date="2015-04-10T20:35:00Z">
        <w:r w:rsidR="005627E7" w:rsidRPr="000926B2">
          <w:rPr>
            <w:rFonts w:ascii="Times" w:eastAsia="Times New Roman" w:hAnsi="Times" w:cs="Times New Roman"/>
            <w:sz w:val="22"/>
            <w:szCs w:val="22"/>
            <w:shd w:val="clear" w:color="auto" w:fill="FFFFFF"/>
            <w:lang w:val="en-GB"/>
          </w:rPr>
          <w:t>gain new skills</w:t>
        </w:r>
      </w:ins>
      <w:ins w:id="182" w:author="Chara Katiri" w:date="2015-04-10T20:36:00Z">
        <w:r w:rsidR="005627E7" w:rsidRPr="000926B2">
          <w:rPr>
            <w:rFonts w:ascii="Times" w:eastAsia="Times New Roman" w:hAnsi="Times" w:cs="Times New Roman"/>
            <w:sz w:val="22"/>
            <w:szCs w:val="22"/>
            <w:shd w:val="clear" w:color="auto" w:fill="FFFFFF"/>
            <w:lang w:val="en-GB"/>
          </w:rPr>
          <w:t xml:space="preserve">. The </w:t>
        </w:r>
      </w:ins>
      <w:ins w:id="183" w:author="Chara Katiri" w:date="2015-04-10T20:43:00Z">
        <w:r w:rsidR="00BA6878" w:rsidRPr="000926B2">
          <w:rPr>
            <w:rFonts w:ascii="Times" w:eastAsia="Times New Roman" w:hAnsi="Times" w:cs="Times New Roman"/>
            <w:sz w:val="22"/>
            <w:szCs w:val="22"/>
            <w:shd w:val="clear" w:color="auto" w:fill="FFFFFF"/>
            <w:lang w:val="en-GB"/>
          </w:rPr>
          <w:t>challenge</w:t>
        </w:r>
      </w:ins>
      <w:ins w:id="184" w:author="Chara Katiri" w:date="2015-04-10T20:44:00Z">
        <w:r w:rsidR="00BA6878" w:rsidRPr="000926B2">
          <w:rPr>
            <w:rFonts w:ascii="Times" w:eastAsia="Times New Roman" w:hAnsi="Times" w:cs="Times New Roman"/>
            <w:sz w:val="22"/>
            <w:szCs w:val="22"/>
            <w:shd w:val="clear" w:color="auto" w:fill="FFFFFF"/>
            <w:lang w:val="en-GB"/>
          </w:rPr>
          <w:t>,</w:t>
        </w:r>
      </w:ins>
      <w:ins w:id="185" w:author="Chara Katiri" w:date="2015-04-10T20:43:00Z">
        <w:r w:rsidR="00BA6878" w:rsidRPr="000926B2">
          <w:rPr>
            <w:rFonts w:ascii="Times" w:eastAsia="Times New Roman" w:hAnsi="Times" w:cs="Times New Roman"/>
            <w:sz w:val="22"/>
            <w:szCs w:val="22"/>
            <w:shd w:val="clear" w:color="auto" w:fill="FFFFFF"/>
            <w:lang w:val="en-GB"/>
          </w:rPr>
          <w:t xml:space="preserve"> is the </w:t>
        </w:r>
      </w:ins>
      <w:ins w:id="186" w:author="Chara Katiri" w:date="2015-04-10T20:44:00Z">
        <w:r w:rsidR="00BA6878" w:rsidRPr="000926B2">
          <w:rPr>
            <w:rFonts w:ascii="Times" w:eastAsia="Times New Roman" w:hAnsi="Times" w:cs="Times New Roman"/>
            <w:sz w:val="22"/>
            <w:szCs w:val="22"/>
            <w:shd w:val="clear" w:color="auto" w:fill="FFFFFF"/>
            <w:lang w:val="en-GB"/>
          </w:rPr>
          <w:t>development of the website using</w:t>
        </w:r>
      </w:ins>
      <w:ins w:id="187" w:author="Chara Katiri" w:date="2015-04-10T20:36:00Z">
        <w:r w:rsidR="00BA6878" w:rsidRPr="000926B2">
          <w:rPr>
            <w:rFonts w:ascii="Times" w:eastAsia="Times New Roman" w:hAnsi="Times" w:cs="Times New Roman"/>
            <w:sz w:val="22"/>
            <w:szCs w:val="22"/>
            <w:shd w:val="clear" w:color="auto" w:fill="FFFFFF"/>
            <w:lang w:val="en-GB"/>
          </w:rPr>
          <w:t xml:space="preserve"> </w:t>
        </w:r>
      </w:ins>
      <w:ins w:id="188" w:author="Chara Katiri" w:date="2015-04-10T20:26:00Z">
        <w:r w:rsidR="00635DE2" w:rsidRPr="000926B2">
          <w:rPr>
            <w:rFonts w:ascii="Times" w:eastAsia="Times New Roman" w:hAnsi="Times" w:cs="Times New Roman"/>
            <w:sz w:val="22"/>
            <w:szCs w:val="22"/>
            <w:shd w:val="clear" w:color="auto" w:fill="FFFFFF"/>
            <w:lang w:val="en-GB"/>
          </w:rPr>
          <w:t xml:space="preserve">Aspect Oriented </w:t>
        </w:r>
      </w:ins>
      <w:ins w:id="189" w:author="Chara Katiri" w:date="2015-04-10T20:37:00Z">
        <w:r w:rsidR="005627E7" w:rsidRPr="000926B2">
          <w:rPr>
            <w:rFonts w:ascii="Times" w:eastAsia="Times New Roman" w:hAnsi="Times" w:cs="Times New Roman"/>
            <w:sz w:val="22"/>
            <w:szCs w:val="22"/>
            <w:shd w:val="clear" w:color="auto" w:fill="FFFFFF"/>
            <w:lang w:val="en-GB"/>
          </w:rPr>
          <w:t xml:space="preserve">Programming </w:t>
        </w:r>
      </w:ins>
      <w:ins w:id="190" w:author="Chara Katiri" w:date="2015-04-10T20:26:00Z">
        <w:r w:rsidR="00BA6878" w:rsidRPr="000926B2">
          <w:rPr>
            <w:rFonts w:ascii="Times" w:eastAsia="Times New Roman" w:hAnsi="Times" w:cs="Times New Roman"/>
            <w:sz w:val="22"/>
            <w:szCs w:val="22"/>
            <w:shd w:val="clear" w:color="auto" w:fill="FFFFFF"/>
            <w:lang w:val="en-GB"/>
          </w:rPr>
          <w:t xml:space="preserve">(AOP), </w:t>
        </w:r>
      </w:ins>
      <w:ins w:id="191" w:author="Chara Katiri" w:date="2015-04-10T20:43:00Z">
        <w:r w:rsidR="00BA6878" w:rsidRPr="000926B2">
          <w:rPr>
            <w:rFonts w:ascii="Times" w:eastAsia="Times New Roman" w:hAnsi="Times" w:cs="Times New Roman"/>
            <w:sz w:val="22"/>
            <w:szCs w:val="22"/>
            <w:shd w:val="clear" w:color="auto" w:fill="FFFFFF"/>
            <w:lang w:val="en-GB"/>
          </w:rPr>
          <w:t xml:space="preserve">as opposed to Object Oriented Programming (OOB) </w:t>
        </w:r>
      </w:ins>
      <w:ins w:id="192" w:author="Chara Katiri" w:date="2015-04-10T20:44:00Z">
        <w:r w:rsidR="00BA6878" w:rsidRPr="000926B2">
          <w:rPr>
            <w:rFonts w:ascii="Times" w:eastAsia="Times New Roman" w:hAnsi="Times" w:cs="Times New Roman"/>
            <w:sz w:val="22"/>
            <w:szCs w:val="22"/>
            <w:shd w:val="clear" w:color="auto" w:fill="FFFFFF"/>
            <w:lang w:val="en-GB"/>
          </w:rPr>
          <w:t xml:space="preserve">that was extensively </w:t>
        </w:r>
      </w:ins>
      <w:ins w:id="193" w:author="Chara Katiri" w:date="2015-04-10T20:45:00Z">
        <w:r w:rsidR="00BA6878" w:rsidRPr="000926B2">
          <w:rPr>
            <w:rFonts w:ascii="Times" w:eastAsia="Times New Roman" w:hAnsi="Times" w:cs="Times New Roman"/>
            <w:sz w:val="22"/>
            <w:szCs w:val="22"/>
            <w:shd w:val="clear" w:color="auto" w:fill="FFFFFF"/>
            <w:lang w:val="en-GB"/>
          </w:rPr>
          <w:t>taught and practiced</w:t>
        </w:r>
      </w:ins>
      <w:ins w:id="194" w:author="Chara Katiri" w:date="2015-04-10T20:44:00Z">
        <w:r w:rsidR="00BA6878" w:rsidRPr="000926B2">
          <w:rPr>
            <w:rFonts w:ascii="Times" w:eastAsia="Times New Roman" w:hAnsi="Times" w:cs="Times New Roman"/>
            <w:sz w:val="22"/>
            <w:szCs w:val="22"/>
            <w:shd w:val="clear" w:color="auto" w:fill="FFFFFF"/>
            <w:lang w:val="en-GB"/>
          </w:rPr>
          <w:t xml:space="preserve"> during Year 1 </w:t>
        </w:r>
      </w:ins>
      <w:ins w:id="195" w:author="Chara Katiri" w:date="2015-04-10T21:08:00Z">
        <w:r w:rsidR="006E54DA" w:rsidRPr="000926B2">
          <w:rPr>
            <w:rFonts w:ascii="Times" w:eastAsia="Times New Roman" w:hAnsi="Times" w:cs="Times New Roman"/>
            <w:sz w:val="22"/>
            <w:szCs w:val="22"/>
            <w:shd w:val="clear" w:color="auto" w:fill="FFFFFF"/>
            <w:lang w:val="en-GB"/>
          </w:rPr>
          <w:t>&amp;</w:t>
        </w:r>
      </w:ins>
      <w:ins w:id="196" w:author="Chara Katiri" w:date="2015-04-10T20:44:00Z">
        <w:r w:rsidR="00BA6878" w:rsidRPr="000926B2">
          <w:rPr>
            <w:rFonts w:ascii="Times" w:eastAsia="Times New Roman" w:hAnsi="Times" w:cs="Times New Roman"/>
            <w:sz w:val="22"/>
            <w:szCs w:val="22"/>
            <w:shd w:val="clear" w:color="auto" w:fill="FFFFFF"/>
            <w:lang w:val="en-GB"/>
          </w:rPr>
          <w:t xml:space="preserve"> 2</w:t>
        </w:r>
      </w:ins>
      <w:ins w:id="197" w:author="Chara Katiri" w:date="2015-04-10T20:45:00Z">
        <w:r w:rsidR="00BC1744" w:rsidRPr="000926B2">
          <w:rPr>
            <w:rFonts w:ascii="Times" w:eastAsia="Times New Roman" w:hAnsi="Times" w:cs="Times New Roman"/>
            <w:sz w:val="22"/>
            <w:szCs w:val="22"/>
            <w:shd w:val="clear" w:color="auto" w:fill="FFFFFF"/>
            <w:lang w:val="en-GB"/>
          </w:rPr>
          <w:t xml:space="preserve">. AOP as well as </w:t>
        </w:r>
      </w:ins>
      <w:r w:rsidR="002C39F0" w:rsidRPr="000926B2">
        <w:rPr>
          <w:rFonts w:ascii="Times" w:eastAsia="Times New Roman" w:hAnsi="Times" w:cs="Times New Roman"/>
          <w:sz w:val="22"/>
          <w:szCs w:val="22"/>
          <w:shd w:val="clear" w:color="auto" w:fill="FFFFFF"/>
          <w:lang w:val="en-GB"/>
        </w:rPr>
        <w:t>Spring MVC Framework</w:t>
      </w:r>
      <w:ins w:id="198" w:author="Chara Katiri" w:date="2015-04-10T20:37:00Z">
        <w:r w:rsidR="005627E7" w:rsidRPr="000926B2">
          <w:rPr>
            <w:rFonts w:ascii="Times" w:eastAsia="Times New Roman" w:hAnsi="Times" w:cs="Times New Roman"/>
            <w:sz w:val="22"/>
            <w:szCs w:val="22"/>
            <w:shd w:val="clear" w:color="auto" w:fill="FFFFFF"/>
            <w:lang w:val="en-GB"/>
          </w:rPr>
          <w:t xml:space="preserve"> </w:t>
        </w:r>
      </w:ins>
      <w:ins w:id="199" w:author="Chara Katiri" w:date="2015-04-10T20:54:00Z">
        <w:r w:rsidR="00BC1744" w:rsidRPr="000926B2">
          <w:rPr>
            <w:rFonts w:ascii="Times" w:eastAsia="Times New Roman" w:hAnsi="Times" w:cs="Times New Roman"/>
            <w:sz w:val="22"/>
            <w:szCs w:val="22"/>
            <w:shd w:val="clear" w:color="auto" w:fill="FFFFFF"/>
            <w:lang w:val="en-GB"/>
          </w:rPr>
          <w:t>were</w:t>
        </w:r>
      </w:ins>
      <w:ins w:id="200" w:author="Chara Katiri" w:date="2015-04-10T20:46:00Z">
        <w:r w:rsidR="00BA6878" w:rsidRPr="000926B2">
          <w:rPr>
            <w:rFonts w:ascii="Times" w:eastAsia="Times New Roman" w:hAnsi="Times" w:cs="Times New Roman"/>
            <w:sz w:val="22"/>
            <w:szCs w:val="22"/>
            <w:shd w:val="clear" w:color="auto" w:fill="FFFFFF"/>
            <w:lang w:val="en-GB"/>
          </w:rPr>
          <w:t xml:space="preserve"> introduced </w:t>
        </w:r>
      </w:ins>
      <w:ins w:id="201" w:author="Chara Katiri" w:date="2015-04-10T20:54:00Z">
        <w:r w:rsidR="00BC1744" w:rsidRPr="000926B2">
          <w:rPr>
            <w:rFonts w:ascii="Times" w:eastAsia="Times New Roman" w:hAnsi="Times" w:cs="Times New Roman"/>
            <w:sz w:val="22"/>
            <w:szCs w:val="22"/>
            <w:shd w:val="clear" w:color="auto" w:fill="FFFFFF"/>
            <w:lang w:val="en-GB"/>
          </w:rPr>
          <w:t xml:space="preserve">only </w:t>
        </w:r>
      </w:ins>
      <w:ins w:id="202" w:author="Chara Katiri" w:date="2015-04-10T20:46:00Z">
        <w:r w:rsidR="00BA6878" w:rsidRPr="000926B2">
          <w:rPr>
            <w:rFonts w:ascii="Times" w:eastAsia="Times New Roman" w:hAnsi="Times" w:cs="Times New Roman"/>
            <w:sz w:val="22"/>
            <w:szCs w:val="22"/>
            <w:shd w:val="clear" w:color="auto" w:fill="FFFFFF"/>
            <w:lang w:val="en-GB"/>
          </w:rPr>
          <w:t>during Year 3</w:t>
        </w:r>
      </w:ins>
      <w:ins w:id="203" w:author="Chara Katiri" w:date="2015-05-02T13:23:00Z">
        <w:r w:rsidR="00D13F43" w:rsidRPr="000926B2">
          <w:rPr>
            <w:rFonts w:ascii="Times" w:eastAsia="Times New Roman" w:hAnsi="Times" w:cs="Times New Roman"/>
            <w:sz w:val="22"/>
            <w:szCs w:val="22"/>
            <w:shd w:val="clear" w:color="auto" w:fill="FFFFFF"/>
            <w:lang w:val="en-GB"/>
          </w:rPr>
          <w:t>,Sem1, and</w:t>
        </w:r>
      </w:ins>
      <w:ins w:id="204" w:author="Chara Katiri" w:date="2015-04-10T20:50:00Z">
        <w:r w:rsidR="00BC1744" w:rsidRPr="000926B2">
          <w:rPr>
            <w:rFonts w:ascii="Times" w:eastAsia="Times New Roman" w:hAnsi="Times" w:cs="Times New Roman"/>
            <w:sz w:val="22"/>
            <w:szCs w:val="22"/>
            <w:shd w:val="clear" w:color="auto" w:fill="FFFFFF"/>
            <w:lang w:val="en-GB"/>
          </w:rPr>
          <w:t xml:space="preserve"> </w:t>
        </w:r>
      </w:ins>
      <w:ins w:id="205" w:author="Chara Katiri" w:date="2015-04-10T20:54:00Z">
        <w:r w:rsidR="006E54DA" w:rsidRPr="000926B2">
          <w:rPr>
            <w:rFonts w:ascii="Times" w:eastAsia="Times New Roman" w:hAnsi="Times" w:cs="Times New Roman"/>
            <w:sz w:val="22"/>
            <w:szCs w:val="22"/>
            <w:shd w:val="clear" w:color="auto" w:fill="FFFFFF"/>
            <w:lang w:val="en-GB"/>
          </w:rPr>
          <w:t>they we</w:t>
        </w:r>
        <w:r w:rsidR="00BC1744" w:rsidRPr="000926B2">
          <w:rPr>
            <w:rFonts w:ascii="Times" w:eastAsia="Times New Roman" w:hAnsi="Times" w:cs="Times New Roman"/>
            <w:sz w:val="22"/>
            <w:szCs w:val="22"/>
            <w:shd w:val="clear" w:color="auto" w:fill="FFFFFF"/>
            <w:lang w:val="en-GB"/>
          </w:rPr>
          <w:t>re</w:t>
        </w:r>
      </w:ins>
      <w:ins w:id="206" w:author="Chara Katiri" w:date="2015-04-10T20:50:00Z">
        <w:r w:rsidR="00BC1744" w:rsidRPr="000926B2">
          <w:rPr>
            <w:rFonts w:ascii="Times" w:eastAsia="Times New Roman" w:hAnsi="Times" w:cs="Times New Roman"/>
            <w:sz w:val="22"/>
            <w:szCs w:val="22"/>
            <w:shd w:val="clear" w:color="auto" w:fill="FFFFFF"/>
            <w:lang w:val="en-GB"/>
          </w:rPr>
          <w:t xml:space="preserve"> used </w:t>
        </w:r>
      </w:ins>
      <w:r w:rsidR="00BF2E68" w:rsidRPr="000926B2">
        <w:rPr>
          <w:rFonts w:ascii="Times" w:eastAsia="Times New Roman" w:hAnsi="Times" w:cs="Times New Roman"/>
          <w:sz w:val="22"/>
          <w:szCs w:val="22"/>
          <w:shd w:val="clear" w:color="auto" w:fill="FFFFFF"/>
          <w:lang w:val="en-GB"/>
        </w:rPr>
        <w:t xml:space="preserve">for the development of </w:t>
      </w:r>
      <w:ins w:id="207" w:author="Chara Katiri" w:date="2015-04-10T20:50:00Z">
        <w:r w:rsidR="00BC1744" w:rsidRPr="000926B2">
          <w:rPr>
            <w:rFonts w:ascii="Times" w:eastAsia="Times New Roman" w:hAnsi="Times" w:cs="Times New Roman"/>
            <w:sz w:val="22"/>
            <w:szCs w:val="22"/>
            <w:shd w:val="clear" w:color="auto" w:fill="FFFFFF"/>
            <w:lang w:val="en-GB"/>
          </w:rPr>
          <w:t xml:space="preserve">this </w:t>
        </w:r>
      </w:ins>
      <w:r w:rsidR="00BF2E68" w:rsidRPr="000926B2">
        <w:rPr>
          <w:rFonts w:ascii="Times" w:eastAsia="Times New Roman" w:hAnsi="Times" w:cs="Times New Roman"/>
          <w:sz w:val="22"/>
          <w:szCs w:val="22"/>
          <w:shd w:val="clear" w:color="auto" w:fill="FFFFFF"/>
          <w:lang w:val="en-GB"/>
        </w:rPr>
        <w:t>project</w:t>
      </w:r>
      <w:ins w:id="208" w:author="Chara Katiri" w:date="2015-04-10T20:21:00Z">
        <w:r w:rsidR="00635DE2" w:rsidRPr="000926B2">
          <w:rPr>
            <w:rFonts w:ascii="Times" w:eastAsia="Times New Roman" w:hAnsi="Times" w:cs="Times New Roman"/>
            <w:sz w:val="22"/>
            <w:szCs w:val="22"/>
            <w:shd w:val="clear" w:color="auto" w:fill="FFFFFF"/>
            <w:lang w:val="en-GB"/>
          </w:rPr>
          <w:t xml:space="preserve">. </w:t>
        </w:r>
      </w:ins>
      <w:ins w:id="209" w:author="Chara Katiri" w:date="2015-04-10T21:10:00Z">
        <w:r w:rsidR="00FD43D9" w:rsidRPr="000926B2">
          <w:rPr>
            <w:rFonts w:ascii="Times" w:eastAsia="Times New Roman" w:hAnsi="Times" w:cs="Times New Roman"/>
            <w:sz w:val="22"/>
            <w:szCs w:val="22"/>
            <w:shd w:val="clear" w:color="auto" w:fill="FFFFFF"/>
            <w:lang w:val="en-GB"/>
          </w:rPr>
          <w:t xml:space="preserve">The use of technologies to achieve </w:t>
        </w:r>
      </w:ins>
      <w:ins w:id="210" w:author="Chara Katiri" w:date="2015-04-10T21:03:00Z">
        <w:r w:rsidR="00FD43D9" w:rsidRPr="000926B2">
          <w:rPr>
            <w:rFonts w:ascii="Times" w:eastAsia="Times New Roman" w:hAnsi="Times" w:cs="Times New Roman"/>
            <w:sz w:val="22"/>
            <w:szCs w:val="22"/>
            <w:shd w:val="clear" w:color="auto" w:fill="FFFFFF"/>
            <w:lang w:val="en-GB"/>
          </w:rPr>
          <w:t>s</w:t>
        </w:r>
        <w:r w:rsidR="006E54DA" w:rsidRPr="000926B2">
          <w:rPr>
            <w:rFonts w:ascii="Times" w:eastAsia="Times New Roman" w:hAnsi="Times" w:cs="Times New Roman"/>
            <w:sz w:val="22"/>
            <w:szCs w:val="22"/>
            <w:shd w:val="clear" w:color="auto" w:fill="FFFFFF"/>
            <w:lang w:val="en-GB"/>
          </w:rPr>
          <w:t xml:space="preserve">calability of the website </w:t>
        </w:r>
      </w:ins>
      <w:ins w:id="211" w:author="Chara Katiri" w:date="2015-04-10T21:04:00Z">
        <w:r w:rsidR="006E54DA" w:rsidRPr="000926B2">
          <w:rPr>
            <w:rFonts w:ascii="Times" w:eastAsia="Times New Roman" w:hAnsi="Times" w:cs="Times New Roman"/>
            <w:sz w:val="22"/>
            <w:szCs w:val="22"/>
            <w:shd w:val="clear" w:color="auto" w:fill="FFFFFF"/>
            <w:lang w:val="en-GB"/>
          </w:rPr>
          <w:t xml:space="preserve">regardless the screen size </w:t>
        </w:r>
      </w:ins>
      <w:ins w:id="212" w:author="Chara Katiri" w:date="2015-04-10T21:06:00Z">
        <w:r w:rsidR="006E54DA" w:rsidRPr="000926B2">
          <w:rPr>
            <w:rFonts w:ascii="Times" w:eastAsia="Times New Roman" w:hAnsi="Times" w:cs="Times New Roman"/>
            <w:sz w:val="22"/>
            <w:szCs w:val="22"/>
            <w:shd w:val="clear" w:color="auto" w:fill="FFFFFF"/>
            <w:lang w:val="en-GB"/>
          </w:rPr>
          <w:t xml:space="preserve">(mobile phone/tablet/desktop) </w:t>
        </w:r>
        <w:r w:rsidR="006E54DA" w:rsidRPr="000926B2">
          <w:rPr>
            <w:rFonts w:ascii="Times" w:eastAsia="Times New Roman" w:hAnsi="Times" w:cs="Times New Roman"/>
            <w:sz w:val="22"/>
            <w:szCs w:val="22"/>
            <w:highlight w:val="yellow"/>
            <w:shd w:val="clear" w:color="auto" w:fill="FFFFFF"/>
            <w:lang w:val="en-GB"/>
          </w:rPr>
          <w:t>or Operational System (</w:t>
        </w:r>
        <w:commentRangeStart w:id="213"/>
        <w:r w:rsidR="006E54DA" w:rsidRPr="000926B2">
          <w:rPr>
            <w:rFonts w:ascii="Times" w:eastAsia="Times New Roman" w:hAnsi="Times" w:cs="Times New Roman"/>
            <w:sz w:val="22"/>
            <w:szCs w:val="22"/>
            <w:highlight w:val="yellow"/>
            <w:shd w:val="clear" w:color="auto" w:fill="FFFFFF"/>
            <w:lang w:val="en-GB"/>
          </w:rPr>
          <w:t>iOS/Android/Windows</w:t>
        </w:r>
      </w:ins>
      <w:commentRangeEnd w:id="213"/>
      <w:ins w:id="214" w:author="Chara Katiri" w:date="2015-04-10T21:20:00Z">
        <w:r w:rsidR="002C1829" w:rsidRPr="000926B2">
          <w:rPr>
            <w:rStyle w:val="CommentReference"/>
            <w:rFonts w:ascii="Times" w:hAnsi="Times" w:cs="Times New Roman"/>
            <w:sz w:val="22"/>
            <w:szCs w:val="22"/>
          </w:rPr>
          <w:commentReference w:id="213"/>
        </w:r>
      </w:ins>
      <w:ins w:id="215" w:author="Chara Katiri" w:date="2015-04-10T21:06:00Z">
        <w:r w:rsidR="006E54DA" w:rsidRPr="000926B2">
          <w:rPr>
            <w:rFonts w:ascii="Times" w:eastAsia="Times New Roman" w:hAnsi="Times" w:cs="Times New Roman"/>
            <w:sz w:val="22"/>
            <w:szCs w:val="22"/>
            <w:highlight w:val="yellow"/>
            <w:shd w:val="clear" w:color="auto" w:fill="FFFFFF"/>
            <w:lang w:val="en-GB"/>
          </w:rPr>
          <w:t>)</w:t>
        </w:r>
        <w:r w:rsidR="006E54DA" w:rsidRPr="000926B2">
          <w:rPr>
            <w:rFonts w:ascii="Times" w:eastAsia="Times New Roman" w:hAnsi="Times" w:cs="Times New Roman"/>
            <w:sz w:val="22"/>
            <w:szCs w:val="22"/>
            <w:shd w:val="clear" w:color="auto" w:fill="FFFFFF"/>
            <w:lang w:val="en-GB"/>
          </w:rPr>
          <w:t xml:space="preserve"> </w:t>
        </w:r>
      </w:ins>
      <w:ins w:id="216" w:author="Chara Katiri" w:date="2015-04-10T21:04:00Z">
        <w:r w:rsidR="006E54DA" w:rsidRPr="000926B2">
          <w:rPr>
            <w:rFonts w:ascii="Times" w:eastAsia="Times New Roman" w:hAnsi="Times" w:cs="Times New Roman"/>
            <w:sz w:val="22"/>
            <w:szCs w:val="22"/>
            <w:shd w:val="clear" w:color="auto" w:fill="FFFFFF"/>
            <w:lang w:val="en-GB"/>
          </w:rPr>
          <w:t xml:space="preserve">is another </w:t>
        </w:r>
      </w:ins>
      <w:ins w:id="217" w:author="Chara Katiri" w:date="2015-04-10T21:11:00Z">
        <w:r w:rsidR="00FD43D9" w:rsidRPr="000926B2">
          <w:rPr>
            <w:rFonts w:ascii="Times" w:eastAsia="Times New Roman" w:hAnsi="Times" w:cs="Times New Roman"/>
            <w:sz w:val="22"/>
            <w:szCs w:val="22"/>
            <w:shd w:val="clear" w:color="auto" w:fill="FFFFFF"/>
            <w:lang w:val="en-GB"/>
          </w:rPr>
          <w:t xml:space="preserve">personal </w:t>
        </w:r>
      </w:ins>
      <w:ins w:id="218" w:author="Chara Katiri" w:date="2015-04-10T21:04:00Z">
        <w:r w:rsidR="006E54DA" w:rsidRPr="000926B2">
          <w:rPr>
            <w:rFonts w:ascii="Times" w:eastAsia="Times New Roman" w:hAnsi="Times" w:cs="Times New Roman"/>
            <w:sz w:val="22"/>
            <w:szCs w:val="22"/>
            <w:shd w:val="clear" w:color="auto" w:fill="FFFFFF"/>
            <w:lang w:val="en-GB"/>
          </w:rPr>
          <w:t xml:space="preserve">objective. </w:t>
        </w:r>
      </w:ins>
      <w:ins w:id="219" w:author="Chara Katiri" w:date="2015-04-10T20:54:00Z">
        <w:r w:rsidR="00BC1744" w:rsidRPr="000926B2">
          <w:rPr>
            <w:rFonts w:ascii="Times" w:eastAsia="Times New Roman" w:hAnsi="Times" w:cs="Times New Roman"/>
            <w:sz w:val="22"/>
            <w:szCs w:val="22"/>
            <w:shd w:val="clear" w:color="auto" w:fill="FFFFFF"/>
            <w:lang w:val="en-GB"/>
          </w:rPr>
          <w:t>CSS</w:t>
        </w:r>
      </w:ins>
      <w:ins w:id="220" w:author="Chara Katiri" w:date="2015-04-10T21:13:00Z">
        <w:r w:rsidR="00FD43D9" w:rsidRPr="000926B2">
          <w:rPr>
            <w:rFonts w:ascii="Times" w:eastAsia="Times New Roman" w:hAnsi="Times" w:cs="Times New Roman"/>
            <w:sz w:val="22"/>
            <w:szCs w:val="22"/>
            <w:shd w:val="clear" w:color="auto" w:fill="FFFFFF"/>
            <w:lang w:val="en-GB"/>
          </w:rPr>
          <w:t>3</w:t>
        </w:r>
      </w:ins>
      <w:ins w:id="221" w:author="Chara Katiri" w:date="2015-04-10T20:54:00Z">
        <w:r w:rsidR="00BC1744" w:rsidRPr="000926B2">
          <w:rPr>
            <w:rFonts w:ascii="Times" w:eastAsia="Times New Roman" w:hAnsi="Times" w:cs="Times New Roman"/>
            <w:sz w:val="22"/>
            <w:szCs w:val="22"/>
            <w:shd w:val="clear" w:color="auto" w:fill="FFFFFF"/>
            <w:lang w:val="en-GB"/>
          </w:rPr>
          <w:t xml:space="preserve"> </w:t>
        </w:r>
      </w:ins>
      <w:ins w:id="222" w:author="Chara Katiri" w:date="2015-04-10T21:09:00Z">
        <w:r w:rsidR="00FD43D9" w:rsidRPr="000926B2">
          <w:rPr>
            <w:rFonts w:ascii="Times" w:eastAsia="Times New Roman" w:hAnsi="Times" w:cs="Times New Roman"/>
            <w:sz w:val="22"/>
            <w:szCs w:val="22"/>
            <w:shd w:val="clear" w:color="auto" w:fill="FFFFFF"/>
            <w:lang w:val="en-GB"/>
          </w:rPr>
          <w:t>is used to</w:t>
        </w:r>
      </w:ins>
      <w:ins w:id="223" w:author="Chara Katiri" w:date="2015-04-10T21:07:00Z">
        <w:r w:rsidR="006E54DA" w:rsidRPr="000926B2">
          <w:rPr>
            <w:rFonts w:ascii="Times" w:eastAsia="Times New Roman" w:hAnsi="Times" w:cs="Times New Roman"/>
            <w:sz w:val="22"/>
            <w:szCs w:val="22"/>
            <w:shd w:val="clear" w:color="auto" w:fill="FFFFFF"/>
            <w:lang w:val="en-GB"/>
          </w:rPr>
          <w:t xml:space="preserve"> enable</w:t>
        </w:r>
      </w:ins>
      <w:ins w:id="224" w:author="Chara Katiri" w:date="2015-04-10T20:55:00Z">
        <w:r w:rsidR="00BC1744" w:rsidRPr="000926B2">
          <w:rPr>
            <w:rFonts w:ascii="Times" w:eastAsia="Times New Roman" w:hAnsi="Times" w:cs="Times New Roman"/>
            <w:sz w:val="22"/>
            <w:szCs w:val="22"/>
            <w:shd w:val="clear" w:color="auto" w:fill="FFFFFF"/>
            <w:lang w:val="en-GB"/>
          </w:rPr>
          <w:t xml:space="preserve"> the website</w:t>
        </w:r>
      </w:ins>
      <w:ins w:id="225" w:author="Chara Katiri" w:date="2015-04-10T21:00:00Z">
        <w:r w:rsidR="006E54DA" w:rsidRPr="000926B2">
          <w:rPr>
            <w:rFonts w:ascii="Times" w:eastAsia="Times New Roman" w:hAnsi="Times" w:cs="Times New Roman"/>
            <w:sz w:val="22"/>
            <w:szCs w:val="22"/>
            <w:shd w:val="clear" w:color="auto" w:fill="FFFFFF"/>
            <w:lang w:val="en-GB"/>
          </w:rPr>
          <w:t xml:space="preserve"> adapt to different</w:t>
        </w:r>
      </w:ins>
      <w:ins w:id="226" w:author="Chara Katiri" w:date="2015-04-10T20:55:00Z">
        <w:r w:rsidR="00BC1744" w:rsidRPr="000926B2">
          <w:rPr>
            <w:rFonts w:ascii="Times" w:eastAsia="Times New Roman" w:hAnsi="Times" w:cs="Times New Roman"/>
            <w:sz w:val="22"/>
            <w:szCs w:val="22"/>
            <w:shd w:val="clear" w:color="auto" w:fill="FFFFFF"/>
            <w:lang w:val="en-GB"/>
          </w:rPr>
          <w:t xml:space="preserve"> </w:t>
        </w:r>
      </w:ins>
      <w:ins w:id="227" w:author="Chara Katiri" w:date="2015-04-10T20:57:00Z">
        <w:r w:rsidR="006E54DA" w:rsidRPr="000926B2">
          <w:rPr>
            <w:rFonts w:ascii="Times" w:eastAsia="Times New Roman" w:hAnsi="Times" w:cs="Times New Roman"/>
            <w:sz w:val="22"/>
            <w:szCs w:val="22"/>
            <w:shd w:val="clear" w:color="auto" w:fill="FFFFFF"/>
            <w:lang w:val="en-GB"/>
          </w:rPr>
          <w:t xml:space="preserve">screen sizes and </w:t>
        </w:r>
      </w:ins>
      <w:ins w:id="228" w:author="Chara Katiri" w:date="2015-04-10T20:58:00Z">
        <w:r w:rsidR="00BC1744" w:rsidRPr="000926B2">
          <w:rPr>
            <w:rFonts w:ascii="Times" w:eastAsia="Times New Roman" w:hAnsi="Times" w:cs="Times New Roman"/>
            <w:sz w:val="22"/>
            <w:szCs w:val="22"/>
            <w:shd w:val="clear" w:color="auto" w:fill="FFFFFF"/>
            <w:lang w:val="en-GB"/>
          </w:rPr>
          <w:t>resolutions</w:t>
        </w:r>
      </w:ins>
      <w:ins w:id="229" w:author="Chara Katiri" w:date="2015-04-10T20:57:00Z">
        <w:r w:rsidR="00BC1744" w:rsidRPr="000926B2">
          <w:rPr>
            <w:rFonts w:ascii="Times" w:eastAsia="Times New Roman" w:hAnsi="Times" w:cs="Times New Roman"/>
            <w:sz w:val="22"/>
            <w:szCs w:val="22"/>
            <w:shd w:val="clear" w:color="auto" w:fill="FFFFFF"/>
            <w:lang w:val="en-GB"/>
          </w:rPr>
          <w:t xml:space="preserve"> whether </w:t>
        </w:r>
      </w:ins>
      <w:ins w:id="230" w:author="Chara Katiri" w:date="2015-04-10T21:05:00Z">
        <w:r w:rsidR="006E54DA" w:rsidRPr="000926B2">
          <w:rPr>
            <w:rFonts w:ascii="Times" w:eastAsia="Times New Roman" w:hAnsi="Times" w:cs="Times New Roman"/>
            <w:sz w:val="22"/>
            <w:szCs w:val="22"/>
            <w:shd w:val="clear" w:color="auto" w:fill="FFFFFF"/>
            <w:lang w:val="en-GB"/>
          </w:rPr>
          <w:t>rendered</w:t>
        </w:r>
      </w:ins>
      <w:ins w:id="231" w:author="Chara Katiri" w:date="2015-04-10T20:57:00Z">
        <w:r w:rsidR="00BC1744" w:rsidRPr="000926B2">
          <w:rPr>
            <w:rFonts w:ascii="Times" w:eastAsia="Times New Roman" w:hAnsi="Times" w:cs="Times New Roman"/>
            <w:sz w:val="22"/>
            <w:szCs w:val="22"/>
            <w:shd w:val="clear" w:color="auto" w:fill="FFFFFF"/>
            <w:lang w:val="en-GB"/>
          </w:rPr>
          <w:t xml:space="preserve"> on mobile phone </w:t>
        </w:r>
      </w:ins>
      <w:ins w:id="232" w:author="Chara Katiri" w:date="2015-04-10T21:05:00Z">
        <w:r w:rsidR="006E54DA" w:rsidRPr="000926B2">
          <w:rPr>
            <w:rFonts w:ascii="Times" w:eastAsia="Times New Roman" w:hAnsi="Times" w:cs="Times New Roman"/>
            <w:sz w:val="22"/>
            <w:szCs w:val="22"/>
            <w:shd w:val="clear" w:color="auto" w:fill="FFFFFF"/>
            <w:lang w:val="en-GB"/>
          </w:rPr>
          <w:t>devices</w:t>
        </w:r>
      </w:ins>
      <w:ins w:id="233" w:author="Chara Katiri" w:date="2015-04-10T20:57:00Z">
        <w:r w:rsidR="00FD43D9" w:rsidRPr="000926B2">
          <w:rPr>
            <w:rFonts w:ascii="Times" w:eastAsia="Times New Roman" w:hAnsi="Times" w:cs="Times New Roman"/>
            <w:sz w:val="22"/>
            <w:szCs w:val="22"/>
            <w:shd w:val="clear" w:color="auto" w:fill="FFFFFF"/>
            <w:lang w:val="en-GB"/>
          </w:rPr>
          <w:t xml:space="preserve">, tablets </w:t>
        </w:r>
        <w:r w:rsidR="00BC1744" w:rsidRPr="000926B2">
          <w:rPr>
            <w:rFonts w:ascii="Times" w:eastAsia="Times New Roman" w:hAnsi="Times" w:cs="Times New Roman"/>
            <w:sz w:val="22"/>
            <w:szCs w:val="22"/>
            <w:shd w:val="clear" w:color="auto" w:fill="FFFFFF"/>
            <w:lang w:val="en-GB"/>
          </w:rPr>
          <w:t xml:space="preserve">or desktops. </w:t>
        </w:r>
      </w:ins>
    </w:p>
    <w:p w14:paraId="7D7D0482" w14:textId="77777777" w:rsidR="00340F77" w:rsidRPr="000926B2" w:rsidRDefault="00340F77" w:rsidP="00EE1303">
      <w:pPr>
        <w:spacing w:line="360" w:lineRule="auto"/>
        <w:ind w:firstLine="360"/>
        <w:contextualSpacing/>
        <w:jc w:val="both"/>
        <w:rPr>
          <w:rFonts w:ascii="Times" w:eastAsia="Times New Roman" w:hAnsi="Times" w:cs="Times New Roman"/>
          <w:sz w:val="22"/>
          <w:szCs w:val="22"/>
          <w:shd w:val="clear" w:color="auto" w:fill="FFFFFF"/>
          <w:lang w:val="en-GB"/>
        </w:rPr>
      </w:pPr>
    </w:p>
    <w:p w14:paraId="53F38DEE" w14:textId="648BF69E" w:rsidR="0054569F" w:rsidRPr="000926B2" w:rsidRDefault="00C50791" w:rsidP="00EE1303">
      <w:pPr>
        <w:pStyle w:val="Heading2"/>
        <w:numPr>
          <w:ilvl w:val="1"/>
          <w:numId w:val="11"/>
        </w:numPr>
        <w:spacing w:line="360" w:lineRule="auto"/>
        <w:contextualSpacing/>
        <w:jc w:val="both"/>
        <w:rPr>
          <w:rFonts w:ascii="Times" w:hAnsi="Times" w:cs="Times New Roman"/>
          <w:color w:val="auto"/>
          <w:sz w:val="22"/>
          <w:szCs w:val="22"/>
          <w:lang w:val="en-GB"/>
        </w:rPr>
      </w:pPr>
      <w:bookmarkStart w:id="234" w:name="_Toc290491139"/>
      <w:r w:rsidRPr="000926B2">
        <w:rPr>
          <w:rFonts w:ascii="Times" w:hAnsi="Times" w:cs="Times New Roman"/>
          <w:color w:val="auto"/>
          <w:sz w:val="22"/>
          <w:szCs w:val="22"/>
          <w:lang w:val="en-GB"/>
        </w:rPr>
        <w:t>Project benefits</w:t>
      </w:r>
      <w:bookmarkEnd w:id="234"/>
    </w:p>
    <w:p w14:paraId="33D869CD" w14:textId="0F5907DE" w:rsidR="00302475" w:rsidRPr="000926B2" w:rsidRDefault="005B7D10" w:rsidP="00EE1303">
      <w:pPr>
        <w:spacing w:line="360" w:lineRule="auto"/>
        <w:ind w:firstLine="720"/>
        <w:contextualSpacing/>
        <w:jc w:val="both"/>
        <w:rPr>
          <w:ins w:id="235" w:author="Chara Katiri" w:date="2015-04-10T21:37:00Z"/>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project benefit </w:t>
      </w:r>
      <w:r w:rsidR="003A56D6" w:rsidRPr="000926B2">
        <w:rPr>
          <w:rFonts w:ascii="Times" w:eastAsia="Times New Roman" w:hAnsi="Times" w:cs="Times New Roman"/>
          <w:sz w:val="22"/>
          <w:szCs w:val="22"/>
          <w:shd w:val="clear" w:color="auto" w:fill="FFFFFF"/>
          <w:lang w:val="en-GB"/>
        </w:rPr>
        <w:t>is</w:t>
      </w:r>
      <w:r w:rsidRPr="000926B2">
        <w:rPr>
          <w:rFonts w:ascii="Times" w:eastAsia="Times New Roman" w:hAnsi="Times" w:cs="Times New Roman"/>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0926B2">
        <w:rPr>
          <w:rFonts w:ascii="Times" w:eastAsia="Times New Roman" w:hAnsi="Times" w:cs="Times New Roman"/>
          <w:sz w:val="22"/>
          <w:szCs w:val="22"/>
          <w:shd w:val="clear" w:color="auto" w:fill="FFFFFF"/>
          <w:lang w:val="en-GB"/>
        </w:rPr>
        <w:t xml:space="preserve"> help minimize the creation of ‘junk emails’</w:t>
      </w:r>
      <w:r w:rsidRPr="000926B2">
        <w:rPr>
          <w:rFonts w:ascii="Times" w:eastAsia="Times New Roman" w:hAnsi="Times" w:cs="Times New Roman"/>
          <w:sz w:val="22"/>
          <w:szCs w:val="22"/>
          <w:shd w:val="clear" w:color="auto" w:fill="FFFFFF"/>
          <w:lang w:val="en-GB"/>
        </w:rPr>
        <w:t xml:space="preserve"> sent </w:t>
      </w:r>
      <w:r w:rsidR="003A56D6" w:rsidRPr="000926B2">
        <w:rPr>
          <w:rFonts w:ascii="Times" w:eastAsia="Times New Roman" w:hAnsi="Times" w:cs="Times New Roman"/>
          <w:sz w:val="22"/>
          <w:szCs w:val="22"/>
          <w:shd w:val="clear" w:color="auto" w:fill="FFFFFF"/>
          <w:lang w:val="en-GB"/>
        </w:rPr>
        <w:t>to advertise</w:t>
      </w:r>
      <w:r w:rsidRPr="000926B2">
        <w:rPr>
          <w:rFonts w:ascii="Times" w:eastAsia="Times New Roman" w:hAnsi="Times" w:cs="Times New Roman"/>
          <w:sz w:val="22"/>
          <w:szCs w:val="22"/>
          <w:shd w:val="clear" w:color="auto" w:fill="FFFFFF"/>
          <w:lang w:val="en-GB"/>
        </w:rPr>
        <w:t xml:space="preserve"> second-hand books and room swaps. </w:t>
      </w:r>
      <w:r w:rsidR="00065A4A" w:rsidRPr="000926B2">
        <w:rPr>
          <w:rFonts w:ascii="Times" w:eastAsia="Times New Roman" w:hAnsi="Times" w:cs="Times New Roman"/>
          <w:sz w:val="22"/>
          <w:szCs w:val="22"/>
          <w:shd w:val="clear" w:color="auto" w:fill="FFFFFF"/>
          <w:lang w:val="en-GB"/>
        </w:rPr>
        <w:t xml:space="preserve">The deployment of the website on the </w:t>
      </w:r>
      <w:r w:rsidR="00EC0BC2" w:rsidRPr="000926B2">
        <w:rPr>
          <w:rFonts w:ascii="Times" w:eastAsia="Times New Roman" w:hAnsi="Times" w:cs="Times New Roman"/>
          <w:sz w:val="22"/>
          <w:szCs w:val="22"/>
          <w:shd w:val="clear" w:color="auto" w:fill="FFFFFF"/>
          <w:lang w:val="en-GB"/>
        </w:rPr>
        <w:t>University</w:t>
      </w:r>
      <w:r w:rsidR="00065A4A" w:rsidRPr="000926B2">
        <w:rPr>
          <w:rFonts w:ascii="Times" w:eastAsia="Times New Roman" w:hAnsi="Times" w:cs="Times New Roman"/>
          <w:sz w:val="22"/>
          <w:szCs w:val="22"/>
          <w:shd w:val="clear" w:color="auto" w:fill="FFFFFF"/>
          <w:lang w:val="en-GB"/>
        </w:rPr>
        <w:t xml:space="preserve">’s intranet </w:t>
      </w:r>
      <w:r w:rsidR="00BF2E68" w:rsidRPr="000926B2">
        <w:rPr>
          <w:rFonts w:ascii="Times" w:eastAsia="Times New Roman" w:hAnsi="Times" w:cs="Times New Roman"/>
          <w:sz w:val="22"/>
          <w:szCs w:val="22"/>
          <w:shd w:val="clear" w:color="auto" w:fill="FFFFFF"/>
          <w:lang w:val="en-GB"/>
        </w:rPr>
        <w:t xml:space="preserve">and the services it provides </w:t>
      </w:r>
      <w:r w:rsidR="00065A4A" w:rsidRPr="000926B2">
        <w:rPr>
          <w:rFonts w:ascii="Times" w:eastAsia="Times New Roman" w:hAnsi="Times" w:cs="Times New Roman"/>
          <w:sz w:val="22"/>
          <w:szCs w:val="22"/>
          <w:shd w:val="clear" w:color="auto" w:fill="FFFFFF"/>
          <w:lang w:val="en-GB"/>
        </w:rPr>
        <w:t>can</w:t>
      </w:r>
      <w:r w:rsidR="00BF2E68" w:rsidRPr="000926B2">
        <w:rPr>
          <w:rFonts w:ascii="Times" w:eastAsia="Times New Roman" w:hAnsi="Times" w:cs="Times New Roman"/>
          <w:sz w:val="22"/>
          <w:szCs w:val="22"/>
          <w:shd w:val="clear" w:color="auto" w:fill="FFFFFF"/>
          <w:lang w:val="en-GB"/>
        </w:rPr>
        <w:t xml:space="preserve"> also</w:t>
      </w:r>
      <w:r w:rsidR="00065A4A" w:rsidRPr="000926B2">
        <w:rPr>
          <w:rFonts w:ascii="Times" w:eastAsia="Times New Roman" w:hAnsi="Times" w:cs="Times New Roman"/>
          <w:sz w:val="22"/>
          <w:szCs w:val="22"/>
          <w:shd w:val="clear" w:color="auto" w:fill="FFFFFF"/>
          <w:lang w:val="en-GB"/>
        </w:rPr>
        <w:t xml:space="preserve"> </w:t>
      </w:r>
      <w:r w:rsidR="00BF2E68" w:rsidRPr="000926B2">
        <w:rPr>
          <w:rFonts w:ascii="Times" w:eastAsia="Times New Roman" w:hAnsi="Times" w:cs="Times New Roman"/>
          <w:sz w:val="22"/>
          <w:szCs w:val="22"/>
          <w:shd w:val="clear" w:color="auto" w:fill="FFFFFF"/>
          <w:lang w:val="en-GB"/>
        </w:rPr>
        <w:t>promote</w:t>
      </w:r>
      <w:r w:rsidR="00065A4A" w:rsidRPr="000926B2">
        <w:rPr>
          <w:rFonts w:ascii="Times" w:eastAsia="Times New Roman" w:hAnsi="Times" w:cs="Times New Roman"/>
          <w:sz w:val="22"/>
          <w:szCs w:val="22"/>
          <w:shd w:val="clear" w:color="auto" w:fill="FFFFFF"/>
          <w:lang w:val="en-GB"/>
        </w:rPr>
        <w:t xml:space="preserve"> the replacement </w:t>
      </w:r>
      <w:r w:rsidRPr="000926B2">
        <w:rPr>
          <w:rFonts w:ascii="Times" w:eastAsia="Times New Roman" w:hAnsi="Times" w:cs="Times New Roman"/>
          <w:sz w:val="22"/>
          <w:szCs w:val="22"/>
          <w:shd w:val="clear" w:color="auto" w:fill="FFFFFF"/>
          <w:lang w:val="en-GB"/>
        </w:rPr>
        <w:t xml:space="preserve">of the physical Pin-boards </w:t>
      </w:r>
      <w:r w:rsidR="00065A4A" w:rsidRPr="000926B2">
        <w:rPr>
          <w:rFonts w:ascii="Times" w:eastAsia="Times New Roman" w:hAnsi="Times" w:cs="Times New Roman"/>
          <w:sz w:val="22"/>
          <w:szCs w:val="22"/>
          <w:shd w:val="clear" w:color="auto" w:fill="FFFFFF"/>
          <w:lang w:val="en-GB"/>
        </w:rPr>
        <w:t xml:space="preserve">on </w:t>
      </w:r>
      <w:r w:rsidR="00BF2E68" w:rsidRPr="000926B2">
        <w:rPr>
          <w:rFonts w:ascii="Times" w:eastAsia="Times New Roman" w:hAnsi="Times" w:cs="Times New Roman"/>
          <w:sz w:val="22"/>
          <w:szCs w:val="22"/>
          <w:shd w:val="clear" w:color="auto" w:fill="FFFFFF"/>
          <w:lang w:val="en-GB"/>
        </w:rPr>
        <w:t>campus and thus</w:t>
      </w:r>
      <w:r w:rsidRPr="000926B2">
        <w:rPr>
          <w:rFonts w:ascii="Times" w:eastAsia="Times New Roman" w:hAnsi="Times" w:cs="Times New Roman"/>
          <w:sz w:val="22"/>
          <w:szCs w:val="22"/>
          <w:shd w:val="clear" w:color="auto" w:fill="FFFFFF"/>
          <w:lang w:val="en-GB"/>
        </w:rPr>
        <w:t xml:space="preserve"> reduce paper copies and promote environmental friendly </w:t>
      </w:r>
      <w:r w:rsidR="00065A4A" w:rsidRPr="000926B2">
        <w:rPr>
          <w:rFonts w:ascii="Times" w:eastAsia="Times New Roman" w:hAnsi="Times" w:cs="Times New Roman"/>
          <w:sz w:val="22"/>
          <w:szCs w:val="22"/>
          <w:shd w:val="clear" w:color="auto" w:fill="FFFFFF"/>
          <w:lang w:val="en-GB"/>
        </w:rPr>
        <w:t xml:space="preserve">behaviour. </w:t>
      </w:r>
      <w:r w:rsidR="00BF2E68" w:rsidRPr="000926B2">
        <w:rPr>
          <w:rFonts w:ascii="Times" w:eastAsia="Times New Roman" w:hAnsi="Times" w:cs="Times New Roman"/>
          <w:sz w:val="22"/>
          <w:szCs w:val="22"/>
          <w:shd w:val="clear" w:color="auto" w:fill="FFFFFF"/>
          <w:lang w:val="en-GB"/>
        </w:rPr>
        <w:t>Lastly, t</w:t>
      </w:r>
      <w:r w:rsidR="00065A4A" w:rsidRPr="000926B2">
        <w:rPr>
          <w:rFonts w:ascii="Times" w:eastAsia="Times New Roman" w:hAnsi="Times" w:cs="Times New Roman"/>
          <w:sz w:val="22"/>
          <w:szCs w:val="22"/>
          <w:shd w:val="clear" w:color="auto" w:fill="FFFFFF"/>
          <w:lang w:val="en-GB"/>
        </w:rPr>
        <w:t>he website can help r</w:t>
      </w:r>
      <w:r w:rsidRPr="000926B2">
        <w:rPr>
          <w:rFonts w:ascii="Times" w:eastAsia="Times New Roman" w:hAnsi="Times" w:cs="Times New Roman"/>
          <w:sz w:val="22"/>
          <w:szCs w:val="22"/>
          <w:shd w:val="clear" w:color="auto" w:fill="FFFFFF"/>
          <w:lang w:val="en-GB"/>
        </w:rPr>
        <w:t>educe</w:t>
      </w:r>
      <w:r w:rsidR="00B72629" w:rsidRPr="000926B2">
        <w:rPr>
          <w:rFonts w:ascii="Times" w:eastAsia="Times New Roman" w:hAnsi="Times" w:cs="Times New Roman"/>
          <w:sz w:val="22"/>
          <w:szCs w:val="22"/>
          <w:shd w:val="clear" w:color="auto" w:fill="FFFFFF"/>
          <w:lang w:val="en-GB"/>
        </w:rPr>
        <w:t xml:space="preserve"> the</w:t>
      </w:r>
      <w:r w:rsidRPr="000926B2">
        <w:rPr>
          <w:rFonts w:ascii="Times" w:eastAsia="Times New Roman" w:hAnsi="Times" w:cs="Times New Roman"/>
          <w:sz w:val="22"/>
          <w:szCs w:val="22"/>
          <w:shd w:val="clear" w:color="auto" w:fill="FFFFFF"/>
          <w:lang w:val="en-GB"/>
        </w:rPr>
        <w:t xml:space="preserve"> network </w:t>
      </w:r>
      <w:r w:rsidR="003A56D6" w:rsidRPr="000926B2">
        <w:rPr>
          <w:rFonts w:ascii="Times" w:eastAsia="Times New Roman" w:hAnsi="Times" w:cs="Times New Roman"/>
          <w:sz w:val="22"/>
          <w:szCs w:val="22"/>
          <w:shd w:val="clear" w:color="auto" w:fill="FFFFFF"/>
          <w:lang w:val="en-GB"/>
        </w:rPr>
        <w:t>traffic and disk space used by ‘junk’</w:t>
      </w:r>
      <w:r w:rsidR="00065A4A" w:rsidRPr="000926B2">
        <w:rPr>
          <w:rFonts w:ascii="Times" w:eastAsia="Times New Roman" w:hAnsi="Times" w:cs="Times New Roman"/>
          <w:sz w:val="22"/>
          <w:szCs w:val="22"/>
          <w:shd w:val="clear" w:color="auto" w:fill="FFFFFF"/>
          <w:lang w:val="en-GB"/>
        </w:rPr>
        <w:t xml:space="preserve"> emails and therefore </w:t>
      </w:r>
      <w:commentRangeStart w:id="236"/>
      <w:r w:rsidR="00065A4A" w:rsidRPr="000926B2">
        <w:rPr>
          <w:rFonts w:ascii="Times" w:eastAsia="Times New Roman" w:hAnsi="Times" w:cs="Times New Roman"/>
          <w:sz w:val="22"/>
          <w:szCs w:val="22"/>
          <w:shd w:val="clear" w:color="auto" w:fill="FFFFFF"/>
          <w:lang w:val="en-GB"/>
        </w:rPr>
        <w:t xml:space="preserve">minimize </w:t>
      </w:r>
      <w:r w:rsidR="00B72629" w:rsidRPr="000926B2">
        <w:rPr>
          <w:rFonts w:ascii="Times" w:eastAsia="Times New Roman" w:hAnsi="Times" w:cs="Times New Roman"/>
          <w:sz w:val="22"/>
          <w:szCs w:val="22"/>
          <w:shd w:val="clear" w:color="auto" w:fill="FFFFFF"/>
          <w:lang w:val="en-GB"/>
        </w:rPr>
        <w:t xml:space="preserve">the cost of </w:t>
      </w:r>
      <w:r w:rsidR="00065A4A" w:rsidRPr="000926B2">
        <w:rPr>
          <w:rFonts w:ascii="Times" w:eastAsia="Times New Roman" w:hAnsi="Times" w:cs="Times New Roman"/>
          <w:sz w:val="22"/>
          <w:szCs w:val="22"/>
          <w:shd w:val="clear" w:color="auto" w:fill="FFFFFF"/>
          <w:lang w:val="en-GB"/>
        </w:rPr>
        <w:t xml:space="preserve">storage </w:t>
      </w:r>
      <w:r w:rsidR="00B72629" w:rsidRPr="000926B2">
        <w:rPr>
          <w:rFonts w:ascii="Times" w:eastAsia="Times New Roman" w:hAnsi="Times" w:cs="Times New Roman"/>
          <w:sz w:val="22"/>
          <w:szCs w:val="22"/>
          <w:shd w:val="clear" w:color="auto" w:fill="FFFFFF"/>
          <w:lang w:val="en-GB"/>
        </w:rPr>
        <w:t>required</w:t>
      </w:r>
      <w:r w:rsidR="00BF2E68" w:rsidRPr="000926B2">
        <w:rPr>
          <w:rFonts w:ascii="Times" w:eastAsia="Times New Roman" w:hAnsi="Times" w:cs="Times New Roman"/>
          <w:sz w:val="22"/>
          <w:szCs w:val="22"/>
          <w:shd w:val="clear" w:color="auto" w:fill="FFFFFF"/>
          <w:lang w:val="en-GB"/>
        </w:rPr>
        <w:t xml:space="preserve"> </w:t>
      </w:r>
      <w:commentRangeEnd w:id="236"/>
      <w:r w:rsidR="00E64B6E" w:rsidRPr="000926B2">
        <w:rPr>
          <w:rStyle w:val="CommentReference"/>
          <w:rFonts w:ascii="Times" w:hAnsi="Times" w:cs="Times New Roman"/>
          <w:sz w:val="22"/>
          <w:szCs w:val="22"/>
        </w:rPr>
        <w:commentReference w:id="236"/>
      </w:r>
      <w:r w:rsidR="00B72629" w:rsidRPr="000926B2">
        <w:rPr>
          <w:rFonts w:ascii="Times" w:eastAsia="Times New Roman" w:hAnsi="Times" w:cs="Times New Roman"/>
          <w:sz w:val="22"/>
          <w:szCs w:val="22"/>
          <w:shd w:val="clear" w:color="auto" w:fill="FFFFFF"/>
          <w:lang w:val="en-GB"/>
        </w:rPr>
        <w:t xml:space="preserve">as well as other </w:t>
      </w:r>
      <w:r w:rsidR="00BF2E68" w:rsidRPr="000926B2">
        <w:rPr>
          <w:rFonts w:ascii="Times" w:eastAsia="Times New Roman" w:hAnsi="Times" w:cs="Times New Roman"/>
          <w:sz w:val="22"/>
          <w:szCs w:val="22"/>
          <w:shd w:val="clear" w:color="auto" w:fill="FFFFFF"/>
          <w:lang w:val="en-GB"/>
        </w:rPr>
        <w:t xml:space="preserve">management </w:t>
      </w:r>
      <w:r w:rsidR="00B72629" w:rsidRPr="000926B2">
        <w:rPr>
          <w:rFonts w:ascii="Times" w:eastAsia="Times New Roman" w:hAnsi="Times" w:cs="Times New Roman"/>
          <w:sz w:val="22"/>
          <w:szCs w:val="22"/>
          <w:shd w:val="clear" w:color="auto" w:fill="FFFFFF"/>
          <w:lang w:val="en-GB"/>
        </w:rPr>
        <w:t xml:space="preserve">activities </w:t>
      </w:r>
      <w:r w:rsidR="003B4DE9" w:rsidRPr="000926B2">
        <w:rPr>
          <w:rFonts w:ascii="Times" w:eastAsia="Times New Roman" w:hAnsi="Times" w:cs="Times New Roman"/>
          <w:sz w:val="22"/>
          <w:szCs w:val="22"/>
          <w:shd w:val="clear" w:color="auto" w:fill="FFFFFF"/>
          <w:lang w:val="en-GB"/>
        </w:rPr>
        <w:t>carried out by</w:t>
      </w:r>
      <w:r w:rsidR="00B72629" w:rsidRPr="000926B2">
        <w:rPr>
          <w:rFonts w:ascii="Times" w:eastAsia="Times New Roman" w:hAnsi="Times" w:cs="Times New Roman"/>
          <w:sz w:val="22"/>
          <w:szCs w:val="22"/>
          <w:shd w:val="clear" w:color="auto" w:fill="FFFFFF"/>
          <w:lang w:val="en-GB"/>
        </w:rPr>
        <w:t xml:space="preserve"> the IT S</w:t>
      </w:r>
      <w:r w:rsidR="00BF2E68" w:rsidRPr="000926B2">
        <w:rPr>
          <w:rFonts w:ascii="Times" w:eastAsia="Times New Roman" w:hAnsi="Times" w:cs="Times New Roman"/>
          <w:sz w:val="22"/>
          <w:szCs w:val="22"/>
          <w:shd w:val="clear" w:color="auto" w:fill="FFFFFF"/>
          <w:lang w:val="en-GB"/>
        </w:rPr>
        <w:t>ervices team</w:t>
      </w:r>
      <w:r w:rsidR="00065A4A" w:rsidRPr="000926B2">
        <w:rPr>
          <w:rFonts w:ascii="Times" w:eastAsia="Times New Roman" w:hAnsi="Times" w:cs="Times New Roman"/>
          <w:sz w:val="22"/>
          <w:szCs w:val="22"/>
          <w:shd w:val="clear" w:color="auto" w:fill="FFFFFF"/>
          <w:lang w:val="en-GB"/>
        </w:rPr>
        <w:t>.</w:t>
      </w:r>
    </w:p>
    <w:p w14:paraId="3D72967E" w14:textId="5F674F64" w:rsidR="00065A4A" w:rsidRPr="000926B2" w:rsidRDefault="00065A4A" w:rsidP="00EE1303">
      <w:pPr>
        <w:spacing w:line="360" w:lineRule="auto"/>
        <w:ind w:firstLine="720"/>
        <w:contextualSpacing/>
        <w:jc w:val="both"/>
        <w:rPr>
          <w:rFonts w:ascii="Times" w:eastAsia="Times New Roman" w:hAnsi="Times" w:cs="Times New Roman"/>
          <w:sz w:val="22"/>
          <w:szCs w:val="22"/>
          <w:shd w:val="clear" w:color="auto" w:fill="FFFFFF"/>
          <w:lang w:val="en-GB"/>
        </w:rPr>
      </w:pPr>
    </w:p>
    <w:p w14:paraId="234F2534" w14:textId="77777777" w:rsidR="00C50791" w:rsidRPr="000926B2" w:rsidRDefault="00C50791" w:rsidP="00EE1303">
      <w:pPr>
        <w:pStyle w:val="Heading2"/>
        <w:numPr>
          <w:ilvl w:val="1"/>
          <w:numId w:val="11"/>
        </w:numPr>
        <w:spacing w:line="360" w:lineRule="auto"/>
        <w:contextualSpacing/>
        <w:jc w:val="both"/>
        <w:rPr>
          <w:rFonts w:ascii="Times" w:hAnsi="Times" w:cs="Times New Roman"/>
          <w:color w:val="auto"/>
          <w:sz w:val="22"/>
          <w:szCs w:val="22"/>
          <w:lang w:val="en-GB"/>
        </w:rPr>
      </w:pPr>
      <w:bookmarkStart w:id="237" w:name="_Toc290491140"/>
      <w:r w:rsidRPr="000926B2">
        <w:rPr>
          <w:rFonts w:ascii="Times" w:hAnsi="Times" w:cs="Times New Roman"/>
          <w:color w:val="auto"/>
          <w:sz w:val="22"/>
          <w:szCs w:val="22"/>
          <w:lang w:val="en-GB"/>
        </w:rPr>
        <w:t>Project stages</w:t>
      </w:r>
      <w:bookmarkEnd w:id="237"/>
      <w:r w:rsidRPr="000926B2">
        <w:rPr>
          <w:rFonts w:ascii="Times" w:hAnsi="Times" w:cs="Times New Roman"/>
          <w:color w:val="auto"/>
          <w:sz w:val="22"/>
          <w:szCs w:val="22"/>
          <w:lang w:val="en-GB"/>
        </w:rPr>
        <w:t xml:space="preserve"> </w:t>
      </w:r>
    </w:p>
    <w:p w14:paraId="6C4A46AA" w14:textId="3ACC5900" w:rsidR="00E74DB5" w:rsidRPr="000926B2" w:rsidRDefault="00774916" w:rsidP="00EE1303">
      <w:pPr>
        <w:spacing w:line="360" w:lineRule="auto"/>
        <w:ind w:firstLine="720"/>
        <w:contextualSpacing/>
        <w:jc w:val="both"/>
        <w:rPr>
          <w:ins w:id="238" w:author="Chara Katiri" w:date="2015-05-02T13:41:00Z"/>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management of this project is based on the </w:t>
      </w:r>
      <w:r w:rsidR="008D39CD" w:rsidRPr="000926B2">
        <w:rPr>
          <w:rFonts w:ascii="Times" w:eastAsia="Times New Roman" w:hAnsi="Times" w:cs="Times New Roman"/>
          <w:sz w:val="22"/>
          <w:szCs w:val="22"/>
          <w:shd w:val="clear" w:color="auto" w:fill="FFFFFF"/>
          <w:lang w:val="en-GB"/>
        </w:rPr>
        <w:t>Systems Development</w:t>
      </w:r>
      <w:r w:rsidRPr="000926B2">
        <w:rPr>
          <w:rFonts w:ascii="Times" w:eastAsia="Times New Roman" w:hAnsi="Times" w:cs="Times New Roman"/>
          <w:sz w:val="22"/>
          <w:szCs w:val="22"/>
          <w:shd w:val="clear" w:color="auto" w:fill="FFFFFF"/>
          <w:lang w:val="en-GB"/>
        </w:rPr>
        <w:t xml:space="preserve"> Life</w:t>
      </w:r>
      <w:r w:rsidR="008D39CD" w:rsidRPr="000926B2">
        <w:rPr>
          <w:rFonts w:ascii="Times" w:eastAsia="Times New Roman" w:hAnsi="Times" w:cs="Times New Roman"/>
          <w:sz w:val="22"/>
          <w:szCs w:val="22"/>
          <w:shd w:val="clear" w:color="auto" w:fill="FFFFFF"/>
          <w:lang w:val="en-GB"/>
        </w:rPr>
        <w:t>-C</w:t>
      </w:r>
      <w:r w:rsidRPr="000926B2">
        <w:rPr>
          <w:rFonts w:ascii="Times" w:eastAsia="Times New Roman" w:hAnsi="Times" w:cs="Times New Roman"/>
          <w:sz w:val="22"/>
          <w:szCs w:val="22"/>
          <w:shd w:val="clear" w:color="auto" w:fill="FFFFFF"/>
          <w:lang w:val="en-GB"/>
        </w:rPr>
        <w:t>ycle</w:t>
      </w:r>
      <w:r w:rsidR="008D39CD" w:rsidRPr="000926B2">
        <w:rPr>
          <w:rFonts w:ascii="Times" w:eastAsia="Times New Roman" w:hAnsi="Times" w:cs="Times New Roman"/>
          <w:sz w:val="22"/>
          <w:szCs w:val="22"/>
          <w:shd w:val="clear" w:color="auto" w:fill="FFFFFF"/>
          <w:lang w:val="en-GB"/>
        </w:rPr>
        <w:t xml:space="preserve"> (SDLC)</w:t>
      </w:r>
      <w:r w:rsidR="005F229E" w:rsidRPr="000926B2">
        <w:rPr>
          <w:rFonts w:ascii="Times" w:eastAsia="Times New Roman" w:hAnsi="Times" w:cs="Times New Roman"/>
          <w:sz w:val="22"/>
          <w:szCs w:val="22"/>
          <w:shd w:val="clear" w:color="auto" w:fill="FFFFFF"/>
          <w:lang w:val="en-GB"/>
        </w:rPr>
        <w:t xml:space="preserve"> </w:t>
      </w:r>
      <w:sdt>
        <w:sdtPr>
          <w:rPr>
            <w:rFonts w:ascii="Times" w:eastAsia="Times New Roman" w:hAnsi="Times" w:cs="Times New Roman"/>
            <w:sz w:val="22"/>
            <w:szCs w:val="22"/>
            <w:shd w:val="clear" w:color="auto" w:fill="FFFFFF"/>
            <w:lang w:val="en-GB"/>
          </w:rPr>
          <w:id w:val="603227720"/>
          <w:citation/>
        </w:sdtPr>
        <w:sdtContent>
          <w:r w:rsidR="008B0413" w:rsidRPr="000926B2">
            <w:rPr>
              <w:rFonts w:ascii="Times" w:eastAsia="Times New Roman" w:hAnsi="Times" w:cs="Times New Roman"/>
              <w:sz w:val="22"/>
              <w:szCs w:val="22"/>
              <w:shd w:val="clear" w:color="auto" w:fill="FFFFFF"/>
              <w:lang w:val="en-GB"/>
            </w:rPr>
            <w:fldChar w:fldCharType="begin"/>
          </w:r>
          <w:r w:rsidR="008B0413" w:rsidRPr="000926B2">
            <w:rPr>
              <w:rFonts w:ascii="Times" w:eastAsia="Times New Roman" w:hAnsi="Times" w:cs="Times New Roman"/>
              <w:sz w:val="22"/>
              <w:szCs w:val="22"/>
              <w:shd w:val="clear" w:color="auto" w:fill="FFFFFF"/>
            </w:rPr>
            <w:instrText xml:space="preserve"> CITATION Sea15 \l 1033 </w:instrText>
          </w:r>
          <w:r w:rsidR="008B041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Sea15" w:history="1">
            <w:r w:rsidR="000926B2" w:rsidRPr="000926B2">
              <w:rPr>
                <w:rStyle w:val="Heading2Char"/>
                <w:rFonts w:ascii="Times" w:eastAsia="Times New Roman" w:hAnsi="Times" w:cs="Times New Roman"/>
                <w:noProof/>
                <w:color w:val="auto"/>
                <w:sz w:val="22"/>
                <w:szCs w:val="22"/>
                <w:shd w:val="clear" w:color="auto" w:fill="FFFFFF"/>
              </w:rPr>
              <w:t>5</w:t>
            </w:r>
          </w:hyperlink>
          <w:r w:rsidR="000926B2" w:rsidRPr="000926B2">
            <w:rPr>
              <w:rFonts w:ascii="Times" w:eastAsia="Times New Roman" w:hAnsi="Times" w:cs="Times New Roman"/>
              <w:noProof/>
              <w:sz w:val="22"/>
              <w:szCs w:val="22"/>
              <w:shd w:val="clear" w:color="auto" w:fill="FFFFFF"/>
            </w:rPr>
            <w:t>]</w:t>
          </w:r>
          <w:r w:rsidR="008B0413" w:rsidRPr="000926B2">
            <w:rPr>
              <w:rFonts w:ascii="Times" w:eastAsia="Times New Roman" w:hAnsi="Times" w:cs="Times New Roman"/>
              <w:sz w:val="22"/>
              <w:szCs w:val="22"/>
              <w:shd w:val="clear" w:color="auto" w:fill="FFFFFF"/>
              <w:lang w:val="en-GB"/>
            </w:rPr>
            <w:fldChar w:fldCharType="end"/>
          </w:r>
        </w:sdtContent>
      </w:sdt>
      <w:r w:rsidRPr="000926B2">
        <w:rPr>
          <w:rFonts w:ascii="Times" w:eastAsia="Times New Roman" w:hAnsi="Times" w:cs="Times New Roman"/>
          <w:sz w:val="22"/>
          <w:szCs w:val="22"/>
          <w:shd w:val="clear" w:color="auto" w:fill="FFFFFF"/>
          <w:lang w:val="en-GB"/>
        </w:rPr>
        <w:t>.</w:t>
      </w:r>
      <w:ins w:id="239" w:author="Chara Katiri" w:date="2015-05-02T14:01:00Z">
        <w:r w:rsidR="009507AA" w:rsidRPr="000926B2">
          <w:rPr>
            <w:rFonts w:ascii="Times" w:eastAsia="Times New Roman" w:hAnsi="Times" w:cs="Times New Roman"/>
            <w:sz w:val="22"/>
            <w:szCs w:val="22"/>
            <w:shd w:val="clear" w:color="auto" w:fill="FFFFFF"/>
            <w:lang w:val="en-GB"/>
          </w:rPr>
          <w:t xml:space="preserve"> The diagram below shows the</w:t>
        </w:r>
      </w:ins>
      <w:ins w:id="240" w:author="Chara Katiri" w:date="2015-05-02T14:03:00Z">
        <w:r w:rsidR="009507AA" w:rsidRPr="000926B2">
          <w:rPr>
            <w:rFonts w:ascii="Times" w:eastAsia="Times New Roman" w:hAnsi="Times" w:cs="Times New Roman"/>
            <w:sz w:val="22"/>
            <w:szCs w:val="22"/>
            <w:shd w:val="clear" w:color="auto" w:fill="FFFFFF"/>
            <w:lang w:val="en-GB"/>
          </w:rPr>
          <w:t xml:space="preserve"> SDLC</w:t>
        </w:r>
      </w:ins>
      <w:ins w:id="241" w:author="Chara Katiri" w:date="2015-05-02T14:02:00Z">
        <w:r w:rsidR="009507AA" w:rsidRPr="000926B2">
          <w:rPr>
            <w:rFonts w:ascii="Times" w:eastAsia="Times New Roman" w:hAnsi="Times" w:cs="Times New Roman"/>
            <w:sz w:val="22"/>
            <w:szCs w:val="22"/>
            <w:shd w:val="clear" w:color="auto" w:fill="FFFFFF"/>
            <w:lang w:val="en-GB"/>
          </w:rPr>
          <w:t xml:space="preserve"> stages.</w:t>
        </w:r>
      </w:ins>
      <w:ins w:id="242" w:author="Chara Katiri" w:date="2015-05-02T14:01:00Z">
        <w:r w:rsidR="009507AA" w:rsidRPr="000926B2">
          <w:rPr>
            <w:rFonts w:ascii="Times" w:eastAsia="Times New Roman" w:hAnsi="Times" w:cs="Times New Roman"/>
            <w:sz w:val="22"/>
            <w:szCs w:val="22"/>
            <w:shd w:val="clear" w:color="auto" w:fill="FFFFFF"/>
            <w:lang w:val="en-GB"/>
          </w:rPr>
          <w:t xml:space="preserve"> </w:t>
        </w:r>
      </w:ins>
      <w:r w:rsidRPr="000926B2">
        <w:rPr>
          <w:rFonts w:ascii="Times" w:eastAsia="Times New Roman" w:hAnsi="Times" w:cs="Times New Roman"/>
          <w:sz w:val="22"/>
          <w:szCs w:val="22"/>
          <w:shd w:val="clear" w:color="auto" w:fill="FFFFFF"/>
          <w:lang w:val="en-GB"/>
        </w:rPr>
        <w:t xml:space="preserve"> </w:t>
      </w:r>
      <w:r w:rsidR="00754105" w:rsidRPr="000926B2">
        <w:rPr>
          <w:rFonts w:ascii="Times" w:eastAsia="Times New Roman" w:hAnsi="Times" w:cs="Times New Roman"/>
          <w:sz w:val="22"/>
          <w:szCs w:val="22"/>
          <w:shd w:val="clear" w:color="auto" w:fill="FFFFFF"/>
          <w:lang w:val="en-GB"/>
        </w:rPr>
        <w:t xml:space="preserve">The first step </w:t>
      </w:r>
      <w:r w:rsidR="00B37784" w:rsidRPr="000926B2">
        <w:rPr>
          <w:rFonts w:ascii="Times" w:eastAsia="Times New Roman" w:hAnsi="Times" w:cs="Times New Roman"/>
          <w:sz w:val="22"/>
          <w:szCs w:val="22"/>
          <w:shd w:val="clear" w:color="auto" w:fill="FFFFFF"/>
          <w:lang w:val="en-GB"/>
        </w:rPr>
        <w:t>was</w:t>
      </w:r>
      <w:r w:rsidR="00754105" w:rsidRPr="000926B2">
        <w:rPr>
          <w:rFonts w:ascii="Times" w:eastAsia="Times New Roman" w:hAnsi="Times" w:cs="Times New Roman"/>
          <w:sz w:val="22"/>
          <w:szCs w:val="22"/>
          <w:shd w:val="clear" w:color="auto" w:fill="FFFFFF"/>
          <w:lang w:val="en-GB"/>
        </w:rPr>
        <w:t xml:space="preserve"> the</w:t>
      </w:r>
      <w:r w:rsidRPr="000926B2">
        <w:rPr>
          <w:rFonts w:ascii="Times" w:eastAsia="Times New Roman" w:hAnsi="Times" w:cs="Times New Roman"/>
          <w:sz w:val="22"/>
          <w:szCs w:val="22"/>
          <w:shd w:val="clear" w:color="auto" w:fill="FFFFFF"/>
          <w:lang w:val="en-GB"/>
        </w:rPr>
        <w:t xml:space="preserve"> investigation of a</w:t>
      </w:r>
      <w:r w:rsidR="00754105" w:rsidRPr="000926B2">
        <w:rPr>
          <w:rFonts w:ascii="Times" w:eastAsia="Times New Roman" w:hAnsi="Times" w:cs="Times New Roman"/>
          <w:sz w:val="22"/>
          <w:szCs w:val="22"/>
          <w:shd w:val="clear" w:color="auto" w:fill="FFFFFF"/>
          <w:lang w:val="en-GB"/>
        </w:rPr>
        <w:t xml:space="preserve">n existing </w:t>
      </w:r>
      <w:r w:rsidRPr="000926B2">
        <w:rPr>
          <w:rFonts w:ascii="Times" w:eastAsia="Times New Roman" w:hAnsi="Times" w:cs="Times New Roman"/>
          <w:sz w:val="22"/>
          <w:szCs w:val="22"/>
          <w:shd w:val="clear" w:color="auto" w:fill="FFFFFF"/>
          <w:lang w:val="en-GB"/>
        </w:rPr>
        <w:t xml:space="preserve">problem </w:t>
      </w:r>
      <w:r w:rsidR="00754105" w:rsidRPr="000926B2">
        <w:rPr>
          <w:rFonts w:ascii="Times" w:eastAsia="Times New Roman" w:hAnsi="Times" w:cs="Times New Roman"/>
          <w:sz w:val="22"/>
          <w:szCs w:val="22"/>
          <w:shd w:val="clear" w:color="auto" w:fill="FFFFFF"/>
          <w:lang w:val="en-GB"/>
        </w:rPr>
        <w:t>that can be improved</w:t>
      </w:r>
      <w:ins w:id="243" w:author="Chara Katiri" w:date="2015-05-02T13:59:00Z">
        <w:r w:rsidR="009507AA" w:rsidRPr="000926B2">
          <w:rPr>
            <w:rFonts w:ascii="Times" w:eastAsia="Times New Roman" w:hAnsi="Times" w:cs="Times New Roman"/>
            <w:sz w:val="22"/>
            <w:szCs w:val="22"/>
            <w:shd w:val="clear" w:color="auto" w:fill="FFFFFF"/>
            <w:lang w:val="en-GB"/>
          </w:rPr>
          <w:t xml:space="preserve">. </w:t>
        </w:r>
      </w:ins>
    </w:p>
    <w:p w14:paraId="45B09B42" w14:textId="2D71B4A7" w:rsidR="00F66A0E" w:rsidRPr="000926B2" w:rsidRDefault="007E6964" w:rsidP="00EE1303">
      <w:pPr>
        <w:spacing w:line="360" w:lineRule="auto"/>
        <w:ind w:firstLine="720"/>
        <w:contextualSpacing/>
        <w:jc w:val="both"/>
        <w:rPr>
          <w:rFonts w:ascii="Times" w:eastAsia="Times New Roman" w:hAnsi="Times" w:cs="Times New Roman"/>
          <w:sz w:val="22"/>
          <w:szCs w:val="22"/>
          <w:shd w:val="clear" w:color="auto" w:fill="FFFFFF"/>
          <w:lang w:val="en-GB"/>
        </w:rPr>
      </w:pPr>
      <w:ins w:id="244" w:author="Chara Katiri" w:date="2015-05-02T13:41:00Z">
        <w:r w:rsidRPr="000926B2">
          <w:rPr>
            <w:rFonts w:ascii="Times" w:eastAsia="Times New Roman" w:hAnsi="Times" w:cs="Times New Roman"/>
            <w:noProof/>
            <w:sz w:val="22"/>
            <w:szCs w:val="22"/>
            <w:shd w:val="clear" w:color="auto" w:fill="FFFFFF"/>
            <w:rPrChange w:id="245" w:author="Unknown">
              <w:rPr>
                <w:noProof/>
              </w:rPr>
            </w:rPrChange>
          </w:rPr>
          <w:drawing>
            <wp:inline distT="0" distB="0" distL="0" distR="0" wp14:anchorId="5DD4CB5D" wp14:editId="76FB9EE2">
              <wp:extent cx="5194119" cy="4572000"/>
              <wp:effectExtent l="0" t="0" r="0" b="0"/>
              <wp:docPr id="15" name="Picture 15" descr="Macintosh HD:Users:CharaKatiri:Desktop:Screen Shot 2015-05-02 at 13.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2 at 13.4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815" cy="4572613"/>
                      </a:xfrm>
                      <a:prstGeom prst="rect">
                        <a:avLst/>
                      </a:prstGeom>
                      <a:noFill/>
                      <a:ln>
                        <a:noFill/>
                      </a:ln>
                    </pic:spPr>
                  </pic:pic>
                </a:graphicData>
              </a:graphic>
            </wp:inline>
          </w:drawing>
        </w:r>
      </w:ins>
    </w:p>
    <w:p w14:paraId="14D46DA2" w14:textId="1806FE6C" w:rsidR="004357A2" w:rsidRPr="000926B2" w:rsidRDefault="001B7815" w:rsidP="00EE1303">
      <w:pPr>
        <w:pStyle w:val="ListParagraph"/>
        <w:numPr>
          <w:ilvl w:val="0"/>
          <w:numId w:val="7"/>
        </w:numPr>
        <w:spacing w:line="360" w:lineRule="auto"/>
        <w:jc w:val="both"/>
        <w:rPr>
          <w:rFonts w:ascii="Times" w:eastAsia="Times New Roman" w:hAnsi="Times" w:cs="Times New Roman"/>
          <w:sz w:val="22"/>
          <w:szCs w:val="22"/>
          <w:lang w:val="en-GB"/>
        </w:rPr>
      </w:pPr>
      <w:r w:rsidRPr="000926B2">
        <w:rPr>
          <w:rFonts w:ascii="Times" w:eastAsia="Times New Roman" w:hAnsi="Times" w:cs="Times New Roman"/>
          <w:i/>
          <w:sz w:val="22"/>
          <w:szCs w:val="22"/>
          <w:lang w:val="en-GB"/>
        </w:rPr>
        <w:t xml:space="preserve">Preliminary analysis and </w:t>
      </w:r>
      <w:r w:rsidR="00ED6CA9" w:rsidRPr="000926B2">
        <w:rPr>
          <w:rFonts w:ascii="Times" w:eastAsia="Times New Roman" w:hAnsi="Times" w:cs="Times New Roman"/>
          <w:i/>
          <w:sz w:val="22"/>
          <w:szCs w:val="22"/>
          <w:lang w:val="en-GB"/>
        </w:rPr>
        <w:t>i</w:t>
      </w:r>
      <w:r w:rsidR="00847ED2" w:rsidRPr="000926B2">
        <w:rPr>
          <w:rFonts w:ascii="Times" w:eastAsia="Times New Roman" w:hAnsi="Times" w:cs="Times New Roman"/>
          <w:i/>
          <w:sz w:val="22"/>
          <w:szCs w:val="22"/>
          <w:lang w:val="en-GB"/>
        </w:rPr>
        <w:t>dea</w:t>
      </w:r>
      <w:r w:rsidR="00847ED2" w:rsidRPr="000926B2">
        <w:rPr>
          <w:rFonts w:ascii="Times" w:eastAsia="Times New Roman" w:hAnsi="Times" w:cs="Times New Roman"/>
          <w:sz w:val="22"/>
          <w:szCs w:val="22"/>
          <w:lang w:val="en-GB"/>
        </w:rPr>
        <w:t xml:space="preserve">: </w:t>
      </w:r>
      <w:r w:rsidR="00754105" w:rsidRPr="000926B2">
        <w:rPr>
          <w:rFonts w:ascii="Times" w:eastAsia="Times New Roman" w:hAnsi="Times" w:cs="Times New Roman"/>
          <w:sz w:val="22"/>
          <w:szCs w:val="22"/>
          <w:lang w:val="en-GB"/>
        </w:rPr>
        <w:t>To help minimise the creation of junk emails</w:t>
      </w:r>
      <w:r w:rsidR="00847ED2" w:rsidRPr="000926B2">
        <w:rPr>
          <w:rFonts w:ascii="Times" w:eastAsia="Times New Roman" w:hAnsi="Times" w:cs="Times New Roman"/>
          <w:sz w:val="22"/>
          <w:szCs w:val="22"/>
          <w:lang w:val="en-GB"/>
        </w:rPr>
        <w:t xml:space="preserve"> for second hand books and room swaps</w:t>
      </w:r>
      <w:r w:rsidR="009F7B88" w:rsidRPr="000926B2">
        <w:rPr>
          <w:rFonts w:ascii="Times" w:eastAsia="Times New Roman" w:hAnsi="Times" w:cs="Times New Roman"/>
          <w:sz w:val="22"/>
          <w:szCs w:val="22"/>
          <w:lang w:val="en-GB"/>
        </w:rPr>
        <w:t>,</w:t>
      </w:r>
      <w:r w:rsidR="00774916" w:rsidRPr="000926B2">
        <w:rPr>
          <w:rFonts w:ascii="Times" w:eastAsia="Times New Roman" w:hAnsi="Times" w:cs="Times New Roman"/>
          <w:sz w:val="22"/>
          <w:szCs w:val="22"/>
          <w:lang w:val="en-GB"/>
        </w:rPr>
        <w:t xml:space="preserve"> the development of the Pinboard website was </w:t>
      </w:r>
      <w:r w:rsidR="00754105" w:rsidRPr="000926B2">
        <w:rPr>
          <w:rFonts w:ascii="Times" w:eastAsia="Times New Roman" w:hAnsi="Times" w:cs="Times New Roman"/>
          <w:sz w:val="22"/>
          <w:szCs w:val="22"/>
          <w:lang w:val="en-GB"/>
        </w:rPr>
        <w:t>suggested</w:t>
      </w:r>
      <w:r w:rsidR="00774916" w:rsidRPr="000926B2">
        <w:rPr>
          <w:rFonts w:ascii="Times" w:eastAsia="Times New Roman" w:hAnsi="Times" w:cs="Times New Roman"/>
          <w:sz w:val="22"/>
          <w:szCs w:val="22"/>
          <w:lang w:val="en-GB"/>
        </w:rPr>
        <w:t xml:space="preserve">. </w:t>
      </w:r>
    </w:p>
    <w:p w14:paraId="347E9CFE" w14:textId="2F3AEF7B" w:rsidR="004357A2" w:rsidRPr="000926B2" w:rsidRDefault="00847ED2" w:rsidP="00EE1303">
      <w:pPr>
        <w:pStyle w:val="ListParagraph"/>
        <w:numPr>
          <w:ilvl w:val="0"/>
          <w:numId w:val="7"/>
        </w:numPr>
        <w:spacing w:line="360" w:lineRule="auto"/>
        <w:jc w:val="both"/>
        <w:rPr>
          <w:rFonts w:ascii="Times" w:eastAsia="Times New Roman" w:hAnsi="Times" w:cs="Times New Roman"/>
          <w:sz w:val="22"/>
          <w:szCs w:val="22"/>
          <w:lang w:val="en-GB"/>
        </w:rPr>
      </w:pPr>
      <w:r w:rsidRPr="000926B2">
        <w:rPr>
          <w:rFonts w:ascii="Times" w:eastAsia="Times New Roman" w:hAnsi="Times" w:cs="Times New Roman"/>
          <w:i/>
          <w:sz w:val="22"/>
          <w:szCs w:val="22"/>
          <w:lang w:val="en-GB"/>
        </w:rPr>
        <w:t>Literature review:</w:t>
      </w:r>
      <w:r w:rsidRPr="000926B2">
        <w:rPr>
          <w:rFonts w:ascii="Times" w:eastAsia="Times New Roman" w:hAnsi="Times" w:cs="Times New Roman"/>
          <w:sz w:val="22"/>
          <w:szCs w:val="22"/>
          <w:lang w:val="en-GB"/>
        </w:rPr>
        <w:t xml:space="preserve"> </w:t>
      </w:r>
      <w:r w:rsidR="009F7B88" w:rsidRPr="000926B2">
        <w:rPr>
          <w:rFonts w:ascii="Times" w:eastAsia="Times New Roman" w:hAnsi="Times" w:cs="Times New Roman"/>
          <w:sz w:val="22"/>
          <w:szCs w:val="22"/>
          <w:lang w:val="en-GB"/>
        </w:rPr>
        <w:t xml:space="preserve">Background research </w:t>
      </w:r>
      <w:r w:rsidR="00B37784" w:rsidRPr="000926B2">
        <w:rPr>
          <w:rFonts w:ascii="Times" w:eastAsia="Times New Roman" w:hAnsi="Times" w:cs="Times New Roman"/>
          <w:sz w:val="22"/>
          <w:szCs w:val="22"/>
          <w:lang w:val="en-GB"/>
        </w:rPr>
        <w:t>helped</w:t>
      </w:r>
      <w:r w:rsidR="009F7B88" w:rsidRPr="000926B2">
        <w:rPr>
          <w:rFonts w:ascii="Times" w:eastAsia="Times New Roman" w:hAnsi="Times" w:cs="Times New Roman"/>
          <w:sz w:val="22"/>
          <w:szCs w:val="22"/>
          <w:lang w:val="en-GB"/>
        </w:rPr>
        <w:t xml:space="preserve"> identify </w:t>
      </w:r>
      <w:r w:rsidR="001B7815" w:rsidRPr="000926B2">
        <w:rPr>
          <w:rFonts w:ascii="Times" w:eastAsia="Times New Roman" w:hAnsi="Times" w:cs="Times New Roman"/>
          <w:sz w:val="22"/>
          <w:szCs w:val="22"/>
          <w:lang w:val="en-GB"/>
        </w:rPr>
        <w:t>websites, which</w:t>
      </w:r>
      <w:r w:rsidR="004357A2" w:rsidRPr="000926B2">
        <w:rPr>
          <w:rFonts w:ascii="Times" w:eastAsia="Times New Roman" w:hAnsi="Times" w:cs="Times New Roman"/>
          <w:sz w:val="22"/>
          <w:szCs w:val="22"/>
          <w:lang w:val="en-GB"/>
        </w:rPr>
        <w:t xml:space="preserve"> offer </w:t>
      </w:r>
      <w:r w:rsidR="00681894" w:rsidRPr="000926B2">
        <w:rPr>
          <w:rFonts w:ascii="Times" w:eastAsia="Times New Roman" w:hAnsi="Times" w:cs="Times New Roman"/>
          <w:sz w:val="22"/>
          <w:szCs w:val="22"/>
          <w:lang w:val="en-GB"/>
        </w:rPr>
        <w:t>similar services</w:t>
      </w:r>
      <w:ins w:id="246" w:author="Chara Katiri" w:date="2015-05-02T14:14:00Z">
        <w:r w:rsidR="00DB66D0" w:rsidRPr="000926B2">
          <w:rPr>
            <w:rFonts w:ascii="Times" w:eastAsia="Times New Roman" w:hAnsi="Times" w:cs="Times New Roman"/>
            <w:sz w:val="22"/>
            <w:szCs w:val="22"/>
            <w:lang w:val="en-GB"/>
          </w:rPr>
          <w:t xml:space="preserve"> and</w:t>
        </w:r>
      </w:ins>
      <w:ins w:id="247" w:author="Chara Katiri" w:date="2015-05-02T14:15:00Z">
        <w:r w:rsidR="00DB66D0" w:rsidRPr="000926B2">
          <w:rPr>
            <w:rFonts w:ascii="Times" w:eastAsia="Times New Roman" w:hAnsi="Times" w:cs="Times New Roman"/>
            <w:sz w:val="22"/>
            <w:szCs w:val="22"/>
            <w:lang w:val="en-GB"/>
          </w:rPr>
          <w:t xml:space="preserve"> recognise their strengths</w:t>
        </w:r>
      </w:ins>
      <w:ins w:id="248" w:author="Chara Katiri" w:date="2015-05-02T14:06:00Z">
        <w:r w:rsidR="009507AA" w:rsidRPr="000926B2">
          <w:rPr>
            <w:rFonts w:ascii="Times" w:eastAsia="Times New Roman" w:hAnsi="Times" w:cs="Times New Roman"/>
            <w:sz w:val="22"/>
            <w:szCs w:val="22"/>
            <w:lang w:val="en-GB"/>
          </w:rPr>
          <w:t>.</w:t>
        </w:r>
      </w:ins>
      <w:r w:rsidR="00681894" w:rsidRPr="000926B2">
        <w:rPr>
          <w:rFonts w:ascii="Times" w:eastAsia="Times New Roman" w:hAnsi="Times" w:cs="Times New Roman"/>
          <w:sz w:val="22"/>
          <w:szCs w:val="22"/>
          <w:lang w:val="en-GB"/>
        </w:rPr>
        <w:t xml:space="preserve"> </w:t>
      </w:r>
      <w:r w:rsidR="009507AA" w:rsidRPr="000926B2">
        <w:rPr>
          <w:rFonts w:ascii="Times" w:eastAsia="Times New Roman" w:hAnsi="Times" w:cs="Times New Roman"/>
          <w:sz w:val="22"/>
          <w:szCs w:val="22"/>
          <w:lang w:val="en-GB"/>
        </w:rPr>
        <w:t xml:space="preserve">Examples of existing </w:t>
      </w:r>
      <w:ins w:id="249" w:author="Chara Katiri" w:date="2015-05-02T14:07:00Z">
        <w:r w:rsidR="009507AA" w:rsidRPr="000926B2">
          <w:rPr>
            <w:rFonts w:ascii="Times" w:eastAsia="Times New Roman" w:hAnsi="Times" w:cs="Times New Roman"/>
            <w:sz w:val="22"/>
            <w:szCs w:val="22"/>
            <w:highlight w:val="yellow"/>
            <w:lang w:val="en-GB"/>
            <w:rPrChange w:id="250" w:author="Chara Katiri" w:date="2015-05-02T14:07:00Z">
              <w:rPr>
                <w:rFonts w:ascii="Times" w:eastAsia="Times New Roman" w:hAnsi="Times" w:cs="Times New Roman"/>
                <w:sz w:val="22"/>
                <w:szCs w:val="22"/>
                <w:lang w:val="en-GB"/>
              </w:rPr>
            </w:rPrChange>
          </w:rPr>
          <w:t xml:space="preserve">open-source </w:t>
        </w:r>
      </w:ins>
      <w:r w:rsidR="009507AA" w:rsidRPr="000926B2">
        <w:rPr>
          <w:rFonts w:ascii="Times" w:eastAsia="Times New Roman" w:hAnsi="Times" w:cs="Times New Roman"/>
          <w:sz w:val="22"/>
          <w:szCs w:val="22"/>
          <w:highlight w:val="yellow"/>
          <w:lang w:val="en-GB"/>
          <w:rPrChange w:id="251" w:author="Chara Katiri" w:date="2015-05-02T14:07:00Z">
            <w:rPr>
              <w:rFonts w:ascii="Times" w:eastAsia="Times New Roman" w:hAnsi="Times" w:cs="Times New Roman"/>
              <w:sz w:val="22"/>
              <w:szCs w:val="22"/>
              <w:lang w:val="en-GB"/>
            </w:rPr>
          </w:rPrChange>
        </w:rPr>
        <w:t xml:space="preserve">websites </w:t>
      </w:r>
      <w:ins w:id="252" w:author="Chara Katiri" w:date="2015-05-02T14:16:00Z">
        <w:r w:rsidR="00DB66D0" w:rsidRPr="000926B2">
          <w:rPr>
            <w:rFonts w:ascii="Times" w:eastAsia="Times New Roman" w:hAnsi="Times" w:cs="Times New Roman"/>
            <w:sz w:val="22"/>
            <w:szCs w:val="22"/>
            <w:lang w:val="en-GB"/>
          </w:rPr>
          <w:t xml:space="preserve">are </w:t>
        </w:r>
      </w:ins>
      <w:ins w:id="253" w:author="Chara Katiri" w:date="2015-05-02T14:08:00Z">
        <w:r w:rsidR="009507AA" w:rsidRPr="000926B2">
          <w:rPr>
            <w:rFonts w:ascii="Times" w:eastAsia="Times New Roman" w:hAnsi="Times" w:cs="Times New Roman"/>
            <w:sz w:val="22"/>
            <w:szCs w:val="22"/>
            <w:lang w:val="en-GB"/>
          </w:rPr>
          <w:t>Apache</w:t>
        </w:r>
        <w:r w:rsidR="00DB66D0" w:rsidRPr="000926B2">
          <w:rPr>
            <w:rFonts w:ascii="Times" w:eastAsia="Times New Roman" w:hAnsi="Times" w:cs="Times New Roman"/>
            <w:sz w:val="22"/>
            <w:szCs w:val="22"/>
            <w:lang w:val="en-GB"/>
          </w:rPr>
          <w:t xml:space="preserve"> OFBiz, osCommerce and</w:t>
        </w:r>
        <w:r w:rsidR="009507AA" w:rsidRPr="000926B2">
          <w:rPr>
            <w:rFonts w:ascii="Times" w:eastAsia="Times New Roman" w:hAnsi="Times" w:cs="Times New Roman"/>
            <w:sz w:val="22"/>
            <w:szCs w:val="22"/>
            <w:lang w:val="en-GB"/>
          </w:rPr>
          <w:t xml:space="preserve"> Magendo</w:t>
        </w:r>
      </w:ins>
      <w:ins w:id="254" w:author="Chara Katiri" w:date="2015-05-02T14:17:00Z">
        <w:r w:rsidR="00DB66D0" w:rsidRPr="000926B2">
          <w:rPr>
            <w:rFonts w:ascii="Times" w:eastAsia="Times New Roman" w:hAnsi="Times" w:cs="Times New Roman"/>
            <w:sz w:val="22"/>
            <w:szCs w:val="22"/>
            <w:lang w:val="en-GB"/>
          </w:rPr>
          <w:t>.</w:t>
        </w:r>
      </w:ins>
      <w:ins w:id="255" w:author="Chara Katiri" w:date="2015-05-02T14:09:00Z">
        <w:r w:rsidR="00DB66D0" w:rsidRPr="000926B2">
          <w:rPr>
            <w:rFonts w:ascii="Times" w:eastAsia="Times New Roman" w:hAnsi="Times" w:cs="Times New Roman"/>
            <w:sz w:val="22"/>
            <w:szCs w:val="22"/>
            <w:lang w:val="en-GB"/>
          </w:rPr>
          <w:t xml:space="preserve"> Other</w:t>
        </w:r>
      </w:ins>
      <w:ins w:id="256" w:author="Chara Katiri" w:date="2015-05-02T14:17:00Z">
        <w:r w:rsidR="00DB66D0" w:rsidRPr="000926B2">
          <w:rPr>
            <w:rFonts w:ascii="Times" w:eastAsia="Times New Roman" w:hAnsi="Times" w:cs="Times New Roman"/>
            <w:sz w:val="22"/>
            <w:szCs w:val="22"/>
            <w:lang w:val="en-GB"/>
          </w:rPr>
          <w:t xml:space="preserve"> e</w:t>
        </w:r>
      </w:ins>
      <w:ins w:id="257" w:author="Chara Katiri" w:date="2015-05-02T14:09:00Z">
        <w:r w:rsidR="009507AA" w:rsidRPr="000926B2">
          <w:rPr>
            <w:rFonts w:ascii="Times" w:eastAsia="Times New Roman" w:hAnsi="Times" w:cs="Times New Roman"/>
            <w:sz w:val="22"/>
            <w:szCs w:val="22"/>
            <w:lang w:val="en-GB"/>
          </w:rPr>
          <w:t>-commerce websites</w:t>
        </w:r>
      </w:ins>
      <w:ins w:id="258" w:author="Chara Katiri" w:date="2015-05-02T14:10:00Z">
        <w:r w:rsidR="009507AA" w:rsidRPr="000926B2">
          <w:rPr>
            <w:rFonts w:ascii="Times" w:eastAsia="Times New Roman" w:hAnsi="Times" w:cs="Times New Roman"/>
            <w:sz w:val="22"/>
            <w:szCs w:val="22"/>
            <w:lang w:val="en-GB"/>
          </w:rPr>
          <w:t xml:space="preserve"> </w:t>
        </w:r>
      </w:ins>
      <w:ins w:id="259" w:author="Chara Katiri" w:date="2015-05-02T14:17:00Z">
        <w:r w:rsidR="00DB66D0" w:rsidRPr="000926B2">
          <w:rPr>
            <w:rFonts w:ascii="Times" w:eastAsia="Times New Roman" w:hAnsi="Times" w:cs="Times New Roman"/>
            <w:sz w:val="22"/>
            <w:szCs w:val="22"/>
            <w:lang w:val="en-GB"/>
          </w:rPr>
          <w:t>examples are</w:t>
        </w:r>
      </w:ins>
      <w:ins w:id="260" w:author="Chara Katiri" w:date="2015-05-02T14:10:00Z">
        <w:r w:rsidR="009507AA" w:rsidRPr="000926B2">
          <w:rPr>
            <w:rFonts w:ascii="Times" w:eastAsia="Times New Roman" w:hAnsi="Times" w:cs="Times New Roman"/>
            <w:sz w:val="22"/>
            <w:szCs w:val="22"/>
            <w:lang w:val="en-GB"/>
          </w:rPr>
          <w:t xml:space="preserve"> </w:t>
        </w:r>
      </w:ins>
      <w:r w:rsidR="009507AA" w:rsidRPr="000926B2">
        <w:rPr>
          <w:rFonts w:ascii="Times" w:eastAsia="Times New Roman" w:hAnsi="Times" w:cs="Times New Roman"/>
          <w:sz w:val="22"/>
          <w:szCs w:val="22"/>
          <w:shd w:val="clear" w:color="auto" w:fill="FFFFFF"/>
          <w:lang w:val="en-GB"/>
        </w:rPr>
        <w:t>Gumtree, Preloved and eBay</w:t>
      </w:r>
      <w:r w:rsidR="009507AA" w:rsidRPr="000926B2">
        <w:rPr>
          <w:rFonts w:ascii="Times" w:eastAsia="Times New Roman" w:hAnsi="Times" w:cs="Times New Roman"/>
          <w:sz w:val="22"/>
          <w:szCs w:val="22"/>
          <w:lang w:val="en-GB"/>
        </w:rPr>
        <w:t>.</w:t>
      </w:r>
      <w:r w:rsidR="009F7B88" w:rsidRPr="000926B2">
        <w:rPr>
          <w:rFonts w:ascii="Times" w:eastAsia="Times New Roman" w:hAnsi="Times" w:cs="Times New Roman"/>
          <w:sz w:val="22"/>
          <w:szCs w:val="22"/>
          <w:lang w:val="en-GB"/>
        </w:rPr>
        <w:t xml:space="preserve"> </w:t>
      </w:r>
    </w:p>
    <w:p w14:paraId="78599E80" w14:textId="3C42030C" w:rsidR="00774916" w:rsidRPr="000926B2" w:rsidRDefault="00847ED2" w:rsidP="00EE1303">
      <w:pPr>
        <w:pStyle w:val="ListParagraph"/>
        <w:numPr>
          <w:ilvl w:val="0"/>
          <w:numId w:val="7"/>
        </w:numPr>
        <w:spacing w:line="360" w:lineRule="auto"/>
        <w:jc w:val="both"/>
        <w:rPr>
          <w:rFonts w:ascii="Times" w:eastAsia="Times New Roman" w:hAnsi="Times" w:cs="Times New Roman"/>
          <w:sz w:val="22"/>
          <w:szCs w:val="22"/>
          <w:lang w:val="en-GB"/>
        </w:rPr>
      </w:pPr>
      <w:r w:rsidRPr="000926B2">
        <w:rPr>
          <w:rFonts w:ascii="Times" w:eastAsia="Times New Roman" w:hAnsi="Times" w:cs="Times New Roman"/>
          <w:i/>
          <w:sz w:val="22"/>
          <w:szCs w:val="22"/>
          <w:lang w:val="en-GB"/>
        </w:rPr>
        <w:t>System</w:t>
      </w:r>
      <w:r w:rsidR="00094983" w:rsidRPr="000926B2">
        <w:rPr>
          <w:rFonts w:ascii="Times" w:eastAsia="Times New Roman" w:hAnsi="Times" w:cs="Times New Roman"/>
          <w:i/>
          <w:sz w:val="22"/>
          <w:szCs w:val="22"/>
          <w:lang w:val="en-GB"/>
        </w:rPr>
        <w:t xml:space="preserve"> analysis, requirements definition</w:t>
      </w:r>
      <w:r w:rsidRPr="000926B2">
        <w:rPr>
          <w:rFonts w:ascii="Times" w:eastAsia="Times New Roman" w:hAnsi="Times" w:cs="Times New Roman"/>
          <w:i/>
          <w:sz w:val="22"/>
          <w:szCs w:val="22"/>
          <w:lang w:val="en-GB"/>
        </w:rPr>
        <w:t>:</w:t>
      </w:r>
      <w:r w:rsidRPr="000926B2">
        <w:rPr>
          <w:rFonts w:ascii="Times" w:eastAsia="Times New Roman" w:hAnsi="Times" w:cs="Times New Roman"/>
          <w:sz w:val="22"/>
          <w:szCs w:val="22"/>
          <w:lang w:val="en-GB"/>
        </w:rPr>
        <w:t xml:space="preserve"> </w:t>
      </w:r>
      <w:ins w:id="261" w:author="Chara Katiri" w:date="2015-05-02T14:13:00Z">
        <w:r w:rsidR="00DB66D0" w:rsidRPr="000926B2">
          <w:rPr>
            <w:rFonts w:ascii="Times" w:eastAsia="Times New Roman" w:hAnsi="Times" w:cs="Times New Roman"/>
            <w:sz w:val="22"/>
            <w:szCs w:val="22"/>
            <w:lang w:val="en-GB"/>
          </w:rPr>
          <w:t>F</w:t>
        </w:r>
      </w:ins>
      <w:r w:rsidRPr="000926B2">
        <w:rPr>
          <w:rFonts w:ascii="Times" w:eastAsia="Times New Roman" w:hAnsi="Times" w:cs="Times New Roman"/>
          <w:sz w:val="22"/>
          <w:szCs w:val="22"/>
          <w:lang w:val="en-GB"/>
        </w:rPr>
        <w:t xml:space="preserve">unctional and </w:t>
      </w:r>
      <w:ins w:id="262" w:author="Chara Katiri" w:date="2015-05-02T14:13:00Z">
        <w:r w:rsidR="00DB66D0" w:rsidRPr="000926B2">
          <w:rPr>
            <w:rFonts w:ascii="Times" w:eastAsia="Times New Roman" w:hAnsi="Times" w:cs="Times New Roman"/>
            <w:sz w:val="22"/>
            <w:szCs w:val="22"/>
            <w:lang w:val="en-GB"/>
          </w:rPr>
          <w:t>N</w:t>
        </w:r>
      </w:ins>
      <w:r w:rsidRPr="000926B2">
        <w:rPr>
          <w:rFonts w:ascii="Times" w:eastAsia="Times New Roman" w:hAnsi="Times" w:cs="Times New Roman"/>
          <w:sz w:val="22"/>
          <w:szCs w:val="22"/>
          <w:lang w:val="en-GB"/>
        </w:rPr>
        <w:t xml:space="preserve">on-functional requirements </w:t>
      </w:r>
      <w:r w:rsidR="00681894" w:rsidRPr="000926B2">
        <w:rPr>
          <w:rFonts w:ascii="Times" w:eastAsia="Times New Roman" w:hAnsi="Times" w:cs="Times New Roman"/>
          <w:sz w:val="22"/>
          <w:szCs w:val="22"/>
          <w:lang w:val="en-GB"/>
        </w:rPr>
        <w:t>were</w:t>
      </w:r>
      <w:r w:rsidR="00786A7C" w:rsidRPr="000926B2">
        <w:rPr>
          <w:rFonts w:ascii="Times" w:eastAsia="Times New Roman" w:hAnsi="Times" w:cs="Times New Roman"/>
          <w:sz w:val="22"/>
          <w:szCs w:val="22"/>
          <w:lang w:val="en-GB"/>
        </w:rPr>
        <w:t xml:space="preserve"> defined and analysed </w:t>
      </w:r>
      <w:r w:rsidR="00681894" w:rsidRPr="000926B2">
        <w:rPr>
          <w:rFonts w:ascii="Times" w:eastAsia="Times New Roman" w:hAnsi="Times" w:cs="Times New Roman"/>
          <w:sz w:val="22"/>
          <w:szCs w:val="22"/>
          <w:lang w:val="en-GB"/>
        </w:rPr>
        <w:t>to create</w:t>
      </w:r>
      <w:r w:rsidRPr="000926B2">
        <w:rPr>
          <w:rFonts w:ascii="Times" w:eastAsia="Times New Roman" w:hAnsi="Times" w:cs="Times New Roman"/>
          <w:sz w:val="22"/>
          <w:szCs w:val="22"/>
          <w:lang w:val="en-GB"/>
        </w:rPr>
        <w:t xml:space="preserve"> a Business Requirement Document (BRD).</w:t>
      </w:r>
      <w:ins w:id="263" w:author="Chara Katiri" w:date="2015-05-02T14:10:00Z">
        <w:r w:rsidR="00DB66D0" w:rsidRPr="000926B2">
          <w:rPr>
            <w:rFonts w:ascii="Times" w:eastAsia="Times New Roman" w:hAnsi="Times" w:cs="Times New Roman"/>
            <w:sz w:val="22"/>
            <w:szCs w:val="22"/>
            <w:lang w:val="en-GB"/>
          </w:rPr>
          <w:t xml:space="preserve"> </w:t>
        </w:r>
      </w:ins>
      <w:r w:rsidRPr="000926B2">
        <w:rPr>
          <w:rFonts w:ascii="Times" w:eastAsia="Times New Roman" w:hAnsi="Times" w:cs="Times New Roman"/>
          <w:sz w:val="22"/>
          <w:szCs w:val="22"/>
          <w:lang w:val="en-GB"/>
        </w:rPr>
        <w:t xml:space="preserve"> </w:t>
      </w:r>
    </w:p>
    <w:p w14:paraId="212299BA" w14:textId="1C2AB42F" w:rsidR="00094983" w:rsidRPr="000926B2" w:rsidRDefault="00094983" w:rsidP="00EE1303">
      <w:pPr>
        <w:pStyle w:val="ListParagraph"/>
        <w:numPr>
          <w:ilvl w:val="0"/>
          <w:numId w:val="7"/>
        </w:numPr>
        <w:spacing w:line="360" w:lineRule="auto"/>
        <w:jc w:val="both"/>
        <w:rPr>
          <w:rFonts w:ascii="Times" w:eastAsia="Times New Roman" w:hAnsi="Times" w:cs="Times New Roman"/>
          <w:sz w:val="22"/>
          <w:szCs w:val="22"/>
          <w:lang w:val="en-GB"/>
        </w:rPr>
      </w:pPr>
      <w:r w:rsidRPr="000926B2">
        <w:rPr>
          <w:rFonts w:ascii="Times" w:eastAsia="Times New Roman" w:hAnsi="Times" w:cs="Times New Roman"/>
          <w:i/>
          <w:sz w:val="22"/>
          <w:szCs w:val="22"/>
          <w:lang w:val="en-GB"/>
        </w:rPr>
        <w:t>System design:</w:t>
      </w:r>
      <w:r w:rsidRPr="000926B2">
        <w:rPr>
          <w:rFonts w:ascii="Times" w:eastAsia="Times New Roman" w:hAnsi="Times" w:cs="Times New Roman"/>
          <w:sz w:val="22"/>
          <w:szCs w:val="22"/>
          <w:lang w:val="en-GB"/>
        </w:rPr>
        <w:t xml:space="preserve"> To support the BRD, features of the website </w:t>
      </w:r>
      <w:r w:rsidR="00681894" w:rsidRPr="000926B2">
        <w:rPr>
          <w:rFonts w:ascii="Times" w:eastAsia="Times New Roman" w:hAnsi="Times" w:cs="Times New Roman"/>
          <w:sz w:val="22"/>
          <w:szCs w:val="22"/>
          <w:lang w:val="en-GB"/>
        </w:rPr>
        <w:t>were</w:t>
      </w:r>
      <w:r w:rsidRPr="000926B2">
        <w:rPr>
          <w:rFonts w:ascii="Times" w:eastAsia="Times New Roman" w:hAnsi="Times" w:cs="Times New Roman"/>
          <w:sz w:val="22"/>
          <w:szCs w:val="22"/>
          <w:lang w:val="en-GB"/>
        </w:rPr>
        <w:t xml:space="preserve"> </w:t>
      </w:r>
      <w:r w:rsidR="00681894" w:rsidRPr="000926B2">
        <w:rPr>
          <w:rFonts w:ascii="Times" w:eastAsia="Times New Roman" w:hAnsi="Times" w:cs="Times New Roman"/>
          <w:sz w:val="22"/>
          <w:szCs w:val="22"/>
          <w:lang w:val="en-GB"/>
        </w:rPr>
        <w:t>defined</w:t>
      </w:r>
      <w:r w:rsidRPr="000926B2">
        <w:rPr>
          <w:rFonts w:ascii="Times" w:eastAsia="Times New Roman" w:hAnsi="Times" w:cs="Times New Roman"/>
          <w:sz w:val="22"/>
          <w:szCs w:val="22"/>
          <w:lang w:val="en-GB"/>
        </w:rPr>
        <w:t xml:space="preserve"> and screen layouts</w:t>
      </w:r>
      <w:r w:rsidR="00786A7C" w:rsidRPr="000926B2">
        <w:rPr>
          <w:rFonts w:ascii="Times" w:eastAsia="Times New Roman" w:hAnsi="Times" w:cs="Times New Roman"/>
          <w:sz w:val="22"/>
          <w:szCs w:val="22"/>
          <w:lang w:val="en-GB"/>
        </w:rPr>
        <w:t xml:space="preserve"> as well as process diagrams</w:t>
      </w:r>
      <w:r w:rsidRPr="000926B2">
        <w:rPr>
          <w:rFonts w:ascii="Times" w:eastAsia="Times New Roman" w:hAnsi="Times" w:cs="Times New Roman"/>
          <w:sz w:val="22"/>
          <w:szCs w:val="22"/>
          <w:lang w:val="en-GB"/>
        </w:rPr>
        <w:t xml:space="preserve"> </w:t>
      </w:r>
      <w:r w:rsidR="00786A7C" w:rsidRPr="000926B2">
        <w:rPr>
          <w:rFonts w:ascii="Times" w:eastAsia="Times New Roman" w:hAnsi="Times" w:cs="Times New Roman"/>
          <w:sz w:val="22"/>
          <w:szCs w:val="22"/>
          <w:lang w:val="en-GB"/>
        </w:rPr>
        <w:t>are</w:t>
      </w:r>
      <w:r w:rsidRPr="000926B2">
        <w:rPr>
          <w:rFonts w:ascii="Times" w:eastAsia="Times New Roman" w:hAnsi="Times" w:cs="Times New Roman"/>
          <w:sz w:val="22"/>
          <w:szCs w:val="22"/>
          <w:lang w:val="en-GB"/>
        </w:rPr>
        <w:t xml:space="preserve"> created.</w:t>
      </w:r>
    </w:p>
    <w:p w14:paraId="4770268C" w14:textId="4C90ECD3" w:rsidR="00094983" w:rsidRPr="000926B2" w:rsidRDefault="00094983" w:rsidP="00EE1303">
      <w:pPr>
        <w:pStyle w:val="ListParagraph"/>
        <w:numPr>
          <w:ilvl w:val="0"/>
          <w:numId w:val="7"/>
        </w:numPr>
        <w:spacing w:line="360" w:lineRule="auto"/>
        <w:jc w:val="both"/>
        <w:rPr>
          <w:rFonts w:ascii="Times" w:eastAsia="Times New Roman" w:hAnsi="Times" w:cs="Times New Roman"/>
          <w:sz w:val="22"/>
          <w:szCs w:val="22"/>
          <w:lang w:val="en-GB"/>
        </w:rPr>
      </w:pPr>
      <w:r w:rsidRPr="000926B2">
        <w:rPr>
          <w:rFonts w:ascii="Times" w:eastAsia="Times New Roman" w:hAnsi="Times" w:cs="Times New Roman"/>
          <w:i/>
          <w:sz w:val="22"/>
          <w:szCs w:val="22"/>
          <w:lang w:val="en-GB"/>
        </w:rPr>
        <w:t>System Development:</w:t>
      </w:r>
      <w:r w:rsidRPr="000926B2">
        <w:rPr>
          <w:rFonts w:ascii="Times" w:eastAsia="Times New Roman" w:hAnsi="Times" w:cs="Times New Roman"/>
          <w:sz w:val="22"/>
          <w:szCs w:val="22"/>
          <w:lang w:val="en-GB"/>
        </w:rPr>
        <w:t xml:space="preserve"> In preparation for the development of the website, a request was made to the IT Services team </w:t>
      </w:r>
      <w:r w:rsidR="00681894" w:rsidRPr="000926B2">
        <w:rPr>
          <w:rFonts w:ascii="Times" w:eastAsia="Times New Roman" w:hAnsi="Times" w:cs="Times New Roman"/>
          <w:sz w:val="22"/>
          <w:szCs w:val="22"/>
          <w:lang w:val="en-GB"/>
        </w:rPr>
        <w:t>to enable</w:t>
      </w:r>
      <w:r w:rsidRPr="000926B2">
        <w:rPr>
          <w:rFonts w:ascii="Times" w:eastAsia="Times New Roman" w:hAnsi="Times" w:cs="Times New Roman"/>
          <w:sz w:val="22"/>
          <w:szCs w:val="22"/>
          <w:lang w:val="en-GB"/>
        </w:rPr>
        <w:t xml:space="preserve"> access to a Tomcat server and a MySQL database backend.</w:t>
      </w:r>
      <w:r w:rsidR="00FE77DE" w:rsidRPr="000926B2">
        <w:rPr>
          <w:rFonts w:ascii="Times" w:eastAsia="Times New Roman" w:hAnsi="Times" w:cs="Times New Roman"/>
          <w:sz w:val="22"/>
          <w:szCs w:val="22"/>
          <w:lang w:val="en-GB"/>
        </w:rPr>
        <w:t xml:space="preserve"> </w:t>
      </w:r>
      <w:r w:rsidR="00274F4E" w:rsidRPr="000926B2">
        <w:rPr>
          <w:rFonts w:ascii="Times" w:eastAsia="Times New Roman" w:hAnsi="Times" w:cs="Times New Roman"/>
          <w:sz w:val="22"/>
          <w:szCs w:val="22"/>
          <w:lang w:val="en-GB"/>
        </w:rPr>
        <w:t xml:space="preserve">Following the creation of </w:t>
      </w:r>
      <w:r w:rsidR="00FE77DE" w:rsidRPr="000926B2">
        <w:rPr>
          <w:rFonts w:ascii="Times" w:eastAsia="Times New Roman" w:hAnsi="Times" w:cs="Times New Roman"/>
          <w:sz w:val="22"/>
          <w:szCs w:val="22"/>
          <w:lang w:val="en-GB"/>
        </w:rPr>
        <w:t>Pinboard’s home</w:t>
      </w:r>
      <w:r w:rsidR="00274F4E" w:rsidRPr="000926B2">
        <w:rPr>
          <w:rFonts w:ascii="Times" w:eastAsia="Times New Roman" w:hAnsi="Times" w:cs="Times New Roman"/>
          <w:sz w:val="22"/>
          <w:szCs w:val="22"/>
          <w:lang w:val="en-GB"/>
        </w:rPr>
        <w:t xml:space="preserve"> page, </w:t>
      </w:r>
      <w:r w:rsidR="00FE77DE" w:rsidRPr="000926B2">
        <w:rPr>
          <w:rFonts w:ascii="Times" w:eastAsia="Times New Roman" w:hAnsi="Times" w:cs="Times New Roman"/>
          <w:sz w:val="22"/>
          <w:szCs w:val="22"/>
          <w:lang w:val="en-GB"/>
        </w:rPr>
        <w:t xml:space="preserve">the login functionality for the user </w:t>
      </w:r>
      <w:r w:rsidR="00274F4E" w:rsidRPr="000926B2">
        <w:rPr>
          <w:rFonts w:ascii="Times" w:eastAsia="Times New Roman" w:hAnsi="Times" w:cs="Times New Roman"/>
          <w:sz w:val="22"/>
          <w:szCs w:val="22"/>
          <w:lang w:val="en-GB"/>
        </w:rPr>
        <w:t>was developed</w:t>
      </w:r>
      <w:r w:rsidR="00FE77DE" w:rsidRPr="000926B2">
        <w:rPr>
          <w:rFonts w:ascii="Times" w:eastAsia="Times New Roman" w:hAnsi="Times" w:cs="Times New Roman"/>
          <w:sz w:val="22"/>
          <w:szCs w:val="22"/>
          <w:lang w:val="en-GB"/>
        </w:rPr>
        <w:t xml:space="preserve">. Appropriate measures were taken to ensure that input text submitted by users is secure and the website is protected from attacks. </w:t>
      </w:r>
      <w:r w:rsidR="00274F4E" w:rsidRPr="000926B2">
        <w:rPr>
          <w:rFonts w:ascii="Times" w:eastAsia="Times New Roman" w:hAnsi="Times" w:cs="Times New Roman"/>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w:t>
      </w:r>
      <w:commentRangeStart w:id="264"/>
      <w:r w:rsidR="00274F4E" w:rsidRPr="000926B2">
        <w:rPr>
          <w:rFonts w:ascii="Times" w:eastAsia="Times New Roman" w:hAnsi="Times" w:cs="Times New Roman"/>
          <w:sz w:val="22"/>
          <w:szCs w:val="22"/>
          <w:lang w:val="en-GB"/>
        </w:rPr>
        <w:t>change their password</w:t>
      </w:r>
      <w:commentRangeEnd w:id="264"/>
      <w:r w:rsidR="00C251E2" w:rsidRPr="000926B2">
        <w:rPr>
          <w:rStyle w:val="CommentReference"/>
          <w:rFonts w:ascii="Times" w:hAnsi="Times"/>
          <w:sz w:val="22"/>
          <w:szCs w:val="22"/>
        </w:rPr>
        <w:commentReference w:id="264"/>
      </w:r>
      <w:r w:rsidR="00274F4E" w:rsidRPr="000926B2">
        <w:rPr>
          <w:rFonts w:ascii="Times" w:eastAsia="Times New Roman" w:hAnsi="Times" w:cs="Times New Roman"/>
          <w:sz w:val="22"/>
          <w:szCs w:val="22"/>
          <w:lang w:val="en-GB"/>
        </w:rPr>
        <w:t xml:space="preserve"> and additional buttons to share the website on social media channels.  </w:t>
      </w:r>
    </w:p>
    <w:p w14:paraId="56A0203C" w14:textId="77777777" w:rsidR="00E74DB5" w:rsidRPr="000926B2" w:rsidRDefault="00FE77DE" w:rsidP="00EE1303">
      <w:pPr>
        <w:pStyle w:val="ListParagraph"/>
        <w:numPr>
          <w:ilvl w:val="0"/>
          <w:numId w:val="7"/>
        </w:numPr>
        <w:spacing w:line="360" w:lineRule="auto"/>
        <w:jc w:val="both"/>
        <w:rPr>
          <w:ins w:id="265" w:author="Chara Katiri" w:date="2015-05-02T13:32:00Z"/>
          <w:rFonts w:ascii="Times" w:eastAsia="Times New Roman" w:hAnsi="Times" w:cs="Times New Roman"/>
          <w:sz w:val="22"/>
          <w:szCs w:val="22"/>
          <w:shd w:val="clear" w:color="auto" w:fill="FFFFFF"/>
          <w:lang w:val="en-GB"/>
          <w:rPrChange w:id="266" w:author="Chara Katiri" w:date="2015-05-02T13:32:00Z">
            <w:rPr>
              <w:ins w:id="267" w:author="Chara Katiri" w:date="2015-05-02T13:32:00Z"/>
              <w:rFonts w:ascii="Times" w:eastAsia="Times New Roman" w:hAnsi="Times" w:cs="Times New Roman"/>
              <w:sz w:val="22"/>
              <w:szCs w:val="22"/>
              <w:lang w:val="en-GB"/>
            </w:rPr>
          </w:rPrChange>
        </w:rPr>
      </w:pPr>
      <w:r w:rsidRPr="000926B2">
        <w:rPr>
          <w:rFonts w:ascii="Times" w:eastAsia="Times New Roman" w:hAnsi="Times" w:cs="Times New Roman"/>
          <w:i/>
          <w:sz w:val="22"/>
          <w:szCs w:val="22"/>
          <w:lang w:val="en-GB"/>
        </w:rPr>
        <w:t>Test and evaluation:</w:t>
      </w:r>
      <w:r w:rsidRPr="000926B2">
        <w:rPr>
          <w:rFonts w:ascii="Times" w:eastAsia="Times New Roman" w:hAnsi="Times" w:cs="Times New Roman"/>
          <w:sz w:val="22"/>
          <w:szCs w:val="22"/>
          <w:lang w:val="en-GB"/>
        </w:rPr>
        <w:t xml:space="preserve"> </w:t>
      </w:r>
      <w:r w:rsidR="00AB3C27" w:rsidRPr="000926B2">
        <w:rPr>
          <w:rFonts w:ascii="Times" w:eastAsia="Times New Roman" w:hAnsi="Times" w:cs="Times New Roman"/>
          <w:sz w:val="22"/>
          <w:szCs w:val="22"/>
          <w:lang w:val="en-GB"/>
        </w:rPr>
        <w:t xml:space="preserve">Following the completion </w:t>
      </w:r>
      <w:r w:rsidR="00911860" w:rsidRPr="000926B2">
        <w:rPr>
          <w:rFonts w:ascii="Times" w:eastAsia="Times New Roman" w:hAnsi="Times" w:cs="Times New Roman"/>
          <w:sz w:val="22"/>
          <w:szCs w:val="22"/>
          <w:lang w:val="en-GB"/>
        </w:rPr>
        <w:t>of development</w:t>
      </w:r>
      <w:r w:rsidR="00AB3C27" w:rsidRPr="000926B2">
        <w:rPr>
          <w:rFonts w:ascii="Times" w:eastAsia="Times New Roman" w:hAnsi="Times" w:cs="Times New Roman"/>
          <w:sz w:val="22"/>
          <w:szCs w:val="22"/>
          <w:lang w:val="en-GB"/>
        </w:rPr>
        <w:t xml:space="preserve"> the system </w:t>
      </w:r>
      <w:r w:rsidR="00274F4E" w:rsidRPr="000926B2">
        <w:rPr>
          <w:rFonts w:ascii="Times" w:eastAsia="Times New Roman" w:hAnsi="Times" w:cs="Times New Roman"/>
          <w:sz w:val="22"/>
          <w:szCs w:val="22"/>
          <w:lang w:val="en-GB"/>
        </w:rPr>
        <w:t>was</w:t>
      </w:r>
      <w:r w:rsidR="00AB3C27" w:rsidRPr="000926B2">
        <w:rPr>
          <w:rFonts w:ascii="Times" w:eastAsia="Times New Roman" w:hAnsi="Times" w:cs="Times New Roman"/>
          <w:sz w:val="22"/>
          <w:szCs w:val="22"/>
          <w:lang w:val="en-GB"/>
        </w:rPr>
        <w:t xml:space="preserve"> tested to ensure that each re</w:t>
      </w:r>
      <w:r w:rsidR="00911860" w:rsidRPr="000926B2">
        <w:rPr>
          <w:rFonts w:ascii="Times" w:eastAsia="Times New Roman" w:hAnsi="Times" w:cs="Times New Roman"/>
          <w:sz w:val="22"/>
          <w:szCs w:val="22"/>
          <w:lang w:val="en-GB"/>
        </w:rPr>
        <w:t xml:space="preserve">quirement is met. </w:t>
      </w:r>
      <w:r w:rsidR="00274F4E" w:rsidRPr="000926B2">
        <w:rPr>
          <w:rFonts w:ascii="Times" w:eastAsia="Times New Roman" w:hAnsi="Times" w:cs="Times New Roman"/>
          <w:sz w:val="22"/>
          <w:szCs w:val="22"/>
          <w:lang w:val="en-GB"/>
        </w:rPr>
        <w:t>Test of</w:t>
      </w:r>
      <w:r w:rsidR="00AB3C27" w:rsidRPr="000926B2">
        <w:rPr>
          <w:rFonts w:ascii="Times" w:eastAsia="Times New Roman" w:hAnsi="Times" w:cs="Times New Roman"/>
          <w:sz w:val="22"/>
          <w:szCs w:val="22"/>
          <w:lang w:val="en-GB"/>
        </w:rPr>
        <w:t xml:space="preserve"> functional requirements</w:t>
      </w:r>
      <w:r w:rsidR="00274F4E" w:rsidRPr="000926B2">
        <w:rPr>
          <w:rFonts w:ascii="Times" w:eastAsia="Times New Roman" w:hAnsi="Times" w:cs="Times New Roman"/>
          <w:sz w:val="22"/>
          <w:szCs w:val="22"/>
          <w:lang w:val="en-GB"/>
        </w:rPr>
        <w:t xml:space="preserve"> ensure that different web browsers can be used to open the website</w:t>
      </w:r>
      <w:r w:rsidR="008C20A8" w:rsidRPr="000926B2">
        <w:rPr>
          <w:rFonts w:ascii="Times" w:eastAsia="Times New Roman" w:hAnsi="Times" w:cs="Times New Roman"/>
          <w:sz w:val="22"/>
          <w:szCs w:val="22"/>
          <w:lang w:val="en-GB"/>
        </w:rPr>
        <w:t xml:space="preserve"> and unexpected behaviour or crash of the web client is avoided. The full list of functional requirements can be found in section </w:t>
      </w:r>
      <w:r w:rsidR="008C20A8" w:rsidRPr="000926B2">
        <w:rPr>
          <w:rFonts w:ascii="Times" w:eastAsia="Times New Roman" w:hAnsi="Times" w:cs="Times New Roman"/>
          <w:i/>
          <w:sz w:val="22"/>
          <w:szCs w:val="22"/>
          <w:lang w:val="en-GB"/>
        </w:rPr>
        <w:t>‘3.2.1 Functional and non-functional requirements’</w:t>
      </w:r>
      <w:r w:rsidR="008C20A8" w:rsidRPr="000926B2">
        <w:rPr>
          <w:rFonts w:ascii="Times" w:eastAsia="Times New Roman" w:hAnsi="Times" w:cs="Times New Roman"/>
          <w:sz w:val="22"/>
          <w:szCs w:val="22"/>
          <w:lang w:val="en-GB"/>
        </w:rPr>
        <w:t xml:space="preserve">. Tests were also undertaken to tackle </w:t>
      </w:r>
      <w:r w:rsidR="00AB3C27" w:rsidRPr="000926B2">
        <w:rPr>
          <w:rFonts w:ascii="Times" w:eastAsia="Times New Roman" w:hAnsi="Times" w:cs="Times New Roman"/>
          <w:sz w:val="22"/>
          <w:szCs w:val="22"/>
          <w:lang w:val="en-GB"/>
        </w:rPr>
        <w:t>security concerns</w:t>
      </w:r>
      <w:r w:rsidR="00274F4E" w:rsidRPr="000926B2">
        <w:rPr>
          <w:rFonts w:ascii="Times" w:eastAsia="Times New Roman" w:hAnsi="Times" w:cs="Times New Roman"/>
          <w:sz w:val="22"/>
          <w:szCs w:val="22"/>
          <w:lang w:val="en-GB"/>
        </w:rPr>
        <w:t xml:space="preserve"> </w:t>
      </w:r>
      <w:r w:rsidR="008C20A8" w:rsidRPr="000926B2">
        <w:rPr>
          <w:rFonts w:ascii="Times" w:eastAsia="Times New Roman" w:hAnsi="Times" w:cs="Times New Roman"/>
          <w:sz w:val="22"/>
          <w:szCs w:val="22"/>
          <w:lang w:val="en-GB"/>
        </w:rPr>
        <w:t>such as unauthorized access to the website or SQL injection by attackers.</w:t>
      </w:r>
      <w:r w:rsidR="00AB3C27" w:rsidRPr="000926B2">
        <w:rPr>
          <w:rFonts w:ascii="Times" w:eastAsia="Times New Roman" w:hAnsi="Times" w:cs="Times New Roman"/>
          <w:sz w:val="22"/>
          <w:szCs w:val="22"/>
          <w:lang w:val="en-GB"/>
        </w:rPr>
        <w:t xml:space="preserve"> </w:t>
      </w:r>
      <w:r w:rsidR="008C20A8" w:rsidRPr="000926B2">
        <w:rPr>
          <w:rFonts w:ascii="Times" w:eastAsia="Times New Roman" w:hAnsi="Times" w:cs="Times New Roman"/>
          <w:sz w:val="22"/>
          <w:szCs w:val="22"/>
          <w:lang w:val="en-GB"/>
        </w:rPr>
        <w:t xml:space="preserve">Finally, </w:t>
      </w:r>
      <w:r w:rsidR="00AB3C27" w:rsidRPr="000926B2">
        <w:rPr>
          <w:rFonts w:ascii="Times" w:eastAsia="Times New Roman" w:hAnsi="Times" w:cs="Times New Roman"/>
          <w:sz w:val="22"/>
          <w:szCs w:val="22"/>
          <w:lang w:val="en-GB"/>
        </w:rPr>
        <w:t xml:space="preserve">User Acceptance Testing (UAT) </w:t>
      </w:r>
      <w:r w:rsidR="008C20A8" w:rsidRPr="000926B2">
        <w:rPr>
          <w:rFonts w:ascii="Times" w:eastAsia="Times New Roman" w:hAnsi="Times" w:cs="Times New Roman"/>
          <w:sz w:val="22"/>
          <w:szCs w:val="22"/>
          <w:lang w:val="en-GB"/>
        </w:rPr>
        <w:t xml:space="preserve">was performed </w:t>
      </w:r>
      <w:r w:rsidR="00AB3C27" w:rsidRPr="000926B2">
        <w:rPr>
          <w:rFonts w:ascii="Times" w:eastAsia="Times New Roman" w:hAnsi="Times" w:cs="Times New Roman"/>
          <w:sz w:val="22"/>
          <w:szCs w:val="22"/>
          <w:lang w:val="en-GB"/>
        </w:rPr>
        <w:t xml:space="preserve">to ensure that early adopters are happy with the service and functionalities offered by the website. </w:t>
      </w:r>
    </w:p>
    <w:p w14:paraId="39E8947C" w14:textId="52FFE31F" w:rsidR="00754105" w:rsidRPr="000926B2" w:rsidRDefault="00A0554B" w:rsidP="00EE1303">
      <w:pPr>
        <w:pStyle w:val="ListParagraph"/>
        <w:numPr>
          <w:ilvl w:val="0"/>
          <w:numId w:val="7"/>
        </w:numPr>
        <w:spacing w:line="360" w:lineRule="auto"/>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br w:type="page"/>
      </w:r>
    </w:p>
    <w:p w14:paraId="67470742" w14:textId="77777777" w:rsidR="008D4B13" w:rsidRPr="000926B2" w:rsidRDefault="008D4B13" w:rsidP="00EE1303">
      <w:pPr>
        <w:pStyle w:val="Heading1"/>
        <w:numPr>
          <w:ilvl w:val="0"/>
          <w:numId w:val="13"/>
        </w:numPr>
        <w:spacing w:line="360" w:lineRule="auto"/>
        <w:contextualSpacing/>
        <w:jc w:val="both"/>
        <w:rPr>
          <w:rFonts w:ascii="Times" w:hAnsi="Times" w:cs="Times New Roman"/>
          <w:color w:val="auto"/>
          <w:sz w:val="22"/>
          <w:szCs w:val="22"/>
          <w:lang w:val="en-GB"/>
        </w:rPr>
      </w:pPr>
      <w:bookmarkStart w:id="268" w:name="_Toc290491141"/>
      <w:r w:rsidRPr="000926B2">
        <w:rPr>
          <w:rFonts w:ascii="Times" w:hAnsi="Times" w:cs="Times New Roman"/>
          <w:color w:val="auto"/>
          <w:sz w:val="22"/>
          <w:szCs w:val="22"/>
          <w:lang w:val="en-GB"/>
        </w:rPr>
        <w:t>Literature review</w:t>
      </w:r>
      <w:bookmarkEnd w:id="268"/>
    </w:p>
    <w:p w14:paraId="2AEE6A9C" w14:textId="77777777" w:rsidR="008D4B13" w:rsidRPr="000926B2" w:rsidRDefault="008D4B13"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269" w:name="_Toc290491142"/>
      <w:r w:rsidRPr="000926B2">
        <w:rPr>
          <w:rFonts w:ascii="Times" w:hAnsi="Times" w:cs="Times New Roman"/>
          <w:color w:val="auto"/>
          <w:sz w:val="22"/>
          <w:szCs w:val="22"/>
          <w:lang w:val="en-GB"/>
        </w:rPr>
        <w:t>Background research</w:t>
      </w:r>
      <w:bookmarkEnd w:id="269"/>
      <w:r w:rsidRPr="000926B2">
        <w:rPr>
          <w:rFonts w:ascii="Times" w:hAnsi="Times" w:cs="Times New Roman"/>
          <w:color w:val="auto"/>
          <w:sz w:val="22"/>
          <w:szCs w:val="22"/>
          <w:lang w:val="en-GB"/>
        </w:rPr>
        <w:t xml:space="preserve"> </w:t>
      </w:r>
    </w:p>
    <w:p w14:paraId="4A67B6A1" w14:textId="51F46553" w:rsidR="008838C1" w:rsidRPr="000926B2" w:rsidRDefault="009F7B88" w:rsidP="00EE1303">
      <w:pPr>
        <w:spacing w:line="360" w:lineRule="auto"/>
        <w:contextualSpacing/>
        <w:jc w:val="both"/>
        <w:rPr>
          <w:rFonts w:ascii="Times" w:eastAsia="Times New Roman" w:hAnsi="Times" w:cs="Times New Roman"/>
          <w:sz w:val="22"/>
          <w:szCs w:val="22"/>
          <w:shd w:val="clear" w:color="auto" w:fill="FFFFFF"/>
          <w:lang w:val="en-GB"/>
        </w:rPr>
        <w:sectPr w:rsidR="008838C1" w:rsidRPr="000926B2" w:rsidSect="001B2A74">
          <w:pgSz w:w="11900" w:h="16840"/>
          <w:pgMar w:top="1440" w:right="1440" w:bottom="1440" w:left="1440" w:header="708" w:footer="1161" w:gutter="0"/>
          <w:cols w:space="708"/>
          <w:titlePg/>
          <w:docGrid w:linePitch="360"/>
        </w:sectPr>
      </w:pPr>
      <w:r w:rsidRPr="000926B2">
        <w:rPr>
          <w:rFonts w:ascii="Times" w:eastAsia="Times New Roman" w:hAnsi="Times" w:cs="Times New Roman"/>
          <w:sz w:val="22"/>
          <w:szCs w:val="22"/>
          <w:shd w:val="clear" w:color="auto" w:fill="FFFFFF"/>
          <w:lang w:val="en-GB"/>
        </w:rPr>
        <w:t xml:space="preserve">Background research </w:t>
      </w:r>
      <w:r w:rsidR="00461379" w:rsidRPr="000926B2">
        <w:rPr>
          <w:rFonts w:ascii="Times" w:eastAsia="Times New Roman" w:hAnsi="Times" w:cs="Times New Roman"/>
          <w:sz w:val="22"/>
          <w:szCs w:val="22"/>
          <w:shd w:val="clear" w:color="auto" w:fill="FFFFFF"/>
          <w:lang w:val="en-GB"/>
        </w:rPr>
        <w:t>was undertaken</w:t>
      </w:r>
      <w:r w:rsidRPr="000926B2">
        <w:rPr>
          <w:rFonts w:ascii="Times" w:eastAsia="Times New Roman" w:hAnsi="Times" w:cs="Times New Roman"/>
          <w:sz w:val="22"/>
          <w:szCs w:val="22"/>
          <w:shd w:val="clear" w:color="auto" w:fill="FFFFFF"/>
          <w:lang w:val="en-GB"/>
        </w:rPr>
        <w:t xml:space="preserve"> to identify other solutions that offer similar functionalities and understand </w:t>
      </w:r>
      <w:r w:rsidR="003B0809" w:rsidRPr="000926B2">
        <w:rPr>
          <w:rFonts w:ascii="Times" w:eastAsia="Times New Roman" w:hAnsi="Times" w:cs="Times New Roman"/>
          <w:sz w:val="22"/>
          <w:szCs w:val="22"/>
          <w:shd w:val="clear" w:color="auto" w:fill="FFFFFF"/>
          <w:lang w:val="en-GB"/>
        </w:rPr>
        <w:t xml:space="preserve">how </w:t>
      </w:r>
      <w:r w:rsidR="00474C6A" w:rsidRPr="000926B2">
        <w:rPr>
          <w:rFonts w:ascii="Times" w:eastAsia="Times New Roman" w:hAnsi="Times" w:cs="Times New Roman"/>
          <w:sz w:val="22"/>
          <w:szCs w:val="22"/>
          <w:shd w:val="clear" w:color="auto" w:fill="FFFFFF"/>
          <w:lang w:val="en-GB"/>
        </w:rPr>
        <w:t>those</w:t>
      </w:r>
      <w:r w:rsidR="003B0809" w:rsidRPr="000926B2">
        <w:rPr>
          <w:rFonts w:ascii="Times" w:eastAsia="Times New Roman" w:hAnsi="Times" w:cs="Times New Roman"/>
          <w:sz w:val="22"/>
          <w:szCs w:val="22"/>
          <w:shd w:val="clear" w:color="auto" w:fill="FFFFFF"/>
          <w:lang w:val="en-GB"/>
        </w:rPr>
        <w:t xml:space="preserve"> website</w:t>
      </w:r>
      <w:r w:rsidR="00474C6A" w:rsidRPr="000926B2">
        <w:rPr>
          <w:rFonts w:ascii="Times" w:eastAsia="Times New Roman" w:hAnsi="Times" w:cs="Times New Roman"/>
          <w:sz w:val="22"/>
          <w:szCs w:val="22"/>
          <w:shd w:val="clear" w:color="auto" w:fill="FFFFFF"/>
          <w:lang w:val="en-GB"/>
        </w:rPr>
        <w:t>s</w:t>
      </w:r>
      <w:r w:rsidR="003B0809" w:rsidRPr="000926B2">
        <w:rPr>
          <w:rFonts w:ascii="Times" w:eastAsia="Times New Roman" w:hAnsi="Times" w:cs="Times New Roman"/>
          <w:sz w:val="22"/>
          <w:szCs w:val="22"/>
          <w:shd w:val="clear" w:color="auto" w:fill="FFFFFF"/>
          <w:lang w:val="en-GB"/>
        </w:rPr>
        <w:t xml:space="preserve"> </w:t>
      </w:r>
      <w:r w:rsidR="00461379" w:rsidRPr="000926B2">
        <w:rPr>
          <w:rFonts w:ascii="Times" w:eastAsia="Times New Roman" w:hAnsi="Times" w:cs="Times New Roman"/>
          <w:sz w:val="22"/>
          <w:szCs w:val="22"/>
          <w:shd w:val="clear" w:color="auto" w:fill="FFFFFF"/>
          <w:lang w:val="en-GB"/>
        </w:rPr>
        <w:t>are</w:t>
      </w:r>
      <w:r w:rsidR="003B0809" w:rsidRPr="000926B2">
        <w:rPr>
          <w:rFonts w:ascii="Times" w:eastAsia="Times New Roman" w:hAnsi="Times" w:cs="Times New Roman"/>
          <w:sz w:val="22"/>
          <w:szCs w:val="22"/>
          <w:shd w:val="clear" w:color="auto" w:fill="FFFFFF"/>
          <w:lang w:val="en-GB"/>
        </w:rPr>
        <w:t xml:space="preserve"> developed. </w:t>
      </w:r>
      <w:r w:rsidRPr="000926B2">
        <w:rPr>
          <w:rFonts w:ascii="Times" w:eastAsia="Times New Roman" w:hAnsi="Times" w:cs="Times New Roman"/>
          <w:sz w:val="22"/>
          <w:szCs w:val="22"/>
          <w:shd w:val="clear" w:color="auto" w:fill="FFFFFF"/>
          <w:lang w:val="en-GB"/>
        </w:rPr>
        <w:t>Identification of the</w:t>
      </w:r>
      <w:r w:rsidR="00474C6A" w:rsidRPr="000926B2">
        <w:rPr>
          <w:rFonts w:ascii="Times" w:eastAsia="Times New Roman" w:hAnsi="Times" w:cs="Times New Roman"/>
          <w:sz w:val="22"/>
          <w:szCs w:val="22"/>
          <w:shd w:val="clear" w:color="auto" w:fill="FFFFFF"/>
          <w:lang w:val="en-GB"/>
        </w:rPr>
        <w:t>ir strengths and weakness help</w:t>
      </w:r>
      <w:r w:rsidR="00461379" w:rsidRPr="000926B2">
        <w:rPr>
          <w:rFonts w:ascii="Times" w:eastAsia="Times New Roman" w:hAnsi="Times" w:cs="Times New Roman"/>
          <w:sz w:val="22"/>
          <w:szCs w:val="22"/>
          <w:shd w:val="clear" w:color="auto" w:fill="FFFFFF"/>
          <w:lang w:val="en-GB"/>
        </w:rPr>
        <w:t>ed</w:t>
      </w:r>
      <w:r w:rsidRPr="000926B2">
        <w:rPr>
          <w:rFonts w:ascii="Times" w:eastAsia="Times New Roman" w:hAnsi="Times" w:cs="Times New Roman"/>
          <w:sz w:val="22"/>
          <w:szCs w:val="22"/>
          <w:shd w:val="clear" w:color="auto" w:fill="FFFFFF"/>
          <w:lang w:val="en-GB"/>
        </w:rPr>
        <w:t xml:space="preserve"> </w:t>
      </w:r>
      <w:r w:rsidR="00461379" w:rsidRPr="000926B2">
        <w:rPr>
          <w:rFonts w:ascii="Times" w:eastAsia="Times New Roman" w:hAnsi="Times" w:cs="Times New Roman"/>
          <w:sz w:val="22"/>
          <w:szCs w:val="22"/>
          <w:shd w:val="clear" w:color="auto" w:fill="FFFFFF"/>
          <w:lang w:val="en-GB"/>
        </w:rPr>
        <w:t>identify</w:t>
      </w:r>
      <w:r w:rsidR="00474C6A" w:rsidRPr="000926B2">
        <w:rPr>
          <w:rFonts w:ascii="Times" w:eastAsia="Times New Roman" w:hAnsi="Times" w:cs="Times New Roman"/>
          <w:sz w:val="22"/>
          <w:szCs w:val="22"/>
          <w:shd w:val="clear" w:color="auto" w:fill="FFFFFF"/>
          <w:lang w:val="en-GB"/>
        </w:rPr>
        <w:t xml:space="preserve"> </w:t>
      </w:r>
      <w:r w:rsidRPr="000926B2">
        <w:rPr>
          <w:rFonts w:ascii="Times" w:eastAsia="Times New Roman" w:hAnsi="Times" w:cs="Times New Roman"/>
          <w:sz w:val="22"/>
          <w:szCs w:val="22"/>
          <w:shd w:val="clear" w:color="auto" w:fill="FFFFFF"/>
          <w:lang w:val="en-GB"/>
        </w:rPr>
        <w:t>the must-have fe</w:t>
      </w:r>
      <w:r w:rsidR="00AB3C27" w:rsidRPr="000926B2">
        <w:rPr>
          <w:rFonts w:ascii="Times" w:eastAsia="Times New Roman" w:hAnsi="Times" w:cs="Times New Roman"/>
          <w:sz w:val="22"/>
          <w:szCs w:val="22"/>
          <w:shd w:val="clear" w:color="auto" w:fill="FFFFFF"/>
          <w:lang w:val="en-GB"/>
        </w:rPr>
        <w:t>atures of the Pinboard website.</w:t>
      </w:r>
      <w:r w:rsidR="003B0809" w:rsidRPr="000926B2">
        <w:rPr>
          <w:rFonts w:ascii="Times" w:eastAsia="Times New Roman" w:hAnsi="Times" w:cs="Times New Roman"/>
          <w:sz w:val="22"/>
          <w:szCs w:val="22"/>
          <w:shd w:val="clear" w:color="auto" w:fill="FFFFFF"/>
          <w:lang w:val="en-GB"/>
        </w:rPr>
        <w:t xml:space="preserve"> </w:t>
      </w:r>
      <w:r w:rsidR="00461379" w:rsidRPr="000926B2">
        <w:rPr>
          <w:rFonts w:ascii="Times" w:eastAsia="Times New Roman" w:hAnsi="Times" w:cs="Times New Roman"/>
          <w:sz w:val="22"/>
          <w:szCs w:val="22"/>
          <w:shd w:val="clear" w:color="auto" w:fill="FFFFFF"/>
          <w:lang w:val="en-GB"/>
        </w:rPr>
        <w:t xml:space="preserve">The main areas investigated were the </w:t>
      </w:r>
      <w:r w:rsidR="00AB3C27" w:rsidRPr="000926B2">
        <w:rPr>
          <w:rFonts w:ascii="Times" w:eastAsia="Times New Roman" w:hAnsi="Times" w:cs="Times New Roman"/>
          <w:sz w:val="22"/>
          <w:szCs w:val="22"/>
          <w:shd w:val="clear" w:color="auto" w:fill="FFFFFF"/>
          <w:lang w:val="en-GB"/>
        </w:rPr>
        <w:t>target audience</w:t>
      </w:r>
      <w:r w:rsidR="003B0809" w:rsidRPr="000926B2">
        <w:rPr>
          <w:rFonts w:ascii="Times" w:eastAsia="Times New Roman" w:hAnsi="Times" w:cs="Times New Roman"/>
          <w:sz w:val="22"/>
          <w:szCs w:val="22"/>
          <w:shd w:val="clear" w:color="auto" w:fill="FFFFFF"/>
          <w:lang w:val="en-GB"/>
        </w:rPr>
        <w:t xml:space="preserve"> and </w:t>
      </w:r>
      <w:r w:rsidR="00461379" w:rsidRPr="000926B2">
        <w:rPr>
          <w:rFonts w:ascii="Times" w:eastAsia="Times New Roman" w:hAnsi="Times" w:cs="Times New Roman"/>
          <w:sz w:val="22"/>
          <w:szCs w:val="22"/>
          <w:shd w:val="clear" w:color="auto" w:fill="FFFFFF"/>
          <w:lang w:val="en-GB"/>
        </w:rPr>
        <w:t xml:space="preserve">key </w:t>
      </w:r>
      <w:r w:rsidR="00AB3C27" w:rsidRPr="000926B2">
        <w:rPr>
          <w:rFonts w:ascii="Times" w:eastAsia="Times New Roman" w:hAnsi="Times" w:cs="Times New Roman"/>
          <w:sz w:val="22"/>
          <w:szCs w:val="22"/>
          <w:shd w:val="clear" w:color="auto" w:fill="FFFFFF"/>
          <w:lang w:val="en-GB"/>
        </w:rPr>
        <w:t>functionalities</w:t>
      </w:r>
      <w:r w:rsidR="003B0809" w:rsidRPr="000926B2">
        <w:rPr>
          <w:rFonts w:ascii="Times" w:eastAsia="Times New Roman" w:hAnsi="Times" w:cs="Times New Roman"/>
          <w:sz w:val="22"/>
          <w:szCs w:val="22"/>
          <w:shd w:val="clear" w:color="auto" w:fill="FFFFFF"/>
          <w:lang w:val="en-GB"/>
        </w:rPr>
        <w:t xml:space="preserve"> that the users would like to see on the website</w:t>
      </w:r>
      <w:r w:rsidR="00AB3C27" w:rsidRPr="000926B2">
        <w:rPr>
          <w:rFonts w:ascii="Times" w:eastAsia="Times New Roman" w:hAnsi="Times" w:cs="Times New Roman"/>
          <w:sz w:val="22"/>
          <w:szCs w:val="22"/>
          <w:shd w:val="clear" w:color="auto" w:fill="FFFFFF"/>
          <w:lang w:val="en-GB"/>
        </w:rPr>
        <w:t xml:space="preserve">. </w:t>
      </w:r>
      <w:r w:rsidR="00461379" w:rsidRPr="000926B2">
        <w:rPr>
          <w:rFonts w:ascii="Times" w:eastAsia="Times New Roman" w:hAnsi="Times" w:cs="Times New Roman"/>
          <w:sz w:val="22"/>
          <w:szCs w:val="22"/>
          <w:shd w:val="clear" w:color="auto" w:fill="FFFFFF"/>
          <w:lang w:val="en-GB"/>
        </w:rPr>
        <w:t>The c</w:t>
      </w:r>
      <w:r w:rsidR="003B0809" w:rsidRPr="000926B2">
        <w:rPr>
          <w:rFonts w:ascii="Times" w:eastAsia="Times New Roman" w:hAnsi="Times" w:cs="Times New Roman"/>
          <w:sz w:val="22"/>
          <w:szCs w:val="22"/>
          <w:shd w:val="clear" w:color="auto" w:fill="FFFFFF"/>
          <w:lang w:val="en-GB"/>
        </w:rPr>
        <w:t xml:space="preserve">omparison </w:t>
      </w:r>
      <w:r w:rsidR="00F64C48" w:rsidRPr="000926B2">
        <w:rPr>
          <w:rFonts w:ascii="Times" w:eastAsia="Times New Roman" w:hAnsi="Times" w:cs="Times New Roman"/>
          <w:sz w:val="22"/>
          <w:szCs w:val="22"/>
          <w:shd w:val="clear" w:color="auto" w:fill="FFFFFF"/>
          <w:lang w:val="en-GB"/>
        </w:rPr>
        <w:t xml:space="preserve">made was </w:t>
      </w:r>
      <w:r w:rsidR="003B0809" w:rsidRPr="000926B2">
        <w:rPr>
          <w:rFonts w:ascii="Times" w:eastAsia="Times New Roman" w:hAnsi="Times" w:cs="Times New Roman"/>
          <w:sz w:val="22"/>
          <w:szCs w:val="22"/>
          <w:shd w:val="clear" w:color="auto" w:fill="FFFFFF"/>
          <w:lang w:val="en-GB"/>
        </w:rPr>
        <w:t>between a number of open source e-commence solutions such as</w:t>
      </w:r>
      <w:ins w:id="270" w:author="Chara Katiri" w:date="2015-04-10T23:15:00Z">
        <w:r w:rsidR="00890D2C" w:rsidRPr="000926B2">
          <w:rPr>
            <w:rFonts w:ascii="Times" w:eastAsia="Times New Roman" w:hAnsi="Times" w:cs="Times New Roman"/>
            <w:sz w:val="22"/>
            <w:szCs w:val="22"/>
            <w:shd w:val="clear" w:color="auto" w:fill="FFFFFF"/>
            <w:lang w:val="en-GB"/>
          </w:rPr>
          <w:t xml:space="preserve"> Apache OFBiz, osCommerce, Magendo </w:t>
        </w:r>
      </w:ins>
      <w:sdt>
        <w:sdtPr>
          <w:rPr>
            <w:rFonts w:ascii="Times" w:eastAsia="Times New Roman" w:hAnsi="Times" w:cs="Times New Roman"/>
            <w:sz w:val="22"/>
            <w:szCs w:val="22"/>
            <w:shd w:val="clear" w:color="auto" w:fill="FFFFFF"/>
            <w:lang w:val="en-GB"/>
          </w:rPr>
          <w:id w:val="1389070678"/>
          <w:citation/>
        </w:sdtPr>
        <w:sdtContent>
          <w:r w:rsidR="008B0413" w:rsidRPr="000926B2">
            <w:rPr>
              <w:rFonts w:ascii="Times" w:eastAsia="Times New Roman" w:hAnsi="Times" w:cs="Times New Roman"/>
              <w:sz w:val="22"/>
              <w:szCs w:val="22"/>
              <w:shd w:val="clear" w:color="auto" w:fill="FFFFFF"/>
              <w:lang w:val="en-GB"/>
            </w:rPr>
            <w:fldChar w:fldCharType="begin"/>
          </w:r>
          <w:r w:rsidR="008B0413" w:rsidRPr="000926B2">
            <w:rPr>
              <w:rFonts w:ascii="Times" w:eastAsia="Times New Roman" w:hAnsi="Times" w:cs="Times New Roman"/>
              <w:sz w:val="22"/>
              <w:szCs w:val="22"/>
              <w:shd w:val="clear" w:color="auto" w:fill="FFFFFF"/>
            </w:rPr>
            <w:instrText xml:space="preserve"> CITATION Wik15 \l 1033 </w:instrText>
          </w:r>
          <w:r w:rsidR="008B041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Wik15" w:history="1">
            <w:r w:rsidR="000926B2" w:rsidRPr="000926B2">
              <w:rPr>
                <w:rStyle w:val="Heading2Char"/>
                <w:rFonts w:ascii="Times" w:eastAsia="Times New Roman" w:hAnsi="Times" w:cs="Times New Roman"/>
                <w:noProof/>
                <w:color w:val="auto"/>
                <w:sz w:val="22"/>
                <w:szCs w:val="22"/>
                <w:shd w:val="clear" w:color="auto" w:fill="FFFFFF"/>
              </w:rPr>
              <w:t>6</w:t>
            </w:r>
          </w:hyperlink>
          <w:r w:rsidR="000926B2" w:rsidRPr="000926B2">
            <w:rPr>
              <w:rFonts w:ascii="Times" w:eastAsia="Times New Roman" w:hAnsi="Times" w:cs="Times New Roman"/>
              <w:noProof/>
              <w:sz w:val="22"/>
              <w:szCs w:val="22"/>
              <w:shd w:val="clear" w:color="auto" w:fill="FFFFFF"/>
            </w:rPr>
            <w:t>]</w:t>
          </w:r>
          <w:r w:rsidR="008B0413" w:rsidRPr="000926B2">
            <w:rPr>
              <w:rFonts w:ascii="Times" w:eastAsia="Times New Roman" w:hAnsi="Times" w:cs="Times New Roman"/>
              <w:sz w:val="22"/>
              <w:szCs w:val="22"/>
              <w:shd w:val="clear" w:color="auto" w:fill="FFFFFF"/>
              <w:lang w:val="en-GB"/>
            </w:rPr>
            <w:fldChar w:fldCharType="end"/>
          </w:r>
        </w:sdtContent>
      </w:sdt>
      <w:ins w:id="271" w:author="Chara Katiri" w:date="2015-04-10T23:15:00Z">
        <w:r w:rsidR="00890D2C" w:rsidRPr="000926B2">
          <w:rPr>
            <w:rFonts w:ascii="Times" w:eastAsia="Times New Roman" w:hAnsi="Times" w:cs="Times New Roman"/>
            <w:sz w:val="22"/>
            <w:szCs w:val="22"/>
            <w:shd w:val="clear" w:color="auto" w:fill="FFFFFF"/>
            <w:lang w:val="en-GB"/>
          </w:rPr>
          <w:t xml:space="preserve"> and</w:t>
        </w:r>
      </w:ins>
      <w:ins w:id="272" w:author="Chara Katiri" w:date="2015-05-02T14:25:00Z">
        <w:r w:rsidR="0099186E" w:rsidRPr="000926B2">
          <w:rPr>
            <w:rFonts w:ascii="Times" w:eastAsia="Times New Roman" w:hAnsi="Times" w:cs="Times New Roman"/>
            <w:sz w:val="22"/>
            <w:szCs w:val="22"/>
            <w:shd w:val="clear" w:color="auto" w:fill="FFFFFF"/>
            <w:lang w:val="en-GB"/>
          </w:rPr>
          <w:t xml:space="preserve"> other</w:t>
        </w:r>
      </w:ins>
      <w:ins w:id="273" w:author="Chara Katiri" w:date="2015-04-10T23:15:00Z">
        <w:r w:rsidR="00890D2C" w:rsidRPr="000926B2">
          <w:rPr>
            <w:rFonts w:ascii="Times" w:eastAsia="Times New Roman" w:hAnsi="Times" w:cs="Times New Roman"/>
            <w:sz w:val="22"/>
            <w:szCs w:val="22"/>
            <w:shd w:val="clear" w:color="auto" w:fill="FFFFFF"/>
            <w:lang w:val="en-GB"/>
          </w:rPr>
          <w:t xml:space="preserve"> e-commerce websites such as </w:t>
        </w:r>
      </w:ins>
      <w:commentRangeStart w:id="274"/>
      <w:r w:rsidR="003B0809" w:rsidRPr="000926B2">
        <w:rPr>
          <w:rFonts w:ascii="Times" w:eastAsia="Times New Roman" w:hAnsi="Times" w:cs="Times New Roman"/>
          <w:sz w:val="22"/>
          <w:szCs w:val="22"/>
          <w:shd w:val="clear" w:color="auto" w:fill="FFFFFF"/>
          <w:lang w:val="en-GB"/>
        </w:rPr>
        <w:t xml:space="preserve">Gumtree, </w:t>
      </w:r>
      <w:r w:rsidR="00BC619F" w:rsidRPr="000926B2">
        <w:rPr>
          <w:rFonts w:ascii="Times" w:eastAsia="Times New Roman" w:hAnsi="Times" w:cs="Times New Roman"/>
          <w:sz w:val="22"/>
          <w:szCs w:val="22"/>
          <w:shd w:val="clear" w:color="auto" w:fill="FFFFFF"/>
          <w:lang w:val="en-GB"/>
        </w:rPr>
        <w:t xml:space="preserve">Preloved and </w:t>
      </w:r>
      <w:r w:rsidR="00F64C48" w:rsidRPr="000926B2">
        <w:rPr>
          <w:rFonts w:ascii="Times" w:eastAsia="Times New Roman" w:hAnsi="Times" w:cs="Times New Roman"/>
          <w:sz w:val="22"/>
          <w:szCs w:val="22"/>
          <w:shd w:val="clear" w:color="auto" w:fill="FFFFFF"/>
          <w:lang w:val="en-GB"/>
        </w:rPr>
        <w:t>eBay</w:t>
      </w:r>
      <w:commentRangeEnd w:id="274"/>
      <w:r w:rsidR="00871CBC" w:rsidRPr="000926B2">
        <w:rPr>
          <w:rStyle w:val="CommentReference"/>
          <w:rFonts w:ascii="Times" w:hAnsi="Times" w:cs="Times New Roman"/>
          <w:sz w:val="22"/>
          <w:szCs w:val="22"/>
          <w:rPrChange w:id="275" w:author="Chara Katiri" w:date="2015-04-12T20:48:00Z">
            <w:rPr>
              <w:rStyle w:val="CommentReference"/>
            </w:rPr>
          </w:rPrChange>
        </w:rPr>
        <w:commentReference w:id="274"/>
      </w:r>
      <w:r w:rsidR="0062322A" w:rsidRPr="000926B2">
        <w:rPr>
          <w:rFonts w:ascii="Times" w:eastAsia="Times New Roman" w:hAnsi="Times" w:cs="Times New Roman"/>
          <w:sz w:val="22"/>
          <w:szCs w:val="22"/>
          <w:shd w:val="clear" w:color="auto" w:fill="FFFFFF"/>
          <w:lang w:val="en-GB"/>
        </w:rPr>
        <w:t xml:space="preserve">. </w:t>
      </w:r>
      <w:r w:rsidR="003E1F18" w:rsidRPr="000926B2">
        <w:rPr>
          <w:rFonts w:ascii="Times" w:eastAsia="Times New Roman" w:hAnsi="Times" w:cs="Times New Roman"/>
          <w:sz w:val="22"/>
          <w:szCs w:val="22"/>
          <w:shd w:val="clear" w:color="auto" w:fill="FFFFFF"/>
          <w:lang w:val="en-GB"/>
        </w:rPr>
        <w:t>The strengths and weakness of the services are shown below</w:t>
      </w:r>
      <w:ins w:id="276" w:author="Chara Katiri" w:date="2015-05-02T14:25:00Z">
        <w:r w:rsidR="0099186E" w:rsidRPr="000926B2">
          <w:rPr>
            <w:rFonts w:ascii="Times" w:eastAsia="Times New Roman" w:hAnsi="Times" w:cs="Times New Roman"/>
            <w:sz w:val="22"/>
            <w:szCs w:val="22"/>
            <w:shd w:val="clear" w:color="auto" w:fill="FFFFFF"/>
            <w:lang w:val="en-GB"/>
          </w:rPr>
          <w:t>.</w:t>
        </w:r>
      </w:ins>
      <w:r w:rsidR="003B0809" w:rsidRPr="000926B2">
        <w:rPr>
          <w:rFonts w:ascii="Times" w:eastAsia="Times New Roman" w:hAnsi="Times" w:cs="Times New Roman"/>
          <w:sz w:val="22"/>
          <w:szCs w:val="22"/>
          <w:shd w:val="clear" w:color="auto" w:fill="FFFFFF"/>
          <w:lang w:val="en-GB"/>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277"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278">
          <w:tblGrid>
            <w:gridCol w:w="1668"/>
            <w:gridCol w:w="2693"/>
            <w:gridCol w:w="3402"/>
            <w:gridCol w:w="3118"/>
            <w:gridCol w:w="2977"/>
          </w:tblGrid>
        </w:tblGridChange>
      </w:tblGrid>
      <w:tr w:rsidR="008838C1" w:rsidRPr="000926B2"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279"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80" w:author="Chara Katiri" w:date="2015-04-10T23:29:00Z">
              <w:tcPr>
                <w:tcW w:w="1668" w:type="dxa"/>
              </w:tcPr>
            </w:tcPrChange>
          </w:tcPr>
          <w:p w14:paraId="39659854" w14:textId="77777777" w:rsidR="008838C1" w:rsidRPr="000926B2" w:rsidRDefault="008838C1" w:rsidP="00EE1303">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Functionalities</w:t>
            </w:r>
          </w:p>
        </w:tc>
        <w:tc>
          <w:tcPr>
            <w:tcW w:w="2693" w:type="dxa"/>
            <w:tcPrChange w:id="281" w:author="Chara Katiri" w:date="2015-04-10T23:29:00Z">
              <w:tcPr>
                <w:tcW w:w="2693" w:type="dxa"/>
              </w:tcPr>
            </w:tcPrChange>
          </w:tcPr>
          <w:p w14:paraId="0991AA02" w14:textId="254BDB01" w:rsidR="008838C1" w:rsidRPr="000926B2" w:rsidRDefault="008838C1"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 xml:space="preserve">Apache OFBiz </w:t>
            </w:r>
            <w:sdt>
              <w:sdtPr>
                <w:rPr>
                  <w:rFonts w:ascii="Times" w:hAnsi="Times"/>
                  <w:b/>
                  <w:bCs w:val="0"/>
                  <w:szCs w:val="22"/>
                </w:rPr>
                <w:id w:val="79185174"/>
                <w:citation/>
              </w:sdtPr>
              <w:sdtContent>
                <w:r w:rsidR="008F3D2A" w:rsidRPr="000926B2">
                  <w:rPr>
                    <w:rFonts w:ascii="Times" w:hAnsi="Times"/>
                    <w:b/>
                    <w:bCs w:val="0"/>
                    <w:szCs w:val="22"/>
                  </w:rPr>
                  <w:fldChar w:fldCharType="begin"/>
                </w:r>
                <w:r w:rsidR="008F3D2A" w:rsidRPr="000926B2">
                  <w:rPr>
                    <w:rFonts w:ascii="Times" w:hAnsi="Times"/>
                    <w:b/>
                    <w:bCs w:val="0"/>
                    <w:szCs w:val="22"/>
                    <w:lang w:val="en-US"/>
                  </w:rPr>
                  <w:instrText xml:space="preserve"> CITATION Ofb15 \l 1033 </w:instrText>
                </w:r>
                <w:r w:rsidR="008F3D2A" w:rsidRPr="000926B2">
                  <w:rPr>
                    <w:rFonts w:ascii="Times" w:hAnsi="Times"/>
                    <w:b/>
                    <w:bCs w:val="0"/>
                    <w:szCs w:val="22"/>
                  </w:rPr>
                  <w:fldChar w:fldCharType="separate"/>
                </w:r>
                <w:r w:rsidR="000926B2" w:rsidRPr="000926B2">
                  <w:rPr>
                    <w:rFonts w:ascii="Times" w:hAnsi="Times"/>
                    <w:noProof/>
                    <w:szCs w:val="22"/>
                    <w:lang w:val="en-US"/>
                  </w:rPr>
                  <w:t>[</w:t>
                </w:r>
                <w:r w:rsidR="000926B2" w:rsidRPr="000926B2">
                  <w:rPr>
                    <w:rFonts w:ascii="Times" w:hAnsi="Times"/>
                    <w:noProof/>
                    <w:szCs w:val="22"/>
                    <w:lang w:val="en-US"/>
                  </w:rPr>
                  <w:fldChar w:fldCharType="begin"/>
                </w:r>
                <w:r w:rsidR="000926B2" w:rsidRPr="000926B2">
                  <w:rPr>
                    <w:rFonts w:ascii="Times" w:hAnsi="Times"/>
                    <w:noProof/>
                    <w:szCs w:val="22"/>
                    <w:lang w:val="en-US"/>
                  </w:rPr>
                  <w:instrText xml:space="preserve"> HYPERLINK "" \l "Ofb15" </w:instrText>
                </w:r>
                <w:r w:rsidR="000926B2" w:rsidRPr="000926B2">
                  <w:rPr>
                    <w:rFonts w:ascii="Times" w:hAnsi="Times"/>
                    <w:noProof/>
                    <w:szCs w:val="22"/>
                    <w:lang w:val="en-US"/>
                  </w:rPr>
                </w:r>
                <w:r w:rsidR="000926B2" w:rsidRPr="000926B2">
                  <w:rPr>
                    <w:rFonts w:ascii="Times" w:hAnsi="Times"/>
                    <w:noProof/>
                    <w:szCs w:val="22"/>
                    <w:lang w:val="en-US"/>
                  </w:rPr>
                  <w:fldChar w:fldCharType="separate"/>
                </w:r>
                <w:r w:rsidR="000926B2" w:rsidRPr="000926B2">
                  <w:rPr>
                    <w:rStyle w:val="Heading2Char"/>
                    <w:rFonts w:ascii="Times" w:eastAsia="Times New Roman" w:hAnsi="Times" w:cs="Times New Roman"/>
                    <w:noProof/>
                    <w:color w:val="FFFFFF" w:themeColor="background1"/>
                    <w:sz w:val="22"/>
                    <w:szCs w:val="22"/>
                    <w:lang w:val="en-US"/>
                  </w:rPr>
                  <w:t>7</w:t>
                </w:r>
                <w:r w:rsidR="000926B2" w:rsidRPr="000926B2">
                  <w:rPr>
                    <w:rFonts w:ascii="Times" w:hAnsi="Times"/>
                    <w:noProof/>
                    <w:szCs w:val="22"/>
                    <w:lang w:val="en-US"/>
                  </w:rPr>
                  <w:fldChar w:fldCharType="end"/>
                </w:r>
                <w:r w:rsidR="000926B2" w:rsidRPr="000926B2">
                  <w:rPr>
                    <w:rFonts w:ascii="Times" w:hAnsi="Times"/>
                    <w:noProof/>
                    <w:szCs w:val="22"/>
                    <w:lang w:val="en-US"/>
                  </w:rPr>
                  <w:t>]</w:t>
                </w:r>
                <w:r w:rsidR="008F3D2A" w:rsidRPr="000926B2">
                  <w:rPr>
                    <w:rFonts w:ascii="Times" w:hAnsi="Times"/>
                    <w:b/>
                    <w:bCs w:val="0"/>
                    <w:szCs w:val="22"/>
                  </w:rPr>
                  <w:fldChar w:fldCharType="end"/>
                </w:r>
              </w:sdtContent>
            </w:sdt>
          </w:p>
        </w:tc>
        <w:tc>
          <w:tcPr>
            <w:tcW w:w="3402" w:type="dxa"/>
            <w:tcPrChange w:id="282" w:author="Chara Katiri" w:date="2015-04-10T23:29:00Z">
              <w:tcPr>
                <w:tcW w:w="3402" w:type="dxa"/>
              </w:tcPr>
            </w:tcPrChange>
          </w:tcPr>
          <w:p w14:paraId="3433B9E3" w14:textId="65643989" w:rsidR="008838C1" w:rsidRPr="000926B2" w:rsidRDefault="008F3D2A"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proofErr w:type="gramStart"/>
            <w:r w:rsidRPr="000926B2">
              <w:rPr>
                <w:rFonts w:ascii="Times" w:hAnsi="Times"/>
                <w:b/>
                <w:bCs w:val="0"/>
                <w:szCs w:val="22"/>
              </w:rPr>
              <w:t>osCommerce</w:t>
            </w:r>
            <w:proofErr w:type="gramEnd"/>
            <w:r w:rsidRPr="000926B2">
              <w:rPr>
                <w:rFonts w:ascii="Times" w:hAnsi="Times"/>
                <w:b/>
                <w:bCs w:val="0"/>
                <w:szCs w:val="22"/>
              </w:rPr>
              <w:t xml:space="preserve"> </w:t>
            </w:r>
            <w:sdt>
              <w:sdtPr>
                <w:rPr>
                  <w:rFonts w:ascii="Times" w:hAnsi="Times"/>
                  <w:b/>
                  <w:bCs w:val="0"/>
                  <w:szCs w:val="22"/>
                </w:rPr>
                <w:id w:val="-181284697"/>
                <w:citation/>
              </w:sdtPr>
              <w:sdtContent>
                <w:r w:rsidRPr="000926B2">
                  <w:rPr>
                    <w:rFonts w:ascii="Times" w:hAnsi="Times"/>
                    <w:b/>
                    <w:bCs w:val="0"/>
                    <w:szCs w:val="22"/>
                  </w:rPr>
                  <w:fldChar w:fldCharType="begin"/>
                </w:r>
                <w:r w:rsidRPr="000926B2">
                  <w:rPr>
                    <w:rFonts w:ascii="Times" w:hAnsi="Times"/>
                    <w:b/>
                    <w:bCs w:val="0"/>
                    <w:szCs w:val="22"/>
                    <w:lang w:val="en-US"/>
                  </w:rPr>
                  <w:instrText xml:space="preserve"> CITATION Osc15 \l 1033 </w:instrText>
                </w:r>
                <w:r w:rsidRPr="000926B2">
                  <w:rPr>
                    <w:rFonts w:ascii="Times" w:hAnsi="Times"/>
                    <w:b/>
                    <w:bCs w:val="0"/>
                    <w:szCs w:val="22"/>
                  </w:rPr>
                  <w:fldChar w:fldCharType="separate"/>
                </w:r>
                <w:r w:rsidR="000926B2" w:rsidRPr="000926B2">
                  <w:rPr>
                    <w:rFonts w:ascii="Times" w:hAnsi="Times"/>
                    <w:noProof/>
                    <w:szCs w:val="22"/>
                    <w:lang w:val="en-US"/>
                  </w:rPr>
                  <w:t>[</w:t>
                </w:r>
                <w:r w:rsidR="000926B2" w:rsidRPr="000926B2">
                  <w:rPr>
                    <w:rFonts w:ascii="Times" w:hAnsi="Times"/>
                    <w:noProof/>
                    <w:szCs w:val="22"/>
                    <w:lang w:val="en-US"/>
                  </w:rPr>
                  <w:fldChar w:fldCharType="begin"/>
                </w:r>
                <w:r w:rsidR="000926B2" w:rsidRPr="000926B2">
                  <w:rPr>
                    <w:rFonts w:ascii="Times" w:hAnsi="Times"/>
                    <w:noProof/>
                    <w:szCs w:val="22"/>
                    <w:lang w:val="en-US"/>
                  </w:rPr>
                  <w:instrText xml:space="preserve"> HYPERLINK "" \l "Osc15" </w:instrText>
                </w:r>
                <w:r w:rsidR="000926B2" w:rsidRPr="000926B2">
                  <w:rPr>
                    <w:rFonts w:ascii="Times" w:hAnsi="Times"/>
                    <w:noProof/>
                    <w:szCs w:val="22"/>
                    <w:lang w:val="en-US"/>
                  </w:rPr>
                </w:r>
                <w:r w:rsidR="000926B2" w:rsidRPr="000926B2">
                  <w:rPr>
                    <w:rFonts w:ascii="Times" w:hAnsi="Times"/>
                    <w:noProof/>
                    <w:szCs w:val="22"/>
                    <w:lang w:val="en-US"/>
                  </w:rPr>
                  <w:fldChar w:fldCharType="separate"/>
                </w:r>
                <w:r w:rsidR="000926B2" w:rsidRPr="000926B2">
                  <w:rPr>
                    <w:rStyle w:val="Heading2Char"/>
                    <w:rFonts w:ascii="Times" w:eastAsia="Times New Roman" w:hAnsi="Times" w:cs="Times New Roman"/>
                    <w:noProof/>
                    <w:color w:val="FFFFFF" w:themeColor="background1"/>
                    <w:sz w:val="22"/>
                    <w:szCs w:val="22"/>
                    <w:lang w:val="en-US"/>
                  </w:rPr>
                  <w:t>8</w:t>
                </w:r>
                <w:r w:rsidR="000926B2" w:rsidRPr="000926B2">
                  <w:rPr>
                    <w:rFonts w:ascii="Times" w:hAnsi="Times"/>
                    <w:noProof/>
                    <w:szCs w:val="22"/>
                    <w:lang w:val="en-US"/>
                  </w:rPr>
                  <w:fldChar w:fldCharType="end"/>
                </w:r>
                <w:r w:rsidR="000926B2" w:rsidRPr="000926B2">
                  <w:rPr>
                    <w:rFonts w:ascii="Times" w:hAnsi="Times"/>
                    <w:noProof/>
                    <w:szCs w:val="22"/>
                    <w:lang w:val="en-US"/>
                  </w:rPr>
                  <w:t>]</w:t>
                </w:r>
                <w:r w:rsidRPr="000926B2">
                  <w:rPr>
                    <w:rFonts w:ascii="Times" w:hAnsi="Times"/>
                    <w:b/>
                    <w:bCs w:val="0"/>
                    <w:szCs w:val="22"/>
                  </w:rPr>
                  <w:fldChar w:fldCharType="end"/>
                </w:r>
              </w:sdtContent>
            </w:sdt>
          </w:p>
        </w:tc>
        <w:tc>
          <w:tcPr>
            <w:tcW w:w="3118" w:type="dxa"/>
            <w:tcBorders>
              <w:right w:val="single" w:sz="18" w:space="0" w:color="4F81BD" w:themeColor="accent1"/>
            </w:tcBorders>
            <w:tcPrChange w:id="283" w:author="Chara Katiri" w:date="2015-04-10T23:29:00Z">
              <w:tcPr>
                <w:tcW w:w="3118" w:type="dxa"/>
                <w:tcBorders>
                  <w:right w:val="single" w:sz="18" w:space="0" w:color="4F81BD" w:themeColor="accent1"/>
                </w:tcBorders>
              </w:tcPr>
            </w:tcPrChange>
          </w:tcPr>
          <w:p w14:paraId="3F6F04EB" w14:textId="531298B5" w:rsidR="008838C1" w:rsidRPr="000926B2" w:rsidRDefault="008F3D2A"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 xml:space="preserve">Magendo </w:t>
            </w:r>
            <w:sdt>
              <w:sdtPr>
                <w:rPr>
                  <w:rFonts w:ascii="Times" w:hAnsi="Times"/>
                  <w:b/>
                  <w:bCs w:val="0"/>
                  <w:szCs w:val="22"/>
                </w:rPr>
                <w:id w:val="-633870642"/>
                <w:citation/>
              </w:sdtPr>
              <w:sdtContent>
                <w:r w:rsidRPr="000926B2">
                  <w:rPr>
                    <w:rFonts w:ascii="Times" w:hAnsi="Times"/>
                    <w:b/>
                    <w:bCs w:val="0"/>
                    <w:szCs w:val="22"/>
                  </w:rPr>
                  <w:fldChar w:fldCharType="begin"/>
                </w:r>
                <w:r w:rsidRPr="000926B2">
                  <w:rPr>
                    <w:rFonts w:ascii="Times" w:hAnsi="Times"/>
                    <w:b/>
                    <w:bCs w:val="0"/>
                    <w:szCs w:val="22"/>
                    <w:lang w:val="en-US"/>
                  </w:rPr>
                  <w:instrText xml:space="preserve"> CITATION Mag15 \l 1033 </w:instrText>
                </w:r>
                <w:r w:rsidRPr="000926B2">
                  <w:rPr>
                    <w:rFonts w:ascii="Times" w:hAnsi="Times"/>
                    <w:b/>
                    <w:bCs w:val="0"/>
                    <w:szCs w:val="22"/>
                  </w:rPr>
                  <w:fldChar w:fldCharType="separate"/>
                </w:r>
                <w:r w:rsidR="000926B2" w:rsidRPr="000926B2">
                  <w:rPr>
                    <w:rFonts w:ascii="Times" w:hAnsi="Times"/>
                    <w:noProof/>
                    <w:szCs w:val="22"/>
                    <w:lang w:val="en-US"/>
                  </w:rPr>
                  <w:t>[</w:t>
                </w:r>
                <w:r w:rsidR="000926B2" w:rsidRPr="000926B2">
                  <w:rPr>
                    <w:rFonts w:ascii="Times" w:hAnsi="Times"/>
                    <w:noProof/>
                    <w:szCs w:val="22"/>
                    <w:lang w:val="en-US"/>
                  </w:rPr>
                  <w:fldChar w:fldCharType="begin"/>
                </w:r>
                <w:r w:rsidR="000926B2" w:rsidRPr="000926B2">
                  <w:rPr>
                    <w:rFonts w:ascii="Times" w:hAnsi="Times"/>
                    <w:noProof/>
                    <w:szCs w:val="22"/>
                    <w:lang w:val="en-US"/>
                  </w:rPr>
                  <w:instrText xml:space="preserve"> HYPERLINK "" \l "Mag15" </w:instrText>
                </w:r>
                <w:r w:rsidR="000926B2" w:rsidRPr="000926B2">
                  <w:rPr>
                    <w:rFonts w:ascii="Times" w:hAnsi="Times"/>
                    <w:noProof/>
                    <w:szCs w:val="22"/>
                    <w:lang w:val="en-US"/>
                  </w:rPr>
                </w:r>
                <w:r w:rsidR="000926B2" w:rsidRPr="000926B2">
                  <w:rPr>
                    <w:rFonts w:ascii="Times" w:hAnsi="Times"/>
                    <w:noProof/>
                    <w:szCs w:val="22"/>
                    <w:lang w:val="en-US"/>
                  </w:rPr>
                  <w:fldChar w:fldCharType="separate"/>
                </w:r>
                <w:r w:rsidR="000926B2" w:rsidRPr="000926B2">
                  <w:rPr>
                    <w:rStyle w:val="Heading2Char"/>
                    <w:rFonts w:ascii="Times" w:eastAsia="Times New Roman" w:hAnsi="Times" w:cs="Times New Roman"/>
                    <w:noProof/>
                    <w:color w:val="FFFFFF" w:themeColor="background1"/>
                    <w:sz w:val="22"/>
                    <w:szCs w:val="22"/>
                    <w:lang w:val="en-US"/>
                  </w:rPr>
                  <w:t>9</w:t>
                </w:r>
                <w:r w:rsidR="000926B2" w:rsidRPr="000926B2">
                  <w:rPr>
                    <w:rFonts w:ascii="Times" w:hAnsi="Times"/>
                    <w:noProof/>
                    <w:szCs w:val="22"/>
                    <w:lang w:val="en-US"/>
                  </w:rPr>
                  <w:fldChar w:fldCharType="end"/>
                </w:r>
                <w:r w:rsidR="000926B2" w:rsidRPr="000926B2">
                  <w:rPr>
                    <w:rFonts w:ascii="Times" w:hAnsi="Times"/>
                    <w:noProof/>
                    <w:szCs w:val="22"/>
                    <w:lang w:val="en-US"/>
                  </w:rPr>
                  <w:t>]</w:t>
                </w:r>
                <w:r w:rsidRPr="000926B2">
                  <w:rPr>
                    <w:rFonts w:ascii="Times" w:hAnsi="Times"/>
                    <w:b/>
                    <w:bCs w:val="0"/>
                    <w:szCs w:val="22"/>
                  </w:rPr>
                  <w:fldChar w:fldCharType="end"/>
                </w:r>
              </w:sdtContent>
            </w:sdt>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284"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0926B2" w:rsidRDefault="008838C1"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Pinboard</w:t>
            </w:r>
          </w:p>
        </w:tc>
      </w:tr>
      <w:tr w:rsidR="008838C1" w:rsidRPr="000926B2"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285"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286" w:author="Chara Katiri" w:date="2015-04-10T23:29:00Z">
              <w:tcPr>
                <w:tcW w:w="1668" w:type="dxa"/>
              </w:tcPr>
            </w:tcPrChange>
          </w:tcPr>
          <w:p w14:paraId="727B6531" w14:textId="77777777" w:rsidR="008838C1" w:rsidRPr="000926B2" w:rsidRDefault="008838C1"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 First Release date</w:t>
            </w:r>
          </w:p>
        </w:tc>
        <w:tc>
          <w:tcPr>
            <w:tcW w:w="2693" w:type="dxa"/>
            <w:tcPrChange w:id="287" w:author="Chara Katiri" w:date="2015-04-10T23:29:00Z">
              <w:tcPr>
                <w:tcW w:w="2693" w:type="dxa"/>
              </w:tcPr>
            </w:tcPrChange>
          </w:tcPr>
          <w:p w14:paraId="02E5EC89"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2007  </w:t>
            </w:r>
          </w:p>
        </w:tc>
        <w:tc>
          <w:tcPr>
            <w:tcW w:w="3402" w:type="dxa"/>
            <w:tcPrChange w:id="288" w:author="Chara Katiri" w:date="2015-04-10T23:29:00Z">
              <w:tcPr>
                <w:tcW w:w="3402" w:type="dxa"/>
              </w:tcPr>
            </w:tcPrChange>
          </w:tcPr>
          <w:p w14:paraId="49AFEE41"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2000</w:t>
            </w:r>
          </w:p>
        </w:tc>
        <w:tc>
          <w:tcPr>
            <w:tcW w:w="3118" w:type="dxa"/>
            <w:tcBorders>
              <w:right w:val="single" w:sz="18" w:space="0" w:color="4F81BD" w:themeColor="accent1"/>
            </w:tcBorders>
            <w:tcPrChange w:id="289" w:author="Chara Katiri" w:date="2015-04-10T23:29:00Z">
              <w:tcPr>
                <w:tcW w:w="3118" w:type="dxa"/>
                <w:tcBorders>
                  <w:right w:val="single" w:sz="18" w:space="0" w:color="4F81BD" w:themeColor="accent1"/>
                </w:tcBorders>
              </w:tcPr>
            </w:tcPrChange>
          </w:tcPr>
          <w:p w14:paraId="7D540D14"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Change w:id="290" w:author="Chara Katiri" w:date="2015-04-10T23:29:00Z">
              <w:tcPr>
                <w:tcW w:w="2977" w:type="dxa"/>
                <w:tcBorders>
                  <w:left w:val="single" w:sz="18" w:space="0" w:color="4F81BD" w:themeColor="accent1"/>
                  <w:right w:val="single" w:sz="18" w:space="0" w:color="4F81BD" w:themeColor="accent1"/>
                </w:tcBorders>
              </w:tcPr>
            </w:tcPrChange>
          </w:tcPr>
          <w:p w14:paraId="1C86A477" w14:textId="345EC14D" w:rsidR="008838C1" w:rsidRPr="000926B2" w:rsidRDefault="0099186E" w:rsidP="00EE130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291" w:author="Chara Katiri" w:date="2015-05-02T14:42:00Z">
                  <w:rPr>
                    <w:rFonts w:ascii="Times" w:hAnsi="Times"/>
                    <w:color w:val="FFFFFF" w:themeColor="background1"/>
                    <w:szCs w:val="22"/>
                  </w:rPr>
                </w:rPrChange>
              </w:rPr>
            </w:pPr>
            <w:ins w:id="292" w:author="Chara Katiri" w:date="2015-05-02T14:25:00Z">
              <w:r w:rsidRPr="000926B2">
                <w:rPr>
                  <w:rFonts w:ascii="Times" w:hAnsi="Times"/>
                  <w:b w:val="0"/>
                  <w:szCs w:val="22"/>
                  <w:rPrChange w:id="293" w:author="Chara Katiri" w:date="2015-05-02T14:42:00Z">
                    <w:rPr>
                      <w:rFonts w:ascii="Times" w:hAnsi="Times"/>
                      <w:color w:val="FFFFFF" w:themeColor="background1"/>
                      <w:szCs w:val="22"/>
                    </w:rPr>
                  </w:rPrChange>
                </w:rPr>
                <w:t>-</w:t>
              </w:r>
            </w:ins>
            <w:del w:id="294" w:author="Chara Katiri" w:date="2015-05-02T14:25:00Z">
              <w:r w:rsidR="008838C1" w:rsidRPr="000926B2" w:rsidDel="0099186E">
                <w:rPr>
                  <w:rFonts w:ascii="Times" w:hAnsi="Times"/>
                  <w:b w:val="0"/>
                  <w:szCs w:val="22"/>
                  <w:rPrChange w:id="295" w:author="Chara Katiri" w:date="2015-05-02T14:42:00Z">
                    <w:rPr>
                      <w:rFonts w:ascii="Times" w:hAnsi="Times"/>
                      <w:color w:val="FFFFFF" w:themeColor="background1"/>
                      <w:szCs w:val="22"/>
                    </w:rPr>
                  </w:rPrChange>
                </w:rPr>
                <w:delText>2015</w:delText>
              </w:r>
            </w:del>
          </w:p>
        </w:tc>
      </w:tr>
      <w:tr w:rsidR="008838C1" w:rsidRPr="000926B2" w14:paraId="7BD2AB84" w14:textId="77777777" w:rsidTr="008838C1">
        <w:trPr>
          <w:trHeight w:val="464"/>
          <w:trPrChange w:id="296"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297" w:author="Chara Katiri" w:date="2015-04-10T23:29:00Z">
              <w:tcPr>
                <w:tcW w:w="1668" w:type="dxa"/>
              </w:tcPr>
            </w:tcPrChange>
          </w:tcPr>
          <w:p w14:paraId="27E38A4A" w14:textId="77777777" w:rsidR="008838C1" w:rsidRPr="000926B2" w:rsidRDefault="008838C1"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Licence</w:t>
            </w:r>
          </w:p>
        </w:tc>
        <w:tc>
          <w:tcPr>
            <w:tcW w:w="2693" w:type="dxa"/>
            <w:tcPrChange w:id="298" w:author="Chara Katiri" w:date="2015-04-10T23:29:00Z">
              <w:tcPr>
                <w:tcW w:w="2693" w:type="dxa"/>
              </w:tcPr>
            </w:tcPrChange>
          </w:tcPr>
          <w:p w14:paraId="5F3CEFF4"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Apache License 2.0</w:t>
            </w:r>
          </w:p>
        </w:tc>
        <w:tc>
          <w:tcPr>
            <w:tcW w:w="3402" w:type="dxa"/>
            <w:tcPrChange w:id="299" w:author="Chara Katiri" w:date="2015-04-10T23:29:00Z">
              <w:tcPr>
                <w:tcW w:w="3402" w:type="dxa"/>
              </w:tcPr>
            </w:tcPrChange>
          </w:tcPr>
          <w:p w14:paraId="3FCE50E3"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GNU GPL</w:t>
            </w:r>
          </w:p>
        </w:tc>
        <w:tc>
          <w:tcPr>
            <w:tcW w:w="3118" w:type="dxa"/>
            <w:tcBorders>
              <w:right w:val="single" w:sz="18" w:space="0" w:color="4F81BD" w:themeColor="accent1"/>
            </w:tcBorders>
            <w:tcPrChange w:id="300" w:author="Chara Katiri" w:date="2015-04-10T23:29:00Z">
              <w:tcPr>
                <w:tcW w:w="3118" w:type="dxa"/>
                <w:tcBorders>
                  <w:right w:val="single" w:sz="18" w:space="0" w:color="4F81BD" w:themeColor="accent1"/>
                </w:tcBorders>
              </w:tcPr>
            </w:tcPrChange>
          </w:tcPr>
          <w:p w14:paraId="6901E7DC"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01"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3DD86FF9" w:rsidR="008838C1" w:rsidRPr="000926B2" w:rsidRDefault="0099186E" w:rsidP="00EE1303">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02" w:author="Chara Katiri" w:date="2015-05-02T14:42:00Z">
                  <w:rPr>
                    <w:rFonts w:ascii="Times" w:hAnsi="Times"/>
                    <w:color w:val="FFFFFF" w:themeColor="background1"/>
                    <w:szCs w:val="22"/>
                  </w:rPr>
                </w:rPrChange>
              </w:rPr>
            </w:pPr>
            <w:ins w:id="303" w:author="Chara Katiri" w:date="2015-05-02T14:26:00Z">
              <w:r w:rsidRPr="000926B2">
                <w:rPr>
                  <w:rFonts w:ascii="Times" w:hAnsi="Times"/>
                  <w:b w:val="0"/>
                  <w:szCs w:val="22"/>
                  <w:rPrChange w:id="304" w:author="Chara Katiri" w:date="2015-05-02T14:42:00Z">
                    <w:rPr>
                      <w:rFonts w:ascii="Times" w:hAnsi="Times"/>
                      <w:color w:val="FFFFFF" w:themeColor="background1"/>
                      <w:szCs w:val="22"/>
                    </w:rPr>
                  </w:rPrChange>
                </w:rPr>
                <w:t>-</w:t>
              </w:r>
            </w:ins>
            <w:del w:id="305" w:author="Chara Katiri" w:date="2015-05-02T14:26:00Z">
              <w:r w:rsidR="008838C1" w:rsidRPr="000926B2" w:rsidDel="0099186E">
                <w:rPr>
                  <w:rFonts w:ascii="Times" w:hAnsi="Times"/>
                  <w:b w:val="0"/>
                  <w:szCs w:val="22"/>
                  <w:rPrChange w:id="306" w:author="Chara Katiri" w:date="2015-05-02T14:42:00Z">
                    <w:rPr>
                      <w:rFonts w:ascii="Times" w:hAnsi="Times"/>
                      <w:color w:val="FFFFFF" w:themeColor="background1"/>
                      <w:szCs w:val="22"/>
                    </w:rPr>
                  </w:rPrChange>
                </w:rPr>
                <w:delText>-</w:delText>
              </w:r>
            </w:del>
          </w:p>
        </w:tc>
      </w:tr>
      <w:tr w:rsidR="008838C1" w:rsidRPr="000926B2"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307"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08" w:author="Chara Katiri" w:date="2015-04-10T23:29:00Z">
              <w:tcPr>
                <w:tcW w:w="1668" w:type="dxa"/>
              </w:tcPr>
            </w:tcPrChange>
          </w:tcPr>
          <w:p w14:paraId="5C0AE1AF" w14:textId="77777777" w:rsidR="008838C1" w:rsidRPr="000926B2" w:rsidRDefault="008838C1"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Language</w:t>
            </w:r>
          </w:p>
        </w:tc>
        <w:tc>
          <w:tcPr>
            <w:tcW w:w="2693" w:type="dxa"/>
            <w:tcPrChange w:id="309" w:author="Chara Katiri" w:date="2015-04-10T23:29:00Z">
              <w:tcPr>
                <w:tcW w:w="2693" w:type="dxa"/>
              </w:tcPr>
            </w:tcPrChange>
          </w:tcPr>
          <w:p w14:paraId="2880E4CC"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Java</w:t>
            </w:r>
          </w:p>
        </w:tc>
        <w:tc>
          <w:tcPr>
            <w:tcW w:w="3402" w:type="dxa"/>
            <w:tcPrChange w:id="310" w:author="Chara Katiri" w:date="2015-04-10T23:29:00Z">
              <w:tcPr>
                <w:tcW w:w="3402" w:type="dxa"/>
              </w:tcPr>
            </w:tcPrChange>
          </w:tcPr>
          <w:p w14:paraId="73D62100"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PHP</w:t>
            </w:r>
          </w:p>
        </w:tc>
        <w:tc>
          <w:tcPr>
            <w:tcW w:w="3118" w:type="dxa"/>
            <w:tcBorders>
              <w:right w:val="single" w:sz="18" w:space="0" w:color="4F81BD" w:themeColor="accent1"/>
            </w:tcBorders>
            <w:tcPrChange w:id="311" w:author="Chara Katiri" w:date="2015-04-10T23:29:00Z">
              <w:tcPr>
                <w:tcW w:w="3118" w:type="dxa"/>
                <w:tcBorders>
                  <w:right w:val="single" w:sz="18" w:space="0" w:color="4F81BD" w:themeColor="accent1"/>
                </w:tcBorders>
              </w:tcPr>
            </w:tcPrChange>
          </w:tcPr>
          <w:p w14:paraId="78BCF45C"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Change w:id="312" w:author="Chara Katiri" w:date="2015-04-10T23:29:00Z">
              <w:tcPr>
                <w:tcW w:w="2977" w:type="dxa"/>
                <w:tcBorders>
                  <w:left w:val="single" w:sz="18" w:space="0" w:color="4F81BD" w:themeColor="accent1"/>
                  <w:right w:val="single" w:sz="18" w:space="0" w:color="4F81BD" w:themeColor="accent1"/>
                </w:tcBorders>
              </w:tcPr>
            </w:tcPrChange>
          </w:tcPr>
          <w:p w14:paraId="03F754E7" w14:textId="0E7B47F8" w:rsidR="008838C1" w:rsidRPr="000926B2" w:rsidRDefault="0099186E" w:rsidP="00EE130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13" w:author="Chara Katiri" w:date="2015-05-02T14:42:00Z">
                  <w:rPr>
                    <w:rFonts w:ascii="Times" w:hAnsi="Times"/>
                    <w:color w:val="FFFFFF" w:themeColor="background1"/>
                    <w:szCs w:val="22"/>
                  </w:rPr>
                </w:rPrChange>
              </w:rPr>
            </w:pPr>
            <w:ins w:id="314" w:author="Chara Katiri" w:date="2015-05-02T14:26:00Z">
              <w:r w:rsidRPr="000926B2">
                <w:rPr>
                  <w:rFonts w:ascii="Times" w:hAnsi="Times"/>
                  <w:b w:val="0"/>
                  <w:szCs w:val="22"/>
                  <w:rPrChange w:id="315" w:author="Chara Katiri" w:date="2015-05-02T14:42:00Z">
                    <w:rPr>
                      <w:rFonts w:ascii="Times" w:hAnsi="Times"/>
                      <w:color w:val="FFFFFF" w:themeColor="background1"/>
                      <w:szCs w:val="22"/>
                    </w:rPr>
                  </w:rPrChange>
                </w:rPr>
                <w:t>Java, CSS3, HTML5</w:t>
              </w:r>
            </w:ins>
            <w:r w:rsidR="008838C1" w:rsidRPr="000926B2">
              <w:rPr>
                <w:rFonts w:ascii="Times" w:hAnsi="Times"/>
                <w:b w:val="0"/>
                <w:szCs w:val="22"/>
                <w:rPrChange w:id="316" w:author="Chara Katiri" w:date="2015-05-02T14:42:00Z">
                  <w:rPr>
                    <w:rFonts w:ascii="Times" w:hAnsi="Times"/>
                    <w:color w:val="FFFFFF" w:themeColor="background1"/>
                    <w:szCs w:val="22"/>
                  </w:rPr>
                </w:rPrChange>
              </w:rPr>
              <w:t>Java, JavaScript, HTML, CSS</w:t>
            </w:r>
          </w:p>
        </w:tc>
      </w:tr>
      <w:tr w:rsidR="008838C1" w:rsidRPr="000926B2" w14:paraId="30F06310" w14:textId="77777777" w:rsidTr="008838C1">
        <w:trPr>
          <w:trHeight w:val="977"/>
          <w:trPrChange w:id="317"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18" w:author="Chara Katiri" w:date="2015-04-10T23:29:00Z">
              <w:tcPr>
                <w:tcW w:w="1668" w:type="dxa"/>
              </w:tcPr>
            </w:tcPrChange>
          </w:tcPr>
          <w:p w14:paraId="62A71F73" w14:textId="77777777" w:rsidR="008838C1" w:rsidRPr="000926B2" w:rsidRDefault="008838C1"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Web Application Framework (WAP)</w:t>
            </w:r>
          </w:p>
        </w:tc>
        <w:tc>
          <w:tcPr>
            <w:tcW w:w="2693" w:type="dxa"/>
            <w:tcPrChange w:id="319" w:author="Chara Katiri" w:date="2015-04-10T23:29:00Z">
              <w:tcPr>
                <w:tcW w:w="2693" w:type="dxa"/>
              </w:tcPr>
            </w:tcPrChange>
          </w:tcPr>
          <w:p w14:paraId="406E66B4"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Appache OFBiz</w:t>
            </w:r>
          </w:p>
        </w:tc>
        <w:tc>
          <w:tcPr>
            <w:tcW w:w="3402" w:type="dxa"/>
            <w:tcPrChange w:id="320" w:author="Chara Katiri" w:date="2015-04-10T23:29:00Z">
              <w:tcPr>
                <w:tcW w:w="3402" w:type="dxa"/>
              </w:tcPr>
            </w:tcPrChange>
          </w:tcPr>
          <w:p w14:paraId="6666DEC1"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321" w:author="Chara Katiri" w:date="2015-04-10T23:29:00Z">
              <w:tcPr>
                <w:tcW w:w="3118" w:type="dxa"/>
                <w:tcBorders>
                  <w:right w:val="single" w:sz="18" w:space="0" w:color="4F81BD" w:themeColor="accent1"/>
                </w:tcBorders>
              </w:tcPr>
            </w:tcPrChange>
          </w:tcPr>
          <w:p w14:paraId="137C8A60"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Zend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22"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5F337F0F" w:rsidR="008838C1" w:rsidRPr="000926B2" w:rsidRDefault="0099186E" w:rsidP="00EE1303">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23" w:author="Chara Katiri" w:date="2015-05-02T14:42:00Z">
                  <w:rPr>
                    <w:rFonts w:ascii="Times" w:hAnsi="Times"/>
                    <w:color w:val="FFFFFF" w:themeColor="background1"/>
                    <w:szCs w:val="22"/>
                  </w:rPr>
                </w:rPrChange>
              </w:rPr>
            </w:pPr>
            <w:ins w:id="324" w:author="Chara Katiri" w:date="2015-05-02T14:26:00Z">
              <w:r w:rsidRPr="000926B2">
                <w:rPr>
                  <w:rFonts w:ascii="Times" w:hAnsi="Times"/>
                  <w:b w:val="0"/>
                  <w:szCs w:val="22"/>
                  <w:rPrChange w:id="325" w:author="Chara Katiri" w:date="2015-05-02T14:42:00Z">
                    <w:rPr>
                      <w:rFonts w:ascii="Times" w:hAnsi="Times"/>
                      <w:color w:val="FFFFFF" w:themeColor="background1"/>
                      <w:szCs w:val="22"/>
                    </w:rPr>
                  </w:rPrChange>
                </w:rPr>
                <w:t>Spring MVC</w:t>
              </w:r>
            </w:ins>
            <w:r w:rsidR="008838C1" w:rsidRPr="000926B2">
              <w:rPr>
                <w:rFonts w:ascii="Times" w:hAnsi="Times"/>
                <w:b w:val="0"/>
                <w:szCs w:val="22"/>
                <w:rPrChange w:id="326" w:author="Chara Katiri" w:date="2015-05-02T14:42:00Z">
                  <w:rPr>
                    <w:rFonts w:ascii="Times" w:hAnsi="Times"/>
                    <w:color w:val="FFFFFF" w:themeColor="background1"/>
                    <w:szCs w:val="22"/>
                  </w:rPr>
                </w:rPrChange>
              </w:rPr>
              <w:t>Spring MVC Framework</w:t>
            </w:r>
          </w:p>
        </w:tc>
      </w:tr>
      <w:tr w:rsidR="008838C1" w:rsidRPr="000926B2"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327"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28" w:author="Chara Katiri" w:date="2015-04-10T23:29:00Z">
              <w:tcPr>
                <w:tcW w:w="1668" w:type="dxa"/>
              </w:tcPr>
            </w:tcPrChange>
          </w:tcPr>
          <w:p w14:paraId="111529B1" w14:textId="77777777" w:rsidR="008838C1" w:rsidRPr="000926B2" w:rsidRDefault="008838C1"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Free database backend support </w:t>
            </w:r>
          </w:p>
        </w:tc>
        <w:tc>
          <w:tcPr>
            <w:tcW w:w="2693" w:type="dxa"/>
            <w:tcPrChange w:id="329" w:author="Chara Katiri" w:date="2015-04-10T23:29:00Z">
              <w:tcPr>
                <w:tcW w:w="2693" w:type="dxa"/>
              </w:tcPr>
            </w:tcPrChange>
          </w:tcPr>
          <w:p w14:paraId="73ED2CB6"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Apache Derby, MySQL, PostgreSQL</w:t>
            </w:r>
          </w:p>
        </w:tc>
        <w:tc>
          <w:tcPr>
            <w:tcW w:w="3402" w:type="dxa"/>
            <w:tcPrChange w:id="330" w:author="Chara Katiri" w:date="2015-04-10T23:29:00Z">
              <w:tcPr>
                <w:tcW w:w="3402" w:type="dxa"/>
              </w:tcPr>
            </w:tcPrChange>
          </w:tcPr>
          <w:p w14:paraId="6CD931E8"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MySQL</w:t>
            </w:r>
          </w:p>
        </w:tc>
        <w:tc>
          <w:tcPr>
            <w:tcW w:w="3118" w:type="dxa"/>
            <w:tcBorders>
              <w:right w:val="single" w:sz="18" w:space="0" w:color="4F81BD" w:themeColor="accent1"/>
            </w:tcBorders>
            <w:tcPrChange w:id="331" w:author="Chara Katiri" w:date="2015-04-10T23:29:00Z">
              <w:tcPr>
                <w:tcW w:w="3118" w:type="dxa"/>
                <w:tcBorders>
                  <w:right w:val="single" w:sz="18" w:space="0" w:color="4F81BD" w:themeColor="accent1"/>
                </w:tcBorders>
              </w:tcPr>
            </w:tcPrChange>
          </w:tcPr>
          <w:p w14:paraId="635C91C8"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Change w:id="332" w:author="Chara Katiri" w:date="2015-04-10T23:29:00Z">
              <w:tcPr>
                <w:tcW w:w="2977" w:type="dxa"/>
                <w:tcBorders>
                  <w:left w:val="single" w:sz="18" w:space="0" w:color="4F81BD" w:themeColor="accent1"/>
                  <w:right w:val="single" w:sz="18" w:space="0" w:color="4F81BD" w:themeColor="accent1"/>
                </w:tcBorders>
              </w:tcPr>
            </w:tcPrChange>
          </w:tcPr>
          <w:p w14:paraId="71519346" w14:textId="7A8121FC" w:rsidR="008838C1" w:rsidRPr="000926B2" w:rsidRDefault="0099186E" w:rsidP="00EE130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33" w:author="Chara Katiri" w:date="2015-05-02T14:42:00Z">
                  <w:rPr>
                    <w:rFonts w:ascii="Times" w:hAnsi="Times"/>
                    <w:color w:val="FFFFFF" w:themeColor="background1"/>
                    <w:szCs w:val="22"/>
                  </w:rPr>
                </w:rPrChange>
              </w:rPr>
            </w:pPr>
            <w:ins w:id="334" w:author="Chara Katiri" w:date="2015-05-02T14:26:00Z">
              <w:r w:rsidRPr="000926B2">
                <w:rPr>
                  <w:rFonts w:ascii="Times" w:hAnsi="Times"/>
                  <w:b w:val="0"/>
                  <w:szCs w:val="22"/>
                  <w:rPrChange w:id="335" w:author="Chara Katiri" w:date="2015-05-02T14:42:00Z">
                    <w:rPr>
                      <w:rFonts w:ascii="Times" w:hAnsi="Times"/>
                      <w:color w:val="FFFFFF" w:themeColor="background1"/>
                      <w:szCs w:val="22"/>
                    </w:rPr>
                  </w:rPrChange>
                </w:rPr>
                <w:t>MySQL</w:t>
              </w:r>
            </w:ins>
            <w:r w:rsidR="008838C1" w:rsidRPr="000926B2">
              <w:rPr>
                <w:rFonts w:ascii="Times" w:hAnsi="Times"/>
                <w:b w:val="0"/>
                <w:szCs w:val="22"/>
                <w:rPrChange w:id="336" w:author="Chara Katiri" w:date="2015-05-02T14:42:00Z">
                  <w:rPr>
                    <w:rFonts w:ascii="Times" w:hAnsi="Times"/>
                    <w:color w:val="FFFFFF" w:themeColor="background1"/>
                    <w:szCs w:val="22"/>
                  </w:rPr>
                </w:rPrChange>
              </w:rPr>
              <w:t>MySQL, Apache Tomcat</w:t>
            </w:r>
          </w:p>
        </w:tc>
      </w:tr>
      <w:tr w:rsidR="008838C1" w:rsidRPr="000926B2" w14:paraId="5B6EAD56" w14:textId="77777777" w:rsidTr="008838C1">
        <w:trPr>
          <w:trHeight w:val="477"/>
          <w:trPrChange w:id="337"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38" w:author="Chara Katiri" w:date="2015-04-10T23:29:00Z">
              <w:tcPr>
                <w:tcW w:w="1668" w:type="dxa"/>
              </w:tcPr>
            </w:tcPrChange>
          </w:tcPr>
          <w:p w14:paraId="4D509DE0" w14:textId="77777777" w:rsidR="008838C1" w:rsidRPr="000926B2" w:rsidRDefault="008838C1"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Non-free database backend support</w:t>
            </w:r>
          </w:p>
        </w:tc>
        <w:tc>
          <w:tcPr>
            <w:tcW w:w="2693" w:type="dxa"/>
            <w:tcPrChange w:id="339" w:author="Chara Katiri" w:date="2015-04-10T23:29:00Z">
              <w:tcPr>
                <w:tcW w:w="2693" w:type="dxa"/>
              </w:tcPr>
            </w:tcPrChange>
          </w:tcPr>
          <w:p w14:paraId="28C5665B"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MySQL, Oracle</w:t>
            </w:r>
          </w:p>
        </w:tc>
        <w:tc>
          <w:tcPr>
            <w:tcW w:w="3402" w:type="dxa"/>
            <w:tcPrChange w:id="340" w:author="Chara Katiri" w:date="2015-04-10T23:29:00Z">
              <w:tcPr>
                <w:tcW w:w="3402" w:type="dxa"/>
              </w:tcPr>
            </w:tcPrChange>
          </w:tcPr>
          <w:p w14:paraId="37F46B94"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341" w:author="Chara Katiri" w:date="2015-04-10T23:29:00Z">
              <w:tcPr>
                <w:tcW w:w="3118" w:type="dxa"/>
                <w:tcBorders>
                  <w:right w:val="single" w:sz="18" w:space="0" w:color="4F81BD" w:themeColor="accent1"/>
                </w:tcBorders>
              </w:tcPr>
            </w:tcPrChange>
          </w:tcPr>
          <w:p w14:paraId="36CFE149" w14:textId="77777777" w:rsidR="008838C1" w:rsidRPr="000926B2" w:rsidRDefault="008838C1"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MySQL, MySQLi</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42"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4D2ECB57" w:rsidR="008838C1" w:rsidRPr="000926B2" w:rsidRDefault="0099186E" w:rsidP="00EE1303">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43" w:author="Chara Katiri" w:date="2015-05-02T14:42:00Z">
                  <w:rPr>
                    <w:rFonts w:ascii="Times" w:hAnsi="Times"/>
                    <w:color w:val="FFFFFF" w:themeColor="background1"/>
                    <w:szCs w:val="22"/>
                  </w:rPr>
                </w:rPrChange>
              </w:rPr>
            </w:pPr>
            <w:ins w:id="344" w:author="Chara Katiri" w:date="2015-05-02T14:27:00Z">
              <w:r w:rsidRPr="000926B2">
                <w:rPr>
                  <w:rFonts w:ascii="Times" w:hAnsi="Times"/>
                  <w:b w:val="0"/>
                  <w:szCs w:val="22"/>
                  <w:rPrChange w:id="345" w:author="Chara Katiri" w:date="2015-05-02T14:42:00Z">
                    <w:rPr>
                      <w:rFonts w:ascii="Times" w:hAnsi="Times"/>
                      <w:color w:val="FFFFFF" w:themeColor="background1"/>
                      <w:szCs w:val="22"/>
                    </w:rPr>
                  </w:rPrChange>
                </w:rPr>
                <w:t>-</w:t>
              </w:r>
            </w:ins>
            <w:r w:rsidR="008838C1" w:rsidRPr="000926B2">
              <w:rPr>
                <w:rFonts w:ascii="Times" w:hAnsi="Times"/>
                <w:b w:val="0"/>
                <w:szCs w:val="22"/>
                <w:rPrChange w:id="346" w:author="Chara Katiri" w:date="2015-05-02T14:42:00Z">
                  <w:rPr>
                    <w:rFonts w:ascii="Times" w:hAnsi="Times"/>
                    <w:color w:val="FFFFFF" w:themeColor="background1"/>
                    <w:szCs w:val="22"/>
                  </w:rPr>
                </w:rPrChange>
              </w:rPr>
              <w:t>-</w:t>
            </w:r>
          </w:p>
        </w:tc>
      </w:tr>
      <w:tr w:rsidR="008838C1" w:rsidRPr="000926B2"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347"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48" w:author="Chara Katiri" w:date="2015-04-10T23:29:00Z">
              <w:tcPr>
                <w:tcW w:w="1668" w:type="dxa"/>
              </w:tcPr>
            </w:tcPrChange>
          </w:tcPr>
          <w:p w14:paraId="3FFC963B" w14:textId="77777777" w:rsidR="008838C1" w:rsidRPr="000926B2" w:rsidRDefault="008838C1"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Out-of-the-box shopping cart</w:t>
            </w:r>
          </w:p>
        </w:tc>
        <w:tc>
          <w:tcPr>
            <w:tcW w:w="2693" w:type="dxa"/>
            <w:tcPrChange w:id="349" w:author="Chara Katiri" w:date="2015-04-10T23:29:00Z">
              <w:tcPr>
                <w:tcW w:w="2693" w:type="dxa"/>
              </w:tcPr>
            </w:tcPrChange>
          </w:tcPr>
          <w:p w14:paraId="581C350A"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Yes</w:t>
            </w:r>
          </w:p>
        </w:tc>
        <w:tc>
          <w:tcPr>
            <w:tcW w:w="3402" w:type="dxa"/>
            <w:tcPrChange w:id="350" w:author="Chara Katiri" w:date="2015-04-10T23:29:00Z">
              <w:tcPr>
                <w:tcW w:w="3402" w:type="dxa"/>
              </w:tcPr>
            </w:tcPrChange>
          </w:tcPr>
          <w:p w14:paraId="4D2BB825"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351" w:author="Chara Katiri" w:date="2015-04-10T23:29:00Z">
              <w:tcPr>
                <w:tcW w:w="3118" w:type="dxa"/>
                <w:tcBorders>
                  <w:right w:val="single" w:sz="18" w:space="0" w:color="4F81BD" w:themeColor="accent1"/>
                </w:tcBorders>
              </w:tcPr>
            </w:tcPrChange>
          </w:tcPr>
          <w:p w14:paraId="2144326B" w14:textId="77777777" w:rsidR="008838C1" w:rsidRPr="000926B2" w:rsidRDefault="008838C1"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352"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36D02CBA" w:rsidR="008838C1" w:rsidRPr="000926B2" w:rsidRDefault="0099186E" w:rsidP="00EE130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53" w:author="Chara Katiri" w:date="2015-05-02T14:42:00Z">
                  <w:rPr>
                    <w:rFonts w:ascii="Times" w:hAnsi="Times"/>
                    <w:color w:val="FFFFFF" w:themeColor="background1"/>
                    <w:szCs w:val="22"/>
                  </w:rPr>
                </w:rPrChange>
              </w:rPr>
            </w:pPr>
            <w:ins w:id="354" w:author="Chara Katiri" w:date="2015-05-02T14:27:00Z">
              <w:r w:rsidRPr="000926B2">
                <w:rPr>
                  <w:rFonts w:ascii="Times" w:hAnsi="Times"/>
                  <w:b w:val="0"/>
                  <w:szCs w:val="22"/>
                  <w:rPrChange w:id="355" w:author="Chara Katiri" w:date="2015-05-02T14:42:00Z">
                    <w:rPr>
                      <w:rFonts w:ascii="Times" w:hAnsi="Times"/>
                      <w:color w:val="FFFFFF" w:themeColor="background1"/>
                      <w:szCs w:val="22"/>
                    </w:rPr>
                  </w:rPrChange>
                </w:rPr>
                <w:t>-</w:t>
              </w:r>
            </w:ins>
          </w:p>
        </w:tc>
      </w:tr>
    </w:tbl>
    <w:p w14:paraId="1C33FBF5" w14:textId="4B9EC3BD" w:rsidR="00F97967" w:rsidRPr="000926B2" w:rsidRDefault="008838C1" w:rsidP="00EE1303">
      <w:pPr>
        <w:spacing w:line="360" w:lineRule="auto"/>
        <w:contextualSpacing/>
        <w:jc w:val="both"/>
        <w:rPr>
          <w:ins w:id="356" w:author="Chara Katiri" w:date="2015-04-10T23:28:00Z"/>
          <w:rFonts w:ascii="Times" w:eastAsia="Times New Roman" w:hAnsi="Times" w:cs="Times New Roman"/>
          <w:sz w:val="22"/>
          <w:szCs w:val="22"/>
          <w:shd w:val="clear" w:color="auto" w:fill="FFFFFF"/>
          <w:lang w:val="en-GB"/>
        </w:rPr>
      </w:pPr>
      <w:ins w:id="357" w:author="Chara Katiri" w:date="2015-04-10T23:29:00Z">
        <w:r w:rsidRPr="000926B2">
          <w:rPr>
            <w:rFonts w:ascii="Times" w:eastAsia="Times New Roman" w:hAnsi="Times" w:cs="Times New Roman"/>
            <w:sz w:val="22"/>
            <w:szCs w:val="22"/>
            <w:shd w:val="clear" w:color="auto" w:fill="FFFFFF"/>
            <w:lang w:val="en-GB"/>
          </w:rPr>
          <w:t xml:space="preserve">Comparison between open source e-commerce solutions: </w:t>
        </w:r>
      </w:ins>
    </w:p>
    <w:p w14:paraId="343B9BB7" w14:textId="77777777" w:rsidR="008838C1" w:rsidRPr="000926B2" w:rsidRDefault="008838C1" w:rsidP="00EE1303">
      <w:pPr>
        <w:spacing w:line="360" w:lineRule="auto"/>
        <w:contextualSpacing/>
        <w:jc w:val="both"/>
        <w:rPr>
          <w:ins w:id="358" w:author="Chara Katiri" w:date="2015-04-10T23:30:00Z"/>
          <w:rFonts w:ascii="Times" w:eastAsia="Times New Roman" w:hAnsi="Times" w:cs="Times New Roman"/>
          <w:sz w:val="22"/>
          <w:szCs w:val="22"/>
          <w:shd w:val="clear" w:color="auto" w:fill="FFFFFF"/>
          <w:lang w:val="en-GB"/>
        </w:rPr>
      </w:pPr>
    </w:p>
    <w:p w14:paraId="6DD19877" w14:textId="25D4815B" w:rsidR="008838C1" w:rsidRPr="000926B2" w:rsidRDefault="00132AF7" w:rsidP="00EE1303">
      <w:pPr>
        <w:spacing w:line="360" w:lineRule="auto"/>
        <w:contextualSpacing/>
        <w:jc w:val="both"/>
        <w:rPr>
          <w:rFonts w:ascii="Times" w:eastAsia="Times New Roman" w:hAnsi="Times" w:cs="Times New Roman"/>
          <w:sz w:val="22"/>
          <w:szCs w:val="22"/>
          <w:shd w:val="clear" w:color="auto" w:fill="FFFFFF"/>
          <w:lang w:val="en-GB"/>
        </w:rPr>
      </w:pPr>
      <w:ins w:id="359" w:author="Chara Katiri" w:date="2015-04-10T23:30:00Z">
        <w:r w:rsidRPr="000926B2">
          <w:rPr>
            <w:rFonts w:ascii="Times" w:eastAsia="Times New Roman" w:hAnsi="Times" w:cs="Times New Roman"/>
            <w:sz w:val="22"/>
            <w:szCs w:val="22"/>
            <w:shd w:val="clear" w:color="auto" w:fill="FFFFFF"/>
            <w:lang w:val="en-GB"/>
          </w:rPr>
          <w:t>Comparison between e-commerce websites:</w:t>
        </w:r>
      </w:ins>
    </w:p>
    <w:tbl>
      <w:tblPr>
        <w:tblStyle w:val="LightList-Accent1"/>
        <w:tblW w:w="13858" w:type="dxa"/>
        <w:tblLayout w:type="fixed"/>
        <w:tblLook w:val="04A0" w:firstRow="1" w:lastRow="0" w:firstColumn="1" w:lastColumn="0" w:noHBand="0" w:noVBand="1"/>
        <w:tblPrChange w:id="360"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361">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0926B2"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362"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63" w:author="Chara Katiri" w:date="2015-04-10T23:30:00Z">
              <w:tcPr>
                <w:tcW w:w="1668" w:type="dxa"/>
                <w:gridSpan w:val="3"/>
              </w:tcPr>
            </w:tcPrChange>
          </w:tcPr>
          <w:p w14:paraId="62EC920F" w14:textId="00DF70C3" w:rsidR="00890D2C" w:rsidRPr="000926B2" w:rsidRDefault="00890D2C" w:rsidP="00EE1303">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Functionalities</w:t>
            </w:r>
          </w:p>
        </w:tc>
        <w:tc>
          <w:tcPr>
            <w:tcW w:w="2836" w:type="dxa"/>
            <w:gridSpan w:val="2"/>
            <w:tcPrChange w:id="364" w:author="Chara Katiri" w:date="2015-04-10T23:30:00Z">
              <w:tcPr>
                <w:tcW w:w="2836" w:type="dxa"/>
                <w:gridSpan w:val="3"/>
              </w:tcPr>
            </w:tcPrChange>
          </w:tcPr>
          <w:p w14:paraId="2F2134AE" w14:textId="0A27CBE7" w:rsidR="00890D2C" w:rsidRPr="000926B2" w:rsidRDefault="008F3D2A"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 xml:space="preserve">Gumtree </w:t>
            </w:r>
            <w:sdt>
              <w:sdtPr>
                <w:rPr>
                  <w:rFonts w:ascii="Times" w:hAnsi="Times"/>
                  <w:b/>
                  <w:bCs w:val="0"/>
                  <w:szCs w:val="22"/>
                </w:rPr>
                <w:id w:val="761495485"/>
                <w:citation/>
              </w:sdtPr>
              <w:sdtContent>
                <w:r w:rsidRPr="000926B2">
                  <w:rPr>
                    <w:rFonts w:ascii="Times" w:hAnsi="Times"/>
                    <w:b/>
                    <w:bCs w:val="0"/>
                    <w:szCs w:val="22"/>
                  </w:rPr>
                  <w:fldChar w:fldCharType="begin"/>
                </w:r>
                <w:r w:rsidRPr="000926B2">
                  <w:rPr>
                    <w:rFonts w:ascii="Times" w:hAnsi="Times"/>
                    <w:b/>
                    <w:bCs w:val="0"/>
                    <w:szCs w:val="22"/>
                    <w:lang w:val="en-US"/>
                  </w:rPr>
                  <w:instrText xml:space="preserve"> CITATION Wik151 \l 1033 </w:instrText>
                </w:r>
                <w:r w:rsidRPr="000926B2">
                  <w:rPr>
                    <w:rFonts w:ascii="Times" w:hAnsi="Times"/>
                    <w:b/>
                    <w:bCs w:val="0"/>
                    <w:szCs w:val="22"/>
                  </w:rPr>
                  <w:fldChar w:fldCharType="separate"/>
                </w:r>
                <w:r w:rsidR="000926B2" w:rsidRPr="000926B2">
                  <w:rPr>
                    <w:rFonts w:ascii="Times" w:hAnsi="Times"/>
                    <w:noProof/>
                    <w:szCs w:val="22"/>
                    <w:lang w:val="en-US"/>
                  </w:rPr>
                  <w:t>[</w:t>
                </w:r>
                <w:r w:rsidR="000926B2" w:rsidRPr="000926B2">
                  <w:rPr>
                    <w:rFonts w:ascii="Times" w:hAnsi="Times"/>
                    <w:noProof/>
                    <w:szCs w:val="22"/>
                    <w:lang w:val="en-US"/>
                  </w:rPr>
                  <w:fldChar w:fldCharType="begin"/>
                </w:r>
                <w:r w:rsidR="000926B2" w:rsidRPr="000926B2">
                  <w:rPr>
                    <w:rFonts w:ascii="Times" w:hAnsi="Times"/>
                    <w:noProof/>
                    <w:szCs w:val="22"/>
                    <w:lang w:val="en-US"/>
                  </w:rPr>
                  <w:instrText xml:space="preserve"> HYPERLINK "" \l "Wik151" </w:instrText>
                </w:r>
                <w:r w:rsidR="000926B2" w:rsidRPr="000926B2">
                  <w:rPr>
                    <w:rFonts w:ascii="Times" w:hAnsi="Times"/>
                    <w:noProof/>
                    <w:szCs w:val="22"/>
                    <w:lang w:val="en-US"/>
                  </w:rPr>
                </w:r>
                <w:r w:rsidR="000926B2" w:rsidRPr="000926B2">
                  <w:rPr>
                    <w:rFonts w:ascii="Times" w:hAnsi="Times"/>
                    <w:noProof/>
                    <w:szCs w:val="22"/>
                    <w:lang w:val="en-US"/>
                  </w:rPr>
                  <w:fldChar w:fldCharType="separate"/>
                </w:r>
                <w:r w:rsidR="000926B2" w:rsidRPr="000926B2">
                  <w:rPr>
                    <w:rStyle w:val="Heading2Char"/>
                    <w:rFonts w:ascii="Times" w:eastAsia="Times New Roman" w:hAnsi="Times" w:cs="Times New Roman"/>
                    <w:noProof/>
                    <w:color w:val="FFFFFF" w:themeColor="background1"/>
                    <w:sz w:val="22"/>
                    <w:szCs w:val="22"/>
                    <w:lang w:val="en-US"/>
                  </w:rPr>
                  <w:t>10</w:t>
                </w:r>
                <w:r w:rsidR="000926B2" w:rsidRPr="000926B2">
                  <w:rPr>
                    <w:rFonts w:ascii="Times" w:hAnsi="Times"/>
                    <w:noProof/>
                    <w:szCs w:val="22"/>
                    <w:lang w:val="en-US"/>
                  </w:rPr>
                  <w:fldChar w:fldCharType="end"/>
                </w:r>
                <w:r w:rsidR="000926B2" w:rsidRPr="000926B2">
                  <w:rPr>
                    <w:rFonts w:ascii="Times" w:hAnsi="Times"/>
                    <w:noProof/>
                    <w:szCs w:val="22"/>
                    <w:lang w:val="en-US"/>
                  </w:rPr>
                  <w:t>]</w:t>
                </w:r>
                <w:r w:rsidRPr="000926B2">
                  <w:rPr>
                    <w:rFonts w:ascii="Times" w:hAnsi="Times"/>
                    <w:b/>
                    <w:bCs w:val="0"/>
                    <w:szCs w:val="22"/>
                  </w:rPr>
                  <w:fldChar w:fldCharType="end"/>
                </w:r>
              </w:sdtContent>
            </w:sdt>
            <w:r w:rsidR="00890D2C" w:rsidRPr="000926B2">
              <w:rPr>
                <w:rFonts w:ascii="Times" w:hAnsi="Times"/>
                <w:b/>
                <w:bCs w:val="0"/>
                <w:szCs w:val="22"/>
              </w:rPr>
              <w:t xml:space="preserve"> </w:t>
            </w:r>
          </w:p>
        </w:tc>
        <w:tc>
          <w:tcPr>
            <w:tcW w:w="3293" w:type="dxa"/>
            <w:gridSpan w:val="2"/>
            <w:tcPrChange w:id="365" w:author="Chara Katiri" w:date="2015-04-10T23:30:00Z">
              <w:tcPr>
                <w:tcW w:w="3293" w:type="dxa"/>
                <w:gridSpan w:val="3"/>
              </w:tcPr>
            </w:tcPrChange>
          </w:tcPr>
          <w:p w14:paraId="27EED613" w14:textId="09FC9E04" w:rsidR="00890D2C" w:rsidRPr="000926B2" w:rsidRDefault="008F3D2A"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 xml:space="preserve">Prevolved </w:t>
            </w:r>
            <w:sdt>
              <w:sdtPr>
                <w:rPr>
                  <w:rFonts w:ascii="Times" w:hAnsi="Times"/>
                  <w:b/>
                  <w:bCs w:val="0"/>
                  <w:szCs w:val="22"/>
                </w:rPr>
                <w:id w:val="1366092230"/>
                <w:citation/>
              </w:sdtPr>
              <w:sdtContent>
                <w:r w:rsidRPr="000926B2">
                  <w:rPr>
                    <w:rFonts w:ascii="Times" w:hAnsi="Times"/>
                    <w:b/>
                    <w:bCs w:val="0"/>
                    <w:szCs w:val="22"/>
                  </w:rPr>
                  <w:fldChar w:fldCharType="begin"/>
                </w:r>
                <w:r w:rsidRPr="000926B2">
                  <w:rPr>
                    <w:rFonts w:ascii="Times" w:hAnsi="Times"/>
                    <w:b/>
                    <w:bCs w:val="0"/>
                    <w:szCs w:val="22"/>
                    <w:lang w:val="en-US"/>
                  </w:rPr>
                  <w:instrText xml:space="preserve"> CITATION Sec15 \l 1033 </w:instrText>
                </w:r>
                <w:r w:rsidRPr="000926B2">
                  <w:rPr>
                    <w:rFonts w:ascii="Times" w:hAnsi="Times"/>
                    <w:b/>
                    <w:bCs w:val="0"/>
                    <w:szCs w:val="22"/>
                  </w:rPr>
                  <w:fldChar w:fldCharType="separate"/>
                </w:r>
                <w:r w:rsidR="000926B2" w:rsidRPr="000926B2">
                  <w:rPr>
                    <w:rFonts w:ascii="Times" w:hAnsi="Times"/>
                    <w:noProof/>
                    <w:szCs w:val="22"/>
                    <w:lang w:val="en-US"/>
                  </w:rPr>
                  <w:t>[</w:t>
                </w:r>
                <w:r w:rsidR="000926B2" w:rsidRPr="000926B2">
                  <w:rPr>
                    <w:rFonts w:ascii="Times" w:hAnsi="Times"/>
                    <w:noProof/>
                    <w:szCs w:val="22"/>
                    <w:lang w:val="en-US"/>
                  </w:rPr>
                  <w:fldChar w:fldCharType="begin"/>
                </w:r>
                <w:r w:rsidR="000926B2" w:rsidRPr="000926B2">
                  <w:rPr>
                    <w:rFonts w:ascii="Times" w:hAnsi="Times"/>
                    <w:noProof/>
                    <w:szCs w:val="22"/>
                    <w:lang w:val="en-US"/>
                  </w:rPr>
                  <w:instrText xml:space="preserve"> HYPERLINK "" \l "Sec15" </w:instrText>
                </w:r>
                <w:r w:rsidR="000926B2" w:rsidRPr="000926B2">
                  <w:rPr>
                    <w:rFonts w:ascii="Times" w:hAnsi="Times"/>
                    <w:noProof/>
                    <w:szCs w:val="22"/>
                    <w:lang w:val="en-US"/>
                  </w:rPr>
                </w:r>
                <w:r w:rsidR="000926B2" w:rsidRPr="000926B2">
                  <w:rPr>
                    <w:rFonts w:ascii="Times" w:hAnsi="Times"/>
                    <w:noProof/>
                    <w:szCs w:val="22"/>
                    <w:lang w:val="en-US"/>
                  </w:rPr>
                  <w:fldChar w:fldCharType="separate"/>
                </w:r>
                <w:r w:rsidR="000926B2" w:rsidRPr="000926B2">
                  <w:rPr>
                    <w:rStyle w:val="Heading2Char"/>
                    <w:rFonts w:ascii="Times" w:eastAsia="Times New Roman" w:hAnsi="Times" w:cs="Times New Roman"/>
                    <w:noProof/>
                    <w:color w:val="FFFFFF" w:themeColor="background1"/>
                    <w:sz w:val="22"/>
                    <w:szCs w:val="22"/>
                    <w:lang w:val="en-US"/>
                  </w:rPr>
                  <w:t>11</w:t>
                </w:r>
                <w:r w:rsidR="000926B2" w:rsidRPr="000926B2">
                  <w:rPr>
                    <w:rFonts w:ascii="Times" w:hAnsi="Times"/>
                    <w:noProof/>
                    <w:szCs w:val="22"/>
                    <w:lang w:val="en-US"/>
                  </w:rPr>
                  <w:fldChar w:fldCharType="end"/>
                </w:r>
                <w:r w:rsidR="000926B2" w:rsidRPr="000926B2">
                  <w:rPr>
                    <w:rFonts w:ascii="Times" w:hAnsi="Times"/>
                    <w:noProof/>
                    <w:szCs w:val="22"/>
                    <w:lang w:val="en-US"/>
                  </w:rPr>
                  <w:t>]</w:t>
                </w:r>
                <w:r w:rsidRPr="000926B2">
                  <w:rPr>
                    <w:rFonts w:ascii="Times" w:hAnsi="Times"/>
                    <w:b/>
                    <w:bCs w:val="0"/>
                    <w:szCs w:val="22"/>
                  </w:rPr>
                  <w:fldChar w:fldCharType="end"/>
                </w:r>
              </w:sdtContent>
            </w:sdt>
          </w:p>
        </w:tc>
        <w:tc>
          <w:tcPr>
            <w:tcW w:w="2943" w:type="dxa"/>
            <w:gridSpan w:val="2"/>
            <w:tcBorders>
              <w:right w:val="single" w:sz="18" w:space="0" w:color="4F81BD" w:themeColor="accent1"/>
            </w:tcBorders>
            <w:tcPrChange w:id="366" w:author="Chara Katiri" w:date="2015-04-10T23:30:00Z">
              <w:tcPr>
                <w:tcW w:w="3119" w:type="dxa"/>
                <w:gridSpan w:val="2"/>
                <w:tcBorders>
                  <w:right w:val="single" w:sz="18" w:space="0" w:color="4F81BD" w:themeColor="accent1"/>
                </w:tcBorders>
              </w:tcPr>
            </w:tcPrChange>
          </w:tcPr>
          <w:p w14:paraId="10975FBC" w14:textId="056BBF6B" w:rsidR="00890D2C" w:rsidRPr="000926B2" w:rsidRDefault="008F3D2A" w:rsidP="00EE1303">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
              <w:pPrChange w:id="367" w:author="Chara Katiri" w:date="2015-04-12T20:48:00Z">
                <w:pPr>
                  <w:pStyle w:val="TableHeadingRow"/>
                  <w:keepNext/>
                  <w:keepLines/>
                  <w:numPr>
                    <w:ilvl w:val="7"/>
                    <w:numId w:val="1"/>
                  </w:numPr>
                  <w:spacing w:line="360" w:lineRule="auto"/>
                  <w:ind w:left="1440" w:hanging="1440"/>
                  <w:contextualSpacing/>
                  <w:jc w:val="both"/>
                  <w:outlineLvl w:val="7"/>
                  <w:cnfStyle w:val="100000000000" w:firstRow="1" w:lastRow="0" w:firstColumn="0" w:lastColumn="0" w:oddVBand="0" w:evenVBand="0" w:oddHBand="0" w:evenHBand="0" w:firstRowFirstColumn="0" w:firstRowLastColumn="0" w:lastRowFirstColumn="0" w:lastRowLastColumn="0"/>
                </w:pPr>
              </w:pPrChange>
            </w:pPr>
            <w:r w:rsidRPr="000926B2">
              <w:rPr>
                <w:rFonts w:ascii="Times" w:hAnsi="Times"/>
                <w:b/>
                <w:bCs w:val="0"/>
                <w:szCs w:val="22"/>
              </w:rPr>
              <w:t xml:space="preserve">Ebay </w:t>
            </w:r>
            <w:sdt>
              <w:sdtPr>
                <w:rPr>
                  <w:rFonts w:ascii="Times" w:hAnsi="Times"/>
                  <w:b/>
                  <w:bCs w:val="0"/>
                  <w:szCs w:val="22"/>
                </w:rPr>
                <w:id w:val="1806507391"/>
                <w:citation/>
              </w:sdtPr>
              <w:sdtContent>
                <w:r w:rsidRPr="000926B2">
                  <w:rPr>
                    <w:rFonts w:ascii="Times" w:hAnsi="Times"/>
                    <w:b/>
                    <w:bCs w:val="0"/>
                    <w:szCs w:val="22"/>
                  </w:rPr>
                  <w:fldChar w:fldCharType="begin"/>
                </w:r>
                <w:r w:rsidRPr="000926B2">
                  <w:rPr>
                    <w:rFonts w:ascii="Times" w:hAnsi="Times"/>
                    <w:b/>
                    <w:bCs w:val="0"/>
                    <w:szCs w:val="22"/>
                    <w:lang w:val="en-US"/>
                  </w:rPr>
                  <w:instrText xml:space="preserve"> CITATION Wik152 \l 1033 </w:instrText>
                </w:r>
                <w:r w:rsidRPr="000926B2">
                  <w:rPr>
                    <w:rFonts w:ascii="Times" w:hAnsi="Times"/>
                    <w:b/>
                    <w:bCs w:val="0"/>
                    <w:szCs w:val="22"/>
                  </w:rPr>
                  <w:fldChar w:fldCharType="separate"/>
                </w:r>
                <w:r w:rsidR="000926B2" w:rsidRPr="000926B2">
                  <w:rPr>
                    <w:rFonts w:ascii="Times" w:hAnsi="Times"/>
                    <w:noProof/>
                    <w:szCs w:val="22"/>
                    <w:lang w:val="en-US"/>
                  </w:rPr>
                  <w:t>[</w:t>
                </w:r>
                <w:r w:rsidR="000926B2" w:rsidRPr="000926B2">
                  <w:rPr>
                    <w:rFonts w:ascii="Times" w:hAnsi="Times"/>
                    <w:noProof/>
                    <w:szCs w:val="22"/>
                    <w:lang w:val="en-US"/>
                  </w:rPr>
                  <w:fldChar w:fldCharType="begin"/>
                </w:r>
                <w:r w:rsidR="000926B2" w:rsidRPr="000926B2">
                  <w:rPr>
                    <w:rFonts w:ascii="Times" w:hAnsi="Times"/>
                    <w:noProof/>
                    <w:szCs w:val="22"/>
                    <w:lang w:val="en-US"/>
                  </w:rPr>
                  <w:instrText xml:space="preserve"> HYPERLINK "" \l "Wik152" </w:instrText>
                </w:r>
                <w:r w:rsidR="000926B2" w:rsidRPr="000926B2">
                  <w:rPr>
                    <w:rFonts w:ascii="Times" w:hAnsi="Times"/>
                    <w:noProof/>
                    <w:szCs w:val="22"/>
                    <w:lang w:val="en-US"/>
                  </w:rPr>
                </w:r>
                <w:r w:rsidR="000926B2" w:rsidRPr="000926B2">
                  <w:rPr>
                    <w:rFonts w:ascii="Times" w:hAnsi="Times"/>
                    <w:noProof/>
                    <w:szCs w:val="22"/>
                    <w:lang w:val="en-US"/>
                  </w:rPr>
                  <w:fldChar w:fldCharType="separate"/>
                </w:r>
                <w:r w:rsidR="000926B2" w:rsidRPr="000926B2">
                  <w:rPr>
                    <w:rStyle w:val="Heading2Char"/>
                    <w:rFonts w:ascii="Times" w:eastAsia="Times New Roman" w:hAnsi="Times" w:cs="Times New Roman"/>
                    <w:noProof/>
                    <w:color w:val="FFFFFF" w:themeColor="background1"/>
                    <w:sz w:val="22"/>
                    <w:szCs w:val="22"/>
                    <w:lang w:val="en-US"/>
                  </w:rPr>
                  <w:t>12</w:t>
                </w:r>
                <w:r w:rsidR="000926B2" w:rsidRPr="000926B2">
                  <w:rPr>
                    <w:rFonts w:ascii="Times" w:hAnsi="Times"/>
                    <w:noProof/>
                    <w:szCs w:val="22"/>
                    <w:lang w:val="en-US"/>
                  </w:rPr>
                  <w:fldChar w:fldCharType="end"/>
                </w:r>
                <w:r w:rsidR="000926B2" w:rsidRPr="000926B2">
                  <w:rPr>
                    <w:rFonts w:ascii="Times" w:hAnsi="Times"/>
                    <w:noProof/>
                    <w:szCs w:val="22"/>
                    <w:lang w:val="en-US"/>
                  </w:rPr>
                  <w:t>]</w:t>
                </w:r>
                <w:r w:rsidRPr="000926B2">
                  <w:rPr>
                    <w:rFonts w:ascii="Times" w:hAnsi="Times"/>
                    <w:b/>
                    <w:bCs w:val="0"/>
                    <w:szCs w:val="22"/>
                  </w:rPr>
                  <w:fldChar w:fldCharType="end"/>
                </w:r>
              </w:sdtContent>
            </w:sdt>
            <w:ins w:id="368" w:author="Chara Katiri" w:date="2015-04-12T03:38:00Z">
              <w:r w:rsidR="0057199A" w:rsidRPr="000926B2">
                <w:rPr>
                  <w:rFonts w:ascii="Times" w:hAnsi="Times"/>
                  <w:b/>
                  <w:bCs w:val="0"/>
                  <w:szCs w:val="22"/>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369"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0926B2" w:rsidRDefault="00890D2C" w:rsidP="00EE130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0926B2">
              <w:rPr>
                <w:rFonts w:ascii="Times" w:hAnsi="Times"/>
                <w:b/>
                <w:bCs w:val="0"/>
                <w:szCs w:val="22"/>
              </w:rPr>
              <w:t>Pinboard</w:t>
            </w:r>
          </w:p>
        </w:tc>
      </w:tr>
      <w:tr w:rsidR="008838C1" w:rsidRPr="000926B2"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370"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71" w:author="Chara Katiri" w:date="2015-04-10T23:30:00Z">
              <w:tcPr>
                <w:tcW w:w="1668" w:type="dxa"/>
                <w:gridSpan w:val="3"/>
              </w:tcPr>
            </w:tcPrChange>
          </w:tcPr>
          <w:p w14:paraId="7441E0F5" w14:textId="50359540" w:rsidR="00890D2C" w:rsidRPr="000926B2" w:rsidRDefault="00890D2C"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 Type of site</w:t>
            </w:r>
          </w:p>
        </w:tc>
        <w:tc>
          <w:tcPr>
            <w:tcW w:w="2836" w:type="dxa"/>
            <w:gridSpan w:val="2"/>
            <w:tcPrChange w:id="372" w:author="Chara Katiri" w:date="2015-04-10T23:30:00Z">
              <w:tcPr>
                <w:tcW w:w="2836" w:type="dxa"/>
                <w:gridSpan w:val="3"/>
              </w:tcPr>
            </w:tcPrChange>
          </w:tcPr>
          <w:p w14:paraId="1CD18925" w14:textId="08C5776A"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Classifieds</w:t>
            </w:r>
          </w:p>
        </w:tc>
        <w:tc>
          <w:tcPr>
            <w:tcW w:w="3293" w:type="dxa"/>
            <w:gridSpan w:val="2"/>
            <w:tcPrChange w:id="373" w:author="Chara Katiri" w:date="2015-04-10T23:30:00Z">
              <w:tcPr>
                <w:tcW w:w="3293" w:type="dxa"/>
                <w:gridSpan w:val="3"/>
              </w:tcPr>
            </w:tcPrChange>
          </w:tcPr>
          <w:p w14:paraId="2D8707BE" w14:textId="1FAE4C3B"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Classifieds</w:t>
            </w:r>
          </w:p>
        </w:tc>
        <w:tc>
          <w:tcPr>
            <w:tcW w:w="2943" w:type="dxa"/>
            <w:gridSpan w:val="2"/>
            <w:tcBorders>
              <w:right w:val="single" w:sz="18" w:space="0" w:color="4F81BD" w:themeColor="accent1"/>
            </w:tcBorders>
            <w:tcPrChange w:id="374" w:author="Chara Katiri" w:date="2015-04-10T23:30:00Z">
              <w:tcPr>
                <w:tcW w:w="3119" w:type="dxa"/>
                <w:gridSpan w:val="2"/>
                <w:tcBorders>
                  <w:right w:val="single" w:sz="18" w:space="0" w:color="4F81BD" w:themeColor="accent1"/>
                </w:tcBorders>
              </w:tcPr>
            </w:tcPrChange>
          </w:tcPr>
          <w:p w14:paraId="3040C4F3" w14:textId="38509E3D"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375"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Classifieds</w:t>
            </w:r>
          </w:p>
        </w:tc>
      </w:tr>
      <w:tr w:rsidR="008838C1" w:rsidRPr="000926B2" w14:paraId="29CC1A17" w14:textId="77777777" w:rsidTr="00132AF7">
        <w:trPr>
          <w:trHeight w:val="464"/>
          <w:trPrChange w:id="376"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377" w:author="Chara Katiri" w:date="2015-04-10T23:30:00Z">
              <w:tcPr>
                <w:tcW w:w="1668" w:type="dxa"/>
                <w:gridSpan w:val="3"/>
              </w:tcPr>
            </w:tcPrChange>
          </w:tcPr>
          <w:p w14:paraId="67615E42" w14:textId="0885908B" w:rsidR="00890D2C" w:rsidRPr="000926B2" w:rsidRDefault="00890D2C"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Registration</w:t>
            </w:r>
          </w:p>
        </w:tc>
        <w:tc>
          <w:tcPr>
            <w:tcW w:w="2836" w:type="dxa"/>
            <w:gridSpan w:val="2"/>
            <w:tcPrChange w:id="378" w:author="Chara Katiri" w:date="2015-04-10T23:30:00Z">
              <w:tcPr>
                <w:tcW w:w="2836" w:type="dxa"/>
                <w:gridSpan w:val="3"/>
              </w:tcPr>
            </w:tcPrChange>
          </w:tcPr>
          <w:p w14:paraId="43DEF528" w14:textId="276A274A"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Optional</w:t>
            </w:r>
          </w:p>
        </w:tc>
        <w:tc>
          <w:tcPr>
            <w:tcW w:w="3293" w:type="dxa"/>
            <w:gridSpan w:val="2"/>
            <w:tcPrChange w:id="379" w:author="Chara Katiri" w:date="2015-04-10T23:30:00Z">
              <w:tcPr>
                <w:tcW w:w="3293" w:type="dxa"/>
                <w:gridSpan w:val="3"/>
              </w:tcPr>
            </w:tcPrChange>
          </w:tcPr>
          <w:p w14:paraId="5B6FD792" w14:textId="74EBE363" w:rsidR="00890D2C" w:rsidRPr="000926B2" w:rsidRDefault="008F3D2A"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Required </w:t>
            </w:r>
            <w:sdt>
              <w:sdtPr>
                <w:rPr>
                  <w:rFonts w:ascii="Times" w:eastAsia="Times New Roman" w:hAnsi="Times" w:cs="Times New Roman"/>
                  <w:sz w:val="22"/>
                  <w:szCs w:val="22"/>
                  <w:shd w:val="clear" w:color="auto" w:fill="FFFFFF"/>
                  <w:lang w:val="en-GB"/>
                </w:rPr>
                <w:id w:val="-1697612920"/>
                <w:citation/>
              </w:sdtPr>
              <w:sdtContent>
                <w:r w:rsidRPr="000926B2">
                  <w:rPr>
                    <w:rFonts w:ascii="Times" w:eastAsia="Times New Roman" w:hAnsi="Times" w:cs="Times New Roman"/>
                    <w:sz w:val="22"/>
                    <w:szCs w:val="22"/>
                    <w:shd w:val="clear" w:color="auto" w:fill="FFFFFF"/>
                    <w:lang w:val="en-GB"/>
                  </w:rPr>
                  <w:fldChar w:fldCharType="begin"/>
                </w:r>
                <w:r w:rsidRPr="000926B2">
                  <w:rPr>
                    <w:rFonts w:ascii="Times" w:eastAsia="Times New Roman" w:hAnsi="Times" w:cs="Times New Roman"/>
                    <w:sz w:val="22"/>
                    <w:szCs w:val="22"/>
                    <w:shd w:val="clear" w:color="auto" w:fill="FFFFFF"/>
                  </w:rPr>
                  <w:instrText xml:space="preserve"> CITATION Sec151 \l 1033 </w:instrText>
                </w:r>
                <w:r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r w:rsidR="000926B2" w:rsidRPr="000926B2">
                  <w:rPr>
                    <w:rFonts w:ascii="Times" w:eastAsia="Times New Roman" w:hAnsi="Times" w:cs="Times New Roman"/>
                    <w:noProof/>
                    <w:sz w:val="22"/>
                    <w:szCs w:val="22"/>
                    <w:shd w:val="clear" w:color="auto" w:fill="FFFFFF"/>
                  </w:rPr>
                  <w:fldChar w:fldCharType="begin"/>
                </w:r>
                <w:r w:rsidR="000926B2" w:rsidRPr="000926B2">
                  <w:rPr>
                    <w:rFonts w:ascii="Times" w:eastAsia="Times New Roman" w:hAnsi="Times" w:cs="Times New Roman"/>
                    <w:noProof/>
                    <w:sz w:val="22"/>
                    <w:szCs w:val="22"/>
                    <w:shd w:val="clear" w:color="auto" w:fill="FFFFFF"/>
                  </w:rPr>
                  <w:instrText xml:space="preserve"> HYPERLINK "" \l "Sec151" </w:instrText>
                </w:r>
                <w:r w:rsidR="000926B2" w:rsidRPr="000926B2">
                  <w:rPr>
                    <w:rFonts w:ascii="Times" w:eastAsia="Times New Roman" w:hAnsi="Times" w:cs="Times New Roman"/>
                    <w:noProof/>
                    <w:sz w:val="22"/>
                    <w:szCs w:val="22"/>
                    <w:shd w:val="clear" w:color="auto" w:fill="FFFFFF"/>
                  </w:rPr>
                </w:r>
                <w:r w:rsidR="000926B2" w:rsidRPr="000926B2">
                  <w:rPr>
                    <w:rFonts w:ascii="Times" w:eastAsia="Times New Roman" w:hAnsi="Times" w:cs="Times New Roman"/>
                    <w:noProof/>
                    <w:sz w:val="22"/>
                    <w:szCs w:val="22"/>
                    <w:shd w:val="clear" w:color="auto" w:fill="FFFFFF"/>
                  </w:rPr>
                  <w:fldChar w:fldCharType="separate"/>
                </w:r>
                <w:r w:rsidR="000926B2" w:rsidRPr="000926B2">
                  <w:rPr>
                    <w:rStyle w:val="Heading2Char"/>
                    <w:rFonts w:ascii="Times" w:eastAsia="Times New Roman" w:hAnsi="Times" w:cs="Times New Roman"/>
                    <w:noProof/>
                    <w:color w:val="auto"/>
                    <w:sz w:val="22"/>
                    <w:szCs w:val="22"/>
                    <w:shd w:val="clear" w:color="auto" w:fill="FFFFFF"/>
                  </w:rPr>
                  <w:t>13</w:t>
                </w:r>
                <w:r w:rsidR="000926B2" w:rsidRPr="000926B2">
                  <w:rPr>
                    <w:rFonts w:ascii="Times" w:eastAsia="Times New Roman" w:hAnsi="Times" w:cs="Times New Roman"/>
                    <w:noProof/>
                    <w:sz w:val="22"/>
                    <w:szCs w:val="22"/>
                    <w:shd w:val="clear" w:color="auto" w:fill="FFFFFF"/>
                  </w:rPr>
                  <w:fldChar w:fldCharType="end"/>
                </w:r>
                <w:r w:rsidR="000926B2" w:rsidRPr="000926B2">
                  <w:rPr>
                    <w:rFonts w:ascii="Times" w:eastAsia="Times New Roman" w:hAnsi="Times" w:cs="Times New Roman"/>
                    <w:noProof/>
                    <w:sz w:val="22"/>
                    <w:szCs w:val="22"/>
                    <w:shd w:val="clear" w:color="auto" w:fill="FFFFFF"/>
                  </w:rPr>
                  <w:t>]</w:t>
                </w:r>
                <w:r w:rsidRPr="000926B2">
                  <w:rPr>
                    <w:rFonts w:ascii="Times" w:eastAsia="Times New Roman" w:hAnsi="Times" w:cs="Times New Roman"/>
                    <w:sz w:val="22"/>
                    <w:szCs w:val="22"/>
                    <w:shd w:val="clear" w:color="auto" w:fill="FFFFFF"/>
                    <w:lang w:val="en-GB"/>
                  </w:rPr>
                  <w:fldChar w:fldCharType="end"/>
                </w:r>
              </w:sdtContent>
            </w:sdt>
            <w:r w:rsidR="00890D2C" w:rsidRPr="000926B2">
              <w:rPr>
                <w:rFonts w:ascii="Times" w:eastAsia="Times New Roman" w:hAnsi="Times" w:cs="Times New Roman"/>
                <w:sz w:val="22"/>
                <w:szCs w:val="22"/>
                <w:shd w:val="clear" w:color="auto" w:fill="FFFFFF"/>
                <w:lang w:val="en-GB"/>
              </w:rPr>
              <w:t xml:space="preserve">. </w:t>
            </w:r>
          </w:p>
        </w:tc>
        <w:tc>
          <w:tcPr>
            <w:tcW w:w="2943" w:type="dxa"/>
            <w:gridSpan w:val="2"/>
            <w:tcBorders>
              <w:right w:val="single" w:sz="18" w:space="0" w:color="4F81BD" w:themeColor="accent1"/>
            </w:tcBorders>
            <w:tcPrChange w:id="380" w:author="Chara Katiri" w:date="2015-04-10T23:30:00Z">
              <w:tcPr>
                <w:tcW w:w="3119" w:type="dxa"/>
                <w:gridSpan w:val="2"/>
                <w:tcBorders>
                  <w:right w:val="single" w:sz="18" w:space="0" w:color="4F81BD" w:themeColor="accent1"/>
                </w:tcBorders>
              </w:tcPr>
            </w:tcPrChange>
          </w:tcPr>
          <w:p w14:paraId="6CADE649" w14:textId="71EFD3AF"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Required to sell. Guest checkout avaialble.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81"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Not required. Student’s University email address will be used to login. </w:t>
            </w:r>
          </w:p>
        </w:tc>
      </w:tr>
      <w:tr w:rsidR="008838C1" w:rsidRPr="000926B2"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82"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83" w:author="Chara Katiri" w:date="2015-04-10T23:30:00Z">
              <w:tcPr>
                <w:tcW w:w="1668" w:type="dxa"/>
                <w:gridSpan w:val="3"/>
              </w:tcPr>
            </w:tcPrChange>
          </w:tcPr>
          <w:p w14:paraId="32AD5FB2" w14:textId="05035430" w:rsidR="00890D2C" w:rsidRPr="000926B2" w:rsidRDefault="00890D2C"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Target audience</w:t>
            </w:r>
          </w:p>
        </w:tc>
        <w:tc>
          <w:tcPr>
            <w:tcW w:w="2836" w:type="dxa"/>
            <w:gridSpan w:val="2"/>
            <w:tcPrChange w:id="384" w:author="Chara Katiri" w:date="2015-04-10T23:30:00Z">
              <w:tcPr>
                <w:tcW w:w="2836" w:type="dxa"/>
                <w:gridSpan w:val="3"/>
              </w:tcPr>
            </w:tcPrChange>
          </w:tcPr>
          <w:p w14:paraId="6BC17473" w14:textId="39434FEF"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ins w:id="385" w:author="Chara Katiri" w:date="2015-05-02T14:27:00Z">
              <w:r w:rsidR="0099186E" w:rsidRPr="000926B2">
                <w:rPr>
                  <w:rFonts w:ascii="Times" w:eastAsia="Times New Roman" w:hAnsi="Times" w:cs="Times New Roman"/>
                  <w:sz w:val="22"/>
                  <w:szCs w:val="22"/>
                  <w:shd w:val="clear" w:color="auto" w:fill="FFFFFF"/>
                  <w:lang w:val="en-GB"/>
                </w:rPr>
                <w:t xml:space="preserve"> </w:t>
              </w:r>
            </w:ins>
            <w:r w:rsidRPr="000926B2">
              <w:rPr>
                <w:rFonts w:ascii="Times" w:eastAsia="Times New Roman" w:hAnsi="Times" w:cs="Times New Roman"/>
                <w:sz w:val="22"/>
                <w:szCs w:val="22"/>
                <w:shd w:val="clear" w:color="auto" w:fill="FFFFFF"/>
                <w:lang w:val="en-GB"/>
              </w:rPr>
              <w:t xml:space="preserve">Initial target audience: Australians, New Zealanders, </w:t>
            </w:r>
            <w:proofErr w:type="gramStart"/>
            <w:r w:rsidRPr="000926B2">
              <w:rPr>
                <w:rFonts w:ascii="Times" w:eastAsia="Times New Roman" w:hAnsi="Times" w:cs="Times New Roman"/>
                <w:sz w:val="22"/>
                <w:szCs w:val="22"/>
                <w:shd w:val="clear" w:color="auto" w:fill="FFFFFF"/>
                <w:lang w:val="en-GB"/>
              </w:rPr>
              <w:t>South</w:t>
            </w:r>
            <w:proofErr w:type="gramEnd"/>
            <w:r w:rsidRPr="000926B2">
              <w:rPr>
                <w:rFonts w:ascii="Times" w:eastAsia="Times New Roman" w:hAnsi="Times" w:cs="Times New Roman"/>
                <w:sz w:val="22"/>
                <w:szCs w:val="22"/>
                <w:shd w:val="clear" w:color="auto" w:fill="FFFFFF"/>
                <w:lang w:val="en-GB"/>
              </w:rPr>
              <w:t xml:space="preserve"> Africans.</w:t>
            </w:r>
          </w:p>
          <w:p w14:paraId="4F7C4AF8" w14:textId="665E5844"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ins w:id="386" w:author="Chara Katiri" w:date="2015-05-02T14:27:00Z">
              <w:r w:rsidR="0099186E" w:rsidRPr="000926B2">
                <w:rPr>
                  <w:rFonts w:ascii="Times" w:eastAsia="Times New Roman" w:hAnsi="Times" w:cs="Times New Roman"/>
                  <w:sz w:val="22"/>
                  <w:szCs w:val="22"/>
                  <w:shd w:val="clear" w:color="auto" w:fill="FFFFFF"/>
                  <w:lang w:val="en-GB"/>
                </w:rPr>
                <w:t xml:space="preserve"> </w:t>
              </w:r>
            </w:ins>
            <w:r w:rsidRPr="000926B2">
              <w:rPr>
                <w:rFonts w:ascii="Times" w:eastAsia="Times New Roman" w:hAnsi="Times" w:cs="Times New Roman"/>
                <w:sz w:val="22"/>
                <w:szCs w:val="22"/>
                <w:shd w:val="clear" w:color="auto" w:fill="FFFFFF"/>
                <w:lang w:val="en-GB"/>
              </w:rPr>
              <w:t xml:space="preserve">Current target audience: Business customers and general public. </w:t>
            </w:r>
          </w:p>
          <w:p w14:paraId="403D0B87" w14:textId="4C6D1DBE"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ins w:id="387" w:author="Chara Katiri" w:date="2015-05-02T14:28:00Z">
              <w:r w:rsidR="0099186E" w:rsidRPr="000926B2">
                <w:rPr>
                  <w:rFonts w:ascii="Times" w:eastAsia="Times New Roman" w:hAnsi="Times" w:cs="Times New Roman"/>
                  <w:sz w:val="22"/>
                  <w:szCs w:val="22"/>
                  <w:shd w:val="clear" w:color="auto" w:fill="FFFFFF"/>
                  <w:lang w:val="en-GB"/>
                </w:rPr>
                <w:t xml:space="preserve"> </w:t>
              </w:r>
            </w:ins>
            <w:r w:rsidRPr="000926B2">
              <w:rPr>
                <w:rFonts w:ascii="Times" w:eastAsia="Times New Roman" w:hAnsi="Times" w:cs="Times New Roman"/>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388" w:author="Chara Katiri" w:date="2015-04-10T23:30:00Z">
              <w:tcPr>
                <w:tcW w:w="3293" w:type="dxa"/>
                <w:gridSpan w:val="3"/>
              </w:tcPr>
            </w:tcPrChange>
          </w:tcPr>
          <w:p w14:paraId="00F0080C" w14:textId="77E0EF4D"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389" w:author="Chara Katiri" w:date="2015-04-10T23:30:00Z">
              <w:tcPr>
                <w:tcW w:w="3119" w:type="dxa"/>
                <w:gridSpan w:val="2"/>
                <w:tcBorders>
                  <w:right w:val="single" w:sz="18" w:space="0" w:color="4F81BD" w:themeColor="accent1"/>
                </w:tcBorders>
              </w:tcPr>
            </w:tcPrChange>
          </w:tcPr>
          <w:p w14:paraId="13716B36" w14:textId="37DAAFF2"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390"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University of Surrey students and staff.</w:t>
            </w:r>
          </w:p>
        </w:tc>
      </w:tr>
      <w:tr w:rsidR="008838C1" w:rsidRPr="000926B2" w14:paraId="279338DF" w14:textId="77777777" w:rsidTr="00132AF7">
        <w:trPr>
          <w:trHeight w:val="977"/>
          <w:trPrChange w:id="391"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92" w:author="Chara Katiri" w:date="2015-04-10T23:30:00Z">
              <w:tcPr>
                <w:tcW w:w="1668" w:type="dxa"/>
                <w:gridSpan w:val="3"/>
              </w:tcPr>
            </w:tcPrChange>
          </w:tcPr>
          <w:p w14:paraId="7BDF86A9" w14:textId="55F99BCD" w:rsidR="00890D2C" w:rsidRPr="000926B2" w:rsidRDefault="00890D2C"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Number of users</w:t>
            </w:r>
          </w:p>
        </w:tc>
        <w:tc>
          <w:tcPr>
            <w:tcW w:w="2836" w:type="dxa"/>
            <w:gridSpan w:val="2"/>
            <w:tcPrChange w:id="393" w:author="Chara Katiri" w:date="2015-04-10T23:30:00Z">
              <w:tcPr>
                <w:tcW w:w="2836" w:type="dxa"/>
                <w:gridSpan w:val="3"/>
              </w:tcPr>
            </w:tcPrChange>
          </w:tcPr>
          <w:p w14:paraId="52FA2C77" w14:textId="6C3D4AE2" w:rsidR="00890D2C" w:rsidRPr="000926B2" w:rsidRDefault="0002597E"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13.7 million </w:t>
            </w:r>
            <w:sdt>
              <w:sdtPr>
                <w:rPr>
                  <w:rFonts w:ascii="Times" w:eastAsia="Times New Roman" w:hAnsi="Times" w:cs="Times New Roman"/>
                  <w:sz w:val="22"/>
                  <w:szCs w:val="22"/>
                  <w:shd w:val="clear" w:color="auto" w:fill="FFFFFF"/>
                  <w:lang w:val="en-GB"/>
                </w:rPr>
                <w:id w:val="-31185604"/>
                <w:citation/>
              </w:sdtPr>
              <w:sdtContent>
                <w:r w:rsidRPr="000926B2">
                  <w:rPr>
                    <w:rFonts w:ascii="Times" w:eastAsia="Times New Roman" w:hAnsi="Times" w:cs="Times New Roman"/>
                    <w:sz w:val="22"/>
                    <w:szCs w:val="22"/>
                    <w:shd w:val="clear" w:color="auto" w:fill="FFFFFF"/>
                    <w:lang w:val="en-GB"/>
                  </w:rPr>
                  <w:fldChar w:fldCharType="begin"/>
                </w:r>
                <w:r w:rsidRPr="000926B2">
                  <w:rPr>
                    <w:rFonts w:ascii="Times" w:eastAsia="Times New Roman" w:hAnsi="Times" w:cs="Times New Roman"/>
                    <w:sz w:val="22"/>
                    <w:szCs w:val="22"/>
                    <w:shd w:val="clear" w:color="auto" w:fill="FFFFFF"/>
                  </w:rPr>
                  <w:instrText xml:space="preserve"> CITATION Lon15 \l 1033 </w:instrText>
                </w:r>
                <w:r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r w:rsidR="000926B2" w:rsidRPr="000926B2">
                  <w:rPr>
                    <w:rFonts w:ascii="Times" w:eastAsia="Times New Roman" w:hAnsi="Times" w:cs="Times New Roman"/>
                    <w:noProof/>
                    <w:sz w:val="22"/>
                    <w:szCs w:val="22"/>
                    <w:shd w:val="clear" w:color="auto" w:fill="FFFFFF"/>
                  </w:rPr>
                  <w:fldChar w:fldCharType="begin"/>
                </w:r>
                <w:r w:rsidR="000926B2" w:rsidRPr="000926B2">
                  <w:rPr>
                    <w:rFonts w:ascii="Times" w:eastAsia="Times New Roman" w:hAnsi="Times" w:cs="Times New Roman"/>
                    <w:noProof/>
                    <w:sz w:val="22"/>
                    <w:szCs w:val="22"/>
                    <w:shd w:val="clear" w:color="auto" w:fill="FFFFFF"/>
                  </w:rPr>
                  <w:instrText xml:space="preserve"> HYPERLINK "" \l "Lon15" </w:instrText>
                </w:r>
                <w:r w:rsidR="000926B2" w:rsidRPr="000926B2">
                  <w:rPr>
                    <w:rFonts w:ascii="Times" w:eastAsia="Times New Roman" w:hAnsi="Times" w:cs="Times New Roman"/>
                    <w:noProof/>
                    <w:sz w:val="22"/>
                    <w:szCs w:val="22"/>
                    <w:shd w:val="clear" w:color="auto" w:fill="FFFFFF"/>
                  </w:rPr>
                </w:r>
                <w:r w:rsidR="000926B2" w:rsidRPr="000926B2">
                  <w:rPr>
                    <w:rFonts w:ascii="Times" w:eastAsia="Times New Roman" w:hAnsi="Times" w:cs="Times New Roman"/>
                    <w:noProof/>
                    <w:sz w:val="22"/>
                    <w:szCs w:val="22"/>
                    <w:shd w:val="clear" w:color="auto" w:fill="FFFFFF"/>
                  </w:rPr>
                  <w:fldChar w:fldCharType="separate"/>
                </w:r>
                <w:r w:rsidR="000926B2" w:rsidRPr="000926B2">
                  <w:rPr>
                    <w:rStyle w:val="Heading2Char"/>
                    <w:rFonts w:ascii="Times" w:eastAsia="Times New Roman" w:hAnsi="Times" w:cs="Times New Roman"/>
                    <w:noProof/>
                    <w:color w:val="auto"/>
                    <w:sz w:val="22"/>
                    <w:szCs w:val="22"/>
                    <w:shd w:val="clear" w:color="auto" w:fill="FFFFFF"/>
                  </w:rPr>
                  <w:t>14</w:t>
                </w:r>
                <w:r w:rsidR="000926B2" w:rsidRPr="000926B2">
                  <w:rPr>
                    <w:rFonts w:ascii="Times" w:eastAsia="Times New Roman" w:hAnsi="Times" w:cs="Times New Roman"/>
                    <w:noProof/>
                    <w:sz w:val="22"/>
                    <w:szCs w:val="22"/>
                    <w:shd w:val="clear" w:color="auto" w:fill="FFFFFF"/>
                  </w:rPr>
                  <w:fldChar w:fldCharType="end"/>
                </w:r>
                <w:r w:rsidR="000926B2" w:rsidRPr="000926B2">
                  <w:rPr>
                    <w:rFonts w:ascii="Times" w:eastAsia="Times New Roman" w:hAnsi="Times" w:cs="Times New Roman"/>
                    <w:noProof/>
                    <w:sz w:val="22"/>
                    <w:szCs w:val="22"/>
                    <w:shd w:val="clear" w:color="auto" w:fill="FFFFFF"/>
                  </w:rPr>
                  <w:t>]</w:t>
                </w:r>
                <w:r w:rsidRPr="000926B2">
                  <w:rPr>
                    <w:rFonts w:ascii="Times" w:eastAsia="Times New Roman" w:hAnsi="Times" w:cs="Times New Roman"/>
                    <w:sz w:val="22"/>
                    <w:szCs w:val="22"/>
                    <w:shd w:val="clear" w:color="auto" w:fill="FFFFFF"/>
                    <w:lang w:val="en-GB"/>
                  </w:rPr>
                  <w:fldChar w:fldCharType="end"/>
                </w:r>
              </w:sdtContent>
            </w:sdt>
          </w:p>
          <w:p w14:paraId="493DFB3A" w14:textId="77777777"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3293" w:type="dxa"/>
            <w:gridSpan w:val="2"/>
            <w:tcPrChange w:id="394" w:author="Chara Katiri" w:date="2015-04-10T23:30:00Z">
              <w:tcPr>
                <w:tcW w:w="3293" w:type="dxa"/>
                <w:gridSpan w:val="3"/>
              </w:tcPr>
            </w:tcPrChange>
          </w:tcPr>
          <w:p w14:paraId="69DBC765" w14:textId="0B495563"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5.5 million</w:t>
            </w:r>
          </w:p>
        </w:tc>
        <w:tc>
          <w:tcPr>
            <w:tcW w:w="2943" w:type="dxa"/>
            <w:gridSpan w:val="2"/>
            <w:tcBorders>
              <w:right w:val="single" w:sz="18" w:space="0" w:color="4F81BD" w:themeColor="accent1"/>
            </w:tcBorders>
            <w:tcPrChange w:id="395" w:author="Chara Katiri" w:date="2015-04-10T23:30:00Z">
              <w:tcPr>
                <w:tcW w:w="3119" w:type="dxa"/>
                <w:gridSpan w:val="2"/>
                <w:tcBorders>
                  <w:right w:val="single" w:sz="18" w:space="0" w:color="4F81BD" w:themeColor="accent1"/>
                </w:tcBorders>
              </w:tcPr>
            </w:tcPrChange>
          </w:tcPr>
          <w:p w14:paraId="2F7D5A0A" w14:textId="04D6D49E" w:rsidR="00890D2C" w:rsidRPr="000926B2" w:rsidRDefault="0002597E"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155.2 million </w:t>
            </w:r>
            <w:sdt>
              <w:sdtPr>
                <w:rPr>
                  <w:rFonts w:ascii="Times" w:eastAsia="Times New Roman" w:hAnsi="Times" w:cs="Times New Roman"/>
                  <w:sz w:val="22"/>
                  <w:szCs w:val="22"/>
                  <w:shd w:val="clear" w:color="auto" w:fill="FFFFFF"/>
                  <w:lang w:val="en-GB"/>
                </w:rPr>
                <w:id w:val="1726565196"/>
                <w:citation/>
              </w:sdtPr>
              <w:sdtContent>
                <w:r w:rsidRPr="000926B2">
                  <w:rPr>
                    <w:rFonts w:ascii="Times" w:eastAsia="Times New Roman" w:hAnsi="Times" w:cs="Times New Roman"/>
                    <w:sz w:val="22"/>
                    <w:szCs w:val="22"/>
                    <w:shd w:val="clear" w:color="auto" w:fill="FFFFFF"/>
                    <w:lang w:val="en-GB"/>
                  </w:rPr>
                  <w:fldChar w:fldCharType="begin"/>
                </w:r>
                <w:r w:rsidRPr="000926B2">
                  <w:rPr>
                    <w:rFonts w:ascii="Times" w:eastAsia="Times New Roman" w:hAnsi="Times" w:cs="Times New Roman"/>
                    <w:sz w:val="22"/>
                    <w:szCs w:val="22"/>
                    <w:shd w:val="clear" w:color="auto" w:fill="FFFFFF"/>
                  </w:rPr>
                  <w:instrText xml:space="preserve"> CITATION Sta15 \l 1033 </w:instrText>
                </w:r>
                <w:r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r w:rsidR="000926B2" w:rsidRPr="000926B2">
                  <w:rPr>
                    <w:rFonts w:ascii="Times" w:eastAsia="Times New Roman" w:hAnsi="Times" w:cs="Times New Roman"/>
                    <w:noProof/>
                    <w:sz w:val="22"/>
                    <w:szCs w:val="22"/>
                    <w:shd w:val="clear" w:color="auto" w:fill="FFFFFF"/>
                  </w:rPr>
                  <w:fldChar w:fldCharType="begin"/>
                </w:r>
                <w:r w:rsidR="000926B2" w:rsidRPr="000926B2">
                  <w:rPr>
                    <w:rFonts w:ascii="Times" w:eastAsia="Times New Roman" w:hAnsi="Times" w:cs="Times New Roman"/>
                    <w:noProof/>
                    <w:sz w:val="22"/>
                    <w:szCs w:val="22"/>
                    <w:shd w:val="clear" w:color="auto" w:fill="FFFFFF"/>
                  </w:rPr>
                  <w:instrText xml:space="preserve"> HYPERLINK "" \l "Sta15" </w:instrText>
                </w:r>
                <w:r w:rsidR="000926B2" w:rsidRPr="000926B2">
                  <w:rPr>
                    <w:rFonts w:ascii="Times" w:eastAsia="Times New Roman" w:hAnsi="Times" w:cs="Times New Roman"/>
                    <w:noProof/>
                    <w:sz w:val="22"/>
                    <w:szCs w:val="22"/>
                    <w:shd w:val="clear" w:color="auto" w:fill="FFFFFF"/>
                  </w:rPr>
                </w:r>
                <w:r w:rsidR="000926B2" w:rsidRPr="000926B2">
                  <w:rPr>
                    <w:rFonts w:ascii="Times" w:eastAsia="Times New Roman" w:hAnsi="Times" w:cs="Times New Roman"/>
                    <w:noProof/>
                    <w:sz w:val="22"/>
                    <w:szCs w:val="22"/>
                    <w:shd w:val="clear" w:color="auto" w:fill="FFFFFF"/>
                  </w:rPr>
                  <w:fldChar w:fldCharType="separate"/>
                </w:r>
                <w:r w:rsidR="000926B2" w:rsidRPr="000926B2">
                  <w:rPr>
                    <w:rStyle w:val="Heading2Char"/>
                    <w:rFonts w:ascii="Times" w:eastAsia="Times New Roman" w:hAnsi="Times" w:cs="Times New Roman"/>
                    <w:noProof/>
                    <w:color w:val="auto"/>
                    <w:sz w:val="22"/>
                    <w:szCs w:val="22"/>
                    <w:shd w:val="clear" w:color="auto" w:fill="FFFFFF"/>
                  </w:rPr>
                  <w:t>15</w:t>
                </w:r>
                <w:r w:rsidR="000926B2" w:rsidRPr="000926B2">
                  <w:rPr>
                    <w:rFonts w:ascii="Times" w:eastAsia="Times New Roman" w:hAnsi="Times" w:cs="Times New Roman"/>
                    <w:noProof/>
                    <w:sz w:val="22"/>
                    <w:szCs w:val="22"/>
                    <w:shd w:val="clear" w:color="auto" w:fill="FFFFFF"/>
                  </w:rPr>
                  <w:fldChar w:fldCharType="end"/>
                </w:r>
                <w:r w:rsidR="000926B2" w:rsidRPr="000926B2">
                  <w:rPr>
                    <w:rFonts w:ascii="Times" w:eastAsia="Times New Roman" w:hAnsi="Times" w:cs="Times New Roman"/>
                    <w:noProof/>
                    <w:sz w:val="22"/>
                    <w:szCs w:val="22"/>
                    <w:shd w:val="clear" w:color="auto" w:fill="FFFFFF"/>
                  </w:rPr>
                  <w:t>]</w:t>
                </w:r>
                <w:r w:rsidRPr="000926B2">
                  <w:rPr>
                    <w:rFonts w:ascii="Times" w:eastAsia="Times New Roman" w:hAnsi="Times" w:cs="Times New Roman"/>
                    <w:sz w:val="22"/>
                    <w:szCs w:val="22"/>
                    <w:shd w:val="clear" w:color="auto" w:fill="FFFFFF"/>
                    <w:lang w:val="en-GB"/>
                  </w:rPr>
                  <w:fldChar w:fldCharType="end"/>
                </w:r>
              </w:sdtContent>
            </w:sdt>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96"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University of Surrey students and staff.</w:t>
            </w:r>
          </w:p>
        </w:tc>
      </w:tr>
      <w:tr w:rsidR="008838C1" w:rsidRPr="000926B2"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97"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98" w:author="Chara Katiri" w:date="2015-04-10T23:30:00Z">
              <w:tcPr>
                <w:tcW w:w="1668" w:type="dxa"/>
                <w:gridSpan w:val="3"/>
              </w:tcPr>
            </w:tcPrChange>
          </w:tcPr>
          <w:p w14:paraId="048BE120" w14:textId="6E54F6A4" w:rsidR="00890D2C" w:rsidRPr="000926B2" w:rsidRDefault="00890D2C"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Categories</w:t>
            </w:r>
          </w:p>
        </w:tc>
        <w:tc>
          <w:tcPr>
            <w:tcW w:w="2836" w:type="dxa"/>
            <w:gridSpan w:val="2"/>
            <w:tcPrChange w:id="399" w:author="Chara Katiri" w:date="2015-04-10T23:30:00Z">
              <w:tcPr>
                <w:tcW w:w="2836" w:type="dxa"/>
                <w:gridSpan w:val="3"/>
              </w:tcPr>
            </w:tcPrChange>
          </w:tcPr>
          <w:p w14:paraId="3454D7DB" w14:textId="0E2E4763"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-Goods for sale;</w:t>
            </w:r>
          </w:p>
          <w:p w14:paraId="409D4C17" w14:textId="1BC94214"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motors</w:t>
            </w:r>
            <w:proofErr w:type="gramEnd"/>
            <w:r w:rsidRPr="000926B2">
              <w:rPr>
                <w:rFonts w:ascii="Times" w:eastAsia="Times New Roman" w:hAnsi="Times" w:cs="Times New Roman"/>
                <w:sz w:val="22"/>
                <w:szCs w:val="22"/>
                <w:shd w:val="clear" w:color="auto" w:fill="FFFFFF"/>
                <w:lang w:val="en-GB"/>
              </w:rPr>
              <w:t xml:space="preserve"> listings;</w:t>
            </w:r>
          </w:p>
          <w:p w14:paraId="02C658C9" w14:textId="12F8B4D6"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jobs</w:t>
            </w:r>
            <w:proofErr w:type="gramEnd"/>
            <w:r w:rsidRPr="000926B2">
              <w:rPr>
                <w:rFonts w:ascii="Times" w:eastAsia="Times New Roman" w:hAnsi="Times" w:cs="Times New Roman"/>
                <w:sz w:val="22"/>
                <w:szCs w:val="22"/>
                <w:shd w:val="clear" w:color="auto" w:fill="FFFFFF"/>
                <w:lang w:val="en-GB"/>
              </w:rPr>
              <w:t xml:space="preserve"> advertisements;</w:t>
            </w:r>
          </w:p>
          <w:p w14:paraId="1611BF19" w14:textId="6A3E38BA"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property</w:t>
            </w:r>
            <w:proofErr w:type="gramEnd"/>
            <w:r w:rsidRPr="000926B2">
              <w:rPr>
                <w:rFonts w:ascii="Times" w:eastAsia="Times New Roman" w:hAnsi="Times" w:cs="Times New Roman"/>
                <w:sz w:val="22"/>
                <w:szCs w:val="22"/>
                <w:shd w:val="clear" w:color="auto" w:fill="FFFFFF"/>
                <w:lang w:val="en-GB"/>
              </w:rPr>
              <w:t xml:space="preserve"> advertisement.</w:t>
            </w:r>
          </w:p>
        </w:tc>
        <w:tc>
          <w:tcPr>
            <w:tcW w:w="3293" w:type="dxa"/>
            <w:gridSpan w:val="2"/>
            <w:tcPrChange w:id="400" w:author="Chara Katiri" w:date="2015-04-10T23:30:00Z">
              <w:tcPr>
                <w:tcW w:w="3293" w:type="dxa"/>
                <w:gridSpan w:val="3"/>
              </w:tcPr>
            </w:tcPrChange>
          </w:tcPr>
          <w:p w14:paraId="0CFB0695" w14:textId="7F27F875" w:rsidR="00890D2C" w:rsidRPr="000926B2" w:rsidRDefault="0002597E"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Over 500. </w:t>
            </w:r>
            <w:sdt>
              <w:sdtPr>
                <w:rPr>
                  <w:rFonts w:ascii="Times" w:eastAsia="Times New Roman" w:hAnsi="Times" w:cs="Times New Roman"/>
                  <w:sz w:val="22"/>
                  <w:szCs w:val="22"/>
                  <w:shd w:val="clear" w:color="auto" w:fill="FFFFFF"/>
                  <w:lang w:val="en-GB"/>
                </w:rPr>
                <w:id w:val="-1193840140"/>
                <w:citation/>
              </w:sdtPr>
              <w:sdtContent>
                <w:r w:rsidRPr="000926B2">
                  <w:rPr>
                    <w:rFonts w:ascii="Times" w:eastAsia="Times New Roman" w:hAnsi="Times" w:cs="Times New Roman"/>
                    <w:sz w:val="22"/>
                    <w:szCs w:val="22"/>
                    <w:shd w:val="clear" w:color="auto" w:fill="FFFFFF"/>
                    <w:lang w:val="en-GB"/>
                  </w:rPr>
                  <w:fldChar w:fldCharType="begin"/>
                </w:r>
                <w:r w:rsidRPr="000926B2">
                  <w:rPr>
                    <w:rFonts w:ascii="Times" w:eastAsia="Times New Roman" w:hAnsi="Times" w:cs="Times New Roman"/>
                    <w:sz w:val="22"/>
                    <w:szCs w:val="22"/>
                    <w:shd w:val="clear" w:color="auto" w:fill="FFFFFF"/>
                  </w:rPr>
                  <w:instrText xml:space="preserve"> CITATION Pre15 \l 1033 </w:instrText>
                </w:r>
                <w:r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r w:rsidR="000926B2" w:rsidRPr="000926B2">
                  <w:rPr>
                    <w:rFonts w:ascii="Times" w:eastAsia="Times New Roman" w:hAnsi="Times" w:cs="Times New Roman"/>
                    <w:noProof/>
                    <w:sz w:val="22"/>
                    <w:szCs w:val="22"/>
                    <w:shd w:val="clear" w:color="auto" w:fill="FFFFFF"/>
                  </w:rPr>
                  <w:fldChar w:fldCharType="begin"/>
                </w:r>
                <w:r w:rsidR="000926B2" w:rsidRPr="000926B2">
                  <w:rPr>
                    <w:rFonts w:ascii="Times" w:eastAsia="Times New Roman" w:hAnsi="Times" w:cs="Times New Roman"/>
                    <w:noProof/>
                    <w:sz w:val="22"/>
                    <w:szCs w:val="22"/>
                    <w:shd w:val="clear" w:color="auto" w:fill="FFFFFF"/>
                  </w:rPr>
                  <w:instrText xml:space="preserve"> HYPERLINK "" \l "Pre15" </w:instrText>
                </w:r>
                <w:r w:rsidR="000926B2" w:rsidRPr="000926B2">
                  <w:rPr>
                    <w:rFonts w:ascii="Times" w:eastAsia="Times New Roman" w:hAnsi="Times" w:cs="Times New Roman"/>
                    <w:noProof/>
                    <w:sz w:val="22"/>
                    <w:szCs w:val="22"/>
                    <w:shd w:val="clear" w:color="auto" w:fill="FFFFFF"/>
                  </w:rPr>
                </w:r>
                <w:r w:rsidR="000926B2" w:rsidRPr="000926B2">
                  <w:rPr>
                    <w:rFonts w:ascii="Times" w:eastAsia="Times New Roman" w:hAnsi="Times" w:cs="Times New Roman"/>
                    <w:noProof/>
                    <w:sz w:val="22"/>
                    <w:szCs w:val="22"/>
                    <w:shd w:val="clear" w:color="auto" w:fill="FFFFFF"/>
                  </w:rPr>
                  <w:fldChar w:fldCharType="separate"/>
                </w:r>
                <w:r w:rsidR="000926B2" w:rsidRPr="000926B2">
                  <w:rPr>
                    <w:rStyle w:val="Heading2Char"/>
                    <w:rFonts w:ascii="Times" w:eastAsia="Times New Roman" w:hAnsi="Times" w:cs="Times New Roman"/>
                    <w:noProof/>
                    <w:color w:val="auto"/>
                    <w:sz w:val="22"/>
                    <w:szCs w:val="22"/>
                    <w:shd w:val="clear" w:color="auto" w:fill="FFFFFF"/>
                  </w:rPr>
                  <w:t>16</w:t>
                </w:r>
                <w:r w:rsidR="000926B2" w:rsidRPr="000926B2">
                  <w:rPr>
                    <w:rFonts w:ascii="Times" w:eastAsia="Times New Roman" w:hAnsi="Times" w:cs="Times New Roman"/>
                    <w:noProof/>
                    <w:sz w:val="22"/>
                    <w:szCs w:val="22"/>
                    <w:shd w:val="clear" w:color="auto" w:fill="FFFFFF"/>
                  </w:rPr>
                  <w:fldChar w:fldCharType="end"/>
                </w:r>
                <w:r w:rsidR="000926B2" w:rsidRPr="000926B2">
                  <w:rPr>
                    <w:rFonts w:ascii="Times" w:eastAsia="Times New Roman" w:hAnsi="Times" w:cs="Times New Roman"/>
                    <w:noProof/>
                    <w:sz w:val="22"/>
                    <w:szCs w:val="22"/>
                    <w:shd w:val="clear" w:color="auto" w:fill="FFFFFF"/>
                  </w:rPr>
                  <w:t>]</w:t>
                </w:r>
                <w:r w:rsidRPr="000926B2">
                  <w:rPr>
                    <w:rFonts w:ascii="Times" w:eastAsia="Times New Roman" w:hAnsi="Times" w:cs="Times New Roman"/>
                    <w:sz w:val="22"/>
                    <w:szCs w:val="22"/>
                    <w:shd w:val="clear" w:color="auto" w:fill="FFFFFF"/>
                    <w:lang w:val="en-GB"/>
                  </w:rPr>
                  <w:fldChar w:fldCharType="end"/>
                </w:r>
              </w:sdtContent>
            </w:sdt>
          </w:p>
          <w:p w14:paraId="29EB9BC8" w14:textId="159862FD"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Initially for second hand or vintage items. </w:t>
            </w:r>
          </w:p>
          <w:p w14:paraId="6A48A63A" w14:textId="37FCB50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Is currently one of the most popular websites used to advertise pets, horses, and </w:t>
            </w:r>
            <w:proofErr w:type="gramStart"/>
            <w:r w:rsidRPr="000926B2">
              <w:rPr>
                <w:rFonts w:ascii="Times" w:eastAsia="Times New Roman" w:hAnsi="Times" w:cs="Times New Roman"/>
                <w:sz w:val="22"/>
                <w:szCs w:val="22"/>
                <w:shd w:val="clear" w:color="auto" w:fill="FFFFFF"/>
                <w:lang w:val="en-GB"/>
              </w:rPr>
              <w:t>livestock.</w:t>
            </w:r>
            <w:proofErr w:type="gramEnd"/>
            <w:r w:rsidRPr="000926B2">
              <w:rPr>
                <w:rFonts w:ascii="Times" w:eastAsia="Times New Roman" w:hAnsi="Times" w:cs="Times New Roman"/>
                <w:sz w:val="22"/>
                <w:szCs w:val="22"/>
                <w:shd w:val="clear" w:color="auto" w:fill="FFFFFF"/>
                <w:lang w:val="en-GB"/>
              </w:rPr>
              <w:t xml:space="preserve"> </w:t>
            </w:r>
          </w:p>
          <w:p w14:paraId="41DCD449"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2943" w:type="dxa"/>
            <w:gridSpan w:val="2"/>
            <w:tcBorders>
              <w:right w:val="single" w:sz="18" w:space="0" w:color="4F81BD" w:themeColor="accent1"/>
            </w:tcBorders>
            <w:tcPrChange w:id="401" w:author="Chara Katiri" w:date="2015-04-10T23:30:00Z">
              <w:tcPr>
                <w:tcW w:w="3119" w:type="dxa"/>
                <w:gridSpan w:val="2"/>
                <w:tcBorders>
                  <w:right w:val="single" w:sz="18" w:space="0" w:color="4F81BD" w:themeColor="accent1"/>
                </w:tcBorders>
              </w:tcPr>
            </w:tcPrChange>
          </w:tcPr>
          <w:p w14:paraId="546EA142"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Over 35+. </w:t>
            </w:r>
          </w:p>
          <w:p w14:paraId="4FC8C2D2" w14:textId="4DF7376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Goods for sale, (new/used) auction, “Buy it now” </w:t>
            </w:r>
            <w:proofErr w:type="gramStart"/>
            <w:r w:rsidRPr="000926B2">
              <w:rPr>
                <w:rFonts w:ascii="Times" w:eastAsia="Times New Roman" w:hAnsi="Times" w:cs="Times New Roman"/>
                <w:sz w:val="22"/>
                <w:szCs w:val="22"/>
                <w:shd w:val="clear" w:color="auto" w:fill="FFFFFF"/>
                <w:lang w:val="en-GB"/>
              </w:rPr>
              <w:t>shopping(</w:t>
            </w:r>
            <w:proofErr w:type="gramEnd"/>
            <w:r w:rsidRPr="000926B2">
              <w:rPr>
                <w:rFonts w:ascii="Times" w:eastAsia="Times New Roman" w:hAnsi="Times" w:cs="Times New Roman"/>
                <w:sz w:val="22"/>
                <w:szCs w:val="22"/>
                <w:shd w:val="clear" w:color="auto" w:fill="FFFFFF"/>
                <w:lang w:val="en-GB"/>
              </w:rPr>
              <w:t xml:space="preserve">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402"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Second hand books;</w:t>
            </w:r>
          </w:p>
          <w:p w14:paraId="115594EA" w14:textId="1B3E7D3F"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Rooms available for rent.</w:t>
            </w:r>
          </w:p>
          <w:p w14:paraId="0A3FF38E"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r w:rsidR="008838C1" w:rsidRPr="000926B2" w14:paraId="289A4FCA" w14:textId="77777777" w:rsidTr="00132AF7">
        <w:trPr>
          <w:trHeight w:val="477"/>
          <w:trPrChange w:id="403"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404" w:author="Chara Katiri" w:date="2015-04-10T23:30:00Z">
              <w:tcPr>
                <w:tcW w:w="1668" w:type="dxa"/>
                <w:gridSpan w:val="3"/>
              </w:tcPr>
            </w:tcPrChange>
          </w:tcPr>
          <w:p w14:paraId="3E36AEA1" w14:textId="332D41A3" w:rsidR="00890D2C" w:rsidRPr="000926B2" w:rsidRDefault="00890D2C"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Featured adverts</w:t>
            </w:r>
          </w:p>
        </w:tc>
        <w:tc>
          <w:tcPr>
            <w:tcW w:w="2836" w:type="dxa"/>
            <w:gridSpan w:val="2"/>
            <w:tcPrChange w:id="405" w:author="Chara Katiri" w:date="2015-04-10T23:30:00Z">
              <w:tcPr>
                <w:tcW w:w="2836" w:type="dxa"/>
                <w:gridSpan w:val="3"/>
              </w:tcPr>
            </w:tcPrChange>
          </w:tcPr>
          <w:p w14:paraId="128D6E96" w14:textId="5071A202"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-Free use of the website. </w:t>
            </w:r>
          </w:p>
          <w:p w14:paraId="12BAAC06" w14:textId="1E662C23"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Featured adverts:</w:t>
            </w:r>
          </w:p>
          <w:p w14:paraId="57620EAA" w14:textId="7013203E"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advert</w:t>
            </w:r>
            <w:proofErr w:type="gramEnd"/>
            <w:r w:rsidRPr="000926B2">
              <w:rPr>
                <w:rFonts w:ascii="Times" w:eastAsia="Times New Roman" w:hAnsi="Times" w:cs="Times New Roman"/>
                <w:sz w:val="22"/>
                <w:szCs w:val="22"/>
                <w:shd w:val="clear" w:color="auto" w:fill="FFFFFF"/>
                <w:lang w:val="en-GB"/>
              </w:rPr>
              <w:t xml:space="preserve"> in the top of search page;</w:t>
            </w:r>
          </w:p>
          <w:p w14:paraId="67D96792" w14:textId="28C8E136"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advert</w:t>
            </w:r>
            <w:proofErr w:type="gramEnd"/>
            <w:r w:rsidRPr="000926B2">
              <w:rPr>
                <w:rFonts w:ascii="Times" w:eastAsia="Times New Roman" w:hAnsi="Times" w:cs="Times New Roman"/>
                <w:sz w:val="22"/>
                <w:szCs w:val="22"/>
                <w:shd w:val="clear" w:color="auto" w:fill="FFFFFF"/>
                <w:lang w:val="en-GB"/>
              </w:rPr>
              <w:t xml:space="preserve"> on the homepage; </w:t>
            </w:r>
          </w:p>
          <w:p w14:paraId="1A6747C0" w14:textId="3D74A3AB"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urgent</w:t>
            </w:r>
            <w:proofErr w:type="gramEnd"/>
            <w:r w:rsidRPr="000926B2">
              <w:rPr>
                <w:rFonts w:ascii="Times" w:eastAsia="Times New Roman" w:hAnsi="Times" w:cs="Times New Roman"/>
                <w:sz w:val="22"/>
                <w:szCs w:val="22"/>
                <w:shd w:val="clear" w:color="auto" w:fill="FFFFFF"/>
                <w:lang w:val="en-GB"/>
              </w:rPr>
              <w:t xml:space="preserve"> advert; </w:t>
            </w:r>
          </w:p>
          <w:p w14:paraId="42D25096" w14:textId="3EB7A2CD"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t>
            </w:r>
            <w:proofErr w:type="gramStart"/>
            <w:r w:rsidRPr="000926B2">
              <w:rPr>
                <w:rFonts w:ascii="Times" w:eastAsia="Times New Roman" w:hAnsi="Times" w:cs="Times New Roman"/>
                <w:sz w:val="22"/>
                <w:szCs w:val="22"/>
                <w:shd w:val="clear" w:color="auto" w:fill="FFFFFF"/>
                <w:lang w:val="en-GB"/>
              </w:rPr>
              <w:t>site</w:t>
            </w:r>
            <w:proofErr w:type="gramEnd"/>
            <w:r w:rsidRPr="000926B2">
              <w:rPr>
                <w:rFonts w:ascii="Times" w:eastAsia="Times New Roman" w:hAnsi="Times" w:cs="Times New Roman"/>
                <w:sz w:val="22"/>
                <w:szCs w:val="22"/>
                <w:shd w:val="clear" w:color="auto" w:fill="FFFFFF"/>
                <w:lang w:val="en-GB"/>
              </w:rPr>
              <w:t xml:space="preserve"> search ranking boost.  </w:t>
            </w:r>
          </w:p>
        </w:tc>
        <w:tc>
          <w:tcPr>
            <w:tcW w:w="3293" w:type="dxa"/>
            <w:gridSpan w:val="2"/>
            <w:tcPrChange w:id="406" w:author="Chara Katiri" w:date="2015-04-10T23:30:00Z">
              <w:tcPr>
                <w:tcW w:w="3293" w:type="dxa"/>
                <w:gridSpan w:val="3"/>
              </w:tcPr>
            </w:tcPrChange>
          </w:tcPr>
          <w:p w14:paraId="25ED577C" w14:textId="77777777"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-Free use of the website. </w:t>
            </w:r>
          </w:p>
          <w:p w14:paraId="3CD4ACFB" w14:textId="11DEF78E"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Featured adverts:</w:t>
            </w:r>
          </w:p>
          <w:p w14:paraId="196A5772" w14:textId="1D41EEB0"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407" w:author="Chara Katiri" w:date="2015-04-10T23:30:00Z">
              <w:tcPr>
                <w:tcW w:w="3119" w:type="dxa"/>
                <w:gridSpan w:val="2"/>
                <w:tcBorders>
                  <w:right w:val="single" w:sz="18" w:space="0" w:color="4F81BD" w:themeColor="accent1"/>
                </w:tcBorders>
              </w:tcPr>
            </w:tcPrChange>
          </w:tcPr>
          <w:p w14:paraId="043494BD" w14:textId="1A60DE46"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-Free use of the website. </w:t>
            </w:r>
          </w:p>
          <w:p w14:paraId="31CBC978" w14:textId="0B5D711F"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Featured adverts:</w:t>
            </w:r>
          </w:p>
          <w:p w14:paraId="1FA978CC" w14:textId="0100511E"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-When the seller adds new items and when they’re sold he is charged by an</w:t>
            </w:r>
            <w:del w:id="408" w:author="Chara Katiri" w:date="2015-05-02T14:32:00Z">
              <w:r w:rsidRPr="000926B2" w:rsidDel="000C084C">
                <w:rPr>
                  <w:rFonts w:ascii="Times" w:eastAsia="Times New Roman" w:hAnsi="Times" w:cs="Times New Roman"/>
                  <w:sz w:val="22"/>
                  <w:szCs w:val="22"/>
                  <w:shd w:val="clear" w:color="auto" w:fill="FFFFFF"/>
                  <w:lang w:val="en-GB"/>
                </w:rPr>
                <w:delText xml:space="preserve">  </w:delText>
              </w:r>
            </w:del>
            <w:r w:rsidRPr="000926B2">
              <w:rPr>
                <w:rFonts w:ascii="Times" w:eastAsia="Times New Roman" w:hAnsi="Times" w:cs="Times New Roman"/>
                <w:sz w:val="22"/>
                <w:szCs w:val="22"/>
                <w:shd w:val="clear" w:color="auto" w:fill="FFFFFF"/>
                <w:lang w:val="en-GB"/>
              </w:rPr>
              <w:t xml:space="preserve">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409"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 Free use of the website. </w:t>
            </w:r>
          </w:p>
        </w:tc>
      </w:tr>
      <w:tr w:rsidR="008838C1" w:rsidRPr="000926B2" w14:paraId="00A60C13" w14:textId="77777777" w:rsidTr="00132AF7">
        <w:tblPrEx>
          <w:tblPrExChange w:id="410"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411"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412" w:author="Chara Katiri" w:date="2015-04-10T23:30:00Z">
              <w:tcPr>
                <w:tcW w:w="1702" w:type="dxa"/>
                <w:gridSpan w:val="3"/>
              </w:tcPr>
            </w:tcPrChange>
          </w:tcPr>
          <w:p w14:paraId="3F27CEDB" w14:textId="5B64062F" w:rsidR="00890D2C" w:rsidRPr="000926B2" w:rsidRDefault="00890D2C"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Delivery services</w:t>
            </w:r>
          </w:p>
        </w:tc>
        <w:tc>
          <w:tcPr>
            <w:tcW w:w="2835" w:type="dxa"/>
            <w:gridSpan w:val="2"/>
            <w:tcPrChange w:id="413" w:author="Chara Katiri" w:date="2015-04-10T23:30:00Z">
              <w:tcPr>
                <w:tcW w:w="2835" w:type="dxa"/>
                <w:gridSpan w:val="3"/>
              </w:tcPr>
            </w:tcPrChange>
          </w:tcPr>
          <w:p w14:paraId="75376CDD" w14:textId="4CD5BE11"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Collection from the seller only.</w:t>
            </w:r>
          </w:p>
        </w:tc>
        <w:tc>
          <w:tcPr>
            <w:tcW w:w="3402" w:type="dxa"/>
            <w:gridSpan w:val="2"/>
            <w:tcPrChange w:id="414" w:author="Chara Katiri" w:date="2015-04-10T23:30:00Z">
              <w:tcPr>
                <w:tcW w:w="3402" w:type="dxa"/>
                <w:gridSpan w:val="3"/>
              </w:tcPr>
            </w:tcPrChange>
          </w:tcPr>
          <w:p w14:paraId="6A585B29" w14:textId="5B9CAF08"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Shipping</w:t>
            </w:r>
          </w:p>
        </w:tc>
        <w:tc>
          <w:tcPr>
            <w:tcW w:w="2801" w:type="dxa"/>
            <w:tcBorders>
              <w:right w:val="single" w:sz="18" w:space="0" w:color="4F81BD" w:themeColor="accent1"/>
            </w:tcBorders>
            <w:tcPrChange w:id="415" w:author="Chara Katiri" w:date="2015-04-10T23:30:00Z">
              <w:tcPr>
                <w:tcW w:w="2977" w:type="dxa"/>
                <w:gridSpan w:val="2"/>
                <w:tcBorders>
                  <w:right w:val="single" w:sz="18" w:space="0" w:color="4F81BD" w:themeColor="accent1"/>
                </w:tcBorders>
              </w:tcPr>
            </w:tcPrChange>
          </w:tcPr>
          <w:p w14:paraId="5AAE1DEB" w14:textId="3E294C82"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416"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Collection from the seller only.</w:t>
            </w:r>
          </w:p>
          <w:p w14:paraId="7F4E79DD" w14:textId="4ECF83FA"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Students are located on campus and deliveries are </w:t>
            </w:r>
            <w:del w:id="417" w:author="Chara Katiri" w:date="2015-05-02T14:33:00Z">
              <w:r w:rsidRPr="000926B2" w:rsidDel="000C084C">
                <w:rPr>
                  <w:rFonts w:ascii="Times" w:eastAsia="Times New Roman" w:hAnsi="Times" w:cs="Times New Roman"/>
                  <w:sz w:val="22"/>
                  <w:szCs w:val="22"/>
                  <w:shd w:val="clear" w:color="auto" w:fill="FFFFFF"/>
                  <w:lang w:val="en-GB"/>
                </w:rPr>
                <w:delText xml:space="preserve">be </w:delText>
              </w:r>
            </w:del>
            <w:r w:rsidRPr="000926B2">
              <w:rPr>
                <w:rFonts w:ascii="Times" w:eastAsia="Times New Roman" w:hAnsi="Times" w:cs="Times New Roman"/>
                <w:sz w:val="22"/>
                <w:szCs w:val="22"/>
                <w:shd w:val="clear" w:color="auto" w:fill="FFFFFF"/>
                <w:lang w:val="en-GB"/>
              </w:rPr>
              <w:t>made in person (meeting between student seller and student buyer).</w:t>
            </w:r>
          </w:p>
        </w:tc>
      </w:tr>
      <w:tr w:rsidR="00890D2C" w:rsidRPr="000926B2" w14:paraId="56410399" w14:textId="77777777" w:rsidTr="00132AF7">
        <w:tblPrEx>
          <w:tblPrExChange w:id="418" w:author="Chara Katiri" w:date="2015-04-10T23:30:00Z">
            <w:tblPrEx>
              <w:tblW w:w="16073" w:type="dxa"/>
              <w:tblInd w:w="-885" w:type="dxa"/>
            </w:tblPrEx>
          </w:tblPrExChange>
        </w:tblPrEx>
        <w:trPr>
          <w:trHeight w:val="490"/>
          <w:trPrChange w:id="419"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420" w:author="Chara Katiri" w:date="2015-04-10T23:30:00Z">
              <w:tcPr>
                <w:tcW w:w="1668" w:type="dxa"/>
                <w:gridSpan w:val="2"/>
              </w:tcPr>
            </w:tcPrChange>
          </w:tcPr>
          <w:p w14:paraId="40209959" w14:textId="056CC8C8" w:rsidR="00890D2C" w:rsidRPr="000926B2" w:rsidRDefault="00890D2C" w:rsidP="00EE1303">
            <w:pPr>
              <w:spacing w:line="360" w:lineRule="auto"/>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Payment method</w:t>
            </w:r>
          </w:p>
        </w:tc>
        <w:tc>
          <w:tcPr>
            <w:tcW w:w="2836" w:type="dxa"/>
            <w:gridSpan w:val="2"/>
            <w:tcPrChange w:id="421" w:author="Chara Katiri" w:date="2015-04-10T23:30:00Z">
              <w:tcPr>
                <w:tcW w:w="2836" w:type="dxa"/>
                <w:gridSpan w:val="3"/>
              </w:tcPr>
            </w:tcPrChange>
          </w:tcPr>
          <w:p w14:paraId="3DA7C253" w14:textId="1A2F9AA8"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Online payment.</w:t>
            </w:r>
          </w:p>
        </w:tc>
        <w:tc>
          <w:tcPr>
            <w:tcW w:w="3293" w:type="dxa"/>
            <w:gridSpan w:val="2"/>
            <w:tcPrChange w:id="422" w:author="Chara Katiri" w:date="2015-04-10T23:30:00Z">
              <w:tcPr>
                <w:tcW w:w="3293" w:type="dxa"/>
                <w:gridSpan w:val="3"/>
              </w:tcPr>
            </w:tcPrChange>
          </w:tcPr>
          <w:p w14:paraId="67D6BF92" w14:textId="352DBA4A"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Online payment.</w:t>
            </w:r>
          </w:p>
        </w:tc>
        <w:tc>
          <w:tcPr>
            <w:tcW w:w="2943" w:type="dxa"/>
            <w:gridSpan w:val="2"/>
            <w:tcBorders>
              <w:right w:val="single" w:sz="18" w:space="0" w:color="4F81BD" w:themeColor="accent1"/>
            </w:tcBorders>
            <w:tcPrChange w:id="423" w:author="Chara Katiri" w:date="2015-04-10T23:30:00Z">
              <w:tcPr>
                <w:tcW w:w="3119" w:type="dxa"/>
                <w:gridSpan w:val="3"/>
                <w:tcBorders>
                  <w:right w:val="single" w:sz="18" w:space="0" w:color="4F81BD" w:themeColor="accent1"/>
                </w:tcBorders>
              </w:tcPr>
            </w:tcPrChange>
          </w:tcPr>
          <w:p w14:paraId="34802094" w14:textId="36506DE5"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424"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0926B2" w:rsidRDefault="00890D2C" w:rsidP="00EE130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Students are located on campus and payments are made in person.</w:t>
            </w:r>
          </w:p>
        </w:tc>
      </w:tr>
      <w:tr w:rsidR="00890D2C" w:rsidRPr="000926B2" w14:paraId="6DB0229A" w14:textId="77777777" w:rsidTr="00132AF7">
        <w:tblPrEx>
          <w:tblPrExChange w:id="425"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426"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427" w:author="Chara Katiri" w:date="2015-04-10T23:30:00Z">
              <w:tcPr>
                <w:tcW w:w="1668" w:type="dxa"/>
                <w:gridSpan w:val="2"/>
              </w:tcPr>
            </w:tcPrChange>
          </w:tcPr>
          <w:p w14:paraId="7B70D60F" w14:textId="7F1E2B8B" w:rsidR="00890D2C" w:rsidRPr="000926B2" w:rsidRDefault="00890D2C"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Presence in social media</w:t>
            </w:r>
          </w:p>
        </w:tc>
        <w:tc>
          <w:tcPr>
            <w:tcW w:w="2836" w:type="dxa"/>
            <w:gridSpan w:val="2"/>
            <w:tcPrChange w:id="428" w:author="Chara Katiri" w:date="2015-04-10T23:30:00Z">
              <w:tcPr>
                <w:tcW w:w="2836" w:type="dxa"/>
                <w:gridSpan w:val="3"/>
              </w:tcPr>
            </w:tcPrChange>
          </w:tcPr>
          <w:p w14:paraId="017FC0CC" w14:textId="32682910"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Facebook,</w:t>
            </w:r>
          </w:p>
          <w:p w14:paraId="25075314"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Twitter, </w:t>
            </w:r>
          </w:p>
          <w:p w14:paraId="318A337F"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Google+, </w:t>
            </w:r>
          </w:p>
          <w:p w14:paraId="42F3C9FB" w14:textId="1DE65529"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Pinterest.</w:t>
            </w:r>
          </w:p>
        </w:tc>
        <w:tc>
          <w:tcPr>
            <w:tcW w:w="3293" w:type="dxa"/>
            <w:gridSpan w:val="2"/>
            <w:tcPrChange w:id="429" w:author="Chara Katiri" w:date="2015-04-10T23:30:00Z">
              <w:tcPr>
                <w:tcW w:w="3293" w:type="dxa"/>
                <w:gridSpan w:val="3"/>
              </w:tcPr>
            </w:tcPrChange>
          </w:tcPr>
          <w:p w14:paraId="30032315"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Facebook, </w:t>
            </w:r>
          </w:p>
          <w:p w14:paraId="70BE13B3"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Twitter, </w:t>
            </w:r>
          </w:p>
          <w:p w14:paraId="638FDFD7"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Google+, </w:t>
            </w:r>
          </w:p>
          <w:p w14:paraId="1D98749B" w14:textId="218B35B1"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Instagram.</w:t>
            </w:r>
          </w:p>
        </w:tc>
        <w:tc>
          <w:tcPr>
            <w:tcW w:w="2943" w:type="dxa"/>
            <w:gridSpan w:val="2"/>
            <w:tcBorders>
              <w:right w:val="single" w:sz="18" w:space="0" w:color="4F81BD" w:themeColor="accent1"/>
            </w:tcBorders>
            <w:tcPrChange w:id="430" w:author="Chara Katiri" w:date="2015-04-10T23:30:00Z">
              <w:tcPr>
                <w:tcW w:w="3119" w:type="dxa"/>
                <w:gridSpan w:val="3"/>
                <w:tcBorders>
                  <w:right w:val="single" w:sz="18" w:space="0" w:color="4F81BD" w:themeColor="accent1"/>
                </w:tcBorders>
              </w:tcPr>
            </w:tcPrChange>
          </w:tcPr>
          <w:p w14:paraId="74978111"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Twitter, </w:t>
            </w:r>
          </w:p>
          <w:p w14:paraId="62FC9D15"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Google+, </w:t>
            </w:r>
          </w:p>
          <w:p w14:paraId="301BFAD0"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Intagram, </w:t>
            </w:r>
          </w:p>
          <w:p w14:paraId="7CBE30A7" w14:textId="3C71C1AC"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431"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0926B2" w:rsidRDefault="00890D2C" w:rsidP="00EE130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bl>
    <w:p w14:paraId="4F0FDD0D" w14:textId="77777777" w:rsidR="00623286" w:rsidRPr="000926B2" w:rsidRDefault="00623286" w:rsidP="00EE1303">
      <w:pPr>
        <w:spacing w:line="360" w:lineRule="auto"/>
        <w:contextualSpacing/>
        <w:jc w:val="both"/>
        <w:rPr>
          <w:rFonts w:ascii="Times" w:eastAsia="Times New Roman" w:hAnsi="Times" w:cs="Times New Roman"/>
          <w:sz w:val="22"/>
          <w:szCs w:val="22"/>
          <w:shd w:val="clear" w:color="auto" w:fill="FFFFFF"/>
          <w:lang w:val="en-GB"/>
        </w:rPr>
        <w:sectPr w:rsidR="00623286" w:rsidRPr="000926B2" w:rsidSect="008838C1">
          <w:pgSz w:w="16840" w:h="11900" w:orient="landscape"/>
          <w:pgMar w:top="1440" w:right="1440" w:bottom="1440" w:left="1440" w:header="708" w:footer="708" w:gutter="0"/>
          <w:cols w:space="708"/>
          <w:titlePg/>
          <w:docGrid w:linePitch="360"/>
          <w:sectPrChange w:id="432" w:author="Chara Katiri" w:date="2015-04-10T23:21:00Z">
            <w:sectPr w:rsidR="00623286" w:rsidRPr="000926B2" w:rsidSect="008838C1">
              <w:pgMar w:top="993" w:right="1440" w:bottom="1440" w:left="1440" w:header="708" w:footer="708" w:gutter="0"/>
            </w:sectPr>
          </w:sectPrChange>
        </w:sectPr>
      </w:pPr>
    </w:p>
    <w:p w14:paraId="1FE9E3E1" w14:textId="77777777" w:rsidR="008D4B13" w:rsidRPr="000926B2" w:rsidRDefault="008D4B13"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433" w:name="_Toc290491143"/>
      <w:r w:rsidRPr="000926B2">
        <w:rPr>
          <w:rFonts w:ascii="Times" w:hAnsi="Times" w:cs="Times New Roman"/>
          <w:color w:val="auto"/>
          <w:sz w:val="22"/>
          <w:szCs w:val="22"/>
          <w:lang w:val="en-GB"/>
        </w:rPr>
        <w:t>Tackling the problem</w:t>
      </w:r>
      <w:bookmarkEnd w:id="433"/>
    </w:p>
    <w:p w14:paraId="411F2B5F" w14:textId="1C4DD593" w:rsidR="001437E8" w:rsidRPr="000926B2" w:rsidRDefault="00723C0F"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The development of Pinboard website provide</w:t>
      </w:r>
      <w:r w:rsidR="006A5854" w:rsidRPr="000926B2">
        <w:rPr>
          <w:rFonts w:ascii="Times" w:eastAsia="Times New Roman" w:hAnsi="Times" w:cs="Times New Roman"/>
          <w:sz w:val="22"/>
          <w:szCs w:val="22"/>
          <w:shd w:val="clear" w:color="auto" w:fill="FFFFFF"/>
          <w:lang w:val="en-GB"/>
        </w:rPr>
        <w:t>s an</w:t>
      </w:r>
      <w:r w:rsidRPr="000926B2">
        <w:rPr>
          <w:rFonts w:ascii="Times" w:eastAsia="Times New Roman" w:hAnsi="Times" w:cs="Times New Roman"/>
          <w:sz w:val="22"/>
          <w:szCs w:val="22"/>
          <w:shd w:val="clear" w:color="auto" w:fill="FFFFFF"/>
          <w:lang w:val="en-GB"/>
        </w:rPr>
        <w:t xml:space="preserve"> alternative </w:t>
      </w:r>
      <w:r w:rsidR="006A5854" w:rsidRPr="000926B2">
        <w:rPr>
          <w:rFonts w:ascii="Times" w:eastAsia="Times New Roman" w:hAnsi="Times" w:cs="Times New Roman"/>
          <w:sz w:val="22"/>
          <w:szCs w:val="22"/>
          <w:shd w:val="clear" w:color="auto" w:fill="FFFFFF"/>
          <w:lang w:val="en-GB"/>
        </w:rPr>
        <w:t>process</w:t>
      </w:r>
      <w:r w:rsidR="001437E8" w:rsidRPr="000926B2">
        <w:rPr>
          <w:rFonts w:ascii="Times" w:eastAsia="Times New Roman" w:hAnsi="Times" w:cs="Times New Roman"/>
          <w:sz w:val="22"/>
          <w:szCs w:val="22"/>
          <w:shd w:val="clear" w:color="auto" w:fill="FFFFFF"/>
          <w:lang w:val="en-GB"/>
        </w:rPr>
        <w:t xml:space="preserve"> to email distribution for</w:t>
      </w:r>
      <w:r w:rsidRPr="000926B2">
        <w:rPr>
          <w:rFonts w:ascii="Times" w:eastAsia="Times New Roman" w:hAnsi="Times" w:cs="Times New Roman"/>
          <w:sz w:val="22"/>
          <w:szCs w:val="22"/>
          <w:shd w:val="clear" w:color="auto" w:fill="FFFFFF"/>
          <w:lang w:val="en-GB"/>
        </w:rPr>
        <w:t xml:space="preserve"> students that wish to sell their second-hand books or</w:t>
      </w:r>
      <w:r w:rsidR="001437E8" w:rsidRPr="000926B2">
        <w:rPr>
          <w:rFonts w:ascii="Times" w:eastAsia="Times New Roman" w:hAnsi="Times" w:cs="Times New Roman"/>
          <w:sz w:val="22"/>
          <w:szCs w:val="22"/>
          <w:shd w:val="clear" w:color="auto" w:fill="FFFFFF"/>
          <w:lang w:val="en-GB"/>
        </w:rPr>
        <w:t xml:space="preserve"> request room swaps on campus. By providing an organised system, the target audience</w:t>
      </w:r>
      <w:ins w:id="434" w:author="Chara Katiri" w:date="2015-05-02T14:33:00Z">
        <w:r w:rsidR="0069684A" w:rsidRPr="000926B2">
          <w:rPr>
            <w:rFonts w:ascii="Times" w:eastAsia="Times New Roman" w:hAnsi="Times" w:cs="Times New Roman"/>
            <w:sz w:val="22"/>
            <w:szCs w:val="22"/>
            <w:shd w:val="clear" w:color="auto" w:fill="FFFFFF"/>
            <w:lang w:val="en-GB"/>
          </w:rPr>
          <w:t xml:space="preserve"> </w:t>
        </w:r>
      </w:ins>
      <w:r w:rsidR="001437E8" w:rsidRPr="000926B2">
        <w:rPr>
          <w:rFonts w:ascii="Times" w:eastAsia="Times New Roman" w:hAnsi="Times" w:cs="Times New Roman"/>
          <w:sz w:val="22"/>
          <w:szCs w:val="22"/>
          <w:shd w:val="clear" w:color="auto" w:fill="FFFFFF"/>
          <w:lang w:val="en-GB"/>
        </w:rPr>
        <w:t>can navigate to Pinboard website and check numerous options before they make their decision on which book to purchase</w:t>
      </w:r>
      <w:r w:rsidR="00AA27B0" w:rsidRPr="000926B2">
        <w:rPr>
          <w:rFonts w:ascii="Times" w:eastAsia="Times New Roman" w:hAnsi="Times" w:cs="Times New Roman"/>
          <w:sz w:val="22"/>
          <w:szCs w:val="22"/>
          <w:shd w:val="clear" w:color="auto" w:fill="FFFFFF"/>
          <w:lang w:val="en-GB"/>
        </w:rPr>
        <w:t xml:space="preserve"> </w:t>
      </w:r>
      <w:r w:rsidR="001437E8" w:rsidRPr="000926B2">
        <w:rPr>
          <w:rFonts w:ascii="Times" w:eastAsia="Times New Roman" w:hAnsi="Times" w:cs="Times New Roman"/>
          <w:sz w:val="22"/>
          <w:szCs w:val="22"/>
          <w:shd w:val="clear" w:color="auto" w:fill="FFFFFF"/>
          <w:lang w:val="en-GB"/>
        </w:rPr>
        <w:t>/</w:t>
      </w:r>
      <w:r w:rsidR="00AA27B0" w:rsidRPr="000926B2">
        <w:rPr>
          <w:rFonts w:ascii="Times" w:eastAsia="Times New Roman" w:hAnsi="Times" w:cs="Times New Roman"/>
          <w:sz w:val="22"/>
          <w:szCs w:val="22"/>
          <w:shd w:val="clear" w:color="auto" w:fill="FFFFFF"/>
          <w:lang w:val="en-GB"/>
        </w:rPr>
        <w:t xml:space="preserve"> </w:t>
      </w:r>
      <w:r w:rsidR="001437E8" w:rsidRPr="000926B2">
        <w:rPr>
          <w:rFonts w:ascii="Times" w:eastAsia="Times New Roman" w:hAnsi="Times" w:cs="Times New Roman"/>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0926B2" w:rsidRDefault="001437E8" w:rsidP="00EE1303">
      <w:pPr>
        <w:spacing w:line="360" w:lineRule="auto"/>
        <w:ind w:firstLine="720"/>
        <w:contextualSpacing/>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 </w:t>
      </w:r>
    </w:p>
    <w:p w14:paraId="4C19CF9D" w14:textId="4C38E4DC" w:rsidR="008D4B13" w:rsidRPr="000926B2" w:rsidRDefault="006A5854"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435" w:name="_Toc290491144"/>
      <w:r w:rsidRPr="000926B2">
        <w:rPr>
          <w:rFonts w:ascii="Times" w:hAnsi="Times" w:cs="Times New Roman"/>
          <w:color w:val="auto"/>
          <w:sz w:val="22"/>
          <w:szCs w:val="22"/>
          <w:lang w:val="en-GB"/>
        </w:rPr>
        <w:t>A</w:t>
      </w:r>
      <w:r w:rsidR="008D4B13" w:rsidRPr="000926B2">
        <w:rPr>
          <w:rFonts w:ascii="Times" w:hAnsi="Times" w:cs="Times New Roman"/>
          <w:color w:val="auto"/>
          <w:sz w:val="22"/>
          <w:szCs w:val="22"/>
          <w:lang w:val="en-GB"/>
        </w:rPr>
        <w:t xml:space="preserve">cceptance </w:t>
      </w:r>
      <w:r w:rsidR="005A2D81" w:rsidRPr="000926B2">
        <w:rPr>
          <w:rFonts w:ascii="Times" w:hAnsi="Times" w:cs="Times New Roman"/>
          <w:color w:val="auto"/>
          <w:sz w:val="22"/>
          <w:szCs w:val="22"/>
          <w:lang w:val="en-GB"/>
        </w:rPr>
        <w:t>and u</w:t>
      </w:r>
      <w:r w:rsidRPr="000926B2">
        <w:rPr>
          <w:rFonts w:ascii="Times" w:hAnsi="Times" w:cs="Times New Roman"/>
          <w:color w:val="auto"/>
          <w:sz w:val="22"/>
          <w:szCs w:val="22"/>
          <w:lang w:val="en-GB"/>
        </w:rPr>
        <w:t xml:space="preserve">sability </w:t>
      </w:r>
      <w:r w:rsidR="008D4B13" w:rsidRPr="000926B2">
        <w:rPr>
          <w:rFonts w:ascii="Times" w:hAnsi="Times" w:cs="Times New Roman"/>
          <w:color w:val="auto"/>
          <w:sz w:val="22"/>
          <w:szCs w:val="22"/>
          <w:lang w:val="en-GB"/>
        </w:rPr>
        <w:t>concerns</w:t>
      </w:r>
      <w:bookmarkEnd w:id="435"/>
    </w:p>
    <w:p w14:paraId="6F43135B" w14:textId="6596124A" w:rsidR="00180E37" w:rsidRPr="000926B2" w:rsidRDefault="005A2D81" w:rsidP="00EE1303">
      <w:pPr>
        <w:spacing w:line="360" w:lineRule="auto"/>
        <w:ind w:firstLine="720"/>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The key concern is for the IT Services/Systems Team to accept the deployment of the we</w:t>
      </w:r>
      <w:r w:rsidR="0062322A" w:rsidRPr="000926B2">
        <w:rPr>
          <w:rFonts w:ascii="Times" w:eastAsia="Times New Roman" w:hAnsi="Times" w:cs="Times New Roman"/>
          <w:sz w:val="22"/>
          <w:szCs w:val="22"/>
          <w:lang w:val="en-GB"/>
        </w:rPr>
        <w:t>bsite on Surrey’s intranet. If it’s accepted</w:t>
      </w:r>
      <w:r w:rsidRPr="000926B2">
        <w:rPr>
          <w:rFonts w:ascii="Times" w:eastAsia="Times New Roman" w:hAnsi="Times" w:cs="Times New Roman"/>
          <w:sz w:val="22"/>
          <w:szCs w:val="22"/>
          <w:lang w:val="en-GB"/>
        </w:rPr>
        <w:t xml:space="preserve">, the arising concern is the level of usability of the website by the end users. </w:t>
      </w:r>
      <w:commentRangeStart w:id="436"/>
      <w:r w:rsidRPr="000926B2">
        <w:rPr>
          <w:rFonts w:ascii="Times" w:eastAsia="Times New Roman" w:hAnsi="Times" w:cs="Times New Roman"/>
          <w:sz w:val="22"/>
          <w:szCs w:val="22"/>
          <w:lang w:val="en-GB"/>
        </w:rPr>
        <w:t>However, if the deployment of the website is not approved, the project</w:t>
      </w:r>
      <w:r w:rsidR="00180E37" w:rsidRPr="000926B2">
        <w:rPr>
          <w:rFonts w:ascii="Times" w:eastAsia="Times New Roman" w:hAnsi="Times" w:cs="Times New Roman"/>
          <w:sz w:val="22"/>
          <w:szCs w:val="22"/>
          <w:lang w:val="en-GB"/>
        </w:rPr>
        <w:t xml:space="preserve"> will be seen as </w:t>
      </w:r>
      <w:r w:rsidRPr="000926B2">
        <w:rPr>
          <w:rFonts w:ascii="Times" w:eastAsia="Times New Roman" w:hAnsi="Times" w:cs="Times New Roman"/>
          <w:sz w:val="22"/>
          <w:szCs w:val="22"/>
          <w:lang w:val="en-GB"/>
        </w:rPr>
        <w:t>an opportunity for hand</w:t>
      </w:r>
      <w:ins w:id="437" w:author="Chara Katiri" w:date="2015-04-10T23:32:00Z">
        <w:r w:rsidR="00132AF7" w:rsidRPr="000926B2">
          <w:rPr>
            <w:rFonts w:ascii="Times" w:eastAsia="Times New Roman" w:hAnsi="Times" w:cs="Times New Roman"/>
            <w:sz w:val="22"/>
            <w:szCs w:val="22"/>
            <w:lang w:val="en-GB"/>
          </w:rPr>
          <w:t>s</w:t>
        </w:r>
      </w:ins>
      <w:r w:rsidRPr="000926B2">
        <w:rPr>
          <w:rFonts w:ascii="Times" w:eastAsia="Times New Roman" w:hAnsi="Times" w:cs="Times New Roman"/>
          <w:sz w:val="22"/>
          <w:szCs w:val="22"/>
          <w:lang w:val="en-GB"/>
        </w:rPr>
        <w:t xml:space="preserve">-on </w:t>
      </w:r>
      <w:r w:rsidR="002A31D9" w:rsidRPr="000926B2">
        <w:rPr>
          <w:rFonts w:ascii="Times" w:eastAsia="Times New Roman" w:hAnsi="Times" w:cs="Times New Roman"/>
          <w:sz w:val="22"/>
          <w:szCs w:val="22"/>
          <w:lang w:val="en-GB"/>
        </w:rPr>
        <w:t xml:space="preserve">experience, </w:t>
      </w:r>
      <w:r w:rsidR="00180E37" w:rsidRPr="000926B2">
        <w:rPr>
          <w:rFonts w:ascii="Times" w:eastAsia="Times New Roman" w:hAnsi="Times" w:cs="Times New Roman"/>
          <w:sz w:val="22"/>
          <w:szCs w:val="22"/>
          <w:lang w:val="en-GB"/>
        </w:rPr>
        <w:t>manage</w:t>
      </w:r>
      <w:r w:rsidR="002A31D9" w:rsidRPr="000926B2">
        <w:rPr>
          <w:rFonts w:ascii="Times" w:eastAsia="Times New Roman" w:hAnsi="Times" w:cs="Times New Roman"/>
          <w:sz w:val="22"/>
          <w:szCs w:val="22"/>
          <w:lang w:val="en-GB"/>
        </w:rPr>
        <w:t xml:space="preserve">ment </w:t>
      </w:r>
      <w:r w:rsidR="0017155B" w:rsidRPr="000926B2">
        <w:rPr>
          <w:rFonts w:ascii="Times" w:eastAsia="Times New Roman" w:hAnsi="Times" w:cs="Times New Roman"/>
          <w:sz w:val="22"/>
          <w:szCs w:val="22"/>
          <w:lang w:val="en-GB"/>
        </w:rPr>
        <w:t xml:space="preserve">and </w:t>
      </w:r>
      <w:r w:rsidR="002A31D9" w:rsidRPr="000926B2">
        <w:rPr>
          <w:rFonts w:ascii="Times" w:eastAsia="Times New Roman" w:hAnsi="Times" w:cs="Times New Roman"/>
          <w:sz w:val="22"/>
          <w:szCs w:val="22"/>
          <w:lang w:val="en-GB"/>
        </w:rPr>
        <w:t>completion of</w:t>
      </w:r>
      <w:r w:rsidR="00180E37" w:rsidRPr="000926B2">
        <w:rPr>
          <w:rFonts w:ascii="Times" w:eastAsia="Times New Roman" w:hAnsi="Times" w:cs="Times New Roman"/>
          <w:sz w:val="22"/>
          <w:szCs w:val="22"/>
          <w:lang w:val="en-GB"/>
        </w:rPr>
        <w:t xml:space="preserve"> the </w:t>
      </w:r>
      <w:r w:rsidR="002A31D9" w:rsidRPr="000926B2">
        <w:rPr>
          <w:rFonts w:ascii="Times" w:eastAsia="Times New Roman" w:hAnsi="Times" w:cs="Times New Roman"/>
          <w:sz w:val="22"/>
          <w:szCs w:val="22"/>
          <w:lang w:val="en-GB"/>
        </w:rPr>
        <w:t xml:space="preserve">development </w:t>
      </w:r>
      <w:r w:rsidR="00180E37" w:rsidRPr="000926B2">
        <w:rPr>
          <w:rFonts w:ascii="Times" w:eastAsia="Times New Roman" w:hAnsi="Times" w:cs="Times New Roman"/>
          <w:sz w:val="22"/>
          <w:szCs w:val="22"/>
          <w:lang w:val="en-GB"/>
        </w:rPr>
        <w:t xml:space="preserve">lifecycle </w:t>
      </w:r>
      <w:r w:rsidR="0017155B" w:rsidRPr="000926B2">
        <w:rPr>
          <w:rFonts w:ascii="Times" w:eastAsia="Times New Roman" w:hAnsi="Times" w:cs="Times New Roman"/>
          <w:sz w:val="22"/>
          <w:szCs w:val="22"/>
          <w:lang w:val="en-GB"/>
        </w:rPr>
        <w:t>for a</w:t>
      </w:r>
      <w:r w:rsidR="00180E37" w:rsidRPr="000926B2">
        <w:rPr>
          <w:rFonts w:ascii="Times" w:eastAsia="Times New Roman" w:hAnsi="Times" w:cs="Times New Roman"/>
          <w:sz w:val="22"/>
          <w:szCs w:val="22"/>
          <w:lang w:val="en-GB"/>
        </w:rPr>
        <w:t xml:space="preserve"> website.</w:t>
      </w:r>
      <w:commentRangeEnd w:id="436"/>
      <w:r w:rsidR="00132AF7" w:rsidRPr="000926B2">
        <w:rPr>
          <w:rStyle w:val="CommentReference"/>
          <w:rFonts w:ascii="Times" w:hAnsi="Times" w:cs="Times New Roman"/>
          <w:sz w:val="22"/>
          <w:szCs w:val="22"/>
        </w:rPr>
        <w:commentReference w:id="436"/>
      </w:r>
    </w:p>
    <w:p w14:paraId="645FEBC7" w14:textId="3EA76F49" w:rsidR="003F4AEA" w:rsidRPr="000926B2" w:rsidRDefault="007E7DE8" w:rsidP="00EE1303">
      <w:pPr>
        <w:spacing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br w:type="page"/>
      </w:r>
    </w:p>
    <w:p w14:paraId="51ABB34F" w14:textId="77777777" w:rsidR="0002597E" w:rsidRPr="000926B2" w:rsidRDefault="0002597E" w:rsidP="00EE1303">
      <w:pPr>
        <w:spacing w:line="360" w:lineRule="auto"/>
        <w:contextualSpacing/>
        <w:jc w:val="both"/>
        <w:rPr>
          <w:rFonts w:ascii="Times" w:eastAsia="Times New Roman" w:hAnsi="Times" w:cs="Times New Roman"/>
          <w:sz w:val="22"/>
          <w:szCs w:val="22"/>
          <w:lang w:val="en-GB"/>
        </w:rPr>
      </w:pPr>
    </w:p>
    <w:p w14:paraId="6B834FC4" w14:textId="0CCDF693" w:rsidR="003F4AEA" w:rsidRPr="000926B2" w:rsidRDefault="003F4AEA" w:rsidP="00EE1303">
      <w:pPr>
        <w:pStyle w:val="Heading2"/>
        <w:numPr>
          <w:ilvl w:val="1"/>
          <w:numId w:val="13"/>
        </w:numPr>
        <w:spacing w:line="360" w:lineRule="auto"/>
        <w:contextualSpacing/>
        <w:jc w:val="both"/>
        <w:rPr>
          <w:ins w:id="438" w:author="Chara Katiri" w:date="2015-04-11T02:27:00Z"/>
          <w:rFonts w:ascii="Times" w:hAnsi="Times" w:cs="Times New Roman"/>
          <w:color w:val="auto"/>
          <w:sz w:val="22"/>
          <w:szCs w:val="22"/>
          <w:lang w:val="en-GB"/>
        </w:rPr>
      </w:pPr>
      <w:bookmarkStart w:id="439" w:name="_Toc290491145"/>
      <w:commentRangeStart w:id="440"/>
      <w:r w:rsidRPr="000926B2">
        <w:rPr>
          <w:rFonts w:ascii="Times" w:hAnsi="Times" w:cs="Times New Roman"/>
          <w:color w:val="auto"/>
          <w:sz w:val="22"/>
          <w:szCs w:val="22"/>
          <w:lang w:val="en-GB"/>
        </w:rPr>
        <w:t>Research on technology</w:t>
      </w:r>
      <w:commentRangeEnd w:id="440"/>
      <w:r w:rsidR="004A6C8B" w:rsidRPr="000926B2">
        <w:rPr>
          <w:rStyle w:val="CommentReference"/>
          <w:rFonts w:ascii="Times" w:eastAsiaTheme="minorEastAsia" w:hAnsi="Times" w:cs="Times New Roman"/>
          <w:b w:val="0"/>
          <w:bCs w:val="0"/>
          <w:color w:val="auto"/>
          <w:sz w:val="22"/>
          <w:szCs w:val="22"/>
        </w:rPr>
        <w:commentReference w:id="440"/>
      </w:r>
      <w:bookmarkEnd w:id="439"/>
    </w:p>
    <w:p w14:paraId="118DEEEA" w14:textId="7D16649A" w:rsidR="003A0AE7" w:rsidRPr="000926B2" w:rsidRDefault="003A0AE7" w:rsidP="00EE1303">
      <w:pPr>
        <w:pStyle w:val="Heading2"/>
        <w:numPr>
          <w:ilvl w:val="2"/>
          <w:numId w:val="13"/>
        </w:numPr>
        <w:spacing w:line="360" w:lineRule="auto"/>
        <w:contextualSpacing/>
        <w:jc w:val="both"/>
        <w:rPr>
          <w:rFonts w:ascii="Times" w:hAnsi="Times" w:cs="Times New Roman"/>
          <w:color w:val="auto"/>
          <w:sz w:val="22"/>
          <w:szCs w:val="22"/>
          <w:lang w:val="en-GB"/>
        </w:rPr>
      </w:pPr>
      <w:ins w:id="441" w:author="Chara Katiri" w:date="2015-04-11T02:27:00Z">
        <w:r w:rsidRPr="000926B2">
          <w:rPr>
            <w:rFonts w:ascii="Times" w:hAnsi="Times" w:cs="Times New Roman"/>
            <w:color w:val="auto"/>
            <w:sz w:val="22"/>
            <w:szCs w:val="22"/>
            <w:lang w:val="en-GB"/>
          </w:rPr>
          <w:t xml:space="preserve"> </w:t>
        </w:r>
        <w:bookmarkStart w:id="442" w:name="_Toc290491146"/>
        <w:r w:rsidRPr="000926B2">
          <w:rPr>
            <w:rFonts w:ascii="Times" w:hAnsi="Times" w:cs="Times New Roman"/>
            <w:color w:val="auto"/>
            <w:sz w:val="22"/>
            <w:szCs w:val="22"/>
            <w:lang w:val="en-GB"/>
          </w:rPr>
          <w:t>Types of MVC Frameworks</w:t>
        </w:r>
      </w:ins>
      <w:bookmarkEnd w:id="442"/>
    </w:p>
    <w:p w14:paraId="68A34DEC" w14:textId="70FBCE68" w:rsidR="002E035E" w:rsidRPr="000926B2" w:rsidRDefault="003A0AE7" w:rsidP="00EE1303">
      <w:pPr>
        <w:spacing w:line="360" w:lineRule="auto"/>
        <w:ind w:firstLine="720"/>
        <w:contextualSpacing/>
        <w:jc w:val="both"/>
        <w:rPr>
          <w:ins w:id="443" w:author="Chara Katiri" w:date="2015-04-11T02:41:00Z"/>
          <w:rFonts w:ascii="Times" w:eastAsia="Times New Roman" w:hAnsi="Times" w:cs="Times New Roman"/>
          <w:sz w:val="22"/>
          <w:szCs w:val="22"/>
          <w:shd w:val="clear" w:color="auto" w:fill="FFFFFF"/>
          <w:lang w:val="en-GB"/>
        </w:rPr>
      </w:pPr>
      <w:ins w:id="444" w:author="Chara Katiri" w:date="2015-04-11T02:28:00Z">
        <w:r w:rsidRPr="000926B2">
          <w:rPr>
            <w:rFonts w:ascii="Times" w:eastAsia="Times New Roman" w:hAnsi="Times" w:cs="Times New Roman"/>
            <w:sz w:val="22"/>
            <w:szCs w:val="22"/>
            <w:shd w:val="clear" w:color="auto" w:fill="FFFFFF"/>
            <w:lang w:val="en-GB"/>
          </w:rPr>
          <w:t>There are 2 types of MVC</w:t>
        </w:r>
      </w:ins>
      <w:ins w:id="445" w:author="Chara Katiri" w:date="2015-04-11T01:14:00Z">
        <w:r w:rsidRPr="000926B2">
          <w:rPr>
            <w:rFonts w:ascii="Times" w:eastAsia="Times New Roman" w:hAnsi="Times" w:cs="Times New Roman"/>
            <w:sz w:val="22"/>
            <w:szCs w:val="22"/>
            <w:shd w:val="clear" w:color="auto" w:fill="FFFFFF"/>
            <w:lang w:val="en-GB"/>
          </w:rPr>
          <w:t xml:space="preserve"> F</w:t>
        </w:r>
        <w:r w:rsidR="00F05222" w:rsidRPr="000926B2">
          <w:rPr>
            <w:rFonts w:ascii="Times" w:eastAsia="Times New Roman" w:hAnsi="Times" w:cs="Times New Roman"/>
            <w:sz w:val="22"/>
            <w:szCs w:val="22"/>
            <w:shd w:val="clear" w:color="auto" w:fill="FFFFFF"/>
            <w:lang w:val="en-GB"/>
          </w:rPr>
          <w:t>ramework</w:t>
        </w:r>
      </w:ins>
      <w:ins w:id="446" w:author="Chara Katiri" w:date="2015-04-11T02:28:00Z">
        <w:r w:rsidRPr="000926B2">
          <w:rPr>
            <w:rFonts w:ascii="Times" w:eastAsia="Times New Roman" w:hAnsi="Times" w:cs="Times New Roman"/>
            <w:sz w:val="22"/>
            <w:szCs w:val="22"/>
            <w:shd w:val="clear" w:color="auto" w:fill="FFFFFF"/>
            <w:lang w:val="en-GB"/>
          </w:rPr>
          <w:t>s</w:t>
        </w:r>
      </w:ins>
      <w:ins w:id="447" w:author="Chara Katiri" w:date="2015-04-11T01:14:00Z">
        <w:r w:rsidR="00F05222" w:rsidRPr="000926B2">
          <w:rPr>
            <w:rFonts w:ascii="Times" w:eastAsia="Times New Roman" w:hAnsi="Times" w:cs="Times New Roman"/>
            <w:sz w:val="22"/>
            <w:szCs w:val="22"/>
            <w:shd w:val="clear" w:color="auto" w:fill="FFFFFF"/>
            <w:lang w:val="en-GB"/>
          </w:rPr>
          <w:t xml:space="preserve"> </w:t>
        </w:r>
      </w:ins>
      <w:ins w:id="448" w:author="Chara Katiri" w:date="2015-04-11T00:54:00Z">
        <w:r w:rsidRPr="000926B2">
          <w:rPr>
            <w:rFonts w:ascii="Times" w:eastAsia="Times New Roman" w:hAnsi="Times" w:cs="Times New Roman"/>
            <w:sz w:val="22"/>
            <w:szCs w:val="22"/>
            <w:shd w:val="clear" w:color="auto" w:fill="FFFFFF"/>
            <w:lang w:val="en-GB"/>
          </w:rPr>
          <w:t>(i) UI C</w:t>
        </w:r>
        <w:r w:rsidR="002E035E" w:rsidRPr="000926B2">
          <w:rPr>
            <w:rFonts w:ascii="Times" w:eastAsia="Times New Roman" w:hAnsi="Times" w:cs="Times New Roman"/>
            <w:sz w:val="22"/>
            <w:szCs w:val="22"/>
            <w:shd w:val="clear" w:color="auto" w:fill="FFFFFF"/>
            <w:lang w:val="en-GB"/>
          </w:rPr>
          <w:t xml:space="preserve">omponent oriented MVC </w:t>
        </w:r>
      </w:ins>
      <w:ins w:id="449" w:author="Chara Katiri" w:date="2015-04-11T02:28:00Z">
        <w:r w:rsidRPr="000926B2">
          <w:rPr>
            <w:rFonts w:ascii="Times" w:eastAsia="Times New Roman" w:hAnsi="Times" w:cs="Times New Roman"/>
            <w:sz w:val="22"/>
            <w:szCs w:val="22"/>
            <w:shd w:val="clear" w:color="auto" w:fill="FFFFFF"/>
            <w:lang w:val="en-GB"/>
          </w:rPr>
          <w:t>and</w:t>
        </w:r>
      </w:ins>
      <w:ins w:id="450" w:author="Chara Katiri" w:date="2015-04-11T00:54:00Z">
        <w:r w:rsidRPr="000926B2">
          <w:rPr>
            <w:rFonts w:ascii="Times" w:eastAsia="Times New Roman" w:hAnsi="Times" w:cs="Times New Roman"/>
            <w:sz w:val="22"/>
            <w:szCs w:val="22"/>
            <w:shd w:val="clear" w:color="auto" w:fill="FFFFFF"/>
            <w:lang w:val="en-GB"/>
          </w:rPr>
          <w:t xml:space="preserve">  (ii) A</w:t>
        </w:r>
        <w:r w:rsidR="002E035E" w:rsidRPr="000926B2">
          <w:rPr>
            <w:rFonts w:ascii="Times" w:eastAsia="Times New Roman" w:hAnsi="Times" w:cs="Times New Roman"/>
            <w:sz w:val="22"/>
            <w:szCs w:val="22"/>
            <w:shd w:val="clear" w:color="auto" w:fill="FFFFFF"/>
            <w:lang w:val="en-GB"/>
          </w:rPr>
          <w:t>ction oriented MVC</w:t>
        </w:r>
      </w:ins>
      <w:ins w:id="451" w:author="Chara Katiri" w:date="2015-04-11T02:42:00Z">
        <w:r w:rsidR="00DB09A0" w:rsidRPr="000926B2">
          <w:rPr>
            <w:rFonts w:ascii="Times" w:eastAsia="Times New Roman" w:hAnsi="Times" w:cs="Times New Roman"/>
            <w:sz w:val="22"/>
            <w:szCs w:val="22"/>
            <w:shd w:val="clear" w:color="auto" w:fill="FFFFFF"/>
            <w:lang w:val="en-GB"/>
          </w:rPr>
          <w:t xml:space="preserve"> </w:t>
        </w:r>
      </w:ins>
      <w:sdt>
        <w:sdtPr>
          <w:rPr>
            <w:rFonts w:ascii="Times" w:eastAsia="Times New Roman" w:hAnsi="Times" w:cs="Times New Roman"/>
            <w:sz w:val="22"/>
            <w:szCs w:val="22"/>
            <w:shd w:val="clear" w:color="auto" w:fill="FFFFFF"/>
            <w:lang w:val="en-GB"/>
          </w:rPr>
          <w:id w:val="-1842158099"/>
          <w:citation/>
        </w:sdtPr>
        <w:sdtContent>
          <w:r w:rsidR="0002597E" w:rsidRPr="000926B2">
            <w:rPr>
              <w:rFonts w:ascii="Times" w:eastAsia="Times New Roman" w:hAnsi="Times" w:cs="Times New Roman"/>
              <w:sz w:val="22"/>
              <w:szCs w:val="22"/>
              <w:shd w:val="clear" w:color="auto" w:fill="FFFFFF"/>
              <w:lang w:val="en-GB"/>
            </w:rPr>
            <w:fldChar w:fldCharType="begin"/>
          </w:r>
          <w:r w:rsidR="0002597E" w:rsidRPr="000926B2">
            <w:rPr>
              <w:rFonts w:ascii="Times" w:eastAsia="Times New Roman" w:hAnsi="Times" w:cs="Times New Roman"/>
              <w:sz w:val="22"/>
              <w:szCs w:val="22"/>
              <w:shd w:val="clear" w:color="auto" w:fill="FFFFFF"/>
            </w:rPr>
            <w:instrText xml:space="preserve"> CITATION Ora15 \l 1033 </w:instrText>
          </w:r>
          <w:r w:rsidR="0002597E"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Ora15" w:history="1">
            <w:r w:rsidR="000926B2" w:rsidRPr="000926B2">
              <w:rPr>
                <w:rStyle w:val="Heading2Char"/>
                <w:rFonts w:ascii="Times" w:eastAsia="Times New Roman" w:hAnsi="Times" w:cs="Times New Roman"/>
                <w:noProof/>
                <w:color w:val="auto"/>
                <w:sz w:val="22"/>
                <w:szCs w:val="22"/>
                <w:shd w:val="clear" w:color="auto" w:fill="FFFFFF"/>
              </w:rPr>
              <w:t>17</w:t>
            </w:r>
          </w:hyperlink>
          <w:r w:rsidR="000926B2" w:rsidRPr="000926B2">
            <w:rPr>
              <w:rFonts w:ascii="Times" w:eastAsia="Times New Roman" w:hAnsi="Times" w:cs="Times New Roman"/>
              <w:noProof/>
              <w:sz w:val="22"/>
              <w:szCs w:val="22"/>
              <w:shd w:val="clear" w:color="auto" w:fill="FFFFFF"/>
            </w:rPr>
            <w:t>]</w:t>
          </w:r>
          <w:r w:rsidR="0002597E" w:rsidRPr="000926B2">
            <w:rPr>
              <w:rFonts w:ascii="Times" w:eastAsia="Times New Roman" w:hAnsi="Times" w:cs="Times New Roman"/>
              <w:sz w:val="22"/>
              <w:szCs w:val="22"/>
              <w:shd w:val="clear" w:color="auto" w:fill="FFFFFF"/>
              <w:lang w:val="en-GB"/>
            </w:rPr>
            <w:fldChar w:fldCharType="end"/>
          </w:r>
        </w:sdtContent>
      </w:sdt>
      <w:ins w:id="452" w:author="Chara Katiri" w:date="2015-04-11T01:15:00Z">
        <w:r w:rsidR="00F05222" w:rsidRPr="000926B2">
          <w:rPr>
            <w:rFonts w:ascii="Times" w:eastAsia="Times New Roman" w:hAnsi="Times" w:cs="Times New Roman"/>
            <w:sz w:val="22"/>
            <w:szCs w:val="22"/>
            <w:shd w:val="clear" w:color="auto" w:fill="FFFFFF"/>
            <w:lang w:val="en-GB"/>
          </w:rPr>
          <w:t xml:space="preserve">. </w:t>
        </w:r>
      </w:ins>
      <w:ins w:id="453" w:author="Chara Katiri" w:date="2015-04-11T02:41:00Z">
        <w:r w:rsidR="005A7113" w:rsidRPr="000926B2">
          <w:rPr>
            <w:rFonts w:ascii="Times" w:eastAsia="Times New Roman" w:hAnsi="Times" w:cs="Times New Roman"/>
            <w:sz w:val="22"/>
            <w:szCs w:val="22"/>
            <w:shd w:val="clear" w:color="auto" w:fill="FFFFFF"/>
            <w:lang w:val="en-GB"/>
          </w:rPr>
          <w:t>The</w:t>
        </w:r>
      </w:ins>
      <w:ins w:id="454" w:author="Chara Katiri" w:date="2015-04-11T02:40:00Z">
        <w:r w:rsidR="005A7113" w:rsidRPr="000926B2">
          <w:rPr>
            <w:rFonts w:ascii="Times" w:eastAsia="Times New Roman" w:hAnsi="Times" w:cs="Times New Roman"/>
            <w:sz w:val="22"/>
            <w:szCs w:val="22"/>
            <w:shd w:val="clear" w:color="auto" w:fill="FFFFFF"/>
            <w:lang w:val="en-GB"/>
          </w:rPr>
          <w:t xml:space="preserve"> differences between Component Oriented Frameworks and Action Oriented Frameworks</w:t>
        </w:r>
      </w:ins>
      <w:ins w:id="455" w:author="Chara Katiri" w:date="2015-04-11T02:41:00Z">
        <w:r w:rsidR="005A7113" w:rsidRPr="000926B2">
          <w:rPr>
            <w:rFonts w:ascii="Times" w:eastAsia="Times New Roman" w:hAnsi="Times" w:cs="Times New Roman"/>
            <w:sz w:val="22"/>
            <w:szCs w:val="22"/>
            <w:shd w:val="clear" w:color="auto" w:fill="FFFFFF"/>
            <w:lang w:val="en-GB"/>
          </w:rPr>
          <w:t xml:space="preserve"> are shown below</w:t>
        </w:r>
      </w:ins>
      <w:ins w:id="456" w:author="Chara Katiri" w:date="2015-04-11T02:40:00Z">
        <w:r w:rsidR="005A7113" w:rsidRPr="000926B2">
          <w:rPr>
            <w:rFonts w:ascii="Times" w:eastAsia="Times New Roman" w:hAnsi="Times" w:cs="Times New Roman"/>
            <w:sz w:val="22"/>
            <w:szCs w:val="22"/>
            <w:shd w:val="clear" w:color="auto" w:fill="FFFFFF"/>
            <w:lang w:val="en-GB"/>
          </w:rPr>
          <w:t xml:space="preserve">. </w:t>
        </w:r>
      </w:ins>
      <w:ins w:id="457" w:author="Chara Katiri" w:date="2015-04-11T02:41:00Z">
        <w:r w:rsidR="005A7113" w:rsidRPr="000926B2">
          <w:rPr>
            <w:rFonts w:ascii="Times" w:eastAsia="Times New Roman" w:hAnsi="Times" w:cs="Times New Roman"/>
            <w:sz w:val="22"/>
            <w:szCs w:val="22"/>
            <w:shd w:val="clear" w:color="auto" w:fill="FFFFFF"/>
            <w:lang w:val="en-GB"/>
          </w:rPr>
          <w:t xml:space="preserve"> </w:t>
        </w:r>
      </w:ins>
    </w:p>
    <w:p w14:paraId="3D116F64" w14:textId="4ACA180E" w:rsidR="005A7113" w:rsidRPr="000926B2" w:rsidRDefault="005A7113" w:rsidP="00EE1303">
      <w:pPr>
        <w:spacing w:line="360" w:lineRule="auto"/>
        <w:contextualSpacing/>
        <w:jc w:val="both"/>
        <w:rPr>
          <w:ins w:id="458" w:author="Chara Katiri" w:date="2015-04-11T01:23:00Z"/>
          <w:rFonts w:ascii="Times" w:eastAsia="Times New Roman" w:hAnsi="Times" w:cs="Times New Roman"/>
          <w:sz w:val="22"/>
          <w:szCs w:val="22"/>
          <w:shd w:val="clear" w:color="auto" w:fill="FFFFFF"/>
          <w:lang w:val="en-GB"/>
        </w:rPr>
      </w:pPr>
      <w:ins w:id="459" w:author="Chara Katiri" w:date="2015-04-11T02:41:00Z">
        <w:r w:rsidRPr="000926B2">
          <w:rPr>
            <w:rFonts w:ascii="Times" w:eastAsia="Times New Roman" w:hAnsi="Times" w:cs="Times New Roman"/>
            <w:sz w:val="22"/>
            <w:szCs w:val="22"/>
            <w:shd w:val="clear" w:color="auto" w:fill="FFFFFF"/>
            <w:lang w:val="en-GB"/>
          </w:rPr>
          <w:t xml:space="preserve">The </w:t>
        </w:r>
      </w:ins>
      <w:ins w:id="460" w:author="Chara Katiri" w:date="2015-04-11T02:48:00Z">
        <w:r w:rsidR="00DB09A0" w:rsidRPr="000926B2">
          <w:rPr>
            <w:rFonts w:ascii="Times" w:eastAsia="Times New Roman" w:hAnsi="Times" w:cs="Times New Roman"/>
            <w:sz w:val="22"/>
            <w:szCs w:val="22"/>
            <w:shd w:val="clear" w:color="auto" w:fill="FFFFFF"/>
            <w:lang w:val="en-GB"/>
          </w:rPr>
          <w:t xml:space="preserve">table is taken from the </w:t>
        </w:r>
      </w:ins>
      <w:ins w:id="461" w:author="Chara Katiri" w:date="2015-04-11T02:49:00Z">
        <w:r w:rsidR="00DB09A0" w:rsidRPr="000926B2">
          <w:rPr>
            <w:rFonts w:ascii="Times" w:eastAsia="Times New Roman" w:hAnsi="Times" w:cs="Times New Roman"/>
            <w:sz w:val="22"/>
            <w:szCs w:val="22"/>
            <w:shd w:val="clear" w:color="auto" w:fill="FFFFFF"/>
            <w:lang w:val="en-GB"/>
          </w:rPr>
          <w:t xml:space="preserve">‘MVC 1.0/JSR 371’ </w:t>
        </w:r>
      </w:ins>
      <w:ins w:id="462" w:author="Chara Katiri" w:date="2015-04-11T02:48:00Z">
        <w:r w:rsidR="00DB09A0" w:rsidRPr="000926B2">
          <w:rPr>
            <w:rFonts w:ascii="Times" w:eastAsia="Times New Roman" w:hAnsi="Times" w:cs="Times New Roman"/>
            <w:sz w:val="22"/>
            <w:szCs w:val="22"/>
            <w:shd w:val="clear" w:color="auto" w:fill="FFFFFF"/>
            <w:lang w:val="en-GB"/>
          </w:rPr>
          <w:t xml:space="preserve">presented </w:t>
        </w:r>
      </w:ins>
      <w:ins w:id="463" w:author="Chara Katiri" w:date="2015-04-11T02:56:00Z">
        <w:r w:rsidR="00DB09A0" w:rsidRPr="000926B2">
          <w:rPr>
            <w:rFonts w:ascii="Times" w:eastAsia="Times New Roman" w:hAnsi="Times" w:cs="Times New Roman"/>
            <w:sz w:val="22"/>
            <w:szCs w:val="22"/>
            <w:shd w:val="clear" w:color="auto" w:fill="FFFFFF"/>
            <w:lang w:val="en-GB"/>
          </w:rPr>
          <w:t>during</w:t>
        </w:r>
      </w:ins>
      <w:ins w:id="464" w:author="Chara Katiri" w:date="2015-04-11T02:41:00Z">
        <w:r w:rsidRPr="000926B2">
          <w:rPr>
            <w:rFonts w:ascii="Times" w:eastAsia="Times New Roman" w:hAnsi="Times" w:cs="Times New Roman"/>
            <w:sz w:val="22"/>
            <w:szCs w:val="22"/>
            <w:shd w:val="clear" w:color="auto" w:fill="FFFFFF"/>
            <w:lang w:val="en-GB"/>
          </w:rPr>
          <w:t xml:space="preserve"> </w:t>
        </w:r>
      </w:ins>
      <w:ins w:id="465" w:author="Chara Katiri" w:date="2015-04-11T03:30:00Z">
        <w:r w:rsidR="004A6C8B" w:rsidRPr="000926B2">
          <w:rPr>
            <w:rFonts w:ascii="Times" w:eastAsia="Times New Roman" w:hAnsi="Times" w:cs="Times New Roman"/>
            <w:sz w:val="22"/>
            <w:szCs w:val="22"/>
            <w:shd w:val="clear" w:color="auto" w:fill="FFFFFF"/>
            <w:lang w:val="en-GB"/>
          </w:rPr>
          <w:t>JavaLand</w:t>
        </w:r>
      </w:ins>
      <w:ins w:id="466" w:author="Chara Katiri" w:date="2015-04-11T02:49:00Z">
        <w:r w:rsidR="00DB09A0" w:rsidRPr="000926B2">
          <w:rPr>
            <w:rFonts w:ascii="Times" w:eastAsia="Times New Roman" w:hAnsi="Times" w:cs="Times New Roman"/>
            <w:sz w:val="22"/>
            <w:szCs w:val="22"/>
            <w:shd w:val="clear" w:color="auto" w:fill="FFFFFF"/>
            <w:lang w:val="en-GB"/>
          </w:rPr>
          <w:t xml:space="preserve"> 2015 by David </w:t>
        </w:r>
      </w:ins>
      <w:ins w:id="467" w:author="Chara Katiri" w:date="2015-05-02T14:38:00Z">
        <w:r w:rsidR="0069684A" w:rsidRPr="000926B2">
          <w:rPr>
            <w:rFonts w:ascii="Times" w:eastAsia="Times New Roman" w:hAnsi="Times" w:cs="Times New Roman"/>
            <w:sz w:val="22"/>
            <w:szCs w:val="22"/>
            <w:shd w:val="clear" w:color="auto" w:fill="FFFFFF"/>
            <w:lang w:val="en-GB"/>
          </w:rPr>
          <w:t>Database</w:t>
        </w:r>
      </w:ins>
      <w:ins w:id="468" w:author="Chara Katiri" w:date="2015-04-11T02:50:00Z">
        <w:r w:rsidR="00DB09A0" w:rsidRPr="000926B2">
          <w:rPr>
            <w:rFonts w:ascii="Times" w:eastAsia="Times New Roman" w:hAnsi="Times" w:cs="Times New Roman"/>
            <w:sz w:val="22"/>
            <w:szCs w:val="22"/>
            <w:shd w:val="clear" w:color="auto" w:fill="FFFFFF"/>
            <w:lang w:val="en-GB"/>
          </w:rPr>
          <w:t xml:space="preserve"> </w:t>
        </w:r>
      </w:ins>
      <w:sdt>
        <w:sdtPr>
          <w:rPr>
            <w:rFonts w:ascii="Times" w:eastAsia="Times New Roman" w:hAnsi="Times" w:cs="Times New Roman"/>
            <w:sz w:val="22"/>
            <w:szCs w:val="22"/>
            <w:shd w:val="clear" w:color="auto" w:fill="FFFFFF"/>
            <w:lang w:val="en-GB"/>
          </w:rPr>
          <w:id w:val="1700509928"/>
          <w:citation/>
        </w:sdtPr>
        <w:sdtContent>
          <w:r w:rsidR="00725EF6" w:rsidRPr="000926B2">
            <w:rPr>
              <w:rFonts w:ascii="Times" w:eastAsia="Times New Roman" w:hAnsi="Times" w:cs="Times New Roman"/>
              <w:sz w:val="22"/>
              <w:szCs w:val="22"/>
              <w:shd w:val="clear" w:color="auto" w:fill="FFFFFF"/>
              <w:lang w:val="en-GB"/>
            </w:rPr>
            <w:fldChar w:fldCharType="begin"/>
          </w:r>
          <w:r w:rsidR="00725EF6" w:rsidRPr="000926B2">
            <w:rPr>
              <w:rFonts w:ascii="Times" w:eastAsia="Times New Roman" w:hAnsi="Times" w:cs="Times New Roman"/>
              <w:sz w:val="22"/>
              <w:szCs w:val="22"/>
              <w:shd w:val="clear" w:color="auto" w:fill="FFFFFF"/>
            </w:rPr>
            <w:instrText xml:space="preserve"> CITATION Sli15 \l 1033 </w:instrText>
          </w:r>
          <w:r w:rsidR="00725EF6"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Sli15" w:history="1">
            <w:r w:rsidR="000926B2" w:rsidRPr="000926B2">
              <w:rPr>
                <w:rStyle w:val="Heading2Char"/>
                <w:rFonts w:ascii="Times" w:eastAsia="Times New Roman" w:hAnsi="Times" w:cs="Times New Roman"/>
                <w:noProof/>
                <w:color w:val="auto"/>
                <w:sz w:val="22"/>
                <w:szCs w:val="22"/>
                <w:shd w:val="clear" w:color="auto" w:fill="FFFFFF"/>
              </w:rPr>
              <w:t>18</w:t>
            </w:r>
          </w:hyperlink>
          <w:r w:rsidR="000926B2" w:rsidRPr="000926B2">
            <w:rPr>
              <w:rFonts w:ascii="Times" w:eastAsia="Times New Roman" w:hAnsi="Times" w:cs="Times New Roman"/>
              <w:noProof/>
              <w:sz w:val="22"/>
              <w:szCs w:val="22"/>
              <w:shd w:val="clear" w:color="auto" w:fill="FFFFFF"/>
            </w:rPr>
            <w:t>]</w:t>
          </w:r>
          <w:r w:rsidR="00725EF6" w:rsidRPr="000926B2">
            <w:rPr>
              <w:rFonts w:ascii="Times" w:eastAsia="Times New Roman" w:hAnsi="Times" w:cs="Times New Roman"/>
              <w:sz w:val="22"/>
              <w:szCs w:val="22"/>
              <w:shd w:val="clear" w:color="auto" w:fill="FFFFFF"/>
              <w:lang w:val="en-GB"/>
            </w:rPr>
            <w:fldChar w:fldCharType="end"/>
          </w:r>
        </w:sdtContent>
      </w:sdt>
      <w:ins w:id="469" w:author="Chara Katiri" w:date="2015-04-11T02:50:00Z">
        <w:r w:rsidR="004A6C8B" w:rsidRPr="000926B2">
          <w:rPr>
            <w:rFonts w:ascii="Times" w:eastAsia="Times New Roman" w:hAnsi="Times" w:cs="Times New Roman"/>
            <w:sz w:val="22"/>
            <w:szCs w:val="22"/>
            <w:shd w:val="clear" w:color="auto" w:fill="FFFFFF"/>
            <w:lang w:val="en-GB"/>
          </w:rPr>
          <w:t>.</w:t>
        </w:r>
        <w:r w:rsidR="00DB09A0" w:rsidRPr="000926B2">
          <w:rPr>
            <w:rFonts w:ascii="Times" w:eastAsia="Times New Roman" w:hAnsi="Times" w:cs="Times New Roman"/>
            <w:sz w:val="22"/>
            <w:szCs w:val="22"/>
            <w:shd w:val="clear" w:color="auto" w:fill="FFFFFF"/>
            <w:lang w:val="en-GB"/>
          </w:rPr>
          <w:t xml:space="preserve"> The same table </w:t>
        </w:r>
      </w:ins>
      <w:ins w:id="470" w:author="Chara Katiri" w:date="2015-05-02T14:45:00Z">
        <w:r w:rsidR="00FE26E6" w:rsidRPr="000926B2">
          <w:rPr>
            <w:rFonts w:ascii="Times" w:eastAsia="Times New Roman" w:hAnsi="Times" w:cs="Times New Roman"/>
            <w:sz w:val="22"/>
            <w:szCs w:val="22"/>
            <w:shd w:val="clear" w:color="auto" w:fill="FFFFFF"/>
            <w:lang w:val="en-GB"/>
          </w:rPr>
          <w:t>used</w:t>
        </w:r>
      </w:ins>
      <w:ins w:id="471" w:author="Chara Katiri" w:date="2015-04-11T02:55:00Z">
        <w:r w:rsidR="00DB09A0" w:rsidRPr="000926B2">
          <w:rPr>
            <w:rFonts w:ascii="Times" w:eastAsia="Times New Roman" w:hAnsi="Times" w:cs="Times New Roman"/>
            <w:sz w:val="22"/>
            <w:szCs w:val="22"/>
            <w:shd w:val="clear" w:color="auto" w:fill="FFFFFF"/>
            <w:lang w:val="en-GB"/>
          </w:rPr>
          <w:t xml:space="preserve"> during Devonxx 14</w:t>
        </w:r>
      </w:ins>
      <w:ins w:id="472" w:author="Chara Katiri" w:date="2015-05-02T14:45:00Z">
        <w:r w:rsidR="00FE26E6" w:rsidRPr="000926B2">
          <w:rPr>
            <w:rFonts w:ascii="Times" w:eastAsia="Times New Roman" w:hAnsi="Times" w:cs="Times New Roman"/>
            <w:sz w:val="22"/>
            <w:szCs w:val="22"/>
            <w:shd w:val="clear" w:color="auto" w:fill="FFFFFF"/>
            <w:lang w:val="en-GB"/>
          </w:rPr>
          <w:t>,</w:t>
        </w:r>
      </w:ins>
      <w:ins w:id="473" w:author="Chara Katiri" w:date="2015-04-11T02:55:00Z">
        <w:r w:rsidR="00DB09A0" w:rsidRPr="000926B2">
          <w:rPr>
            <w:rFonts w:ascii="Times" w:eastAsia="Times New Roman" w:hAnsi="Times" w:cs="Times New Roman"/>
            <w:sz w:val="22"/>
            <w:szCs w:val="22"/>
            <w:shd w:val="clear" w:color="auto" w:fill="FFFFFF"/>
            <w:lang w:val="en-GB"/>
          </w:rPr>
          <w:t xml:space="preserve"> by Mafred Riem</w:t>
        </w:r>
      </w:ins>
      <w:sdt>
        <w:sdtPr>
          <w:rPr>
            <w:rFonts w:ascii="Times" w:eastAsia="Times New Roman" w:hAnsi="Times" w:cs="Times New Roman"/>
            <w:sz w:val="22"/>
            <w:szCs w:val="22"/>
            <w:shd w:val="clear" w:color="auto" w:fill="FFFFFF"/>
            <w:lang w:val="en-GB"/>
          </w:rPr>
          <w:id w:val="-1758669775"/>
          <w:citation/>
        </w:sdtPr>
        <w:sdtContent>
          <w:r w:rsidR="00725EF6" w:rsidRPr="000926B2">
            <w:rPr>
              <w:rFonts w:ascii="Times" w:eastAsia="Times New Roman" w:hAnsi="Times" w:cs="Times New Roman"/>
              <w:sz w:val="22"/>
              <w:szCs w:val="22"/>
              <w:shd w:val="clear" w:color="auto" w:fill="FFFFFF"/>
              <w:lang w:val="en-GB"/>
            </w:rPr>
            <w:fldChar w:fldCharType="begin"/>
          </w:r>
          <w:r w:rsidR="00725EF6" w:rsidRPr="000926B2">
            <w:rPr>
              <w:rFonts w:ascii="Times" w:eastAsia="Times New Roman" w:hAnsi="Times" w:cs="Times New Roman"/>
              <w:sz w:val="22"/>
              <w:szCs w:val="22"/>
              <w:shd w:val="clear" w:color="auto" w:fill="FFFFFF"/>
            </w:rPr>
            <w:instrText xml:space="preserve"> CITATION DMV15 \l 1033 </w:instrText>
          </w:r>
          <w:r w:rsidR="00725EF6"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 xml:space="preserve"> [</w:t>
          </w:r>
          <w:hyperlink w:anchor="DMV15" w:history="1">
            <w:r w:rsidR="000926B2" w:rsidRPr="000926B2">
              <w:rPr>
                <w:rStyle w:val="Heading2Char"/>
                <w:rFonts w:ascii="Times" w:eastAsia="Times New Roman" w:hAnsi="Times" w:cs="Times New Roman"/>
                <w:noProof/>
                <w:color w:val="auto"/>
                <w:sz w:val="22"/>
                <w:szCs w:val="22"/>
                <w:shd w:val="clear" w:color="auto" w:fill="FFFFFF"/>
              </w:rPr>
              <w:t>19</w:t>
            </w:r>
          </w:hyperlink>
          <w:r w:rsidR="000926B2" w:rsidRPr="000926B2">
            <w:rPr>
              <w:rFonts w:ascii="Times" w:eastAsia="Times New Roman" w:hAnsi="Times" w:cs="Times New Roman"/>
              <w:noProof/>
              <w:sz w:val="22"/>
              <w:szCs w:val="22"/>
              <w:shd w:val="clear" w:color="auto" w:fill="FFFFFF"/>
            </w:rPr>
            <w:t>]</w:t>
          </w:r>
          <w:r w:rsidR="00725EF6" w:rsidRPr="000926B2">
            <w:rPr>
              <w:rFonts w:ascii="Times" w:eastAsia="Times New Roman" w:hAnsi="Times" w:cs="Times New Roman"/>
              <w:sz w:val="22"/>
              <w:szCs w:val="22"/>
              <w:shd w:val="clear" w:color="auto" w:fill="FFFFFF"/>
              <w:lang w:val="en-GB"/>
            </w:rPr>
            <w:fldChar w:fldCharType="end"/>
          </w:r>
        </w:sdtContent>
      </w:sdt>
      <w:r w:rsidR="00725EF6" w:rsidRPr="000926B2">
        <w:rPr>
          <w:rFonts w:ascii="Times" w:eastAsia="Times New Roman" w:hAnsi="Times" w:cs="Times New Roman"/>
          <w:sz w:val="22"/>
          <w:szCs w:val="22"/>
          <w:shd w:val="clear" w:color="auto" w:fill="FFFFFF"/>
          <w:lang w:val="en-GB"/>
        </w:rPr>
        <w:t>.</w:t>
      </w:r>
      <w:ins w:id="474" w:author="Chara Katiri" w:date="2015-04-11T02:55:00Z">
        <w:r w:rsidR="00DB09A0" w:rsidRPr="000926B2">
          <w:rPr>
            <w:rFonts w:ascii="Times" w:eastAsia="Times New Roman" w:hAnsi="Times" w:cs="Times New Roman"/>
            <w:sz w:val="22"/>
            <w:szCs w:val="22"/>
            <w:shd w:val="clear" w:color="auto" w:fill="FFFFFF"/>
            <w:lang w:val="en-GB"/>
          </w:rPr>
          <w:t xml:space="preserve">  </w:t>
        </w:r>
      </w:ins>
    </w:p>
    <w:p w14:paraId="50D3DB63" w14:textId="77777777" w:rsidR="00CB34D3" w:rsidRPr="000926B2" w:rsidRDefault="00CB34D3" w:rsidP="00EE1303">
      <w:pPr>
        <w:spacing w:line="360" w:lineRule="auto"/>
        <w:ind w:firstLine="720"/>
        <w:contextualSpacing/>
        <w:jc w:val="both"/>
        <w:rPr>
          <w:ins w:id="475" w:author="Chara Katiri" w:date="2015-04-11T01:23:00Z"/>
          <w:rFonts w:ascii="Times" w:eastAsia="Times New Roman" w:hAnsi="Times" w:cs="Times New Roman"/>
          <w:sz w:val="22"/>
          <w:szCs w:val="22"/>
          <w:shd w:val="clear" w:color="auto" w:fill="FFFFFF"/>
          <w:lang w:val="en-GB"/>
        </w:rPr>
      </w:pPr>
    </w:p>
    <w:tbl>
      <w:tblPr>
        <w:tblStyle w:val="LightList-Accent1"/>
        <w:tblW w:w="0" w:type="auto"/>
        <w:tblLook w:val="04A0" w:firstRow="1" w:lastRow="0" w:firstColumn="1" w:lastColumn="0" w:noHBand="0" w:noVBand="1"/>
        <w:tblPrChange w:id="476" w:author="Chara Katiri" w:date="2015-05-02T14:38:00Z">
          <w:tblPr>
            <w:tblStyle w:val="TableGrid"/>
            <w:tblW w:w="0" w:type="auto"/>
            <w:tblLook w:val="04A0" w:firstRow="1" w:lastRow="0" w:firstColumn="1" w:lastColumn="0" w:noHBand="0" w:noVBand="1"/>
          </w:tblPr>
        </w:tblPrChange>
      </w:tblPr>
      <w:tblGrid>
        <w:gridCol w:w="3086"/>
        <w:gridCol w:w="2852"/>
        <w:gridCol w:w="3242"/>
        <w:tblGridChange w:id="477">
          <w:tblGrid>
            <w:gridCol w:w="2852"/>
            <w:gridCol w:w="2852"/>
            <w:gridCol w:w="2852"/>
          </w:tblGrid>
        </w:tblGridChange>
      </w:tblGrid>
      <w:tr w:rsidR="00CB34D3" w:rsidRPr="000926B2" w14:paraId="183E7120" w14:textId="77777777" w:rsidTr="0069684A">
        <w:trPr>
          <w:cnfStyle w:val="100000000000" w:firstRow="1" w:lastRow="0" w:firstColumn="0" w:lastColumn="0" w:oddVBand="0" w:evenVBand="0" w:oddHBand="0" w:evenHBand="0" w:firstRowFirstColumn="0" w:firstRowLastColumn="0" w:lastRowFirstColumn="0" w:lastRowLastColumn="0"/>
          <w:trHeight w:val="593"/>
          <w:ins w:id="478" w:author="Chara Katiri" w:date="2015-04-11T01:24:00Z"/>
          <w:trPrChange w:id="479" w:author="Chara Katiri" w:date="2015-05-02T14:38:00Z">
            <w:trPr>
              <w:trHeight w:val="593"/>
            </w:trPr>
          </w:trPrChange>
        </w:trPr>
        <w:tc>
          <w:tcPr>
            <w:cnfStyle w:val="001000000000" w:firstRow="0" w:lastRow="0" w:firstColumn="1" w:lastColumn="0" w:oddVBand="0" w:evenVBand="0" w:oddHBand="0" w:evenHBand="0" w:firstRowFirstColumn="0" w:firstRowLastColumn="0" w:lastRowFirstColumn="0" w:lastRowLastColumn="0"/>
            <w:tcW w:w="3086" w:type="dxa"/>
            <w:tcPrChange w:id="480" w:author="Chara Katiri" w:date="2015-05-02T14:38:00Z">
              <w:tcPr>
                <w:tcW w:w="2852" w:type="dxa"/>
              </w:tcPr>
            </w:tcPrChange>
          </w:tcPr>
          <w:p w14:paraId="55CF5E49" w14:textId="77777777" w:rsidR="00CB34D3" w:rsidRPr="000926B2" w:rsidRDefault="00CB34D3" w:rsidP="00EE1303">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481" w:author="Chara Katiri" w:date="2015-04-11T01:24:00Z"/>
                <w:rFonts w:ascii="Times" w:eastAsia="Times New Roman" w:hAnsi="Times" w:cs="Times New Roman"/>
                <w:color w:val="000000" w:themeColor="text1"/>
                <w:sz w:val="22"/>
                <w:szCs w:val="22"/>
                <w:shd w:val="clear" w:color="auto" w:fill="FFFFFF"/>
                <w:lang w:val="en-GB"/>
              </w:rPr>
            </w:pPr>
          </w:p>
        </w:tc>
        <w:tc>
          <w:tcPr>
            <w:tcW w:w="2852" w:type="dxa"/>
            <w:tcPrChange w:id="482" w:author="Chara Katiri" w:date="2015-05-02T14:38:00Z">
              <w:tcPr>
                <w:tcW w:w="2852" w:type="dxa"/>
              </w:tcPr>
            </w:tcPrChange>
          </w:tcPr>
          <w:p w14:paraId="18B1DFE7" w14:textId="45CBD916" w:rsidR="00CB34D3" w:rsidRPr="000926B2" w:rsidRDefault="00A336A0" w:rsidP="00EE1303">
            <w:pPr>
              <w:pStyle w:val="TableHeadingRow"/>
              <w:tabs>
                <w:tab w:val="left" w:pos="1629"/>
              </w:tabs>
              <w:spacing w:line="360" w:lineRule="auto"/>
              <w:contextualSpacing/>
              <w:cnfStyle w:val="100000000000" w:firstRow="1" w:lastRow="0" w:firstColumn="0" w:lastColumn="0" w:oddVBand="0" w:evenVBand="0" w:oddHBand="0" w:evenHBand="0" w:firstRowFirstColumn="0" w:firstRowLastColumn="0" w:lastRowFirstColumn="0" w:lastRowLastColumn="0"/>
              <w:rPr>
                <w:ins w:id="483" w:author="Chara Katiri" w:date="2015-04-11T01:24:00Z"/>
                <w:rFonts w:ascii="Times" w:hAnsi="Times"/>
                <w:b/>
                <w:szCs w:val="22"/>
                <w:shd w:val="clear" w:color="auto" w:fill="FFFFFF"/>
                <w:rPrChange w:id="484" w:author="Chara Katiri" w:date="2015-05-02T14:45:00Z">
                  <w:rPr>
                    <w:ins w:id="485"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486" w:author="Chara Katiri" w:date="2015-05-02T14:38: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87" w:author="Chara Katiri" w:date="2015-04-11T01:24:00Z">
              <w:r w:rsidRPr="000926B2">
                <w:rPr>
                  <w:rFonts w:ascii="Times" w:hAnsi="Times"/>
                  <w:b/>
                  <w:color w:val="auto"/>
                  <w:szCs w:val="22"/>
                  <w:rPrChange w:id="488" w:author="Chara Katiri" w:date="2015-05-02T14:45:00Z">
                    <w:rPr>
                      <w:rFonts w:ascii="Times" w:hAnsi="Times"/>
                      <w:b w:val="0"/>
                      <w:color w:val="000000" w:themeColor="text1"/>
                      <w:szCs w:val="22"/>
                      <w:shd w:val="clear" w:color="auto" w:fill="FFFFFF"/>
                    </w:rPr>
                  </w:rPrChange>
                </w:rPr>
                <w:t>UI C</w:t>
              </w:r>
              <w:r w:rsidR="005A7113" w:rsidRPr="000926B2">
                <w:rPr>
                  <w:rFonts w:ascii="Times" w:hAnsi="Times"/>
                  <w:b/>
                  <w:color w:val="auto"/>
                  <w:szCs w:val="22"/>
                  <w:rPrChange w:id="489" w:author="Chara Katiri" w:date="2015-05-02T14:45:00Z">
                    <w:rPr>
                      <w:rFonts w:ascii="Times" w:hAnsi="Times"/>
                      <w:b w:val="0"/>
                      <w:color w:val="000000" w:themeColor="text1"/>
                      <w:szCs w:val="22"/>
                      <w:shd w:val="clear" w:color="auto" w:fill="FFFFFF"/>
                    </w:rPr>
                  </w:rPrChange>
                </w:rPr>
                <w:t>omponent O</w:t>
              </w:r>
              <w:r w:rsidR="00CB34D3" w:rsidRPr="000926B2">
                <w:rPr>
                  <w:rFonts w:ascii="Times" w:hAnsi="Times"/>
                  <w:b/>
                  <w:color w:val="auto"/>
                  <w:szCs w:val="22"/>
                  <w:rPrChange w:id="490" w:author="Chara Katiri" w:date="2015-05-02T14:45:00Z">
                    <w:rPr>
                      <w:rFonts w:ascii="Times" w:hAnsi="Times"/>
                      <w:b w:val="0"/>
                      <w:color w:val="000000" w:themeColor="text1"/>
                      <w:szCs w:val="22"/>
                      <w:shd w:val="clear" w:color="auto" w:fill="FFFFFF"/>
                    </w:rPr>
                  </w:rPrChange>
                </w:rPr>
                <w:t>riented MVC</w:t>
              </w:r>
            </w:ins>
            <w:ins w:id="491" w:author="Chara Katiri" w:date="2015-04-11T01:25:00Z">
              <w:r w:rsidR="00CB34D3" w:rsidRPr="000926B2">
                <w:rPr>
                  <w:rFonts w:ascii="Times" w:hAnsi="Times"/>
                  <w:b/>
                  <w:color w:val="auto"/>
                  <w:szCs w:val="22"/>
                  <w:rPrChange w:id="492" w:author="Chara Katiri" w:date="2015-05-02T14:45:00Z">
                    <w:rPr>
                      <w:rFonts w:ascii="Times" w:hAnsi="Times"/>
                      <w:b w:val="0"/>
                      <w:color w:val="000000" w:themeColor="text1"/>
                      <w:szCs w:val="22"/>
                      <w:shd w:val="clear" w:color="auto" w:fill="FFFFFF"/>
                    </w:rPr>
                  </w:rPrChange>
                </w:rPr>
                <w:t xml:space="preserve"> (JSF)</w:t>
              </w:r>
            </w:ins>
          </w:p>
        </w:tc>
        <w:tc>
          <w:tcPr>
            <w:tcW w:w="3242" w:type="dxa"/>
            <w:tcPrChange w:id="493" w:author="Chara Katiri" w:date="2015-05-02T14:38:00Z">
              <w:tcPr>
                <w:tcW w:w="2852" w:type="dxa"/>
              </w:tcPr>
            </w:tcPrChange>
          </w:tcPr>
          <w:p w14:paraId="7AE75896" w14:textId="3D9207F8" w:rsidR="00CB34D3" w:rsidRPr="000926B2" w:rsidRDefault="00CB34D3" w:rsidP="00EE1303">
            <w:pPr>
              <w:pStyle w:val="TableHeadingRow"/>
              <w:tabs>
                <w:tab w:val="left" w:pos="1629"/>
              </w:tabs>
              <w:spacing w:line="360" w:lineRule="auto"/>
              <w:contextualSpacing/>
              <w:cnfStyle w:val="100000000000" w:firstRow="1" w:lastRow="0" w:firstColumn="0" w:lastColumn="0" w:oddVBand="0" w:evenVBand="0" w:oddHBand="0" w:evenHBand="0" w:firstRowFirstColumn="0" w:firstRowLastColumn="0" w:lastRowFirstColumn="0" w:lastRowLastColumn="0"/>
              <w:rPr>
                <w:ins w:id="494" w:author="Chara Katiri" w:date="2015-04-11T01:24:00Z"/>
                <w:rFonts w:ascii="Times" w:hAnsi="Times"/>
                <w:b/>
                <w:bCs w:val="0"/>
                <w:szCs w:val="22"/>
                <w:shd w:val="clear" w:color="auto" w:fill="FFFFFF"/>
                <w:rPrChange w:id="495" w:author="Chara Katiri" w:date="2015-05-02T14:45:00Z">
                  <w:rPr>
                    <w:ins w:id="496" w:author="Chara Katiri" w:date="2015-04-11T01:24:00Z"/>
                    <w:rFonts w:ascii="Times" w:hAnsi="Times"/>
                    <w:b w:val="0"/>
                    <w:bCs w:val="0"/>
                    <w:color w:val="000000" w:themeColor="text1"/>
                    <w:szCs w:val="22"/>
                    <w:shd w:val="clear" w:color="auto" w:fill="FFFFFF"/>
                  </w:rPr>
                </w:rPrChange>
              </w:rPr>
              <w:pPrChange w:id="497" w:author="Chara Katiri" w:date="2015-05-02T14:38: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98" w:author="Chara Katiri" w:date="2015-04-11T01:24:00Z">
              <w:r w:rsidRPr="000926B2">
                <w:rPr>
                  <w:rFonts w:ascii="Times" w:hAnsi="Times"/>
                  <w:b/>
                  <w:color w:val="auto"/>
                  <w:szCs w:val="22"/>
                  <w:rPrChange w:id="499" w:author="Chara Katiri" w:date="2015-05-02T14:45:00Z">
                    <w:rPr>
                      <w:rFonts w:ascii="Times" w:hAnsi="Times"/>
                      <w:b w:val="0"/>
                      <w:color w:val="000000" w:themeColor="text1"/>
                      <w:szCs w:val="22"/>
                      <w:shd w:val="clear" w:color="auto" w:fill="FFFFFF"/>
                    </w:rPr>
                  </w:rPrChange>
                </w:rPr>
                <w:t>Action</w:t>
              </w:r>
            </w:ins>
            <w:ins w:id="500" w:author="Chara Katiri" w:date="2015-04-11T01:25:00Z">
              <w:r w:rsidR="005A7113" w:rsidRPr="000926B2">
                <w:rPr>
                  <w:rFonts w:ascii="Times" w:hAnsi="Times"/>
                  <w:b/>
                  <w:color w:val="auto"/>
                  <w:szCs w:val="22"/>
                  <w:rPrChange w:id="501" w:author="Chara Katiri" w:date="2015-05-02T14:45:00Z">
                    <w:rPr>
                      <w:rFonts w:ascii="Times" w:hAnsi="Times"/>
                      <w:b w:val="0"/>
                      <w:color w:val="000000" w:themeColor="text1"/>
                      <w:szCs w:val="22"/>
                      <w:shd w:val="clear" w:color="auto" w:fill="FFFFFF"/>
                    </w:rPr>
                  </w:rPrChange>
                </w:rPr>
                <w:t xml:space="preserve"> (or </w:t>
              </w:r>
              <w:r w:rsidRPr="000926B2">
                <w:rPr>
                  <w:rFonts w:ascii="Times" w:hAnsi="Times"/>
                  <w:b/>
                  <w:color w:val="auto"/>
                  <w:szCs w:val="22"/>
                  <w:rPrChange w:id="502" w:author="Chara Katiri" w:date="2015-05-02T14:45:00Z">
                    <w:rPr>
                      <w:rFonts w:ascii="Times" w:hAnsi="Times"/>
                      <w:b w:val="0"/>
                      <w:color w:val="000000" w:themeColor="text1"/>
                      <w:szCs w:val="22"/>
                      <w:shd w:val="clear" w:color="auto" w:fill="FFFFFF"/>
                    </w:rPr>
                  </w:rPrChange>
                </w:rPr>
                <w:t>Request)</w:t>
              </w:r>
            </w:ins>
            <w:ins w:id="503" w:author="Chara Katiri" w:date="2015-04-11T01:24:00Z">
              <w:r w:rsidR="005A7113" w:rsidRPr="000926B2">
                <w:rPr>
                  <w:rFonts w:ascii="Times" w:hAnsi="Times"/>
                  <w:b/>
                  <w:color w:val="auto"/>
                  <w:szCs w:val="22"/>
                  <w:rPrChange w:id="504" w:author="Chara Katiri" w:date="2015-05-02T14:45:00Z">
                    <w:rPr>
                      <w:rFonts w:ascii="Times" w:hAnsi="Times"/>
                      <w:b w:val="0"/>
                      <w:color w:val="000000" w:themeColor="text1"/>
                      <w:szCs w:val="22"/>
                      <w:shd w:val="clear" w:color="auto" w:fill="FFFFFF"/>
                    </w:rPr>
                  </w:rPrChange>
                </w:rPr>
                <w:t xml:space="preserve"> O</w:t>
              </w:r>
              <w:r w:rsidRPr="000926B2">
                <w:rPr>
                  <w:rFonts w:ascii="Times" w:hAnsi="Times"/>
                  <w:b/>
                  <w:color w:val="auto"/>
                  <w:szCs w:val="22"/>
                  <w:rPrChange w:id="505" w:author="Chara Katiri" w:date="2015-05-02T14:45:00Z">
                    <w:rPr>
                      <w:rFonts w:ascii="Times" w:hAnsi="Times"/>
                      <w:b w:val="0"/>
                      <w:color w:val="000000" w:themeColor="text1"/>
                      <w:szCs w:val="22"/>
                      <w:shd w:val="clear" w:color="auto" w:fill="FFFFFF"/>
                    </w:rPr>
                  </w:rPrChange>
                </w:rPr>
                <w:t>riented MVC</w:t>
              </w:r>
            </w:ins>
            <w:ins w:id="506" w:author="Chara Katiri" w:date="2015-04-11T01:25:00Z">
              <w:r w:rsidRPr="000926B2">
                <w:rPr>
                  <w:rFonts w:ascii="Times" w:hAnsi="Times"/>
                  <w:b/>
                  <w:color w:val="auto"/>
                  <w:szCs w:val="22"/>
                  <w:rPrChange w:id="507" w:author="Chara Katiri" w:date="2015-05-02T14:45:00Z">
                    <w:rPr>
                      <w:rFonts w:ascii="Times" w:hAnsi="Times"/>
                      <w:b w:val="0"/>
                      <w:color w:val="000000" w:themeColor="text1"/>
                      <w:szCs w:val="22"/>
                      <w:shd w:val="clear" w:color="auto" w:fill="FFFFFF"/>
                    </w:rPr>
                  </w:rPrChange>
                </w:rPr>
                <w:t xml:space="preserve"> (JSR)</w:t>
              </w:r>
            </w:ins>
          </w:p>
        </w:tc>
      </w:tr>
      <w:tr w:rsidR="00CB34D3" w:rsidRPr="000926B2" w14:paraId="380C6ABB" w14:textId="77777777" w:rsidTr="0069684A">
        <w:trPr>
          <w:cnfStyle w:val="000000100000" w:firstRow="0" w:lastRow="0" w:firstColumn="0" w:lastColumn="0" w:oddVBand="0" w:evenVBand="0" w:oddHBand="1" w:evenHBand="0" w:firstRowFirstColumn="0" w:firstRowLastColumn="0" w:lastRowFirstColumn="0" w:lastRowLastColumn="0"/>
          <w:trHeight w:val="1198"/>
          <w:ins w:id="508" w:author="Chara Katiri" w:date="2015-04-11T01:29:00Z"/>
          <w:trPrChange w:id="509"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510" w:author="Chara Katiri" w:date="2015-05-02T14:38:00Z">
              <w:tcPr>
                <w:tcW w:w="2852" w:type="dxa"/>
              </w:tcPr>
            </w:tcPrChange>
          </w:tcPr>
          <w:p w14:paraId="2DC34CC3" w14:textId="2053A34C" w:rsidR="00CB34D3" w:rsidRPr="000926B2" w:rsidRDefault="00FE26E6" w:rsidP="00EE130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511" w:author="Chara Katiri" w:date="2015-04-11T01:29:00Z"/>
                <w:rFonts w:ascii="Times" w:eastAsia="Times New Roman" w:hAnsi="Times" w:cs="Times New Roman"/>
                <w:color w:val="000000" w:themeColor="text1"/>
                <w:sz w:val="22"/>
                <w:szCs w:val="22"/>
                <w:shd w:val="clear" w:color="auto" w:fill="FFFFFF"/>
                <w:lang w:val="en-GB"/>
                <w:rPrChange w:id="512" w:author="Chara Katiri" w:date="2015-04-12T20:48:00Z">
                  <w:rPr>
                    <w:ins w:id="513" w:author="Chara Katiri" w:date="2015-04-11T01:29:00Z"/>
                    <w:rFonts w:ascii="Times" w:eastAsia="Times New Roman" w:hAnsi="Times" w:cs="Arial"/>
                    <w:b w:val="0"/>
                    <w:bCs w:val="0"/>
                    <w:sz w:val="22"/>
                    <w:szCs w:val="22"/>
                    <w:shd w:val="clear" w:color="auto" w:fill="FFFFFF"/>
                    <w:lang w:val="en-GB"/>
                  </w:rPr>
                </w:rPrChange>
              </w:rPr>
            </w:pPr>
            <w:ins w:id="514" w:author="Chara Katiri" w:date="2015-05-02T14:41:00Z">
              <w:r w:rsidRPr="000926B2">
                <w:rPr>
                  <w:rFonts w:ascii="Times" w:eastAsia="Times New Roman" w:hAnsi="Times" w:cs="Times New Roman"/>
                  <w:color w:val="000000" w:themeColor="text1"/>
                  <w:sz w:val="22"/>
                  <w:szCs w:val="22"/>
                  <w:shd w:val="clear" w:color="auto" w:fill="FFFFFF"/>
                  <w:lang w:val="en-GB"/>
                </w:rPr>
                <w:t xml:space="preserve">JSF, JSR </w:t>
              </w:r>
            </w:ins>
            <w:ins w:id="515" w:author="Chara Katiri" w:date="2015-04-11T01:29:00Z">
              <w:r w:rsidRPr="000926B2">
                <w:rPr>
                  <w:rFonts w:ascii="Times" w:eastAsia="Times New Roman" w:hAnsi="Times" w:cs="Times New Roman"/>
                  <w:color w:val="000000" w:themeColor="text1"/>
                  <w:sz w:val="22"/>
                  <w:szCs w:val="22"/>
                  <w:shd w:val="clear" w:color="auto" w:fill="FFFFFF"/>
                  <w:lang w:val="en-GB"/>
                </w:rPr>
                <w:t>e</w:t>
              </w:r>
              <w:r w:rsidR="00CB34D3" w:rsidRPr="000926B2">
                <w:rPr>
                  <w:rFonts w:ascii="Times" w:eastAsia="Times New Roman" w:hAnsi="Times" w:cs="Times New Roman"/>
                  <w:color w:val="000000" w:themeColor="text1"/>
                  <w:sz w:val="22"/>
                  <w:szCs w:val="22"/>
                  <w:shd w:val="clear" w:color="auto" w:fill="FFFFFF"/>
                  <w:lang w:val="en-GB"/>
                  <w:rPrChange w:id="516" w:author="Chara Katiri" w:date="2015-04-12T20:48:00Z">
                    <w:rPr>
                      <w:rFonts w:ascii="Times" w:eastAsia="Times New Roman" w:hAnsi="Times" w:cs="Arial"/>
                      <w:sz w:val="22"/>
                      <w:szCs w:val="22"/>
                      <w:shd w:val="clear" w:color="auto" w:fill="FFFFFF"/>
                      <w:lang w:val="en-GB"/>
                    </w:rPr>
                  </w:rPrChange>
                </w:rPr>
                <w:t>xample</w:t>
              </w:r>
            </w:ins>
            <w:ins w:id="517" w:author="Chara Katiri" w:date="2015-05-02T14:41:00Z">
              <w:r w:rsidRPr="000926B2">
                <w:rPr>
                  <w:rFonts w:ascii="Times" w:eastAsia="Times New Roman" w:hAnsi="Times" w:cs="Times New Roman"/>
                  <w:color w:val="000000" w:themeColor="text1"/>
                  <w:sz w:val="22"/>
                  <w:szCs w:val="22"/>
                  <w:shd w:val="clear" w:color="auto" w:fill="FFFFFF"/>
                  <w:lang w:val="en-GB"/>
                </w:rPr>
                <w:t>s</w:t>
              </w:r>
            </w:ins>
            <w:ins w:id="518" w:author="Chara Katiri" w:date="2015-04-11T01:45:00Z">
              <w:r w:rsidR="000C7680" w:rsidRPr="000926B2">
                <w:rPr>
                  <w:rFonts w:ascii="Times" w:eastAsia="Times New Roman" w:hAnsi="Times" w:cs="Times New Roman"/>
                  <w:color w:val="000000" w:themeColor="text1"/>
                  <w:sz w:val="22"/>
                  <w:szCs w:val="22"/>
                  <w:shd w:val="clear" w:color="auto" w:fill="FFFFFF"/>
                  <w:lang w:val="en-GB"/>
                  <w:rPrChange w:id="519" w:author="Chara Katiri" w:date="2015-04-12T20:48:00Z">
                    <w:rPr>
                      <w:rFonts w:ascii="Times" w:eastAsia="Times New Roman" w:hAnsi="Times" w:cs="Arial"/>
                      <w:sz w:val="22"/>
                      <w:szCs w:val="22"/>
                      <w:shd w:val="clear" w:color="auto" w:fill="FFFFFF"/>
                      <w:lang w:val="en-GB"/>
                    </w:rPr>
                  </w:rPrChange>
                </w:rPr>
                <w:t xml:space="preserve"> [36]</w:t>
              </w:r>
            </w:ins>
          </w:p>
        </w:tc>
        <w:tc>
          <w:tcPr>
            <w:tcW w:w="2852" w:type="dxa"/>
            <w:tcPrChange w:id="520" w:author="Chara Katiri" w:date="2015-05-02T14:38:00Z">
              <w:tcPr>
                <w:tcW w:w="2852" w:type="dxa"/>
              </w:tcPr>
            </w:tcPrChange>
          </w:tcPr>
          <w:p w14:paraId="3281477F" w14:textId="49E7C445" w:rsidR="00CB34D3"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21" w:author="Chara Katiri" w:date="2015-04-11T01:57:00Z"/>
                <w:rFonts w:ascii="Times" w:eastAsia="Times New Roman" w:hAnsi="Times" w:cs="Times New Roman"/>
                <w:sz w:val="22"/>
                <w:szCs w:val="22"/>
                <w:shd w:val="clear" w:color="auto" w:fill="FFFFFF"/>
                <w:lang w:val="en-GB"/>
              </w:rPr>
              <w:pPrChange w:id="522"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23" w:author="Chara Katiri" w:date="2015-04-11T01:57:00Z">
              <w:r w:rsidRPr="000926B2">
                <w:rPr>
                  <w:rFonts w:ascii="Times" w:eastAsia="Times New Roman" w:hAnsi="Times" w:cs="Times New Roman"/>
                  <w:sz w:val="22"/>
                  <w:szCs w:val="22"/>
                  <w:shd w:val="clear" w:color="auto" w:fill="FFFFFF"/>
                  <w:lang w:val="en-GB"/>
                </w:rPr>
                <w:t>-</w:t>
              </w:r>
            </w:ins>
            <w:ins w:id="524" w:author="Chara Katiri" w:date="2015-04-11T02:17:00Z">
              <w:r w:rsidR="00FA37FB" w:rsidRPr="000926B2">
                <w:rPr>
                  <w:rFonts w:ascii="Times" w:eastAsia="Times New Roman" w:hAnsi="Times" w:cs="Times New Roman"/>
                  <w:sz w:val="22"/>
                  <w:szCs w:val="22"/>
                  <w:shd w:val="clear" w:color="auto" w:fill="FFFFFF"/>
                  <w:lang w:val="en-GB"/>
                </w:rPr>
                <w:t xml:space="preserve">JavaServer Faces </w:t>
              </w:r>
            </w:ins>
            <w:ins w:id="525" w:author="Chara Katiri" w:date="2015-04-11T01:57:00Z">
              <w:r w:rsidRPr="000926B2">
                <w:rPr>
                  <w:rFonts w:ascii="Times" w:eastAsia="Times New Roman" w:hAnsi="Times" w:cs="Times New Roman"/>
                  <w:sz w:val="22"/>
                  <w:szCs w:val="22"/>
                  <w:shd w:val="clear" w:color="auto" w:fill="FFFFFF"/>
                  <w:lang w:val="en-GB"/>
                </w:rPr>
                <w:t>JSF</w:t>
              </w:r>
            </w:ins>
          </w:p>
          <w:p w14:paraId="4304A566" w14:textId="77777777"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26" w:author="Chara Katiri" w:date="2015-04-11T01:57:00Z"/>
                <w:rFonts w:ascii="Times" w:eastAsia="Times New Roman" w:hAnsi="Times" w:cs="Times New Roman"/>
                <w:sz w:val="22"/>
                <w:szCs w:val="22"/>
                <w:shd w:val="clear" w:color="auto" w:fill="FFFFFF"/>
                <w:lang w:val="en-GB"/>
              </w:rPr>
              <w:pPrChange w:id="527"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43D8D966" w14:textId="77777777"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28" w:author="Chara Katiri" w:date="2015-04-11T02:17:00Z"/>
                <w:rFonts w:ascii="Times" w:eastAsia="Times New Roman" w:hAnsi="Times" w:cs="Times New Roman"/>
                <w:sz w:val="22"/>
                <w:szCs w:val="22"/>
                <w:shd w:val="clear" w:color="auto" w:fill="FFFFFF"/>
                <w:lang w:val="en-GB"/>
              </w:rPr>
              <w:pPrChange w:id="529"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30" w:author="Chara Katiri" w:date="2015-04-11T01:57:00Z">
              <w:r w:rsidRPr="000926B2">
                <w:rPr>
                  <w:rFonts w:ascii="Times" w:eastAsia="Times New Roman" w:hAnsi="Times" w:cs="Times New Roman"/>
                  <w:sz w:val="22"/>
                  <w:szCs w:val="22"/>
                  <w:shd w:val="clear" w:color="auto" w:fill="FFFFFF"/>
                  <w:lang w:val="en-GB"/>
                </w:rPr>
                <w:t>-</w:t>
              </w:r>
            </w:ins>
            <w:ins w:id="531" w:author="Chara Katiri" w:date="2015-04-11T02:17:00Z">
              <w:r w:rsidR="00FA37FB" w:rsidRPr="000926B2">
                <w:rPr>
                  <w:rFonts w:ascii="Times" w:eastAsia="Times New Roman" w:hAnsi="Times" w:cs="Times New Roman"/>
                  <w:sz w:val="22"/>
                  <w:szCs w:val="22"/>
                  <w:shd w:val="clear" w:color="auto" w:fill="FFFFFF"/>
                  <w:lang w:val="en-GB"/>
                </w:rPr>
                <w:t>Wicket</w:t>
              </w:r>
            </w:ins>
          </w:p>
          <w:p w14:paraId="67498E15" w14:textId="77777777" w:rsidR="00FA37FB" w:rsidRPr="000926B2" w:rsidRDefault="00FA37FB"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32" w:author="Chara Katiri" w:date="2015-05-02T14:42:00Z"/>
                <w:rFonts w:ascii="Times" w:eastAsia="Times New Roman" w:hAnsi="Times" w:cs="Times New Roman"/>
                <w:sz w:val="22"/>
                <w:szCs w:val="22"/>
                <w:shd w:val="clear" w:color="auto" w:fill="FFFFFF"/>
                <w:lang w:val="en-GB"/>
              </w:rPr>
              <w:pPrChange w:id="533"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31F37BEC" w14:textId="77777777" w:rsidR="00FE26E6" w:rsidRPr="000926B2" w:rsidRDefault="00FE26E6"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34" w:author="Chara Katiri" w:date="2015-04-11T02:17:00Z"/>
                <w:rFonts w:ascii="Times" w:eastAsia="Times New Roman" w:hAnsi="Times" w:cs="Times New Roman"/>
                <w:sz w:val="22"/>
                <w:szCs w:val="22"/>
                <w:shd w:val="clear" w:color="auto" w:fill="FFFFFF"/>
                <w:lang w:val="en-GB"/>
              </w:rPr>
              <w:pPrChange w:id="535"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386497E7" w14:textId="0BDCB757" w:rsidR="00FA37FB" w:rsidRPr="000926B2" w:rsidRDefault="00FA37FB"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36" w:author="Chara Katiri" w:date="2015-04-11T01:29:00Z"/>
                <w:rFonts w:ascii="Times" w:eastAsia="Times New Roman" w:hAnsi="Times" w:cs="Times New Roman"/>
                <w:sz w:val="22"/>
                <w:szCs w:val="22"/>
                <w:shd w:val="clear" w:color="auto" w:fill="FFFFFF"/>
                <w:lang w:val="en-GB"/>
              </w:rPr>
              <w:pPrChange w:id="537" w:author="Chara Katiri" w:date="2015-05-02T14:38:00Z">
                <w:pPr>
                  <w:cnfStyle w:val="000000100000" w:firstRow="0" w:lastRow="0" w:firstColumn="0" w:lastColumn="0" w:oddVBand="0" w:evenVBand="0" w:oddHBand="1" w:evenHBand="0" w:firstRowFirstColumn="0" w:firstRowLastColumn="0" w:lastRowFirstColumn="0" w:lastRowLastColumn="0"/>
                </w:pPr>
              </w:pPrChange>
            </w:pPr>
            <w:ins w:id="538" w:author="Chara Katiri" w:date="2015-04-11T02:17:00Z">
              <w:r w:rsidRPr="000926B2">
                <w:rPr>
                  <w:rFonts w:ascii="Times" w:eastAsia="Times New Roman" w:hAnsi="Times" w:cs="Times New Roman"/>
                  <w:sz w:val="22"/>
                  <w:szCs w:val="22"/>
                  <w:shd w:val="clear" w:color="auto" w:fill="FFFFFF"/>
                  <w:lang w:val="en-GB"/>
                </w:rPr>
                <w:t>-Tapestry</w:t>
              </w:r>
            </w:ins>
          </w:p>
        </w:tc>
        <w:tc>
          <w:tcPr>
            <w:tcW w:w="3242" w:type="dxa"/>
            <w:tcPrChange w:id="539" w:author="Chara Katiri" w:date="2015-05-02T14:38:00Z">
              <w:tcPr>
                <w:tcW w:w="2852" w:type="dxa"/>
              </w:tcPr>
            </w:tcPrChange>
          </w:tcPr>
          <w:p w14:paraId="59DA3838" w14:textId="77777777"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40" w:author="Chara Katiri" w:date="2015-04-11T01:57:00Z"/>
                <w:rFonts w:ascii="Times" w:eastAsia="Times New Roman" w:hAnsi="Times" w:cs="Times New Roman"/>
                <w:sz w:val="22"/>
                <w:szCs w:val="22"/>
                <w:shd w:val="clear" w:color="auto" w:fill="FFFFFF"/>
                <w:lang w:val="en-GB"/>
              </w:rPr>
              <w:pPrChange w:id="541"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42" w:author="Chara Katiri" w:date="2015-04-11T01:57:00Z">
              <w:r w:rsidRPr="000926B2">
                <w:rPr>
                  <w:rFonts w:ascii="Times" w:eastAsia="Times New Roman" w:hAnsi="Times" w:cs="Times New Roman"/>
                  <w:sz w:val="22"/>
                  <w:szCs w:val="22"/>
                  <w:shd w:val="clear" w:color="auto" w:fill="FFFFFF"/>
                  <w:lang w:val="en-GB"/>
                </w:rPr>
                <w:t>-Spring MVC.</w:t>
              </w:r>
            </w:ins>
          </w:p>
          <w:p w14:paraId="30629182" w14:textId="77777777"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43" w:author="Chara Katiri" w:date="2015-04-11T01:57:00Z"/>
                <w:rFonts w:ascii="Times" w:eastAsia="Times New Roman" w:hAnsi="Times" w:cs="Times New Roman"/>
                <w:sz w:val="22"/>
                <w:szCs w:val="22"/>
                <w:shd w:val="clear" w:color="auto" w:fill="FFFFFF"/>
                <w:lang w:val="en-GB"/>
              </w:rPr>
              <w:pPrChange w:id="544"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4D6BB2C5" w14:textId="22EB1A74"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45" w:author="Chara Katiri" w:date="2015-04-11T01:57:00Z"/>
                <w:rFonts w:ascii="Times" w:eastAsia="Times New Roman" w:hAnsi="Times" w:cs="Times New Roman"/>
                <w:sz w:val="22"/>
                <w:szCs w:val="22"/>
                <w:shd w:val="clear" w:color="auto" w:fill="FFFFFF"/>
                <w:lang w:val="en-GB"/>
              </w:rPr>
              <w:pPrChange w:id="546"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47" w:author="Chara Katiri" w:date="2015-04-11T01:57:00Z">
              <w:r w:rsidRPr="000926B2">
                <w:rPr>
                  <w:rFonts w:ascii="Times" w:eastAsia="Times New Roman" w:hAnsi="Times" w:cs="Times New Roman"/>
                  <w:sz w:val="22"/>
                  <w:szCs w:val="22"/>
                  <w:shd w:val="clear" w:color="auto" w:fill="FFFFFF"/>
                  <w:lang w:val="en-GB"/>
                </w:rPr>
                <w:t>-Apache Struts (known as Jakarata Struts).</w:t>
              </w:r>
            </w:ins>
          </w:p>
          <w:p w14:paraId="5074F900" w14:textId="77777777"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48" w:author="Chara Katiri" w:date="2015-04-11T01:57:00Z"/>
                <w:rFonts w:ascii="Times" w:eastAsia="Times New Roman" w:hAnsi="Times" w:cs="Times New Roman"/>
                <w:sz w:val="22"/>
                <w:szCs w:val="22"/>
                <w:shd w:val="clear" w:color="auto" w:fill="FFFFFF"/>
                <w:lang w:val="en-GB"/>
              </w:rPr>
              <w:pPrChange w:id="549"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06244234" w14:textId="097691B2" w:rsidR="00A336A0" w:rsidRPr="000926B2" w:rsidRDefault="00A336A0" w:rsidP="00EE1303">
            <w:pPr>
              <w:spacing w:line="360" w:lineRule="auto"/>
              <w:contextualSpacing/>
              <w:cnfStyle w:val="000000100000" w:firstRow="0" w:lastRow="0" w:firstColumn="0" w:lastColumn="0" w:oddVBand="0" w:evenVBand="0" w:oddHBand="1" w:evenHBand="0" w:firstRowFirstColumn="0" w:firstRowLastColumn="0" w:lastRowFirstColumn="0" w:lastRowLastColumn="0"/>
              <w:rPr>
                <w:ins w:id="550" w:author="Chara Katiri" w:date="2015-04-11T01:29:00Z"/>
                <w:rFonts w:ascii="Times" w:eastAsia="Times New Roman" w:hAnsi="Times" w:cs="Times New Roman"/>
                <w:sz w:val="22"/>
                <w:szCs w:val="22"/>
                <w:shd w:val="clear" w:color="auto" w:fill="FFFFFF"/>
                <w:lang w:val="en-GB"/>
              </w:rPr>
              <w:pPrChange w:id="551"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52" w:author="Chara Katiri" w:date="2015-04-11T01:57:00Z">
              <w:r w:rsidRPr="000926B2">
                <w:rPr>
                  <w:rFonts w:ascii="Times" w:eastAsia="Times New Roman" w:hAnsi="Times" w:cs="Times New Roman"/>
                  <w:sz w:val="22"/>
                  <w:szCs w:val="22"/>
                  <w:shd w:val="clear" w:color="auto" w:fill="FFFFFF"/>
                  <w:lang w:val="en-GB"/>
                </w:rPr>
                <w:t>-Stripes.</w:t>
              </w:r>
            </w:ins>
          </w:p>
        </w:tc>
      </w:tr>
      <w:tr w:rsidR="00CB34D3" w:rsidRPr="000926B2" w14:paraId="6F43ED5D" w14:textId="77777777" w:rsidTr="0069684A">
        <w:trPr>
          <w:trHeight w:val="1198"/>
          <w:ins w:id="553" w:author="Chara Katiri" w:date="2015-04-11T01:24:00Z"/>
          <w:trPrChange w:id="554"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555" w:author="Chara Katiri" w:date="2015-05-02T14:38:00Z">
              <w:tcPr>
                <w:tcW w:w="2852" w:type="dxa"/>
              </w:tcPr>
            </w:tcPrChange>
          </w:tcPr>
          <w:p w14:paraId="2E868B34" w14:textId="5EDB02FC" w:rsidR="00CB34D3" w:rsidRPr="000926B2" w:rsidRDefault="00FE26E6" w:rsidP="00EE1303">
            <w:pPr>
              <w:keepNext/>
              <w:keepLines/>
              <w:spacing w:before="200" w:line="360" w:lineRule="auto"/>
              <w:contextualSpacing/>
              <w:jc w:val="both"/>
              <w:outlineLvl w:val="7"/>
              <w:rPr>
                <w:ins w:id="556" w:author="Chara Katiri" w:date="2015-04-11T01:24:00Z"/>
                <w:rFonts w:ascii="Times" w:eastAsia="Times New Roman" w:hAnsi="Times" w:cs="Times New Roman"/>
                <w:color w:val="000000" w:themeColor="text1"/>
                <w:sz w:val="22"/>
                <w:szCs w:val="22"/>
                <w:shd w:val="clear" w:color="auto" w:fill="FFFFFF"/>
                <w:lang w:val="en-GB"/>
                <w:rPrChange w:id="557" w:author="Chara Katiri" w:date="2015-04-12T20:48:00Z">
                  <w:rPr>
                    <w:ins w:id="558" w:author="Chara Katiri" w:date="2015-04-11T01:24:00Z"/>
                    <w:rFonts w:ascii="Times" w:eastAsia="Times New Roman" w:hAnsi="Times" w:cs="Arial"/>
                    <w:b w:val="0"/>
                    <w:bCs w:val="0"/>
                    <w:color w:val="404040" w:themeColor="text1" w:themeTint="BF"/>
                    <w:sz w:val="22"/>
                    <w:szCs w:val="22"/>
                    <w:shd w:val="clear" w:color="auto" w:fill="FFFFFF"/>
                    <w:lang w:val="en-GB"/>
                  </w:rPr>
                </w:rPrChange>
              </w:rPr>
              <w:pPrChange w:id="559" w:author="Chara Katiri" w:date="2015-05-02T14:41:00Z">
                <w:pPr>
                  <w:keepNext/>
                  <w:keepLines/>
                  <w:numPr>
                    <w:ilvl w:val="7"/>
                    <w:numId w:val="1"/>
                  </w:numPr>
                  <w:spacing w:before="200" w:line="360" w:lineRule="auto"/>
                  <w:ind w:left="1440" w:hanging="1440"/>
                  <w:contextualSpacing/>
                  <w:jc w:val="both"/>
                  <w:outlineLvl w:val="7"/>
                </w:pPr>
              </w:pPrChange>
            </w:pPr>
            <w:ins w:id="560" w:author="Chara Katiri" w:date="2015-05-02T14:41:00Z">
              <w:r w:rsidRPr="000926B2">
                <w:rPr>
                  <w:rFonts w:ascii="Times" w:eastAsia="Times New Roman" w:hAnsi="Times" w:cs="Times New Roman"/>
                  <w:color w:val="000000" w:themeColor="text1"/>
                  <w:sz w:val="22"/>
                  <w:szCs w:val="22"/>
                  <w:shd w:val="clear" w:color="auto" w:fill="FFFFFF"/>
                  <w:lang w:val="en-GB"/>
                </w:rPr>
                <w:t xml:space="preserve">JSF, JSR </w:t>
              </w:r>
            </w:ins>
            <w:ins w:id="561" w:author="Chara Katiri" w:date="2015-04-11T02:05:00Z">
              <w:r w:rsidRPr="000926B2">
                <w:rPr>
                  <w:rFonts w:ascii="Times" w:eastAsia="Times New Roman" w:hAnsi="Times" w:cs="Times New Roman"/>
                  <w:color w:val="000000" w:themeColor="text1"/>
                  <w:sz w:val="22"/>
                  <w:szCs w:val="22"/>
                  <w:shd w:val="clear" w:color="auto" w:fill="FFFFFF"/>
                  <w:lang w:val="en-GB"/>
                </w:rPr>
                <w:t>c</w:t>
              </w:r>
              <w:r w:rsidR="009E798F" w:rsidRPr="000926B2">
                <w:rPr>
                  <w:rFonts w:ascii="Times" w:eastAsia="Times New Roman" w:hAnsi="Times" w:cs="Times New Roman"/>
                  <w:color w:val="000000" w:themeColor="text1"/>
                  <w:sz w:val="22"/>
                  <w:szCs w:val="22"/>
                  <w:shd w:val="clear" w:color="auto" w:fill="FFFFFF"/>
                  <w:lang w:val="en-GB"/>
                  <w:rPrChange w:id="562" w:author="Chara Katiri" w:date="2015-04-12T20:48:00Z">
                    <w:rPr>
                      <w:rFonts w:ascii="Times" w:eastAsia="Times New Roman" w:hAnsi="Times" w:cs="Arial"/>
                      <w:sz w:val="22"/>
                      <w:szCs w:val="22"/>
                      <w:shd w:val="clear" w:color="auto" w:fill="FFFFFF"/>
                      <w:lang w:val="en-GB"/>
                    </w:rPr>
                  </w:rPrChange>
                </w:rPr>
                <w:t>haracteristics</w:t>
              </w:r>
            </w:ins>
            <w:ins w:id="563" w:author="Chara Katiri" w:date="2015-04-11T01:44:00Z">
              <w:r w:rsidR="004A6C8B" w:rsidRPr="000926B2">
                <w:rPr>
                  <w:rFonts w:ascii="Times" w:eastAsia="Times New Roman" w:hAnsi="Times" w:cs="Times New Roman"/>
                  <w:color w:val="000000" w:themeColor="text1"/>
                  <w:sz w:val="22"/>
                  <w:szCs w:val="22"/>
                  <w:shd w:val="clear" w:color="auto" w:fill="FFFFFF"/>
                  <w:lang w:val="en-GB"/>
                </w:rPr>
                <w:t xml:space="preserve"> </w:t>
              </w:r>
            </w:ins>
            <w:sdt>
              <w:sdtPr>
                <w:rPr>
                  <w:rFonts w:ascii="Times" w:eastAsia="Times New Roman" w:hAnsi="Times" w:cs="Times New Roman"/>
                  <w:color w:val="000000" w:themeColor="text1"/>
                  <w:sz w:val="22"/>
                  <w:szCs w:val="22"/>
                  <w:shd w:val="clear" w:color="auto" w:fill="FFFFFF"/>
                  <w:lang w:val="en-GB"/>
                </w:rPr>
                <w:id w:val="-1974671368"/>
                <w:citation/>
              </w:sdtPr>
              <w:sdtContent>
                <w:r w:rsidR="00725EF6" w:rsidRPr="000926B2">
                  <w:rPr>
                    <w:rFonts w:ascii="Times" w:eastAsia="Times New Roman" w:hAnsi="Times" w:cs="Times New Roman"/>
                    <w:color w:val="000000" w:themeColor="text1"/>
                    <w:sz w:val="22"/>
                    <w:szCs w:val="22"/>
                    <w:shd w:val="clear" w:color="auto" w:fill="FFFFFF"/>
                    <w:lang w:val="en-GB"/>
                  </w:rPr>
                  <w:fldChar w:fldCharType="begin"/>
                </w:r>
                <w:r w:rsidR="00725EF6" w:rsidRPr="000926B2">
                  <w:rPr>
                    <w:rFonts w:ascii="Times" w:eastAsia="Times New Roman" w:hAnsi="Times" w:cs="Times New Roman"/>
                    <w:color w:val="000000" w:themeColor="text1"/>
                    <w:sz w:val="22"/>
                    <w:szCs w:val="22"/>
                    <w:shd w:val="clear" w:color="auto" w:fill="FFFFFF"/>
                  </w:rPr>
                  <w:instrText xml:space="preserve"> CITATION Doc15 \l 1033 </w:instrText>
                </w:r>
                <w:r w:rsidR="00725EF6" w:rsidRPr="000926B2">
                  <w:rPr>
                    <w:rFonts w:ascii="Times" w:eastAsia="Times New Roman" w:hAnsi="Times" w:cs="Times New Roman"/>
                    <w:color w:val="000000" w:themeColor="text1"/>
                    <w:sz w:val="22"/>
                    <w:szCs w:val="22"/>
                    <w:shd w:val="clear" w:color="auto" w:fill="FFFFFF"/>
                    <w:lang w:val="en-GB"/>
                  </w:rPr>
                  <w:fldChar w:fldCharType="separate"/>
                </w:r>
                <w:r w:rsidR="000926B2" w:rsidRPr="000926B2">
                  <w:rPr>
                    <w:rFonts w:ascii="Times" w:eastAsia="Times New Roman" w:hAnsi="Times" w:cs="Times New Roman"/>
                    <w:noProof/>
                    <w:color w:val="000000" w:themeColor="text1"/>
                    <w:sz w:val="22"/>
                    <w:szCs w:val="22"/>
                    <w:shd w:val="clear" w:color="auto" w:fill="FFFFFF"/>
                  </w:rPr>
                  <w:t>[</w:t>
                </w:r>
                <w:r w:rsidR="000926B2" w:rsidRPr="000926B2">
                  <w:rPr>
                    <w:rFonts w:ascii="Times" w:eastAsia="Times New Roman" w:hAnsi="Times" w:cs="Times New Roman"/>
                    <w:noProof/>
                    <w:color w:val="000000" w:themeColor="text1"/>
                    <w:sz w:val="22"/>
                    <w:szCs w:val="22"/>
                    <w:shd w:val="clear" w:color="auto" w:fill="FFFFFF"/>
                  </w:rPr>
                  <w:fldChar w:fldCharType="begin"/>
                </w:r>
                <w:r w:rsidR="000926B2" w:rsidRPr="000926B2">
                  <w:rPr>
                    <w:rFonts w:ascii="Times" w:eastAsia="Times New Roman" w:hAnsi="Times" w:cs="Times New Roman"/>
                    <w:noProof/>
                    <w:color w:val="000000" w:themeColor="text1"/>
                    <w:sz w:val="22"/>
                    <w:szCs w:val="22"/>
                    <w:shd w:val="clear" w:color="auto" w:fill="FFFFFF"/>
                  </w:rPr>
                  <w:instrText xml:space="preserve"> HYPERLINK "" \l "Doc15" </w:instrText>
                </w:r>
                <w:r w:rsidR="000926B2" w:rsidRPr="000926B2">
                  <w:rPr>
                    <w:rFonts w:ascii="Times" w:eastAsia="Times New Roman" w:hAnsi="Times" w:cs="Times New Roman"/>
                    <w:noProof/>
                    <w:color w:val="000000" w:themeColor="text1"/>
                    <w:sz w:val="22"/>
                    <w:szCs w:val="22"/>
                    <w:shd w:val="clear" w:color="auto" w:fill="FFFFFF"/>
                  </w:rPr>
                </w:r>
                <w:r w:rsidR="000926B2" w:rsidRPr="000926B2">
                  <w:rPr>
                    <w:rFonts w:ascii="Times" w:eastAsia="Times New Roman" w:hAnsi="Times" w:cs="Times New Roman"/>
                    <w:noProof/>
                    <w:color w:val="000000" w:themeColor="text1"/>
                    <w:sz w:val="22"/>
                    <w:szCs w:val="22"/>
                    <w:shd w:val="clear" w:color="auto" w:fill="FFFFFF"/>
                  </w:rPr>
                  <w:fldChar w:fldCharType="separate"/>
                </w:r>
                <w:r w:rsidR="000926B2" w:rsidRPr="000926B2">
                  <w:rPr>
                    <w:rStyle w:val="Heading2Char"/>
                    <w:rFonts w:ascii="Times" w:eastAsia="Times New Roman" w:hAnsi="Times" w:cs="Times New Roman"/>
                    <w:noProof/>
                    <w:color w:val="000000" w:themeColor="text1"/>
                    <w:sz w:val="22"/>
                    <w:szCs w:val="22"/>
                    <w:shd w:val="clear" w:color="auto" w:fill="FFFFFF"/>
                  </w:rPr>
                  <w:t>20</w:t>
                </w:r>
                <w:r w:rsidR="000926B2" w:rsidRPr="000926B2">
                  <w:rPr>
                    <w:rFonts w:ascii="Times" w:eastAsia="Times New Roman" w:hAnsi="Times" w:cs="Times New Roman"/>
                    <w:noProof/>
                    <w:color w:val="000000" w:themeColor="text1"/>
                    <w:sz w:val="22"/>
                    <w:szCs w:val="22"/>
                    <w:shd w:val="clear" w:color="auto" w:fill="FFFFFF"/>
                  </w:rPr>
                  <w:fldChar w:fldCharType="end"/>
                </w:r>
                <w:r w:rsidR="000926B2" w:rsidRPr="000926B2">
                  <w:rPr>
                    <w:rFonts w:ascii="Times" w:eastAsia="Times New Roman" w:hAnsi="Times" w:cs="Times New Roman"/>
                    <w:noProof/>
                    <w:color w:val="000000" w:themeColor="text1"/>
                    <w:sz w:val="22"/>
                    <w:szCs w:val="22"/>
                    <w:shd w:val="clear" w:color="auto" w:fill="FFFFFF"/>
                  </w:rPr>
                  <w:t>]</w:t>
                </w:r>
                <w:r w:rsidR="00725EF6" w:rsidRPr="000926B2">
                  <w:rPr>
                    <w:rFonts w:ascii="Times" w:eastAsia="Times New Roman" w:hAnsi="Times" w:cs="Times New Roman"/>
                    <w:color w:val="000000" w:themeColor="text1"/>
                    <w:sz w:val="22"/>
                    <w:szCs w:val="22"/>
                    <w:shd w:val="clear" w:color="auto" w:fill="FFFFFF"/>
                    <w:lang w:val="en-GB"/>
                  </w:rPr>
                  <w:fldChar w:fldCharType="end"/>
                </w:r>
              </w:sdtContent>
            </w:sdt>
            <w:ins w:id="564" w:author="Chara Katiri" w:date="2015-04-11T01:44:00Z">
              <w:r w:rsidR="004A6C8B" w:rsidRPr="000926B2">
                <w:rPr>
                  <w:rFonts w:ascii="Times" w:eastAsia="Times New Roman" w:hAnsi="Times" w:cs="Times New Roman"/>
                  <w:color w:val="000000" w:themeColor="text1"/>
                  <w:sz w:val="22"/>
                  <w:szCs w:val="22"/>
                  <w:shd w:val="clear" w:color="auto" w:fill="FFFFFF"/>
                  <w:lang w:val="en-GB"/>
                </w:rPr>
                <w:t xml:space="preserve">, </w:t>
              </w:r>
            </w:ins>
            <w:sdt>
              <w:sdtPr>
                <w:rPr>
                  <w:rFonts w:ascii="Times" w:eastAsia="Times New Roman" w:hAnsi="Times" w:cs="Times New Roman"/>
                  <w:color w:val="000000" w:themeColor="text1"/>
                  <w:sz w:val="22"/>
                  <w:szCs w:val="22"/>
                  <w:shd w:val="clear" w:color="auto" w:fill="FFFFFF"/>
                  <w:lang w:val="en-GB"/>
                </w:rPr>
                <w:id w:val="-519245395"/>
                <w:citation/>
              </w:sdtPr>
              <w:sdtContent>
                <w:r w:rsidR="00725EF6" w:rsidRPr="000926B2">
                  <w:rPr>
                    <w:rFonts w:ascii="Times" w:eastAsia="Times New Roman" w:hAnsi="Times" w:cs="Times New Roman"/>
                    <w:color w:val="000000" w:themeColor="text1"/>
                    <w:sz w:val="22"/>
                    <w:szCs w:val="22"/>
                    <w:shd w:val="clear" w:color="auto" w:fill="FFFFFF"/>
                    <w:lang w:val="en-GB"/>
                  </w:rPr>
                  <w:fldChar w:fldCharType="begin"/>
                </w:r>
                <w:r w:rsidR="00725EF6" w:rsidRPr="000926B2">
                  <w:rPr>
                    <w:rFonts w:ascii="Times" w:eastAsia="Times New Roman" w:hAnsi="Times" w:cs="Times New Roman"/>
                    <w:color w:val="000000" w:themeColor="text1"/>
                    <w:sz w:val="22"/>
                    <w:szCs w:val="22"/>
                    <w:shd w:val="clear" w:color="auto" w:fill="FFFFFF"/>
                  </w:rPr>
                  <w:instrText xml:space="preserve"> CITATION Ora15 \l 1033 </w:instrText>
                </w:r>
                <w:r w:rsidR="00725EF6" w:rsidRPr="000926B2">
                  <w:rPr>
                    <w:rFonts w:ascii="Times" w:eastAsia="Times New Roman" w:hAnsi="Times" w:cs="Times New Roman"/>
                    <w:color w:val="000000" w:themeColor="text1"/>
                    <w:sz w:val="22"/>
                    <w:szCs w:val="22"/>
                    <w:shd w:val="clear" w:color="auto" w:fill="FFFFFF"/>
                    <w:lang w:val="en-GB"/>
                  </w:rPr>
                  <w:fldChar w:fldCharType="separate"/>
                </w:r>
                <w:r w:rsidR="000926B2" w:rsidRPr="000926B2">
                  <w:rPr>
                    <w:rFonts w:ascii="Times" w:eastAsia="Times New Roman" w:hAnsi="Times" w:cs="Times New Roman"/>
                    <w:noProof/>
                    <w:color w:val="000000" w:themeColor="text1"/>
                    <w:sz w:val="22"/>
                    <w:szCs w:val="22"/>
                    <w:shd w:val="clear" w:color="auto" w:fill="FFFFFF"/>
                  </w:rPr>
                  <w:t>[</w:t>
                </w:r>
                <w:r w:rsidR="000926B2" w:rsidRPr="000926B2">
                  <w:rPr>
                    <w:rFonts w:ascii="Times" w:eastAsia="Times New Roman" w:hAnsi="Times" w:cs="Times New Roman"/>
                    <w:noProof/>
                    <w:color w:val="000000" w:themeColor="text1"/>
                    <w:sz w:val="22"/>
                    <w:szCs w:val="22"/>
                    <w:shd w:val="clear" w:color="auto" w:fill="FFFFFF"/>
                  </w:rPr>
                  <w:fldChar w:fldCharType="begin"/>
                </w:r>
                <w:r w:rsidR="000926B2" w:rsidRPr="000926B2">
                  <w:rPr>
                    <w:rFonts w:ascii="Times" w:eastAsia="Times New Roman" w:hAnsi="Times" w:cs="Times New Roman"/>
                    <w:noProof/>
                    <w:color w:val="000000" w:themeColor="text1"/>
                    <w:sz w:val="22"/>
                    <w:szCs w:val="22"/>
                    <w:shd w:val="clear" w:color="auto" w:fill="FFFFFF"/>
                  </w:rPr>
                  <w:instrText xml:space="preserve"> HYPERLINK "" \l "Ora15" </w:instrText>
                </w:r>
                <w:r w:rsidR="000926B2" w:rsidRPr="000926B2">
                  <w:rPr>
                    <w:rFonts w:ascii="Times" w:eastAsia="Times New Roman" w:hAnsi="Times" w:cs="Times New Roman"/>
                    <w:noProof/>
                    <w:color w:val="000000" w:themeColor="text1"/>
                    <w:sz w:val="22"/>
                    <w:szCs w:val="22"/>
                    <w:shd w:val="clear" w:color="auto" w:fill="FFFFFF"/>
                  </w:rPr>
                </w:r>
                <w:r w:rsidR="000926B2" w:rsidRPr="000926B2">
                  <w:rPr>
                    <w:rFonts w:ascii="Times" w:eastAsia="Times New Roman" w:hAnsi="Times" w:cs="Times New Roman"/>
                    <w:noProof/>
                    <w:color w:val="000000" w:themeColor="text1"/>
                    <w:sz w:val="22"/>
                    <w:szCs w:val="22"/>
                    <w:shd w:val="clear" w:color="auto" w:fill="FFFFFF"/>
                  </w:rPr>
                  <w:fldChar w:fldCharType="separate"/>
                </w:r>
                <w:r w:rsidR="000926B2" w:rsidRPr="000926B2">
                  <w:rPr>
                    <w:rStyle w:val="Heading2Char"/>
                    <w:rFonts w:ascii="Times" w:eastAsia="Times New Roman" w:hAnsi="Times" w:cs="Times New Roman"/>
                    <w:noProof/>
                    <w:color w:val="000000" w:themeColor="text1"/>
                    <w:sz w:val="22"/>
                    <w:szCs w:val="22"/>
                    <w:shd w:val="clear" w:color="auto" w:fill="FFFFFF"/>
                  </w:rPr>
                  <w:t>17</w:t>
                </w:r>
                <w:r w:rsidR="000926B2" w:rsidRPr="000926B2">
                  <w:rPr>
                    <w:rFonts w:ascii="Times" w:eastAsia="Times New Roman" w:hAnsi="Times" w:cs="Times New Roman"/>
                    <w:noProof/>
                    <w:color w:val="000000" w:themeColor="text1"/>
                    <w:sz w:val="22"/>
                    <w:szCs w:val="22"/>
                    <w:shd w:val="clear" w:color="auto" w:fill="FFFFFF"/>
                  </w:rPr>
                  <w:fldChar w:fldCharType="end"/>
                </w:r>
                <w:r w:rsidR="000926B2" w:rsidRPr="000926B2">
                  <w:rPr>
                    <w:rFonts w:ascii="Times" w:eastAsia="Times New Roman" w:hAnsi="Times" w:cs="Times New Roman"/>
                    <w:noProof/>
                    <w:color w:val="000000" w:themeColor="text1"/>
                    <w:sz w:val="22"/>
                    <w:szCs w:val="22"/>
                    <w:shd w:val="clear" w:color="auto" w:fill="FFFFFF"/>
                  </w:rPr>
                  <w:t>]</w:t>
                </w:r>
                <w:r w:rsidR="00725EF6" w:rsidRPr="000926B2">
                  <w:rPr>
                    <w:rFonts w:ascii="Times" w:eastAsia="Times New Roman" w:hAnsi="Times" w:cs="Times New Roman"/>
                    <w:color w:val="000000" w:themeColor="text1"/>
                    <w:sz w:val="22"/>
                    <w:szCs w:val="22"/>
                    <w:shd w:val="clear" w:color="auto" w:fill="FFFFFF"/>
                    <w:lang w:val="en-GB"/>
                  </w:rPr>
                  <w:fldChar w:fldCharType="end"/>
                </w:r>
              </w:sdtContent>
            </w:sdt>
            <w:r w:rsidR="00725EF6" w:rsidRPr="000926B2">
              <w:rPr>
                <w:rFonts w:ascii="Times" w:eastAsia="Times New Roman" w:hAnsi="Times" w:cs="Times New Roman"/>
                <w:color w:val="000000" w:themeColor="text1"/>
                <w:sz w:val="22"/>
                <w:szCs w:val="22"/>
                <w:shd w:val="clear" w:color="auto" w:fill="FFFFFF"/>
                <w:lang w:val="en-GB"/>
              </w:rPr>
              <w:t xml:space="preserve">, </w:t>
            </w:r>
            <w:sdt>
              <w:sdtPr>
                <w:rPr>
                  <w:rFonts w:ascii="Times" w:eastAsia="Times New Roman" w:hAnsi="Times" w:cs="Times New Roman"/>
                  <w:color w:val="000000" w:themeColor="text1"/>
                  <w:sz w:val="22"/>
                  <w:szCs w:val="22"/>
                  <w:shd w:val="clear" w:color="auto" w:fill="FFFFFF"/>
                  <w:lang w:val="en-GB"/>
                </w:rPr>
                <w:id w:val="903106915"/>
                <w:citation/>
              </w:sdtPr>
              <w:sdtContent>
                <w:r w:rsidR="00725EF6" w:rsidRPr="000926B2">
                  <w:rPr>
                    <w:rFonts w:ascii="Times" w:eastAsia="Times New Roman" w:hAnsi="Times" w:cs="Times New Roman"/>
                    <w:color w:val="000000" w:themeColor="text1"/>
                    <w:sz w:val="22"/>
                    <w:szCs w:val="22"/>
                    <w:shd w:val="clear" w:color="auto" w:fill="FFFFFF"/>
                    <w:lang w:val="en-GB"/>
                  </w:rPr>
                  <w:fldChar w:fldCharType="begin"/>
                </w:r>
                <w:r w:rsidR="00725EF6" w:rsidRPr="000926B2">
                  <w:rPr>
                    <w:rFonts w:ascii="Times" w:eastAsia="Times New Roman" w:hAnsi="Times" w:cs="Times New Roman"/>
                    <w:color w:val="000000" w:themeColor="text1"/>
                    <w:sz w:val="22"/>
                    <w:szCs w:val="22"/>
                    <w:shd w:val="clear" w:color="auto" w:fill="FFFFFF"/>
                  </w:rPr>
                  <w:instrText xml:space="preserve"> CITATION Sli15 \l 1033 </w:instrText>
                </w:r>
                <w:r w:rsidR="00725EF6" w:rsidRPr="000926B2">
                  <w:rPr>
                    <w:rFonts w:ascii="Times" w:eastAsia="Times New Roman" w:hAnsi="Times" w:cs="Times New Roman"/>
                    <w:color w:val="000000" w:themeColor="text1"/>
                    <w:sz w:val="22"/>
                    <w:szCs w:val="22"/>
                    <w:shd w:val="clear" w:color="auto" w:fill="FFFFFF"/>
                    <w:lang w:val="en-GB"/>
                  </w:rPr>
                  <w:fldChar w:fldCharType="separate"/>
                </w:r>
                <w:r w:rsidR="000926B2" w:rsidRPr="000926B2">
                  <w:rPr>
                    <w:rFonts w:ascii="Times" w:eastAsia="Times New Roman" w:hAnsi="Times" w:cs="Times New Roman"/>
                    <w:noProof/>
                    <w:color w:val="000000" w:themeColor="text1"/>
                    <w:sz w:val="22"/>
                    <w:szCs w:val="22"/>
                    <w:shd w:val="clear" w:color="auto" w:fill="FFFFFF"/>
                  </w:rPr>
                  <w:t>[</w:t>
                </w:r>
                <w:r w:rsidR="000926B2" w:rsidRPr="000926B2">
                  <w:rPr>
                    <w:rFonts w:ascii="Times" w:eastAsia="Times New Roman" w:hAnsi="Times" w:cs="Times New Roman"/>
                    <w:noProof/>
                    <w:color w:val="000000" w:themeColor="text1"/>
                    <w:sz w:val="22"/>
                    <w:szCs w:val="22"/>
                    <w:shd w:val="clear" w:color="auto" w:fill="FFFFFF"/>
                  </w:rPr>
                  <w:fldChar w:fldCharType="begin"/>
                </w:r>
                <w:r w:rsidR="000926B2" w:rsidRPr="000926B2">
                  <w:rPr>
                    <w:rFonts w:ascii="Times" w:eastAsia="Times New Roman" w:hAnsi="Times" w:cs="Times New Roman"/>
                    <w:noProof/>
                    <w:color w:val="000000" w:themeColor="text1"/>
                    <w:sz w:val="22"/>
                    <w:szCs w:val="22"/>
                    <w:shd w:val="clear" w:color="auto" w:fill="FFFFFF"/>
                  </w:rPr>
                  <w:instrText xml:space="preserve"> HYPERLINK "" \l "Sli15" </w:instrText>
                </w:r>
                <w:r w:rsidR="000926B2" w:rsidRPr="000926B2">
                  <w:rPr>
                    <w:rFonts w:ascii="Times" w:eastAsia="Times New Roman" w:hAnsi="Times" w:cs="Times New Roman"/>
                    <w:noProof/>
                    <w:color w:val="000000" w:themeColor="text1"/>
                    <w:sz w:val="22"/>
                    <w:szCs w:val="22"/>
                    <w:shd w:val="clear" w:color="auto" w:fill="FFFFFF"/>
                  </w:rPr>
                </w:r>
                <w:r w:rsidR="000926B2" w:rsidRPr="000926B2">
                  <w:rPr>
                    <w:rFonts w:ascii="Times" w:eastAsia="Times New Roman" w:hAnsi="Times" w:cs="Times New Roman"/>
                    <w:noProof/>
                    <w:color w:val="000000" w:themeColor="text1"/>
                    <w:sz w:val="22"/>
                    <w:szCs w:val="22"/>
                    <w:shd w:val="clear" w:color="auto" w:fill="FFFFFF"/>
                  </w:rPr>
                  <w:fldChar w:fldCharType="separate"/>
                </w:r>
                <w:r w:rsidR="000926B2" w:rsidRPr="000926B2">
                  <w:rPr>
                    <w:rStyle w:val="Heading2Char"/>
                    <w:rFonts w:ascii="Times" w:eastAsia="Times New Roman" w:hAnsi="Times" w:cs="Times New Roman"/>
                    <w:noProof/>
                    <w:color w:val="000000" w:themeColor="text1"/>
                    <w:sz w:val="22"/>
                    <w:szCs w:val="22"/>
                    <w:shd w:val="clear" w:color="auto" w:fill="FFFFFF"/>
                  </w:rPr>
                  <w:t>18</w:t>
                </w:r>
                <w:r w:rsidR="000926B2" w:rsidRPr="000926B2">
                  <w:rPr>
                    <w:rFonts w:ascii="Times" w:eastAsia="Times New Roman" w:hAnsi="Times" w:cs="Times New Roman"/>
                    <w:noProof/>
                    <w:color w:val="000000" w:themeColor="text1"/>
                    <w:sz w:val="22"/>
                    <w:szCs w:val="22"/>
                    <w:shd w:val="clear" w:color="auto" w:fill="FFFFFF"/>
                  </w:rPr>
                  <w:fldChar w:fldCharType="end"/>
                </w:r>
                <w:r w:rsidR="000926B2" w:rsidRPr="000926B2">
                  <w:rPr>
                    <w:rFonts w:ascii="Times" w:eastAsia="Times New Roman" w:hAnsi="Times" w:cs="Times New Roman"/>
                    <w:noProof/>
                    <w:color w:val="000000" w:themeColor="text1"/>
                    <w:sz w:val="22"/>
                    <w:szCs w:val="22"/>
                    <w:shd w:val="clear" w:color="auto" w:fill="FFFFFF"/>
                  </w:rPr>
                  <w:t>]</w:t>
                </w:r>
                <w:r w:rsidR="00725EF6" w:rsidRPr="000926B2">
                  <w:rPr>
                    <w:rFonts w:ascii="Times" w:eastAsia="Times New Roman" w:hAnsi="Times" w:cs="Times New Roman"/>
                    <w:color w:val="000000" w:themeColor="text1"/>
                    <w:sz w:val="22"/>
                    <w:szCs w:val="22"/>
                    <w:shd w:val="clear" w:color="auto" w:fill="FFFFFF"/>
                    <w:lang w:val="en-GB"/>
                  </w:rPr>
                  <w:fldChar w:fldCharType="end"/>
                </w:r>
              </w:sdtContent>
            </w:sdt>
          </w:p>
        </w:tc>
        <w:tc>
          <w:tcPr>
            <w:tcW w:w="2852" w:type="dxa"/>
            <w:tcPrChange w:id="565" w:author="Chara Katiri" w:date="2015-05-02T14:38:00Z">
              <w:tcPr>
                <w:tcW w:w="2852" w:type="dxa"/>
              </w:tcPr>
            </w:tcPrChange>
          </w:tcPr>
          <w:p w14:paraId="047FC844" w14:textId="6983FCB7" w:rsidR="00A336A0" w:rsidRPr="000926B2" w:rsidRDefault="00AD3B56"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66" w:author="Chara Katiri" w:date="2015-04-11T02:01:00Z"/>
                <w:rFonts w:ascii="Times" w:eastAsia="Times New Roman" w:hAnsi="Times" w:cs="Times New Roman"/>
                <w:sz w:val="22"/>
                <w:szCs w:val="22"/>
                <w:shd w:val="clear" w:color="auto" w:fill="FFFFFF"/>
                <w:lang w:val="en-GB"/>
              </w:rPr>
              <w:pPrChange w:id="567"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568" w:author="Chara Katiri" w:date="2015-04-11T01:32:00Z">
              <w:r w:rsidRPr="000926B2">
                <w:rPr>
                  <w:rFonts w:ascii="Times" w:eastAsia="Times New Roman" w:hAnsi="Times" w:cs="Times New Roman"/>
                  <w:sz w:val="22"/>
                  <w:szCs w:val="22"/>
                  <w:shd w:val="clear" w:color="auto" w:fill="FFFFFF"/>
                  <w:lang w:val="en-GB"/>
                </w:rPr>
                <w:t xml:space="preserve"> </w:t>
              </w:r>
            </w:ins>
            <w:ins w:id="569" w:author="Chara Katiri" w:date="2015-04-11T02:01:00Z">
              <w:r w:rsidR="00A336A0" w:rsidRPr="000926B2">
                <w:rPr>
                  <w:rFonts w:ascii="Times" w:eastAsia="Times New Roman" w:hAnsi="Times" w:cs="Times New Roman"/>
                  <w:sz w:val="22"/>
                  <w:szCs w:val="22"/>
                  <w:shd w:val="clear" w:color="auto" w:fill="FFFFFF"/>
                  <w:lang w:val="en-GB"/>
                </w:rPr>
                <w:t>-Automatic</w:t>
              </w:r>
            </w:ins>
            <w:ins w:id="570" w:author="Chara Katiri" w:date="2015-05-02T14:38:00Z">
              <w:r w:rsidR="0069684A" w:rsidRPr="000926B2">
                <w:rPr>
                  <w:rFonts w:ascii="Times" w:eastAsia="Times New Roman" w:hAnsi="Times" w:cs="Times New Roman"/>
                  <w:sz w:val="22"/>
                  <w:szCs w:val="22"/>
                  <w:shd w:val="clear" w:color="auto" w:fill="FFFFFF"/>
                  <w:lang w:val="en-GB"/>
                </w:rPr>
                <w:t xml:space="preserve"> </w:t>
              </w:r>
            </w:ins>
            <w:ins w:id="571" w:author="Chara Katiri" w:date="2015-04-11T02:01:00Z">
              <w:r w:rsidR="00A336A0" w:rsidRPr="000926B2">
                <w:rPr>
                  <w:rFonts w:ascii="Times" w:eastAsia="Times New Roman" w:hAnsi="Times" w:cs="Times New Roman"/>
                  <w:sz w:val="22"/>
                  <w:szCs w:val="22"/>
                  <w:shd w:val="clear" w:color="auto" w:fill="FFFFFF"/>
                  <w:lang w:val="en-GB"/>
                </w:rPr>
                <w:t>request parameter procession.</w:t>
              </w:r>
            </w:ins>
          </w:p>
          <w:p w14:paraId="5186AC74"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72" w:author="Chara Katiri" w:date="2015-04-11T02:01:00Z"/>
                <w:rFonts w:ascii="Times" w:eastAsia="Times New Roman" w:hAnsi="Times" w:cs="Times New Roman"/>
                <w:sz w:val="22"/>
                <w:szCs w:val="22"/>
                <w:shd w:val="clear" w:color="auto" w:fill="FFFFFF"/>
                <w:lang w:val="en-GB"/>
              </w:rPr>
              <w:pPrChange w:id="573"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72CF866"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74" w:author="Chara Katiri" w:date="2015-04-11T02:01:00Z"/>
                <w:rFonts w:ascii="Times" w:eastAsia="Times New Roman" w:hAnsi="Times" w:cs="Times New Roman"/>
                <w:sz w:val="22"/>
                <w:szCs w:val="22"/>
                <w:shd w:val="clear" w:color="auto" w:fill="FFFFFF"/>
                <w:lang w:val="en-GB"/>
              </w:rPr>
              <w:pPrChange w:id="575"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576" w:author="Chara Katiri" w:date="2015-04-11T02:01:00Z">
              <w:r w:rsidRPr="000926B2">
                <w:rPr>
                  <w:rFonts w:ascii="Times" w:eastAsia="Times New Roman" w:hAnsi="Times" w:cs="Times New Roman"/>
                  <w:sz w:val="22"/>
                  <w:szCs w:val="22"/>
                  <w:shd w:val="clear" w:color="auto" w:fill="FFFFFF"/>
                  <w:lang w:val="en-GB"/>
                </w:rPr>
                <w:t>-View kept around.</w:t>
              </w:r>
            </w:ins>
          </w:p>
          <w:p w14:paraId="53422730"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77" w:author="Chara Katiri" w:date="2015-04-11T02:01:00Z"/>
                <w:rFonts w:ascii="Times" w:eastAsia="Times New Roman" w:hAnsi="Times" w:cs="Times New Roman"/>
                <w:sz w:val="22"/>
                <w:szCs w:val="22"/>
                <w:shd w:val="clear" w:color="auto" w:fill="FFFFFF"/>
                <w:lang w:val="en-GB"/>
              </w:rPr>
              <w:pPrChange w:id="578"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79" w:author="Chara Katiri" w:date="2015-04-11T02:01:00Z"/>
                <w:rFonts w:ascii="Times" w:eastAsia="Times New Roman" w:hAnsi="Times" w:cs="Times New Roman"/>
                <w:sz w:val="22"/>
                <w:szCs w:val="22"/>
                <w:shd w:val="clear" w:color="auto" w:fill="FFFFFF"/>
                <w:lang w:val="en-GB"/>
              </w:rPr>
              <w:pPrChange w:id="580"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81" w:author="Chara Katiri" w:date="2015-04-11T02:01:00Z">
              <w:r w:rsidRPr="000926B2">
                <w:rPr>
                  <w:rFonts w:ascii="Times" w:eastAsia="Times New Roman" w:hAnsi="Times" w:cs="Times New Roman"/>
                  <w:sz w:val="22"/>
                  <w:szCs w:val="22"/>
                  <w:shd w:val="clear" w:color="auto" w:fill="FFFFFF"/>
                  <w:lang w:val="en-GB"/>
                </w:rPr>
                <w:t>-Component libraries that implement re-usable behaviour.</w:t>
              </w:r>
            </w:ins>
          </w:p>
          <w:p w14:paraId="17D3E4BF"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82" w:author="Chara Katiri" w:date="2015-04-11T01:58:00Z"/>
                <w:rFonts w:ascii="Times" w:eastAsia="Times New Roman" w:hAnsi="Times" w:cs="Times New Roman"/>
                <w:sz w:val="22"/>
                <w:szCs w:val="22"/>
                <w:shd w:val="clear" w:color="auto" w:fill="FFFFFF"/>
                <w:lang w:val="en-GB"/>
              </w:rPr>
              <w:pPrChange w:id="583"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84" w:author="Chara Katiri" w:date="2015-04-11T02:01:00Z"/>
                <w:rFonts w:ascii="Times" w:eastAsia="Times New Roman" w:hAnsi="Times" w:cs="Times New Roman"/>
                <w:sz w:val="22"/>
                <w:szCs w:val="22"/>
                <w:shd w:val="clear" w:color="auto" w:fill="FFFFFF"/>
                <w:lang w:val="en-GB"/>
              </w:rPr>
              <w:pPrChange w:id="585"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86" w:author="Chara Katiri" w:date="2015-04-11T02:01:00Z">
              <w:r w:rsidRPr="000926B2">
                <w:rPr>
                  <w:rFonts w:ascii="Times" w:eastAsia="Times New Roman" w:hAnsi="Times" w:cs="Times New Roman"/>
                  <w:sz w:val="22"/>
                  <w:szCs w:val="22"/>
                  <w:shd w:val="clear" w:color="auto" w:fill="FFFFFF"/>
                  <w:lang w:val="en-GB"/>
                </w:rPr>
                <w:t>-</w:t>
              </w:r>
            </w:ins>
            <w:ins w:id="587" w:author="Chara Katiri" w:date="2015-04-11T02:02:00Z">
              <w:r w:rsidRPr="000926B2">
                <w:rPr>
                  <w:rFonts w:ascii="Times" w:eastAsia="Times New Roman" w:hAnsi="Times" w:cs="Times New Roman"/>
                  <w:sz w:val="22"/>
                  <w:szCs w:val="22"/>
                  <w:shd w:val="clear" w:color="auto" w:fill="FFFFFF"/>
                  <w:lang w:val="en-GB"/>
                </w:rPr>
                <w:t>Components render</w:t>
              </w:r>
            </w:ins>
            <w:ins w:id="588" w:author="Chara Katiri" w:date="2015-04-11T02:01:00Z">
              <w:r w:rsidRPr="000926B2">
                <w:rPr>
                  <w:rFonts w:ascii="Times" w:eastAsia="Times New Roman" w:hAnsi="Times" w:cs="Times New Roman"/>
                  <w:sz w:val="22"/>
                  <w:szCs w:val="22"/>
                  <w:shd w:val="clear" w:color="auto" w:fill="FFFFFF"/>
                  <w:lang w:val="en-GB"/>
                </w:rPr>
                <w:t xml:space="preserve"> HTML/JavaScript.</w:t>
              </w:r>
            </w:ins>
          </w:p>
          <w:p w14:paraId="3FCC6FFD"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89" w:author="Chara Katiri" w:date="2015-04-11T02:02:00Z"/>
                <w:rFonts w:ascii="Times" w:eastAsia="Times New Roman" w:hAnsi="Times" w:cs="Times New Roman"/>
                <w:sz w:val="22"/>
                <w:szCs w:val="22"/>
                <w:shd w:val="clear" w:color="auto" w:fill="FFFFFF"/>
                <w:lang w:val="en-GB"/>
              </w:rPr>
              <w:pPrChange w:id="590"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91" w:author="Chara Katiri" w:date="2015-04-11T02:02:00Z"/>
                <w:rFonts w:ascii="Times" w:eastAsia="Times New Roman" w:hAnsi="Times" w:cs="Times New Roman"/>
                <w:sz w:val="22"/>
                <w:szCs w:val="22"/>
                <w:shd w:val="clear" w:color="auto" w:fill="FFFFFF"/>
                <w:lang w:val="en-GB"/>
              </w:rPr>
              <w:pPrChange w:id="592"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93" w:author="Chara Katiri" w:date="2015-04-11T02:02:00Z">
              <w:r w:rsidRPr="000926B2">
                <w:rPr>
                  <w:rFonts w:ascii="Times" w:eastAsia="Times New Roman" w:hAnsi="Times" w:cs="Times New Roman"/>
                  <w:sz w:val="22"/>
                  <w:szCs w:val="22"/>
                  <w:shd w:val="clear" w:color="auto" w:fill="FFFFFF"/>
                  <w:lang w:val="en-GB"/>
                </w:rPr>
                <w:t>-Automatic input conversion.</w:t>
              </w:r>
            </w:ins>
          </w:p>
          <w:p w14:paraId="66D40680"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94" w:author="Chara Katiri" w:date="2015-04-11T02:02:00Z"/>
                <w:rFonts w:ascii="Times" w:eastAsia="Times New Roman" w:hAnsi="Times" w:cs="Times New Roman"/>
                <w:sz w:val="22"/>
                <w:szCs w:val="22"/>
                <w:shd w:val="clear" w:color="auto" w:fill="FFFFFF"/>
                <w:lang w:val="en-GB"/>
              </w:rPr>
              <w:pPrChange w:id="595"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0926B2" w:rsidRDefault="00FA37FB"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596" w:author="Chara Katiri" w:date="2015-04-11T02:02:00Z"/>
                <w:rFonts w:ascii="Times" w:eastAsia="Times New Roman" w:hAnsi="Times" w:cs="Times New Roman"/>
                <w:sz w:val="22"/>
                <w:szCs w:val="22"/>
                <w:shd w:val="clear" w:color="auto" w:fill="FFFFFF"/>
                <w:lang w:val="en-GB"/>
              </w:rPr>
              <w:pPrChange w:id="597"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98" w:author="Chara Katiri" w:date="2015-04-11T02:18:00Z">
              <w:r w:rsidRPr="000926B2">
                <w:rPr>
                  <w:rFonts w:ascii="Times" w:eastAsia="Times New Roman" w:hAnsi="Times" w:cs="Times New Roman"/>
                  <w:sz w:val="22"/>
                  <w:szCs w:val="22"/>
                  <w:shd w:val="clear" w:color="auto" w:fill="FFFFFF"/>
                  <w:lang w:val="en-GB"/>
                </w:rPr>
                <w:t>-</w:t>
              </w:r>
            </w:ins>
            <w:ins w:id="599" w:author="Chara Katiri" w:date="2015-04-11T02:02:00Z">
              <w:r w:rsidR="00A336A0" w:rsidRPr="000926B2">
                <w:rPr>
                  <w:rFonts w:ascii="Times" w:eastAsia="Times New Roman" w:hAnsi="Times" w:cs="Times New Roman"/>
                  <w:sz w:val="22"/>
                  <w:szCs w:val="22"/>
                  <w:shd w:val="clear" w:color="auto" w:fill="FFFFFF"/>
                  <w:lang w:val="en-GB"/>
                </w:rPr>
                <w:t>Automatic</w:t>
              </w:r>
              <w:r w:rsidR="009E798F" w:rsidRPr="000926B2">
                <w:rPr>
                  <w:rFonts w:ascii="Times" w:eastAsia="Times New Roman" w:hAnsi="Times" w:cs="Times New Roman"/>
                  <w:sz w:val="22"/>
                  <w:szCs w:val="22"/>
                  <w:shd w:val="clear" w:color="auto" w:fill="FFFFFF"/>
                  <w:lang w:val="en-GB"/>
                </w:rPr>
                <w:t xml:space="preserve"> input validation.</w:t>
              </w:r>
            </w:ins>
          </w:p>
          <w:p w14:paraId="463DC544" w14:textId="77777777" w:rsidR="009E798F" w:rsidRPr="000926B2" w:rsidRDefault="009E798F"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00" w:author="Chara Katiri" w:date="2015-04-11T02:02:00Z"/>
                <w:rFonts w:ascii="Times" w:eastAsia="Times New Roman" w:hAnsi="Times" w:cs="Times New Roman"/>
                <w:sz w:val="22"/>
                <w:szCs w:val="22"/>
                <w:shd w:val="clear" w:color="auto" w:fill="FFFFFF"/>
                <w:lang w:val="en-GB"/>
              </w:rPr>
              <w:pPrChange w:id="601"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0926B2" w:rsidRDefault="009E798F"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02" w:author="Chara Katiri" w:date="2015-04-11T01:42:00Z"/>
                <w:rFonts w:ascii="Times" w:eastAsia="Times New Roman" w:hAnsi="Times" w:cs="Times New Roman"/>
                <w:sz w:val="22"/>
                <w:szCs w:val="22"/>
                <w:shd w:val="clear" w:color="auto" w:fill="FFFFFF"/>
                <w:lang w:val="en-GB"/>
              </w:rPr>
              <w:pPrChange w:id="603"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604" w:author="Chara Katiri" w:date="2015-04-11T02:02:00Z">
              <w:r w:rsidRPr="000926B2">
                <w:rPr>
                  <w:rFonts w:ascii="Times" w:eastAsia="Times New Roman" w:hAnsi="Times" w:cs="Times New Roman"/>
                  <w:sz w:val="22"/>
                  <w:szCs w:val="22"/>
                  <w:shd w:val="clear" w:color="auto" w:fill="FFFFFF"/>
                  <w:lang w:val="en-GB"/>
                </w:rPr>
                <w:t xml:space="preserve">-Page centric. </w:t>
              </w:r>
            </w:ins>
          </w:p>
          <w:p w14:paraId="1100C89A" w14:textId="0FD3B74A" w:rsidR="00EB7B69" w:rsidRPr="000926B2" w:rsidRDefault="00EB7B69"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05" w:author="Chara Katiri" w:date="2015-04-11T01:24:00Z"/>
                <w:rFonts w:ascii="Times" w:eastAsia="Times New Roman" w:hAnsi="Times" w:cs="Times New Roman"/>
                <w:sz w:val="22"/>
                <w:szCs w:val="22"/>
                <w:shd w:val="clear" w:color="auto" w:fill="FFFFFF"/>
                <w:lang w:val="en-GB"/>
              </w:rPr>
              <w:pPrChange w:id="606"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42" w:type="dxa"/>
            <w:tcPrChange w:id="607" w:author="Chara Katiri" w:date="2015-05-02T14:38:00Z">
              <w:tcPr>
                <w:tcW w:w="2852" w:type="dxa"/>
              </w:tcPr>
            </w:tcPrChange>
          </w:tcPr>
          <w:p w14:paraId="476BBB10"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08" w:author="Chara Katiri" w:date="2015-04-11T02:00:00Z"/>
                <w:rFonts w:ascii="Times" w:eastAsia="Times New Roman" w:hAnsi="Times" w:cs="Times New Roman"/>
                <w:sz w:val="22"/>
                <w:szCs w:val="22"/>
                <w:shd w:val="clear" w:color="auto" w:fill="FFFFFF"/>
                <w:lang w:val="en-GB"/>
              </w:rPr>
              <w:pPrChange w:id="609"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10" w:author="Chara Katiri" w:date="2015-04-11T01:59:00Z">
              <w:r w:rsidRPr="000926B2">
                <w:rPr>
                  <w:rFonts w:ascii="Times" w:eastAsia="Times New Roman" w:hAnsi="Times" w:cs="Times New Roman"/>
                  <w:sz w:val="22"/>
                  <w:szCs w:val="22"/>
                  <w:shd w:val="clear" w:color="auto" w:fill="FFFFFF"/>
                  <w:lang w:val="en-GB"/>
                </w:rPr>
                <w:t>- Manual request parameter processing.</w:t>
              </w:r>
            </w:ins>
          </w:p>
          <w:p w14:paraId="5CB17AD3"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11" w:author="Chara Katiri" w:date="2015-04-11T01:59:00Z"/>
                <w:rFonts w:ascii="Times" w:eastAsia="Times New Roman" w:hAnsi="Times" w:cs="Times New Roman"/>
                <w:sz w:val="22"/>
                <w:szCs w:val="22"/>
                <w:shd w:val="clear" w:color="auto" w:fill="FFFFFF"/>
                <w:lang w:val="en-GB"/>
              </w:rPr>
              <w:pPrChange w:id="612"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79860E7" w14:textId="48F508EC"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13" w:author="Chara Katiri" w:date="2015-04-11T02:00:00Z"/>
                <w:rFonts w:ascii="Times" w:eastAsia="Times New Roman" w:hAnsi="Times" w:cs="Times New Roman"/>
                <w:sz w:val="22"/>
                <w:szCs w:val="22"/>
                <w:shd w:val="clear" w:color="auto" w:fill="FFFFFF"/>
                <w:lang w:val="en-GB"/>
              </w:rPr>
              <w:pPrChange w:id="614"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15" w:author="Chara Katiri" w:date="2015-04-11T01:59:00Z">
              <w:r w:rsidRPr="000926B2">
                <w:rPr>
                  <w:rFonts w:ascii="Times" w:eastAsia="Times New Roman" w:hAnsi="Times" w:cs="Times New Roman"/>
                  <w:sz w:val="22"/>
                  <w:szCs w:val="22"/>
                  <w:shd w:val="clear" w:color="auto" w:fill="FFFFFF"/>
                  <w:lang w:val="en-GB"/>
                </w:rPr>
                <w:t>-No view kept around.</w:t>
              </w:r>
            </w:ins>
          </w:p>
          <w:p w14:paraId="1FC1CC84"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16" w:author="Chara Katiri" w:date="2015-04-11T01:59:00Z"/>
                <w:rFonts w:ascii="Times" w:eastAsia="Times New Roman" w:hAnsi="Times" w:cs="Times New Roman"/>
                <w:sz w:val="22"/>
                <w:szCs w:val="22"/>
                <w:shd w:val="clear" w:color="auto" w:fill="FFFFFF"/>
                <w:lang w:val="en-GB"/>
              </w:rPr>
              <w:pPrChange w:id="617"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7B641395" w14:textId="61AC7373"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18" w:author="Chara Katiri" w:date="2015-04-11T02:00:00Z"/>
                <w:rFonts w:ascii="Times" w:eastAsia="Times New Roman" w:hAnsi="Times" w:cs="Times New Roman"/>
                <w:sz w:val="22"/>
                <w:szCs w:val="22"/>
                <w:shd w:val="clear" w:color="auto" w:fill="FFFFFF"/>
                <w:lang w:val="en-GB"/>
              </w:rPr>
              <w:pPrChange w:id="619"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20" w:author="Chara Katiri" w:date="2015-04-11T01:59:00Z">
              <w:r w:rsidRPr="000926B2">
                <w:rPr>
                  <w:rFonts w:ascii="Times" w:eastAsia="Times New Roman" w:hAnsi="Times" w:cs="Times New Roman"/>
                  <w:sz w:val="22"/>
                  <w:szCs w:val="22"/>
                  <w:shd w:val="clear" w:color="auto" w:fill="FFFFFF"/>
                  <w:lang w:val="en-GB"/>
                </w:rPr>
                <w:t>-Limited support for re-usable behaviour.</w:t>
              </w:r>
            </w:ins>
          </w:p>
          <w:p w14:paraId="68CFB1F4"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21" w:author="Chara Katiri" w:date="2015-04-11T02:01:00Z"/>
                <w:rFonts w:ascii="Times" w:eastAsia="Times New Roman" w:hAnsi="Times" w:cs="Times New Roman"/>
                <w:sz w:val="22"/>
                <w:szCs w:val="22"/>
                <w:shd w:val="clear" w:color="auto" w:fill="FFFFFF"/>
                <w:lang w:val="en-GB"/>
              </w:rPr>
              <w:pPrChange w:id="622"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6083EA9D"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23" w:author="Chara Katiri" w:date="2015-04-11T01:59:00Z"/>
                <w:rFonts w:ascii="Times" w:eastAsia="Times New Roman" w:hAnsi="Times" w:cs="Times New Roman"/>
                <w:sz w:val="22"/>
                <w:szCs w:val="22"/>
                <w:shd w:val="clear" w:color="auto" w:fill="FFFFFF"/>
                <w:lang w:val="en-GB"/>
              </w:rPr>
              <w:pPrChange w:id="624"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2FD5F379" w14:textId="020F158A"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25" w:author="Chara Katiri" w:date="2015-04-11T02:00:00Z"/>
                <w:rFonts w:ascii="Times" w:eastAsia="Times New Roman" w:hAnsi="Times" w:cs="Times New Roman"/>
                <w:sz w:val="22"/>
                <w:szCs w:val="22"/>
                <w:shd w:val="clear" w:color="auto" w:fill="FFFFFF"/>
                <w:lang w:val="en-GB"/>
              </w:rPr>
              <w:pPrChange w:id="626"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27" w:author="Chara Katiri" w:date="2015-04-11T01:59:00Z">
              <w:r w:rsidRPr="000926B2">
                <w:rPr>
                  <w:rFonts w:ascii="Times" w:eastAsia="Times New Roman" w:hAnsi="Times" w:cs="Times New Roman"/>
                  <w:sz w:val="22"/>
                  <w:szCs w:val="22"/>
                  <w:shd w:val="clear" w:color="auto" w:fill="FFFFFF"/>
                  <w:lang w:val="en-GB"/>
                </w:rPr>
                <w:t>-Developer responsible for all HTML / JavaScrip</w:t>
              </w:r>
            </w:ins>
            <w:ins w:id="628" w:author="Chara Katiri" w:date="2015-04-11T02:00:00Z">
              <w:r w:rsidRPr="000926B2">
                <w:rPr>
                  <w:rFonts w:ascii="Times" w:eastAsia="Times New Roman" w:hAnsi="Times" w:cs="Times New Roman"/>
                  <w:sz w:val="22"/>
                  <w:szCs w:val="22"/>
                  <w:shd w:val="clear" w:color="auto" w:fill="FFFFFF"/>
                  <w:lang w:val="en-GB"/>
                </w:rPr>
                <w:t>t</w:t>
              </w:r>
            </w:ins>
            <w:ins w:id="629" w:author="Chara Katiri" w:date="2015-04-11T01:59:00Z">
              <w:r w:rsidRPr="000926B2">
                <w:rPr>
                  <w:rFonts w:ascii="Times" w:eastAsia="Times New Roman" w:hAnsi="Times" w:cs="Times New Roman"/>
                  <w:sz w:val="22"/>
                  <w:szCs w:val="22"/>
                  <w:shd w:val="clear" w:color="auto" w:fill="FFFFFF"/>
                  <w:lang w:val="en-GB"/>
                </w:rPr>
                <w:t>.</w:t>
              </w:r>
            </w:ins>
          </w:p>
          <w:p w14:paraId="02EABADB"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30" w:author="Chara Katiri" w:date="2015-04-11T01:59:00Z"/>
                <w:rFonts w:ascii="Times" w:eastAsia="Times New Roman" w:hAnsi="Times" w:cs="Times New Roman"/>
                <w:sz w:val="22"/>
                <w:szCs w:val="22"/>
                <w:shd w:val="clear" w:color="auto" w:fill="FFFFFF"/>
                <w:lang w:val="en-GB"/>
              </w:rPr>
              <w:pPrChange w:id="631"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A659394" w14:textId="56E61920"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32" w:author="Chara Katiri" w:date="2015-04-11T02:00:00Z"/>
                <w:rFonts w:ascii="Times" w:eastAsia="Times New Roman" w:hAnsi="Times" w:cs="Times New Roman"/>
                <w:sz w:val="22"/>
                <w:szCs w:val="22"/>
                <w:shd w:val="clear" w:color="auto" w:fill="FFFFFF"/>
                <w:lang w:val="en-GB"/>
              </w:rPr>
              <w:pPrChange w:id="633"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34" w:author="Chara Katiri" w:date="2015-04-11T02:00:00Z">
              <w:r w:rsidRPr="000926B2">
                <w:rPr>
                  <w:rFonts w:ascii="Times" w:eastAsia="Times New Roman" w:hAnsi="Times" w:cs="Times New Roman"/>
                  <w:sz w:val="22"/>
                  <w:szCs w:val="22"/>
                  <w:shd w:val="clear" w:color="auto" w:fill="FFFFFF"/>
                  <w:lang w:val="en-GB"/>
                </w:rPr>
                <w:t>-No automatic input conversion</w:t>
              </w:r>
            </w:ins>
            <w:ins w:id="635" w:author="Chara Katiri" w:date="2015-04-11T02:01:00Z">
              <w:r w:rsidRPr="000926B2">
                <w:rPr>
                  <w:rFonts w:ascii="Times" w:eastAsia="Times New Roman" w:hAnsi="Times" w:cs="Times New Roman"/>
                  <w:sz w:val="22"/>
                  <w:szCs w:val="22"/>
                  <w:shd w:val="clear" w:color="auto" w:fill="FFFFFF"/>
                  <w:lang w:val="en-GB"/>
                </w:rPr>
                <w:t>.</w:t>
              </w:r>
            </w:ins>
          </w:p>
          <w:p w14:paraId="17BA0888"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36" w:author="Chara Katiri" w:date="2015-04-11T02:00:00Z"/>
                <w:rFonts w:ascii="Times" w:eastAsia="Times New Roman" w:hAnsi="Times" w:cs="Times New Roman"/>
                <w:sz w:val="22"/>
                <w:szCs w:val="22"/>
                <w:shd w:val="clear" w:color="auto" w:fill="FFFFFF"/>
                <w:lang w:val="en-GB"/>
              </w:rPr>
              <w:pPrChange w:id="637"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211953C"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38" w:author="Chara Katiri" w:date="2015-04-11T02:01:00Z"/>
                <w:rFonts w:ascii="Times" w:eastAsia="Times New Roman" w:hAnsi="Times" w:cs="Times New Roman"/>
                <w:sz w:val="22"/>
                <w:szCs w:val="22"/>
                <w:shd w:val="clear" w:color="auto" w:fill="FFFFFF"/>
                <w:lang w:val="en-GB"/>
              </w:rPr>
              <w:pPrChange w:id="639"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40" w:author="Chara Katiri" w:date="2015-04-11T02:00:00Z">
              <w:r w:rsidRPr="000926B2">
                <w:rPr>
                  <w:rFonts w:ascii="Times" w:eastAsia="Times New Roman" w:hAnsi="Times" w:cs="Times New Roman"/>
                  <w:sz w:val="22"/>
                  <w:szCs w:val="22"/>
                  <w:shd w:val="clear" w:color="auto" w:fill="FFFFFF"/>
                  <w:lang w:val="en-GB"/>
                </w:rPr>
                <w:t>-No automatic input validation.</w:t>
              </w:r>
            </w:ins>
          </w:p>
          <w:p w14:paraId="545EBD08" w14:textId="77777777"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41" w:author="Chara Katiri" w:date="2015-04-11T02:00:00Z"/>
                <w:rFonts w:ascii="Times" w:eastAsia="Times New Roman" w:hAnsi="Times" w:cs="Times New Roman"/>
                <w:sz w:val="22"/>
                <w:szCs w:val="22"/>
                <w:shd w:val="clear" w:color="auto" w:fill="FFFFFF"/>
                <w:lang w:val="en-GB"/>
              </w:rPr>
              <w:pPrChange w:id="642"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082A36B" w14:textId="5CA2392D" w:rsidR="00A336A0" w:rsidRPr="000926B2" w:rsidRDefault="00A336A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43" w:author="Chara Katiri" w:date="2015-04-11T01:58:00Z"/>
                <w:rFonts w:ascii="Times" w:eastAsia="Times New Roman" w:hAnsi="Times" w:cs="Times New Roman"/>
                <w:sz w:val="22"/>
                <w:szCs w:val="22"/>
                <w:shd w:val="clear" w:color="auto" w:fill="FFFFFF"/>
                <w:lang w:val="en-GB"/>
              </w:rPr>
              <w:pPrChange w:id="644"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45" w:author="Chara Katiri" w:date="2015-04-11T02:00:00Z">
              <w:r w:rsidRPr="000926B2">
                <w:rPr>
                  <w:rFonts w:ascii="Times" w:eastAsia="Times New Roman" w:hAnsi="Times" w:cs="Times New Roman"/>
                  <w:sz w:val="22"/>
                  <w:szCs w:val="22"/>
                  <w:shd w:val="clear" w:color="auto" w:fill="FFFFFF"/>
                  <w:lang w:val="en-GB"/>
                </w:rPr>
                <w:t xml:space="preserve">-Request centric. </w:t>
              </w:r>
            </w:ins>
          </w:p>
          <w:p w14:paraId="661C85BF" w14:textId="509E94C0" w:rsidR="000C7680" w:rsidRPr="000926B2" w:rsidRDefault="000C7680" w:rsidP="00EE1303">
            <w:pPr>
              <w:spacing w:line="360" w:lineRule="auto"/>
              <w:contextualSpacing/>
              <w:cnfStyle w:val="000000000000" w:firstRow="0" w:lastRow="0" w:firstColumn="0" w:lastColumn="0" w:oddVBand="0" w:evenVBand="0" w:oddHBand="0" w:evenHBand="0" w:firstRowFirstColumn="0" w:firstRowLastColumn="0" w:lastRowFirstColumn="0" w:lastRowLastColumn="0"/>
              <w:rPr>
                <w:ins w:id="646" w:author="Chara Katiri" w:date="2015-04-11T01:24:00Z"/>
                <w:rFonts w:ascii="Times" w:eastAsia="Times New Roman" w:hAnsi="Times" w:cs="Times New Roman"/>
                <w:sz w:val="22"/>
                <w:szCs w:val="22"/>
                <w:shd w:val="clear" w:color="auto" w:fill="FFFFFF"/>
                <w:lang w:val="en-GB"/>
              </w:rPr>
              <w:pPrChange w:id="647"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r>
    </w:tbl>
    <w:p w14:paraId="6A944878" w14:textId="35F063AD" w:rsidR="00CB34D3" w:rsidRPr="000926B2" w:rsidRDefault="00DB09A0" w:rsidP="00EE1303">
      <w:pPr>
        <w:spacing w:line="360" w:lineRule="auto"/>
        <w:ind w:firstLine="720"/>
        <w:contextualSpacing/>
        <w:jc w:val="both"/>
        <w:rPr>
          <w:ins w:id="648" w:author="Chara Katiri" w:date="2015-04-11T01:23:00Z"/>
          <w:rFonts w:ascii="Times" w:eastAsia="Times New Roman" w:hAnsi="Times" w:cs="Times New Roman"/>
          <w:sz w:val="22"/>
          <w:szCs w:val="22"/>
          <w:lang w:val="en-GB"/>
          <w:rPrChange w:id="649" w:author="Chara Katiri" w:date="2015-04-12T20:48:00Z">
            <w:rPr>
              <w:ins w:id="650" w:author="Chara Katiri" w:date="2015-04-11T01:23:00Z"/>
              <w:rFonts w:ascii="Times" w:eastAsia="Times New Roman" w:hAnsi="Times" w:cs="Arial"/>
              <w:sz w:val="22"/>
              <w:szCs w:val="22"/>
              <w:shd w:val="clear" w:color="auto" w:fill="FFFFFF"/>
              <w:lang w:val="en-GB"/>
            </w:rPr>
          </w:rPrChange>
        </w:rPr>
        <w:pPrChange w:id="651" w:author="Chara Katiri" w:date="2015-04-12T20:48:00Z">
          <w:pPr>
            <w:ind w:firstLine="720"/>
          </w:pPr>
        </w:pPrChange>
      </w:pPr>
      <w:ins w:id="652" w:author="Chara Katiri" w:date="2015-04-11T02:56:00Z">
        <w:r w:rsidRPr="000926B2">
          <w:rPr>
            <w:rFonts w:ascii="Times" w:eastAsia="Times New Roman" w:hAnsi="Times" w:cs="Times New Roman"/>
            <w:sz w:val="22"/>
            <w:szCs w:val="22"/>
            <w:lang w:val="en-GB"/>
            <w:rPrChange w:id="653" w:author="Chara Katiri" w:date="2015-04-12T20:48:00Z">
              <w:rPr>
                <w:rFonts w:ascii="Times" w:eastAsia="Times New Roman" w:hAnsi="Times" w:cs="Arial"/>
                <w:sz w:val="22"/>
                <w:szCs w:val="22"/>
                <w:shd w:val="clear" w:color="auto" w:fill="FFFFFF"/>
                <w:lang w:val="en-GB"/>
              </w:rPr>
            </w:rPrChange>
          </w:rPr>
          <w:t xml:space="preserve">The main difference between the two MVC Frameworks is </w:t>
        </w:r>
      </w:ins>
      <w:ins w:id="654" w:author="Chara Katiri" w:date="2015-04-11T02:59:00Z">
        <w:r w:rsidR="00D120BC" w:rsidRPr="000926B2">
          <w:rPr>
            <w:rFonts w:ascii="Times" w:eastAsia="Times New Roman" w:hAnsi="Times" w:cs="Times New Roman"/>
            <w:sz w:val="22"/>
            <w:szCs w:val="22"/>
            <w:lang w:val="en-GB"/>
            <w:rPrChange w:id="655" w:author="Chara Katiri" w:date="2015-04-12T20:48:00Z">
              <w:rPr>
                <w:rFonts w:ascii="Times" w:eastAsia="Times New Roman" w:hAnsi="Times" w:cs="Arial"/>
                <w:sz w:val="22"/>
                <w:szCs w:val="22"/>
                <w:shd w:val="clear" w:color="auto" w:fill="FFFFFF"/>
                <w:lang w:val="en-GB"/>
              </w:rPr>
            </w:rPrChange>
          </w:rPr>
          <w:t xml:space="preserve">that in </w:t>
        </w:r>
      </w:ins>
      <w:ins w:id="656" w:author="Chara Katiri" w:date="2015-04-11T02:57:00Z">
        <w:r w:rsidRPr="000926B2">
          <w:rPr>
            <w:rFonts w:ascii="Times" w:eastAsia="Times New Roman" w:hAnsi="Times" w:cs="Times New Roman"/>
            <w:sz w:val="22"/>
            <w:szCs w:val="22"/>
            <w:lang w:val="en-GB"/>
            <w:rPrChange w:id="657" w:author="Chara Katiri" w:date="2015-04-12T20:48:00Z">
              <w:rPr>
                <w:rFonts w:ascii="Times" w:eastAsia="Times New Roman" w:hAnsi="Times" w:cs="Arial"/>
                <w:sz w:val="22"/>
                <w:szCs w:val="22"/>
                <w:shd w:val="clear" w:color="auto" w:fill="FFFFFF"/>
                <w:lang w:val="en-GB"/>
              </w:rPr>
            </w:rPrChange>
          </w:rPr>
          <w:t xml:space="preserve">Component Oriented MVC (JSF) </w:t>
        </w:r>
      </w:ins>
      <w:ins w:id="658" w:author="Chara Katiri" w:date="2015-04-11T02:59:00Z">
        <w:r w:rsidR="00D120BC" w:rsidRPr="000926B2">
          <w:rPr>
            <w:rFonts w:ascii="Times" w:eastAsia="Times New Roman" w:hAnsi="Times" w:cs="Times New Roman"/>
            <w:sz w:val="22"/>
            <w:szCs w:val="22"/>
            <w:lang w:val="en-GB"/>
            <w:rPrChange w:id="659" w:author="Chara Katiri" w:date="2015-04-12T20:48:00Z">
              <w:rPr>
                <w:rFonts w:ascii="Times" w:eastAsia="Times New Roman" w:hAnsi="Times" w:cs="Arial"/>
                <w:sz w:val="22"/>
                <w:szCs w:val="22"/>
                <w:shd w:val="clear" w:color="auto" w:fill="FFFFFF"/>
                <w:lang w:val="en-GB"/>
              </w:rPr>
            </w:rPrChange>
          </w:rPr>
          <w:t>the</w:t>
        </w:r>
      </w:ins>
      <w:ins w:id="660" w:author="Chara Katiri" w:date="2015-04-11T03:03:00Z">
        <w:r w:rsidR="00D120BC" w:rsidRPr="000926B2">
          <w:rPr>
            <w:rFonts w:ascii="Times" w:eastAsia="Times New Roman" w:hAnsi="Times" w:cs="Times New Roman"/>
            <w:sz w:val="22"/>
            <w:szCs w:val="22"/>
            <w:lang w:val="en-GB"/>
            <w:rPrChange w:id="661" w:author="Chara Katiri" w:date="2015-04-12T20:48:00Z">
              <w:rPr>
                <w:rFonts w:ascii="Times" w:eastAsia="Times New Roman" w:hAnsi="Times" w:cs="Arial"/>
                <w:sz w:val="22"/>
                <w:szCs w:val="22"/>
                <w:shd w:val="clear" w:color="auto" w:fill="FFFFFF"/>
                <w:lang w:val="en-GB"/>
              </w:rPr>
            </w:rPrChange>
          </w:rPr>
          <w:t xml:space="preserve"> </w:t>
        </w:r>
      </w:ins>
      <w:ins w:id="662" w:author="Chara Katiri" w:date="2015-04-11T03:04:00Z">
        <w:r w:rsidR="004A6C8B" w:rsidRPr="000926B2">
          <w:rPr>
            <w:rFonts w:ascii="Times" w:eastAsia="Times New Roman" w:hAnsi="Times" w:cs="Times New Roman"/>
            <w:sz w:val="22"/>
            <w:szCs w:val="22"/>
            <w:lang w:val="en-GB"/>
          </w:rPr>
          <w:t>framework provides the C</w:t>
        </w:r>
        <w:r w:rsidR="00D120BC" w:rsidRPr="000926B2">
          <w:rPr>
            <w:rFonts w:ascii="Times" w:eastAsia="Times New Roman" w:hAnsi="Times" w:cs="Times New Roman"/>
            <w:sz w:val="22"/>
            <w:szCs w:val="22"/>
            <w:lang w:val="en-GB"/>
            <w:rPrChange w:id="663" w:author="Chara Katiri" w:date="2015-04-12T20:48:00Z">
              <w:rPr>
                <w:rFonts w:ascii="Times" w:eastAsia="Times New Roman" w:hAnsi="Times" w:cs="Arial"/>
                <w:sz w:val="22"/>
                <w:szCs w:val="22"/>
                <w:shd w:val="clear" w:color="auto" w:fill="FFFFFF"/>
                <w:lang w:val="en-GB"/>
              </w:rPr>
            </w:rPrChange>
          </w:rPr>
          <w:t>ontroller by default</w:t>
        </w:r>
      </w:ins>
      <w:ins w:id="664" w:author="Chara Katiri" w:date="2015-04-11T03:00:00Z">
        <w:r w:rsidR="00D120BC" w:rsidRPr="000926B2">
          <w:rPr>
            <w:rFonts w:ascii="Times" w:eastAsia="Times New Roman" w:hAnsi="Times" w:cs="Times New Roman"/>
            <w:sz w:val="22"/>
            <w:szCs w:val="22"/>
            <w:lang w:val="en-GB"/>
            <w:rPrChange w:id="665" w:author="Chara Katiri" w:date="2015-04-12T20:48:00Z">
              <w:rPr>
                <w:rFonts w:ascii="Times" w:eastAsia="Times New Roman" w:hAnsi="Times" w:cs="Arial"/>
                <w:sz w:val="22"/>
                <w:szCs w:val="22"/>
                <w:shd w:val="clear" w:color="auto" w:fill="FFFFFF"/>
                <w:lang w:val="en-GB"/>
              </w:rPr>
            </w:rPrChange>
          </w:rPr>
          <w:t xml:space="preserve"> </w:t>
        </w:r>
      </w:ins>
      <w:ins w:id="666" w:author="Chara Katiri" w:date="2015-04-11T02:59:00Z">
        <w:r w:rsidR="00D120BC" w:rsidRPr="000926B2">
          <w:rPr>
            <w:rFonts w:ascii="Times" w:eastAsia="Times New Roman" w:hAnsi="Times" w:cs="Times New Roman"/>
            <w:sz w:val="22"/>
            <w:szCs w:val="22"/>
            <w:lang w:val="en-GB"/>
            <w:rPrChange w:id="667" w:author="Chara Katiri" w:date="2015-04-12T20:48:00Z">
              <w:rPr>
                <w:rFonts w:ascii="Times" w:eastAsia="Times New Roman" w:hAnsi="Times" w:cs="Arial"/>
                <w:sz w:val="22"/>
                <w:szCs w:val="22"/>
                <w:shd w:val="clear" w:color="auto" w:fill="FFFFFF"/>
                <w:lang w:val="en-GB"/>
              </w:rPr>
            </w:rPrChange>
          </w:rPr>
          <w:t>and therefore the developer has very</w:t>
        </w:r>
      </w:ins>
      <w:ins w:id="668" w:author="Chara Katiri" w:date="2015-04-11T02:57:00Z">
        <w:r w:rsidR="00D120BC" w:rsidRPr="000926B2">
          <w:rPr>
            <w:rFonts w:ascii="Times" w:eastAsia="Times New Roman" w:hAnsi="Times" w:cs="Times New Roman"/>
            <w:sz w:val="22"/>
            <w:szCs w:val="22"/>
            <w:lang w:val="en-GB"/>
            <w:rPrChange w:id="669" w:author="Chara Katiri" w:date="2015-04-12T20:48:00Z">
              <w:rPr>
                <w:rFonts w:ascii="Times" w:eastAsia="Times New Roman" w:hAnsi="Times" w:cs="Arial"/>
                <w:sz w:val="22"/>
                <w:szCs w:val="22"/>
                <w:shd w:val="clear" w:color="auto" w:fill="FFFFFF"/>
                <w:lang w:val="en-GB"/>
              </w:rPr>
            </w:rPrChange>
          </w:rPr>
          <w:t xml:space="preserve"> little control over </w:t>
        </w:r>
      </w:ins>
      <w:ins w:id="670" w:author="Chara Katiri" w:date="2015-04-11T02:59:00Z">
        <w:r w:rsidR="00D120BC" w:rsidRPr="000926B2">
          <w:rPr>
            <w:rFonts w:ascii="Times" w:eastAsia="Times New Roman" w:hAnsi="Times" w:cs="Times New Roman"/>
            <w:sz w:val="22"/>
            <w:szCs w:val="22"/>
            <w:lang w:val="en-GB"/>
            <w:rPrChange w:id="671" w:author="Chara Katiri" w:date="2015-04-12T20:48:00Z">
              <w:rPr>
                <w:rFonts w:ascii="Times" w:eastAsia="Times New Roman" w:hAnsi="Times" w:cs="Arial"/>
                <w:sz w:val="22"/>
                <w:szCs w:val="22"/>
                <w:shd w:val="clear" w:color="auto" w:fill="FFFFFF"/>
                <w:lang w:val="en-GB"/>
              </w:rPr>
            </w:rPrChange>
          </w:rPr>
          <w:t>the</w:t>
        </w:r>
      </w:ins>
      <w:ins w:id="672" w:author="Chara Katiri" w:date="2015-04-11T03:13:00Z">
        <w:r w:rsidR="00E472E2" w:rsidRPr="000926B2">
          <w:rPr>
            <w:rFonts w:ascii="Times" w:eastAsia="Times New Roman" w:hAnsi="Times" w:cs="Times New Roman"/>
            <w:sz w:val="22"/>
            <w:szCs w:val="22"/>
            <w:lang w:val="en-GB"/>
          </w:rPr>
          <w:t xml:space="preserve"> output of the</w:t>
        </w:r>
      </w:ins>
      <w:ins w:id="673" w:author="Chara Katiri" w:date="2015-04-11T02:59:00Z">
        <w:r w:rsidR="00E472E2" w:rsidRPr="000926B2">
          <w:rPr>
            <w:rFonts w:ascii="Times" w:eastAsia="Times New Roman" w:hAnsi="Times" w:cs="Times New Roman"/>
            <w:sz w:val="22"/>
            <w:szCs w:val="22"/>
            <w:lang w:val="en-GB"/>
          </w:rPr>
          <w:t xml:space="preserve"> objects</w:t>
        </w:r>
        <w:r w:rsidR="00D120BC" w:rsidRPr="000926B2">
          <w:rPr>
            <w:rFonts w:ascii="Times" w:eastAsia="Times New Roman" w:hAnsi="Times" w:cs="Times New Roman"/>
            <w:sz w:val="22"/>
            <w:szCs w:val="22"/>
            <w:lang w:val="en-GB"/>
            <w:rPrChange w:id="674" w:author="Chara Katiri" w:date="2015-04-12T20:48:00Z">
              <w:rPr>
                <w:rFonts w:ascii="Times" w:eastAsia="Times New Roman" w:hAnsi="Times" w:cs="Arial"/>
                <w:sz w:val="22"/>
                <w:szCs w:val="22"/>
                <w:shd w:val="clear" w:color="auto" w:fill="FFFFFF"/>
                <w:lang w:val="en-GB"/>
              </w:rPr>
            </w:rPrChange>
          </w:rPr>
          <w:t xml:space="preserve">. </w:t>
        </w:r>
      </w:ins>
      <w:ins w:id="675" w:author="Chara Katiri" w:date="2015-04-11T03:02:00Z">
        <w:r w:rsidR="00D120BC" w:rsidRPr="000926B2">
          <w:rPr>
            <w:rFonts w:ascii="Times" w:eastAsia="Times New Roman" w:hAnsi="Times" w:cs="Times New Roman"/>
            <w:sz w:val="22"/>
            <w:szCs w:val="22"/>
            <w:lang w:val="en-GB"/>
            <w:rPrChange w:id="676" w:author="Chara Katiri" w:date="2015-04-12T20:48:00Z">
              <w:rPr>
                <w:rFonts w:ascii="Times" w:eastAsia="Times New Roman" w:hAnsi="Times" w:cs="Arial"/>
                <w:sz w:val="22"/>
                <w:szCs w:val="22"/>
                <w:shd w:val="clear" w:color="auto" w:fill="FFFFFF"/>
                <w:lang w:val="en-GB"/>
              </w:rPr>
            </w:rPrChange>
          </w:rPr>
          <w:t>On the other hand</w:t>
        </w:r>
      </w:ins>
      <w:ins w:id="677" w:author="Chara Katiri" w:date="2015-04-11T03:04:00Z">
        <w:r w:rsidR="00E472E2" w:rsidRPr="000926B2">
          <w:rPr>
            <w:rFonts w:ascii="Times" w:eastAsia="Times New Roman" w:hAnsi="Times" w:cs="Times New Roman"/>
            <w:sz w:val="22"/>
            <w:szCs w:val="22"/>
            <w:lang w:val="en-GB"/>
            <w:rPrChange w:id="678" w:author="Chara Katiri" w:date="2015-04-12T20:48:00Z">
              <w:rPr>
                <w:rFonts w:ascii="Times" w:eastAsia="Times New Roman" w:hAnsi="Times" w:cs="Arial"/>
                <w:sz w:val="22"/>
                <w:szCs w:val="22"/>
                <w:shd w:val="clear" w:color="auto" w:fill="FFFFFF"/>
                <w:lang w:val="en-GB"/>
              </w:rPr>
            </w:rPrChange>
          </w:rPr>
          <w:t>,</w:t>
        </w:r>
      </w:ins>
      <w:ins w:id="679" w:author="Chara Katiri" w:date="2015-04-11T03:32:00Z">
        <w:r w:rsidR="004A6C8B" w:rsidRPr="000926B2">
          <w:rPr>
            <w:rFonts w:ascii="Times" w:eastAsia="Times New Roman" w:hAnsi="Times" w:cs="Times New Roman"/>
            <w:sz w:val="22"/>
            <w:szCs w:val="22"/>
            <w:lang w:val="en-GB"/>
          </w:rPr>
          <w:t xml:space="preserve"> </w:t>
        </w:r>
      </w:ins>
      <w:ins w:id="680" w:author="Chara Katiri" w:date="2015-04-11T03:02:00Z">
        <w:r w:rsidR="00D120BC" w:rsidRPr="000926B2">
          <w:rPr>
            <w:rFonts w:ascii="Times" w:eastAsia="Times New Roman" w:hAnsi="Times" w:cs="Times New Roman"/>
            <w:sz w:val="22"/>
            <w:szCs w:val="22"/>
            <w:lang w:val="en-GB"/>
            <w:rPrChange w:id="681" w:author="Chara Katiri" w:date="2015-04-12T20:48:00Z">
              <w:rPr>
                <w:rFonts w:ascii="Times" w:eastAsia="Times New Roman" w:hAnsi="Times" w:cs="Arial"/>
                <w:sz w:val="22"/>
                <w:szCs w:val="22"/>
                <w:shd w:val="clear" w:color="auto" w:fill="FFFFFF"/>
                <w:lang w:val="en-GB"/>
              </w:rPr>
            </w:rPrChange>
          </w:rPr>
          <w:t>Action Oriented MVC (JSR)</w:t>
        </w:r>
      </w:ins>
      <w:ins w:id="682" w:author="Chara Katiri" w:date="2015-04-11T03:03:00Z">
        <w:r w:rsidR="00D120BC" w:rsidRPr="000926B2">
          <w:rPr>
            <w:rFonts w:ascii="Times" w:eastAsia="Times New Roman" w:hAnsi="Times" w:cs="Times New Roman"/>
            <w:sz w:val="22"/>
            <w:szCs w:val="22"/>
            <w:lang w:val="en-GB"/>
            <w:rPrChange w:id="683" w:author="Chara Katiri" w:date="2015-04-12T20:48:00Z">
              <w:rPr>
                <w:rFonts w:ascii="Times" w:eastAsia="Times New Roman" w:hAnsi="Times" w:cs="Arial"/>
                <w:sz w:val="22"/>
                <w:szCs w:val="22"/>
                <w:shd w:val="clear" w:color="auto" w:fill="FFFFFF"/>
                <w:lang w:val="en-GB"/>
              </w:rPr>
            </w:rPrChange>
          </w:rPr>
          <w:t xml:space="preserve"> </w:t>
        </w:r>
      </w:ins>
      <w:ins w:id="684" w:author="Chara Katiri" w:date="2015-04-11T03:10:00Z">
        <w:r w:rsidR="00E472E2" w:rsidRPr="000926B2">
          <w:rPr>
            <w:rFonts w:ascii="Times" w:eastAsia="Times New Roman" w:hAnsi="Times" w:cs="Times New Roman"/>
            <w:sz w:val="22"/>
            <w:szCs w:val="22"/>
            <w:lang w:val="en-GB"/>
            <w:rPrChange w:id="685" w:author="Chara Katiri" w:date="2015-04-12T20:48:00Z">
              <w:rPr>
                <w:rFonts w:ascii="Times" w:eastAsia="Times New Roman" w:hAnsi="Times" w:cs="Arial"/>
                <w:sz w:val="22"/>
                <w:szCs w:val="22"/>
                <w:shd w:val="clear" w:color="auto" w:fill="FFFFFF"/>
                <w:lang w:val="en-GB"/>
              </w:rPr>
            </w:rPrChange>
          </w:rPr>
          <w:t xml:space="preserve">is configuration-intensive but </w:t>
        </w:r>
      </w:ins>
      <w:ins w:id="686" w:author="Chara Katiri" w:date="2015-04-11T03:12:00Z">
        <w:r w:rsidR="00E472E2" w:rsidRPr="000926B2">
          <w:rPr>
            <w:rFonts w:ascii="Times" w:eastAsia="Times New Roman" w:hAnsi="Times" w:cs="Times New Roman"/>
            <w:sz w:val="22"/>
            <w:szCs w:val="22"/>
            <w:lang w:val="en-GB"/>
          </w:rPr>
          <w:t>enables</w:t>
        </w:r>
      </w:ins>
      <w:ins w:id="687" w:author="Chara Katiri" w:date="2015-04-11T03:10:00Z">
        <w:r w:rsidR="00E472E2" w:rsidRPr="000926B2">
          <w:rPr>
            <w:rFonts w:ascii="Times" w:eastAsia="Times New Roman" w:hAnsi="Times" w:cs="Times New Roman"/>
            <w:sz w:val="22"/>
            <w:szCs w:val="22"/>
            <w:lang w:val="en-GB"/>
            <w:rPrChange w:id="688" w:author="Chara Katiri" w:date="2015-04-12T20:48:00Z">
              <w:rPr>
                <w:rFonts w:ascii="Times" w:eastAsia="Times New Roman" w:hAnsi="Times" w:cs="Arial"/>
                <w:sz w:val="22"/>
                <w:szCs w:val="22"/>
                <w:shd w:val="clear" w:color="auto" w:fill="FFFFFF"/>
                <w:lang w:val="en-GB"/>
              </w:rPr>
            </w:rPrChange>
          </w:rPr>
          <w:t xml:space="preserve"> the developer to define the </w:t>
        </w:r>
      </w:ins>
      <w:ins w:id="689" w:author="Chara Katiri" w:date="2015-04-11T03:04:00Z">
        <w:r w:rsidR="00D120BC" w:rsidRPr="000926B2">
          <w:rPr>
            <w:rFonts w:ascii="Times" w:eastAsia="Times New Roman" w:hAnsi="Times" w:cs="Times New Roman"/>
            <w:sz w:val="22"/>
            <w:szCs w:val="22"/>
            <w:lang w:val="en-GB"/>
            <w:rPrChange w:id="690" w:author="Chara Katiri" w:date="2015-04-12T20:48:00Z">
              <w:rPr>
                <w:rFonts w:ascii="Times" w:eastAsia="Times New Roman" w:hAnsi="Times" w:cs="Arial"/>
                <w:sz w:val="22"/>
                <w:szCs w:val="22"/>
                <w:shd w:val="clear" w:color="auto" w:fill="FFFFFF"/>
                <w:lang w:val="en-GB"/>
              </w:rPr>
            </w:rPrChange>
          </w:rPr>
          <w:t>controller(s</w:t>
        </w:r>
      </w:ins>
      <w:ins w:id="691" w:author="Chara Katiri" w:date="2015-04-11T03:11:00Z">
        <w:r w:rsidR="00E472E2" w:rsidRPr="000926B2">
          <w:rPr>
            <w:rFonts w:ascii="Times" w:eastAsia="Times New Roman" w:hAnsi="Times" w:cs="Times New Roman"/>
            <w:sz w:val="22"/>
            <w:szCs w:val="22"/>
            <w:lang w:val="en-GB"/>
            <w:rPrChange w:id="692" w:author="Chara Katiri" w:date="2015-04-12T20:48:00Z">
              <w:rPr>
                <w:rFonts w:ascii="Times" w:eastAsia="Times New Roman" w:hAnsi="Times" w:cs="Arial"/>
                <w:sz w:val="22"/>
                <w:szCs w:val="22"/>
                <w:shd w:val="clear" w:color="auto" w:fill="FFFFFF"/>
                <w:lang w:val="en-GB"/>
              </w:rPr>
            </w:rPrChange>
          </w:rPr>
          <w:t>), which</w:t>
        </w:r>
      </w:ins>
      <w:ins w:id="693" w:author="Chara Katiri" w:date="2015-04-11T03:05:00Z">
        <w:r w:rsidR="00D120BC" w:rsidRPr="000926B2">
          <w:rPr>
            <w:rFonts w:ascii="Times" w:eastAsia="Times New Roman" w:hAnsi="Times" w:cs="Times New Roman"/>
            <w:sz w:val="22"/>
            <w:szCs w:val="22"/>
            <w:lang w:val="en-GB"/>
            <w:rPrChange w:id="694" w:author="Chara Katiri" w:date="2015-04-12T20:48:00Z">
              <w:rPr>
                <w:rFonts w:ascii="Times" w:eastAsia="Times New Roman" w:hAnsi="Times" w:cs="Arial"/>
                <w:sz w:val="22"/>
                <w:szCs w:val="22"/>
                <w:shd w:val="clear" w:color="auto" w:fill="FFFFFF"/>
                <w:lang w:val="en-GB"/>
              </w:rPr>
            </w:rPrChange>
          </w:rPr>
          <w:t xml:space="preserve"> allows </w:t>
        </w:r>
      </w:ins>
      <w:ins w:id="695" w:author="Chara Katiri" w:date="2015-04-11T03:09:00Z">
        <w:r w:rsidR="00E472E2" w:rsidRPr="000926B2">
          <w:rPr>
            <w:rFonts w:ascii="Times" w:eastAsia="Times New Roman" w:hAnsi="Times" w:cs="Times New Roman"/>
            <w:sz w:val="22"/>
            <w:szCs w:val="22"/>
            <w:lang w:val="en-GB"/>
            <w:rPrChange w:id="696" w:author="Chara Katiri" w:date="2015-04-12T20:48:00Z">
              <w:rPr>
                <w:rFonts w:ascii="Times" w:eastAsia="Times New Roman" w:hAnsi="Times" w:cs="Arial"/>
                <w:sz w:val="22"/>
                <w:szCs w:val="22"/>
                <w:shd w:val="clear" w:color="auto" w:fill="FFFFFF"/>
                <w:lang w:val="en-GB"/>
              </w:rPr>
            </w:rPrChange>
          </w:rPr>
          <w:t xml:space="preserve">full and </w:t>
        </w:r>
      </w:ins>
      <w:ins w:id="697" w:author="Chara Katiri" w:date="2015-04-11T03:05:00Z">
        <w:r w:rsidR="00D120BC" w:rsidRPr="000926B2">
          <w:rPr>
            <w:rFonts w:ascii="Times" w:eastAsia="Times New Roman" w:hAnsi="Times" w:cs="Times New Roman"/>
            <w:sz w:val="22"/>
            <w:szCs w:val="22"/>
            <w:lang w:val="en-GB"/>
            <w:rPrChange w:id="698" w:author="Chara Katiri" w:date="2015-04-12T20:48:00Z">
              <w:rPr>
                <w:rFonts w:ascii="Times" w:eastAsia="Times New Roman" w:hAnsi="Times" w:cs="Arial"/>
                <w:sz w:val="22"/>
                <w:szCs w:val="22"/>
                <w:shd w:val="clear" w:color="auto" w:fill="FFFFFF"/>
                <w:lang w:val="en-GB"/>
              </w:rPr>
            </w:rPrChange>
          </w:rPr>
          <w:t>detailed control</w:t>
        </w:r>
      </w:ins>
      <w:ins w:id="699" w:author="Chara Katiri" w:date="2015-04-11T03:09:00Z">
        <w:r w:rsidR="00E472E2" w:rsidRPr="000926B2">
          <w:rPr>
            <w:rFonts w:ascii="Times" w:eastAsia="Times New Roman" w:hAnsi="Times" w:cs="Times New Roman"/>
            <w:sz w:val="22"/>
            <w:szCs w:val="22"/>
            <w:lang w:val="en-GB"/>
            <w:rPrChange w:id="700" w:author="Chara Katiri" w:date="2015-04-12T20:48:00Z">
              <w:rPr>
                <w:rFonts w:ascii="Times" w:eastAsia="Times New Roman" w:hAnsi="Times" w:cs="Arial"/>
                <w:sz w:val="22"/>
                <w:szCs w:val="22"/>
                <w:shd w:val="clear" w:color="auto" w:fill="FFFFFF"/>
                <w:lang w:val="en-GB"/>
              </w:rPr>
            </w:rPrChange>
          </w:rPr>
          <w:t xml:space="preserve"> of the output and help him focus on business logic</w:t>
        </w:r>
      </w:ins>
      <w:ins w:id="701" w:author="Chara Katiri" w:date="2015-04-11T03:05:00Z">
        <w:r w:rsidR="00D120BC" w:rsidRPr="000926B2">
          <w:rPr>
            <w:rFonts w:ascii="Times" w:eastAsia="Times New Roman" w:hAnsi="Times" w:cs="Times New Roman"/>
            <w:sz w:val="22"/>
            <w:szCs w:val="22"/>
            <w:lang w:val="en-GB"/>
            <w:rPrChange w:id="702" w:author="Chara Katiri" w:date="2015-04-12T20:48:00Z">
              <w:rPr>
                <w:rFonts w:ascii="Times" w:eastAsia="Times New Roman" w:hAnsi="Times" w:cs="Arial"/>
                <w:sz w:val="22"/>
                <w:szCs w:val="22"/>
                <w:shd w:val="clear" w:color="auto" w:fill="FFFFFF"/>
                <w:lang w:val="en-GB"/>
              </w:rPr>
            </w:rPrChange>
          </w:rPr>
          <w:t xml:space="preserve">. </w:t>
        </w:r>
      </w:ins>
    </w:p>
    <w:p w14:paraId="55AD05D3" w14:textId="77777777" w:rsidR="00CB34D3" w:rsidRPr="000926B2" w:rsidRDefault="00CB34D3" w:rsidP="00EE1303">
      <w:pPr>
        <w:spacing w:line="360" w:lineRule="auto"/>
        <w:ind w:firstLine="720"/>
        <w:contextualSpacing/>
        <w:jc w:val="both"/>
        <w:rPr>
          <w:ins w:id="703" w:author="Chara Katiri" w:date="2015-04-11T03:14:00Z"/>
          <w:rFonts w:ascii="Times" w:eastAsia="Times New Roman" w:hAnsi="Times" w:cs="Times New Roman"/>
          <w:sz w:val="22"/>
          <w:szCs w:val="22"/>
          <w:shd w:val="clear" w:color="auto" w:fill="FFFFFF"/>
          <w:lang w:val="en-GB"/>
        </w:rPr>
      </w:pPr>
    </w:p>
    <w:p w14:paraId="331840E7" w14:textId="2C30EE35" w:rsidR="00E472E2" w:rsidRPr="000926B2" w:rsidRDefault="00E472E2" w:rsidP="00EE1303">
      <w:pPr>
        <w:spacing w:line="360" w:lineRule="auto"/>
        <w:ind w:firstLine="720"/>
        <w:contextualSpacing/>
        <w:jc w:val="both"/>
        <w:rPr>
          <w:ins w:id="704" w:author="Chara Katiri" w:date="2015-05-02T14:51:00Z"/>
          <w:rFonts w:ascii="Times" w:eastAsia="Times New Roman" w:hAnsi="Times" w:cs="Times New Roman"/>
          <w:sz w:val="22"/>
          <w:szCs w:val="22"/>
          <w:shd w:val="clear" w:color="auto" w:fill="FFFFFF"/>
          <w:lang w:val="en-GB"/>
        </w:rPr>
      </w:pPr>
      <w:commentRangeStart w:id="705"/>
      <w:ins w:id="706" w:author="Chara Katiri" w:date="2015-04-11T03:16:00Z">
        <w:r w:rsidRPr="000926B2">
          <w:rPr>
            <w:rFonts w:ascii="Times" w:eastAsia="Times New Roman" w:hAnsi="Times" w:cs="Times New Roman"/>
            <w:sz w:val="22"/>
            <w:szCs w:val="22"/>
            <w:highlight w:val="yellow"/>
            <w:shd w:val="clear" w:color="auto" w:fill="FFFFFF"/>
            <w:lang w:val="en-GB"/>
          </w:rPr>
          <w:t>Regarding the diagrams</w:t>
        </w:r>
        <w:commentRangeEnd w:id="705"/>
        <w:r w:rsidRPr="000926B2">
          <w:rPr>
            <w:rStyle w:val="CommentReference"/>
            <w:rFonts w:ascii="Times" w:hAnsi="Times" w:cs="Times New Roman"/>
            <w:sz w:val="22"/>
            <w:szCs w:val="22"/>
            <w:rPrChange w:id="707" w:author="Chara Katiri" w:date="2015-04-12T20:48:00Z">
              <w:rPr>
                <w:rStyle w:val="CommentReference"/>
              </w:rPr>
            </w:rPrChange>
          </w:rPr>
          <w:commentReference w:id="705"/>
        </w:r>
        <w:r w:rsidRPr="000926B2">
          <w:rPr>
            <w:rFonts w:ascii="Times" w:eastAsia="Times New Roman" w:hAnsi="Times" w:cs="Times New Roman"/>
            <w:sz w:val="22"/>
            <w:szCs w:val="22"/>
            <w:highlight w:val="yellow"/>
            <w:shd w:val="clear" w:color="auto" w:fill="FFFFFF"/>
            <w:lang w:val="en-GB"/>
          </w:rPr>
          <w:t>:</w:t>
        </w:r>
      </w:ins>
    </w:p>
    <w:p w14:paraId="413C0B2D" w14:textId="0813B89B" w:rsidR="00FE26E6" w:rsidRPr="000926B2" w:rsidRDefault="00FE26E6" w:rsidP="00EE1303">
      <w:pPr>
        <w:spacing w:line="360" w:lineRule="auto"/>
        <w:ind w:firstLine="720"/>
        <w:contextualSpacing/>
        <w:jc w:val="both"/>
        <w:rPr>
          <w:ins w:id="708" w:author="Chara Katiri" w:date="2015-04-11T03:15:00Z"/>
          <w:rFonts w:ascii="Times" w:eastAsia="Times New Roman" w:hAnsi="Times" w:cs="Times New Roman"/>
          <w:sz w:val="22"/>
          <w:szCs w:val="22"/>
          <w:shd w:val="clear" w:color="auto" w:fill="FFFFFF"/>
          <w:lang w:val="en-GB"/>
        </w:rPr>
      </w:pPr>
      <w:ins w:id="709" w:author="Chara Katiri" w:date="2015-05-02T14:51:00Z">
        <w:r w:rsidRPr="000926B2">
          <w:rPr>
            <w:rFonts w:ascii="Times" w:eastAsia="Times New Roman" w:hAnsi="Times" w:cs="Times New Roman"/>
            <w:sz w:val="22"/>
            <w:szCs w:val="22"/>
            <w:shd w:val="clear" w:color="auto" w:fill="FFFFFF"/>
            <w:lang w:val="en-GB"/>
          </w:rPr>
          <w:t xml:space="preserve">UI Component Oriented MVC as Exposed in JSF: </w:t>
        </w:r>
      </w:ins>
    </w:p>
    <w:p w14:paraId="14AB4000" w14:textId="3EE0C89F" w:rsidR="00E472E2" w:rsidRPr="000926B2" w:rsidRDefault="00E472E2" w:rsidP="00EE1303">
      <w:pPr>
        <w:spacing w:line="360" w:lineRule="auto"/>
        <w:ind w:firstLine="720"/>
        <w:contextualSpacing/>
        <w:jc w:val="both"/>
        <w:rPr>
          <w:ins w:id="710" w:author="Chara Katiri" w:date="2015-04-11T03:16:00Z"/>
          <w:rFonts w:ascii="Times" w:eastAsia="Times New Roman" w:hAnsi="Times" w:cs="Times New Roman"/>
          <w:sz w:val="22"/>
          <w:szCs w:val="22"/>
          <w:shd w:val="clear" w:color="auto" w:fill="FFFFFF"/>
          <w:lang w:val="en-GB"/>
        </w:rPr>
      </w:pPr>
      <w:ins w:id="711" w:author="Chara Katiri" w:date="2015-04-11T03:15:00Z">
        <w:r w:rsidRPr="000926B2">
          <w:rPr>
            <w:rFonts w:ascii="Times" w:eastAsia="Times New Roman" w:hAnsi="Times" w:cs="Times New Roman"/>
            <w:noProof/>
            <w:sz w:val="22"/>
            <w:szCs w:val="22"/>
            <w:shd w:val="clear" w:color="auto" w:fill="FFFFFF"/>
            <w:rPrChange w:id="712" w:author="Unknown">
              <w:rPr>
                <w:noProof/>
              </w:rPr>
            </w:rPrChange>
          </w:rPr>
          <w:drawing>
            <wp:inline distT="0" distB="0" distL="0" distR="0" wp14:anchorId="3B6AB0D4" wp14:editId="3707D822">
              <wp:extent cx="5464195" cy="2383790"/>
              <wp:effectExtent l="0" t="0" r="0" b="3810"/>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raKatiri:Desktop:Screen Shot 2015-04-11 at 03.15.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1" b="7049"/>
                      <a:stretch/>
                    </pic:blipFill>
                    <pic:spPr bwMode="auto">
                      <a:xfrm>
                        <a:off x="0" y="0"/>
                        <a:ext cx="5466214" cy="2384671"/>
                      </a:xfrm>
                      <a:prstGeom prst="rect">
                        <a:avLst/>
                      </a:prstGeom>
                      <a:noFill/>
                      <a:ln>
                        <a:noFill/>
                      </a:ln>
                      <a:extLst>
                        <a:ext uri="{53640926-AAD7-44d8-BBD7-CCE9431645EC}">
                          <a14:shadowObscured xmlns:a14="http://schemas.microsoft.com/office/drawing/2010/main"/>
                        </a:ext>
                      </a:extLst>
                    </pic:spPr>
                  </pic:pic>
                </a:graphicData>
              </a:graphic>
            </wp:inline>
          </w:drawing>
        </w:r>
      </w:ins>
    </w:p>
    <w:p w14:paraId="0A5EF84C" w14:textId="77777777" w:rsidR="00FE26E6" w:rsidRPr="000926B2" w:rsidRDefault="00FE26E6" w:rsidP="00EE1303">
      <w:pPr>
        <w:spacing w:line="360" w:lineRule="auto"/>
        <w:ind w:firstLine="720"/>
        <w:contextualSpacing/>
        <w:jc w:val="both"/>
        <w:rPr>
          <w:ins w:id="713" w:author="Chara Katiri" w:date="2015-05-02T14:50:00Z"/>
          <w:rFonts w:ascii="Times" w:eastAsia="Times New Roman" w:hAnsi="Times" w:cs="Times New Roman"/>
          <w:sz w:val="22"/>
          <w:szCs w:val="22"/>
          <w:shd w:val="clear" w:color="auto" w:fill="FFFFFF"/>
          <w:lang w:val="en-GB"/>
        </w:rPr>
      </w:pPr>
    </w:p>
    <w:p w14:paraId="330F5BFB" w14:textId="42E52155" w:rsidR="00FE26E6" w:rsidRPr="000926B2" w:rsidRDefault="00FE26E6" w:rsidP="00EE1303">
      <w:pPr>
        <w:spacing w:line="360" w:lineRule="auto"/>
        <w:ind w:firstLine="720"/>
        <w:contextualSpacing/>
        <w:jc w:val="both"/>
        <w:rPr>
          <w:ins w:id="714" w:author="Chara Katiri" w:date="2015-05-02T14:50:00Z"/>
          <w:rFonts w:ascii="Times" w:eastAsia="Times New Roman" w:hAnsi="Times" w:cs="Times New Roman"/>
          <w:sz w:val="22"/>
          <w:szCs w:val="22"/>
          <w:shd w:val="clear" w:color="auto" w:fill="FFFFFF"/>
          <w:lang w:val="en-GB"/>
        </w:rPr>
      </w:pPr>
      <w:ins w:id="715" w:author="Chara Katiri" w:date="2015-05-02T14:50:00Z">
        <w:r w:rsidRPr="000926B2">
          <w:rPr>
            <w:rFonts w:ascii="Times" w:eastAsia="Times New Roman" w:hAnsi="Times" w:cs="Times New Roman"/>
            <w:sz w:val="22"/>
            <w:szCs w:val="22"/>
            <w:shd w:val="clear" w:color="auto" w:fill="FFFFFF"/>
            <w:lang w:val="en-GB"/>
          </w:rPr>
          <w:t>Action oriented MVC as shown below:</w:t>
        </w:r>
      </w:ins>
    </w:p>
    <w:p w14:paraId="60844E00" w14:textId="0F730264" w:rsidR="00E472E2" w:rsidRPr="000926B2" w:rsidRDefault="00E472E2" w:rsidP="00EE1303">
      <w:pPr>
        <w:spacing w:line="360" w:lineRule="auto"/>
        <w:ind w:firstLine="720"/>
        <w:contextualSpacing/>
        <w:jc w:val="both"/>
        <w:rPr>
          <w:ins w:id="716" w:author="Chara Katiri" w:date="2015-04-11T03:15:00Z"/>
          <w:rFonts w:ascii="Times" w:eastAsia="Times New Roman" w:hAnsi="Times" w:cs="Times New Roman"/>
          <w:sz w:val="22"/>
          <w:szCs w:val="22"/>
          <w:shd w:val="clear" w:color="auto" w:fill="FFFFFF"/>
          <w:lang w:val="en-GB"/>
        </w:rPr>
      </w:pPr>
      <w:ins w:id="717" w:author="Chara Katiri" w:date="2015-04-11T03:16:00Z">
        <w:r w:rsidRPr="000926B2">
          <w:rPr>
            <w:rFonts w:ascii="Times" w:eastAsia="Times New Roman" w:hAnsi="Times" w:cs="Times New Roman"/>
            <w:noProof/>
            <w:sz w:val="22"/>
            <w:szCs w:val="22"/>
            <w:shd w:val="clear" w:color="auto" w:fill="FFFFFF"/>
            <w:rPrChange w:id="718" w:author="Unknown">
              <w:rPr>
                <w:noProof/>
              </w:rPr>
            </w:rPrChange>
          </w:rPr>
          <w:drawing>
            <wp:inline distT="0" distB="0" distL="0" distR="0" wp14:anchorId="2985D2B2" wp14:editId="2F04F49B">
              <wp:extent cx="5704114" cy="2046514"/>
              <wp:effectExtent l="0" t="0" r="11430" b="11430"/>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10" t="1878" r="1024" b="9838"/>
                      <a:stretch/>
                    </pic:blipFill>
                    <pic:spPr bwMode="auto">
                      <a:xfrm>
                        <a:off x="0" y="0"/>
                        <a:ext cx="5705466" cy="2046999"/>
                      </a:xfrm>
                      <a:prstGeom prst="rect">
                        <a:avLst/>
                      </a:prstGeom>
                      <a:noFill/>
                      <a:ln>
                        <a:noFill/>
                      </a:ln>
                      <a:extLst>
                        <a:ext uri="{53640926-AAD7-44d8-BBD7-CCE9431645EC}">
                          <a14:shadowObscured xmlns:a14="http://schemas.microsoft.com/office/drawing/2010/main"/>
                        </a:ext>
                      </a:extLst>
                    </pic:spPr>
                  </pic:pic>
                </a:graphicData>
              </a:graphic>
            </wp:inline>
          </w:drawing>
        </w:r>
      </w:ins>
    </w:p>
    <w:p w14:paraId="747A0609" w14:textId="77777777" w:rsidR="00E472E2" w:rsidRPr="000926B2" w:rsidRDefault="00E472E2" w:rsidP="00EE1303">
      <w:pPr>
        <w:spacing w:line="360" w:lineRule="auto"/>
        <w:ind w:firstLine="720"/>
        <w:contextualSpacing/>
        <w:jc w:val="both"/>
        <w:rPr>
          <w:ins w:id="719" w:author="Chara Katiri" w:date="2015-04-11T00:54:00Z"/>
          <w:rFonts w:ascii="Times" w:eastAsia="Times New Roman" w:hAnsi="Times" w:cs="Times New Roman"/>
          <w:sz w:val="22"/>
          <w:szCs w:val="22"/>
          <w:shd w:val="clear" w:color="auto" w:fill="FFFFFF"/>
          <w:lang w:val="en-GB"/>
        </w:rPr>
      </w:pPr>
    </w:p>
    <w:p w14:paraId="076569D2" w14:textId="43A57CD7" w:rsidR="00923135" w:rsidRPr="000926B2" w:rsidRDefault="003A0AE7" w:rsidP="00EE1303">
      <w:pPr>
        <w:pStyle w:val="Heading2"/>
        <w:numPr>
          <w:ilvl w:val="1"/>
          <w:numId w:val="13"/>
        </w:numPr>
        <w:spacing w:line="360" w:lineRule="auto"/>
        <w:contextualSpacing/>
        <w:jc w:val="both"/>
        <w:rPr>
          <w:ins w:id="720" w:author="Chara Katiri" w:date="2015-04-11T02:30:00Z"/>
          <w:rFonts w:ascii="Times" w:hAnsi="Times" w:cs="Times New Roman"/>
          <w:color w:val="auto"/>
          <w:sz w:val="22"/>
          <w:szCs w:val="22"/>
          <w:lang w:val="en-GB"/>
        </w:rPr>
      </w:pPr>
      <w:bookmarkStart w:id="721" w:name="_Toc290491147"/>
      <w:ins w:id="722" w:author="Chara Katiri" w:date="2015-04-11T02:29:00Z">
        <w:r w:rsidRPr="000926B2">
          <w:rPr>
            <w:rFonts w:ascii="Times" w:hAnsi="Times" w:cs="Times New Roman"/>
            <w:color w:val="auto"/>
            <w:sz w:val="22"/>
            <w:szCs w:val="22"/>
            <w:lang w:val="en-GB"/>
          </w:rPr>
          <w:t>Spring MVC Framework</w:t>
        </w:r>
      </w:ins>
      <w:bookmarkEnd w:id="721"/>
    </w:p>
    <w:p w14:paraId="3EB32596" w14:textId="77777777" w:rsidR="003A0AE7" w:rsidRPr="000926B2" w:rsidRDefault="003A0AE7" w:rsidP="00EE1303">
      <w:pPr>
        <w:spacing w:line="360" w:lineRule="auto"/>
        <w:ind w:firstLine="720"/>
        <w:contextualSpacing/>
        <w:jc w:val="both"/>
        <w:rPr>
          <w:ins w:id="723" w:author="Chara Katiri" w:date="2015-04-11T02:32:00Z"/>
          <w:rFonts w:ascii="Times" w:eastAsia="Times New Roman" w:hAnsi="Times" w:cs="Times New Roman"/>
          <w:sz w:val="22"/>
          <w:szCs w:val="22"/>
          <w:lang w:val="en-GB"/>
        </w:rPr>
      </w:pPr>
      <w:ins w:id="724" w:author="Chara Katiri" w:date="2015-04-11T02:32:00Z">
        <w:r w:rsidRPr="000926B2">
          <w:rPr>
            <w:rFonts w:ascii="Times" w:eastAsia="Times New Roman" w:hAnsi="Times" w:cs="Times New Roman"/>
            <w:sz w:val="22"/>
            <w:szCs w:val="22"/>
            <w:lang w:val="en-GB"/>
          </w:rPr>
          <w:t>The client and web server website is developed using Java and the Spring MVC Framework.</w:t>
        </w:r>
      </w:ins>
    </w:p>
    <w:p w14:paraId="79B5D164" w14:textId="2F60CD94" w:rsidR="003A0AE7" w:rsidRPr="000926B2" w:rsidRDefault="003A0AE7" w:rsidP="00EE1303">
      <w:pPr>
        <w:spacing w:line="360" w:lineRule="auto"/>
        <w:contextualSpacing/>
        <w:jc w:val="both"/>
        <w:rPr>
          <w:ins w:id="725" w:author="Chara Katiri" w:date="2015-04-11T02:32:00Z"/>
          <w:rFonts w:ascii="Times" w:eastAsia="Times New Roman" w:hAnsi="Times" w:cs="Times New Roman"/>
          <w:sz w:val="22"/>
          <w:szCs w:val="22"/>
          <w:lang w:val="en-GB"/>
        </w:rPr>
      </w:pPr>
      <w:ins w:id="726" w:author="Chara Katiri" w:date="2015-04-11T02:32:00Z">
        <w:r w:rsidRPr="000926B2">
          <w:rPr>
            <w:rFonts w:ascii="Times" w:eastAsia="Times New Roman" w:hAnsi="Times" w:cs="Times New Roman"/>
            <w:sz w:val="22"/>
            <w:szCs w:val="22"/>
            <w:shd w:val="clear" w:color="auto" w:fill="FFFFFF"/>
            <w:lang w:val="en-GB"/>
          </w:rPr>
          <w:t>Spring MVC is a lightweight action oriented framework (also known as request oriented implementation</w:t>
        </w:r>
      </w:ins>
      <w:ins w:id="727" w:author="Chara Katiri" w:date="2015-05-02T15:02:00Z">
        <w:r w:rsidR="009508F9" w:rsidRPr="000926B2">
          <w:rPr>
            <w:rFonts w:ascii="Times" w:eastAsia="Times New Roman" w:hAnsi="Times" w:cs="Times New Roman"/>
            <w:sz w:val="22"/>
            <w:szCs w:val="22"/>
            <w:shd w:val="clear" w:color="auto" w:fill="FFFFFF"/>
            <w:lang w:val="en-GB"/>
          </w:rPr>
          <w:t xml:space="preserve"> and JSR</w:t>
        </w:r>
      </w:ins>
      <w:ins w:id="728" w:author="Chara Katiri" w:date="2015-04-11T02:32:00Z">
        <w:r w:rsidRPr="000926B2">
          <w:rPr>
            <w:rFonts w:ascii="Times" w:eastAsia="Times New Roman" w:hAnsi="Times" w:cs="Times New Roman"/>
            <w:sz w:val="22"/>
            <w:szCs w:val="22"/>
            <w:shd w:val="clear" w:color="auto" w:fill="FFFFFF"/>
            <w:lang w:val="en-GB"/>
          </w:rPr>
          <w:t>).</w:t>
        </w:r>
      </w:ins>
      <w:ins w:id="729" w:author="Chara Katiri" w:date="2015-05-02T15:02:00Z">
        <w:r w:rsidR="009508F9" w:rsidRPr="000926B2">
          <w:rPr>
            <w:rFonts w:ascii="Times" w:eastAsia="Times New Roman" w:hAnsi="Times" w:cs="Times New Roman"/>
            <w:sz w:val="22"/>
            <w:szCs w:val="22"/>
            <w:shd w:val="clear" w:color="auto" w:fill="FFFFFF"/>
            <w:lang w:val="en-GB"/>
          </w:rPr>
          <w:t xml:space="preserve"> </w:t>
        </w:r>
      </w:ins>
      <w:ins w:id="730" w:author="Chara Katiri" w:date="2015-04-11T02:32:00Z">
        <w:r w:rsidRPr="000926B2">
          <w:rPr>
            <w:rFonts w:ascii="Times" w:eastAsia="Times New Roman" w:hAnsi="Times" w:cs="Times New Roman"/>
            <w:i/>
            <w:sz w:val="22"/>
            <w:szCs w:val="22"/>
            <w:lang w:val="en-GB"/>
          </w:rPr>
          <w:t>Spring Framework</w:t>
        </w:r>
        <w:r w:rsidRPr="000926B2">
          <w:rPr>
            <w:rFonts w:ascii="Times" w:eastAsia="Times New Roman" w:hAnsi="Times" w:cs="Times New Roman"/>
            <w:sz w:val="22"/>
            <w:szCs w:val="22"/>
            <w:lang w:val="en-GB"/>
          </w:rPr>
          <w:t xml:space="preserve"> is an open source, Aspect Oriented Programming (AOP) framework for Java based applications. </w:t>
        </w:r>
        <w:r w:rsidRPr="000926B2">
          <w:rPr>
            <w:rFonts w:ascii="Times" w:eastAsia="Times New Roman" w:hAnsi="Times" w:cs="Times New Roman"/>
            <w:i/>
            <w:sz w:val="22"/>
            <w:szCs w:val="22"/>
            <w:lang w:val="en-GB"/>
          </w:rPr>
          <w:t>Spring MVC Framework</w:t>
        </w:r>
        <w:r w:rsidRPr="000926B2">
          <w:rPr>
            <w:rFonts w:ascii="Times" w:eastAsia="Times New Roman" w:hAnsi="Times" w:cs="Times New Roman"/>
            <w:sz w:val="22"/>
            <w:szCs w:val="22"/>
            <w:lang w:val="en-GB"/>
          </w:rPr>
          <w:t xml:space="preserve"> is an extensible MVC framework and a component of </w:t>
        </w:r>
        <w:proofErr w:type="gramStart"/>
        <w:r w:rsidRPr="000926B2">
          <w:rPr>
            <w:rFonts w:ascii="Times" w:eastAsia="Times New Roman" w:hAnsi="Times" w:cs="Times New Roman"/>
            <w:sz w:val="22"/>
            <w:szCs w:val="22"/>
            <w:lang w:val="en-GB"/>
          </w:rPr>
          <w:t>Spring</w:t>
        </w:r>
        <w:proofErr w:type="gramEnd"/>
        <w:r w:rsidRPr="000926B2">
          <w:rPr>
            <w:rFonts w:ascii="Times" w:eastAsia="Times New Roman" w:hAnsi="Times" w:cs="Times New Roman"/>
            <w:sz w:val="22"/>
            <w:szCs w:val="22"/>
            <w:lang w:val="en-GB"/>
          </w:rPr>
          <w:t xml:space="preserve"> that is used for the creation of web applications. It’s developed on core </w:t>
        </w:r>
        <w:proofErr w:type="gramStart"/>
        <w:r w:rsidRPr="000926B2">
          <w:rPr>
            <w:rFonts w:ascii="Times" w:eastAsia="Times New Roman" w:hAnsi="Times" w:cs="Times New Roman"/>
            <w:sz w:val="22"/>
            <w:szCs w:val="22"/>
            <w:lang w:val="en-GB"/>
          </w:rPr>
          <w:t>Spring</w:t>
        </w:r>
        <w:proofErr w:type="gramEnd"/>
        <w:r w:rsidRPr="000926B2">
          <w:rPr>
            <w:rFonts w:ascii="Times" w:eastAsia="Times New Roman" w:hAnsi="Times" w:cs="Times New Roman"/>
            <w:sz w:val="22"/>
            <w:szCs w:val="22"/>
            <w:lang w:val="en-GB"/>
          </w:rPr>
          <w:t xml:space="preserve"> functionality that provides technologies for views (JSP) </w:t>
        </w:r>
      </w:ins>
      <w:sdt>
        <w:sdtPr>
          <w:rPr>
            <w:rFonts w:ascii="Times" w:eastAsia="Times New Roman" w:hAnsi="Times" w:cs="Times New Roman"/>
            <w:sz w:val="22"/>
            <w:szCs w:val="22"/>
            <w:lang w:val="en-GB"/>
          </w:rPr>
          <w:id w:val="-1698296253"/>
          <w:citation/>
        </w:sdtPr>
        <w:sdtContent>
          <w:r w:rsidR="00725EF6" w:rsidRPr="000926B2">
            <w:rPr>
              <w:rFonts w:ascii="Times" w:eastAsia="Times New Roman" w:hAnsi="Times" w:cs="Times New Roman"/>
              <w:sz w:val="22"/>
              <w:szCs w:val="22"/>
              <w:lang w:val="en-GB"/>
            </w:rPr>
            <w:fldChar w:fldCharType="begin"/>
          </w:r>
          <w:r w:rsidR="00725EF6" w:rsidRPr="000926B2">
            <w:rPr>
              <w:rFonts w:ascii="Times" w:eastAsia="Times New Roman" w:hAnsi="Times" w:cs="Times New Roman"/>
              <w:sz w:val="22"/>
              <w:szCs w:val="22"/>
            </w:rPr>
            <w:instrText xml:space="preserve"> CITATION Spr14 \l 1033 </w:instrText>
          </w:r>
          <w:r w:rsidR="00725EF6"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Spr14" w:history="1">
            <w:r w:rsidR="000926B2" w:rsidRPr="000926B2">
              <w:rPr>
                <w:rStyle w:val="Heading2Char"/>
                <w:rFonts w:ascii="Times" w:eastAsia="Times New Roman" w:hAnsi="Times" w:cs="Times New Roman"/>
                <w:noProof/>
                <w:color w:val="auto"/>
                <w:sz w:val="22"/>
                <w:szCs w:val="22"/>
              </w:rPr>
              <w:t>21</w:t>
            </w:r>
          </w:hyperlink>
          <w:r w:rsidR="000926B2" w:rsidRPr="000926B2">
            <w:rPr>
              <w:rFonts w:ascii="Times" w:eastAsia="Times New Roman" w:hAnsi="Times" w:cs="Times New Roman"/>
              <w:noProof/>
              <w:sz w:val="22"/>
              <w:szCs w:val="22"/>
            </w:rPr>
            <w:t>]</w:t>
          </w:r>
          <w:r w:rsidR="00725EF6" w:rsidRPr="000926B2">
            <w:rPr>
              <w:rFonts w:ascii="Times" w:eastAsia="Times New Roman" w:hAnsi="Times" w:cs="Times New Roman"/>
              <w:sz w:val="22"/>
              <w:szCs w:val="22"/>
              <w:lang w:val="en-GB"/>
            </w:rPr>
            <w:fldChar w:fldCharType="end"/>
          </w:r>
        </w:sdtContent>
      </w:sdt>
      <w:ins w:id="731" w:author="Chara Katiri" w:date="2015-04-11T02:32:00Z">
        <w:r w:rsidRPr="000926B2">
          <w:rPr>
            <w:rFonts w:ascii="Times" w:eastAsia="Times New Roman" w:hAnsi="Times" w:cs="Times New Roman"/>
            <w:sz w:val="22"/>
            <w:szCs w:val="22"/>
            <w:lang w:val="en-GB"/>
          </w:rPr>
          <w:t>.</w:t>
        </w:r>
      </w:ins>
    </w:p>
    <w:p w14:paraId="4F2EEABB" w14:textId="77777777" w:rsidR="003A0AE7" w:rsidRPr="000926B2" w:rsidRDefault="003A0AE7" w:rsidP="00EE1303">
      <w:pPr>
        <w:keepNext/>
        <w:spacing w:line="360" w:lineRule="auto"/>
        <w:ind w:firstLine="360"/>
        <w:contextualSpacing/>
        <w:jc w:val="both"/>
        <w:rPr>
          <w:ins w:id="732" w:author="Chara Katiri" w:date="2015-04-11T02:32:00Z"/>
          <w:rFonts w:ascii="Times" w:hAnsi="Times" w:cs="Times New Roman"/>
          <w:sz w:val="22"/>
          <w:szCs w:val="22"/>
        </w:rPr>
      </w:pPr>
      <w:ins w:id="733" w:author="Chara Katiri" w:date="2015-04-11T02:32:00Z">
        <w:r w:rsidRPr="000926B2">
          <w:rPr>
            <w:rFonts w:ascii="Times" w:eastAsia="Times New Roman" w:hAnsi="Times" w:cs="Times New Roman"/>
            <w:noProof/>
            <w:sz w:val="22"/>
            <w:szCs w:val="22"/>
            <w:rPrChange w:id="734" w:author="Unknown">
              <w:rPr>
                <w:noProof/>
              </w:rPr>
            </w:rPrChange>
          </w:rPr>
          <w:drawing>
            <wp:inline distT="0" distB="0" distL="0" distR="0" wp14:anchorId="15614A9E" wp14:editId="61B4A9DC">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5EFD615" w14:textId="77777777" w:rsidR="003A0AE7" w:rsidRPr="000926B2" w:rsidRDefault="003A0AE7" w:rsidP="00EE1303">
      <w:pPr>
        <w:pStyle w:val="Caption"/>
        <w:spacing w:line="360" w:lineRule="auto"/>
        <w:contextualSpacing/>
        <w:jc w:val="both"/>
        <w:rPr>
          <w:ins w:id="735" w:author="Chara Katiri" w:date="2015-04-11T02:32:00Z"/>
          <w:rFonts w:ascii="Times" w:eastAsia="Times New Roman" w:hAnsi="Times" w:cs="Times New Roman"/>
          <w:b w:val="0"/>
          <w:color w:val="auto"/>
          <w:sz w:val="22"/>
          <w:szCs w:val="22"/>
          <w:lang w:val="en-GB"/>
        </w:rPr>
      </w:pPr>
      <w:ins w:id="736" w:author="Chara Katiri" w:date="2015-04-11T02:32:00Z">
        <w:r w:rsidRPr="000926B2">
          <w:rPr>
            <w:rFonts w:ascii="Times" w:hAnsi="Times" w:cs="Times New Roman"/>
            <w:b w:val="0"/>
            <w:color w:val="auto"/>
            <w:sz w:val="22"/>
            <w:szCs w:val="22"/>
          </w:rPr>
          <w:t xml:space="preserve">Figure </w:t>
        </w:r>
        <w:r w:rsidRPr="000926B2">
          <w:rPr>
            <w:rFonts w:ascii="Times" w:hAnsi="Times" w:cs="Times New Roman"/>
            <w:b w:val="0"/>
            <w:color w:val="auto"/>
            <w:sz w:val="22"/>
            <w:szCs w:val="22"/>
          </w:rPr>
          <w:fldChar w:fldCharType="begin"/>
        </w:r>
        <w:r w:rsidRPr="000926B2">
          <w:rPr>
            <w:rFonts w:ascii="Times" w:hAnsi="Times" w:cs="Times New Roman"/>
            <w:b w:val="0"/>
            <w:color w:val="auto"/>
            <w:sz w:val="22"/>
            <w:szCs w:val="22"/>
          </w:rPr>
          <w:instrText xml:space="preserve"> SEQ Figure \* ARABIC </w:instrText>
        </w:r>
        <w:r w:rsidRPr="000926B2">
          <w:rPr>
            <w:rFonts w:ascii="Times" w:hAnsi="Times" w:cs="Times New Roman"/>
            <w:b w:val="0"/>
            <w:color w:val="auto"/>
            <w:sz w:val="22"/>
            <w:szCs w:val="22"/>
          </w:rPr>
          <w:fldChar w:fldCharType="separate"/>
        </w:r>
      </w:ins>
      <w:r w:rsidR="00EC7197" w:rsidRPr="000926B2">
        <w:rPr>
          <w:rFonts w:ascii="Times" w:hAnsi="Times" w:cs="Times New Roman"/>
          <w:b w:val="0"/>
          <w:noProof/>
          <w:color w:val="auto"/>
          <w:sz w:val="22"/>
          <w:szCs w:val="22"/>
        </w:rPr>
        <w:t>1</w:t>
      </w:r>
      <w:ins w:id="737" w:author="Chara Katiri" w:date="2015-04-11T02:32:00Z">
        <w:r w:rsidRPr="000926B2">
          <w:rPr>
            <w:rFonts w:ascii="Times" w:hAnsi="Times" w:cs="Times New Roman"/>
            <w:b w:val="0"/>
            <w:color w:val="auto"/>
            <w:sz w:val="22"/>
            <w:szCs w:val="22"/>
          </w:rPr>
          <w:fldChar w:fldCharType="end"/>
        </w:r>
        <w:r w:rsidRPr="000926B2">
          <w:rPr>
            <w:rFonts w:ascii="Times" w:hAnsi="Times" w:cs="Times New Roman"/>
            <w:b w:val="0"/>
            <w:color w:val="auto"/>
            <w:sz w:val="22"/>
            <w:szCs w:val="22"/>
          </w:rPr>
          <w:t>: Overview of the Spring Framework</w:t>
        </w:r>
      </w:ins>
    </w:p>
    <w:p w14:paraId="6CF4CEC6" w14:textId="77777777" w:rsidR="003A0AE7" w:rsidRPr="000926B2" w:rsidRDefault="003A0AE7" w:rsidP="00EE1303">
      <w:pPr>
        <w:spacing w:line="360" w:lineRule="auto"/>
        <w:ind w:firstLine="360"/>
        <w:contextualSpacing/>
        <w:jc w:val="both"/>
        <w:rPr>
          <w:ins w:id="738" w:author="Chara Katiri" w:date="2015-04-11T02:32:00Z"/>
          <w:rFonts w:ascii="Times" w:eastAsia="Times New Roman" w:hAnsi="Times" w:cs="Times New Roman"/>
          <w:sz w:val="22"/>
          <w:szCs w:val="22"/>
          <w:lang w:val="en-GB"/>
        </w:rPr>
      </w:pPr>
    </w:p>
    <w:p w14:paraId="06AD7865" w14:textId="77777777" w:rsidR="003A0AE7" w:rsidRPr="000926B2" w:rsidRDefault="003A0AE7" w:rsidP="00EE1303">
      <w:pPr>
        <w:spacing w:line="360" w:lineRule="auto"/>
        <w:ind w:firstLine="360"/>
        <w:contextualSpacing/>
        <w:jc w:val="both"/>
        <w:rPr>
          <w:ins w:id="739" w:author="Chara Katiri" w:date="2015-04-11T02:32:00Z"/>
          <w:rFonts w:ascii="Times" w:eastAsia="Times New Roman" w:hAnsi="Times" w:cs="Times New Roman"/>
          <w:sz w:val="22"/>
          <w:szCs w:val="22"/>
          <w:lang w:val="en-GB"/>
        </w:rPr>
      </w:pPr>
      <w:ins w:id="740" w:author="Chara Katiri" w:date="2015-04-11T02:32:00Z">
        <w:r w:rsidRPr="000926B2">
          <w:rPr>
            <w:rFonts w:ascii="Times" w:eastAsia="Times New Roman" w:hAnsi="Times" w:cs="Times New Roman"/>
            <w:sz w:val="22"/>
            <w:szCs w:val="22"/>
            <w:lang w:val="en-GB"/>
          </w:rPr>
          <w:tab/>
          <w:t xml:space="preserve">The Spring Framework consists of a number of modules: Data access/integration; Web; AOP; Aspects; Instrumentation, Messaging; the Core container and finally the Test module. </w:t>
        </w:r>
      </w:ins>
    </w:p>
    <w:p w14:paraId="47F074E9" w14:textId="77777777" w:rsidR="003A0AE7" w:rsidRPr="000926B2" w:rsidRDefault="003A0AE7" w:rsidP="00EE1303">
      <w:pPr>
        <w:pStyle w:val="ListParagraph"/>
        <w:numPr>
          <w:ilvl w:val="0"/>
          <w:numId w:val="57"/>
        </w:numPr>
        <w:spacing w:line="360" w:lineRule="auto"/>
        <w:jc w:val="both"/>
        <w:rPr>
          <w:ins w:id="741" w:author="Chara Katiri" w:date="2015-04-11T02:32:00Z"/>
          <w:rFonts w:ascii="Times" w:eastAsia="Times New Roman" w:hAnsi="Times" w:cs="Times New Roman"/>
          <w:sz w:val="22"/>
          <w:szCs w:val="22"/>
          <w:lang w:val="en-GB"/>
        </w:rPr>
      </w:pPr>
      <w:ins w:id="742" w:author="Chara Katiri" w:date="2015-04-11T02:32:00Z">
        <w:r w:rsidRPr="000926B2">
          <w:rPr>
            <w:rFonts w:ascii="Times" w:eastAsia="Times New Roman" w:hAnsi="Times" w:cs="Times New Roman"/>
            <w:sz w:val="22"/>
            <w:szCs w:val="22"/>
            <w:lang w:val="en-GB"/>
          </w:rPr>
          <w:t xml:space="preserve">In Data access/integration module provides support to: (i) JDBC, (ii) ORM, (iii) OXM, (iv) JMS and (v) Transaction module.  </w:t>
        </w:r>
      </w:ins>
    </w:p>
    <w:p w14:paraId="6EC1EDA7" w14:textId="77777777" w:rsidR="003A0AE7" w:rsidRPr="000926B2" w:rsidRDefault="003A0AE7" w:rsidP="00EE1303">
      <w:pPr>
        <w:pStyle w:val="ListParagraph"/>
        <w:numPr>
          <w:ilvl w:val="0"/>
          <w:numId w:val="27"/>
        </w:numPr>
        <w:spacing w:line="360" w:lineRule="auto"/>
        <w:ind w:left="1701" w:hanging="567"/>
        <w:jc w:val="both"/>
        <w:rPr>
          <w:ins w:id="743" w:author="Chara Katiri" w:date="2015-04-11T02:32:00Z"/>
          <w:rFonts w:ascii="Times" w:eastAsia="Times New Roman" w:hAnsi="Times" w:cs="Times New Roman"/>
          <w:sz w:val="22"/>
          <w:szCs w:val="22"/>
          <w:lang w:val="en-GB"/>
        </w:rPr>
      </w:pPr>
      <w:ins w:id="744" w:author="Chara Katiri" w:date="2015-04-11T02:32:00Z">
        <w:r w:rsidRPr="000926B2">
          <w:rPr>
            <w:rFonts w:ascii="Times" w:eastAsia="Times New Roman" w:hAnsi="Times" w:cs="Times New Roman"/>
            <w:sz w:val="22"/>
            <w:szCs w:val="22"/>
            <w:lang w:val="en-GB"/>
          </w:rPr>
          <w:t xml:space="preserve">The Java DataBase Connectivity technology (JDBC) defines how a client accesses the database and provides methods to query and update the database. </w:t>
        </w:r>
      </w:ins>
    </w:p>
    <w:p w14:paraId="20C705CC" w14:textId="77777777" w:rsidR="003A0AE7" w:rsidRPr="000926B2" w:rsidRDefault="003A0AE7" w:rsidP="00EE1303">
      <w:pPr>
        <w:pStyle w:val="ListParagraph"/>
        <w:numPr>
          <w:ilvl w:val="0"/>
          <w:numId w:val="27"/>
        </w:numPr>
        <w:spacing w:line="360" w:lineRule="auto"/>
        <w:ind w:left="1701" w:hanging="567"/>
        <w:jc w:val="both"/>
        <w:rPr>
          <w:ins w:id="745" w:author="Chara Katiri" w:date="2015-04-11T02:32:00Z"/>
          <w:rFonts w:ascii="Times" w:eastAsia="Times New Roman" w:hAnsi="Times" w:cs="Times New Roman"/>
          <w:sz w:val="22"/>
          <w:szCs w:val="22"/>
          <w:lang w:val="en-GB"/>
        </w:rPr>
      </w:pPr>
      <w:ins w:id="746" w:author="Chara Katiri" w:date="2015-04-11T02:32:00Z">
        <w:r w:rsidRPr="000926B2">
          <w:rPr>
            <w:rFonts w:ascii="Times" w:eastAsia="Times New Roman" w:hAnsi="Times" w:cs="Times New Roman"/>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0926B2" w:rsidRDefault="003A0AE7" w:rsidP="00EE1303">
      <w:pPr>
        <w:pStyle w:val="ListParagraph"/>
        <w:numPr>
          <w:ilvl w:val="0"/>
          <w:numId w:val="27"/>
        </w:numPr>
        <w:spacing w:line="360" w:lineRule="auto"/>
        <w:ind w:left="1701" w:hanging="567"/>
        <w:jc w:val="both"/>
        <w:rPr>
          <w:ins w:id="747" w:author="Chara Katiri" w:date="2015-04-11T02:32:00Z"/>
          <w:rFonts w:ascii="Times" w:eastAsia="Times New Roman" w:hAnsi="Times" w:cs="Times New Roman"/>
          <w:sz w:val="22"/>
          <w:szCs w:val="22"/>
          <w:lang w:val="en-GB"/>
        </w:rPr>
      </w:pPr>
      <w:ins w:id="748" w:author="Chara Katiri" w:date="2015-04-11T02:32:00Z">
        <w:r w:rsidRPr="000926B2">
          <w:rPr>
            <w:rFonts w:ascii="Times" w:eastAsia="Times New Roman" w:hAnsi="Times" w:cs="Times New Roman"/>
            <w:sz w:val="22"/>
            <w:szCs w:val="22"/>
            <w:lang w:val="en-GB"/>
          </w:rPr>
          <w:t xml:space="preserve">The Object/XML mapping (OXM) converts objects to XML and vice-versa.  </w:t>
        </w:r>
      </w:ins>
    </w:p>
    <w:p w14:paraId="4F6023E2" w14:textId="77777777" w:rsidR="003A0AE7" w:rsidRPr="000926B2" w:rsidRDefault="003A0AE7" w:rsidP="00EE1303">
      <w:pPr>
        <w:pStyle w:val="ListParagraph"/>
        <w:numPr>
          <w:ilvl w:val="0"/>
          <w:numId w:val="27"/>
        </w:numPr>
        <w:spacing w:line="360" w:lineRule="auto"/>
        <w:ind w:left="1701" w:hanging="567"/>
        <w:jc w:val="both"/>
        <w:rPr>
          <w:ins w:id="749" w:author="Chara Katiri" w:date="2015-04-11T02:32:00Z"/>
          <w:rFonts w:ascii="Times" w:eastAsia="Times New Roman" w:hAnsi="Times" w:cs="Times New Roman"/>
          <w:sz w:val="22"/>
          <w:szCs w:val="22"/>
          <w:lang w:val="en-GB"/>
        </w:rPr>
      </w:pPr>
      <w:ins w:id="750" w:author="Chara Katiri" w:date="2015-04-11T02:32:00Z">
        <w:r w:rsidRPr="000926B2">
          <w:rPr>
            <w:rFonts w:ascii="Times" w:eastAsia="Times New Roman" w:hAnsi="Times" w:cs="Times New Roman"/>
            <w:sz w:val="22"/>
            <w:szCs w:val="22"/>
            <w:lang w:val="en-GB"/>
          </w:rPr>
          <w:t xml:space="preserve">The Java Message Service (JMS) sends messages between two or more clients and enables reliable connection between different components. </w:t>
        </w:r>
      </w:ins>
    </w:p>
    <w:p w14:paraId="364D7649" w14:textId="77777777" w:rsidR="003A0AE7" w:rsidRPr="000926B2" w:rsidRDefault="003A0AE7" w:rsidP="00EE1303">
      <w:pPr>
        <w:pStyle w:val="ListParagraph"/>
        <w:numPr>
          <w:ilvl w:val="0"/>
          <w:numId w:val="27"/>
        </w:numPr>
        <w:spacing w:line="360" w:lineRule="auto"/>
        <w:ind w:left="1701" w:hanging="567"/>
        <w:jc w:val="both"/>
        <w:rPr>
          <w:ins w:id="751" w:author="Chara Katiri" w:date="2015-04-11T02:32:00Z"/>
          <w:rFonts w:ascii="Times" w:eastAsia="Times New Roman" w:hAnsi="Times" w:cs="Times New Roman"/>
          <w:sz w:val="22"/>
          <w:szCs w:val="22"/>
          <w:lang w:val="en-GB"/>
        </w:rPr>
      </w:pPr>
      <w:ins w:id="752" w:author="Chara Katiri" w:date="2015-04-11T02:32:00Z">
        <w:r w:rsidRPr="000926B2">
          <w:rPr>
            <w:rFonts w:ascii="Times" w:eastAsia="Times New Roman" w:hAnsi="Times" w:cs="Times New Roman"/>
            <w:sz w:val="22"/>
            <w:szCs w:val="22"/>
            <w:lang w:val="en-GB"/>
          </w:rPr>
          <w:t xml:space="preserve">The Transaction module coordinates the transactions for management APIs and Java objects.  </w:t>
        </w:r>
      </w:ins>
    </w:p>
    <w:p w14:paraId="54BF988C" w14:textId="0B9C2209" w:rsidR="003A0AE7" w:rsidRPr="000926B2" w:rsidRDefault="003A0AE7" w:rsidP="00EE1303">
      <w:pPr>
        <w:pStyle w:val="ListParagraph"/>
        <w:widowControl w:val="0"/>
        <w:numPr>
          <w:ilvl w:val="0"/>
          <w:numId w:val="57"/>
        </w:numPr>
        <w:tabs>
          <w:tab w:val="left" w:pos="220"/>
          <w:tab w:val="left" w:pos="720"/>
        </w:tabs>
        <w:autoSpaceDE w:val="0"/>
        <w:autoSpaceDN w:val="0"/>
        <w:adjustRightInd w:val="0"/>
        <w:spacing w:after="293" w:line="360" w:lineRule="auto"/>
        <w:jc w:val="both"/>
        <w:rPr>
          <w:ins w:id="753" w:author="Chara Katiri" w:date="2015-04-11T02:32:00Z"/>
          <w:rFonts w:ascii="Times" w:eastAsia="Times New Roman" w:hAnsi="Times" w:cs="Times New Roman"/>
          <w:sz w:val="22"/>
          <w:szCs w:val="22"/>
          <w:lang w:val="en-GB"/>
        </w:rPr>
      </w:pPr>
      <w:ins w:id="754" w:author="Chara Katiri" w:date="2015-04-11T02:32:00Z">
        <w:r w:rsidRPr="000926B2">
          <w:rPr>
            <w:rFonts w:ascii="Times" w:eastAsia="Times New Roman" w:hAnsi="Times" w:cs="Times New Roman"/>
            <w:sz w:val="22"/>
            <w:szCs w:val="22"/>
            <w:lang w:val="en-GB"/>
          </w:rPr>
          <w:t xml:space="preserve">Aspect Oriented Programming (AOP) manages the application challenges, such as security, logging and management, into aspects </w:t>
        </w:r>
      </w:ins>
      <w:r w:rsidR="0062322A" w:rsidRPr="000926B2">
        <w:rPr>
          <w:rFonts w:ascii="Times" w:eastAsia="Times New Roman" w:hAnsi="Times" w:cs="Times New Roman"/>
          <w:sz w:val="22"/>
          <w:szCs w:val="22"/>
          <w:lang w:val="en-GB"/>
        </w:rPr>
        <w:t>and</w:t>
      </w:r>
      <w:ins w:id="755" w:author="Chara Katiri" w:date="2015-04-11T02:32:00Z">
        <w:r w:rsidRPr="000926B2">
          <w:rPr>
            <w:rFonts w:ascii="Times" w:eastAsia="Times New Roman" w:hAnsi="Times" w:cs="Times New Roman"/>
            <w:sz w:val="22"/>
            <w:szCs w:val="22"/>
            <w:lang w:val="en-GB"/>
          </w:rPr>
          <w:t xml:space="preserve"> helps create modules that enable reusability. AOP </w:t>
        </w:r>
        <w:r w:rsidRPr="000926B2">
          <w:rPr>
            <w:rFonts w:ascii="Times" w:eastAsia="Times New Roman" w:hAnsi="Times" w:cs="Times New Roman"/>
            <w:sz w:val="22"/>
            <w:szCs w:val="22"/>
            <w:shd w:val="clear" w:color="auto" w:fill="FFFFFF"/>
            <w:lang w:val="en-GB"/>
          </w:rPr>
          <w:t>complements OOP (Object Oriented Programming) by creating a new program structure. The differenc</w:t>
        </w:r>
        <w:r w:rsidR="002971A7" w:rsidRPr="000926B2">
          <w:rPr>
            <w:rFonts w:ascii="Times" w:eastAsia="Times New Roman" w:hAnsi="Times" w:cs="Times New Roman"/>
            <w:sz w:val="22"/>
            <w:szCs w:val="22"/>
            <w:shd w:val="clear" w:color="auto" w:fill="FFFFFF"/>
            <w:lang w:val="en-GB"/>
          </w:rPr>
          <w:t>e between OOP and AOP is that in</w:t>
        </w:r>
        <w:r w:rsidRPr="000926B2">
          <w:rPr>
            <w:rFonts w:ascii="Times" w:eastAsia="Times New Roman" w:hAnsi="Times" w:cs="Times New Roman"/>
            <w:sz w:val="22"/>
            <w:szCs w:val="22"/>
            <w:shd w:val="clear" w:color="auto" w:fill="FFFFFF"/>
            <w:lang w:val="en-GB"/>
          </w:rPr>
          <w:t xml:space="preserve"> OOP the key element (unit of  modularity) is the </w:t>
        </w:r>
      </w:ins>
      <w:ins w:id="756" w:author="Chara Katiri" w:date="2015-05-02T14:54:00Z">
        <w:r w:rsidR="00FB2AC4" w:rsidRPr="000926B2">
          <w:rPr>
            <w:rFonts w:ascii="Times" w:eastAsia="Times New Roman" w:hAnsi="Times" w:cs="Times New Roman"/>
            <w:sz w:val="22"/>
            <w:szCs w:val="22"/>
            <w:shd w:val="clear" w:color="auto" w:fill="FFFFFF"/>
            <w:lang w:val="en-GB"/>
          </w:rPr>
          <w:t xml:space="preserve">class </w:t>
        </w:r>
        <w:r w:rsidR="00FB2AC4" w:rsidRPr="000926B2">
          <w:rPr>
            <w:rFonts w:ascii="Times" w:eastAsia="Times New Roman" w:hAnsi="Times" w:cs="Times New Roman"/>
            <w:sz w:val="22"/>
            <w:szCs w:val="22"/>
            <w:lang w:val="en-GB"/>
          </w:rPr>
          <w:t>however</w:t>
        </w:r>
      </w:ins>
      <w:ins w:id="757" w:author="Chara Katiri" w:date="2015-05-02T14:53:00Z">
        <w:r w:rsidR="00FB2AC4" w:rsidRPr="000926B2">
          <w:rPr>
            <w:rFonts w:ascii="Times" w:eastAsia="Times New Roman" w:hAnsi="Times" w:cs="Times New Roman"/>
            <w:sz w:val="22"/>
            <w:szCs w:val="22"/>
            <w:lang w:val="en-GB"/>
          </w:rPr>
          <w:t xml:space="preserve"> </w:t>
        </w:r>
      </w:ins>
      <w:ins w:id="758" w:author="Chara Katiri" w:date="2015-04-11T02:32:00Z">
        <w:r w:rsidRPr="000926B2">
          <w:rPr>
            <w:rFonts w:ascii="Times" w:eastAsia="Times New Roman" w:hAnsi="Times" w:cs="Times New Roman"/>
            <w:sz w:val="22"/>
            <w:szCs w:val="22"/>
            <w:lang w:val="en-GB"/>
          </w:rPr>
          <w:t>in AOP the key element is the aspect.  </w:t>
        </w:r>
      </w:ins>
      <w:ins w:id="759" w:author="Chara Katiri" w:date="2015-04-12T01:01:00Z">
        <w:r w:rsidR="004B5FE6" w:rsidRPr="000926B2">
          <w:rPr>
            <w:rFonts w:ascii="Times" w:eastAsia="Times New Roman" w:hAnsi="Times" w:cs="Times New Roman"/>
            <w:sz w:val="22"/>
            <w:szCs w:val="22"/>
            <w:lang w:val="en-GB"/>
          </w:rPr>
          <w:t xml:space="preserve">AOP framework is an important component in </w:t>
        </w:r>
        <w:proofErr w:type="gramStart"/>
        <w:r w:rsidR="004B5FE6" w:rsidRPr="000926B2">
          <w:rPr>
            <w:rFonts w:ascii="Times" w:eastAsia="Times New Roman" w:hAnsi="Times" w:cs="Times New Roman"/>
            <w:sz w:val="22"/>
            <w:szCs w:val="22"/>
            <w:lang w:val="en-GB"/>
          </w:rPr>
          <w:t>Spring</w:t>
        </w:r>
        <w:proofErr w:type="gramEnd"/>
        <w:r w:rsidR="004B5FE6" w:rsidRPr="000926B2">
          <w:rPr>
            <w:rFonts w:ascii="Times" w:eastAsia="Times New Roman" w:hAnsi="Times" w:cs="Times New Roman"/>
            <w:sz w:val="22"/>
            <w:szCs w:val="22"/>
            <w:lang w:val="en-GB"/>
          </w:rPr>
          <w:t xml:space="preserve"> and </w:t>
        </w:r>
      </w:ins>
      <w:ins w:id="760" w:author="Chara Katiri" w:date="2015-04-12T01:02:00Z">
        <w:r w:rsidR="004B5FE6" w:rsidRPr="000926B2">
          <w:rPr>
            <w:rFonts w:ascii="Times" w:eastAsia="Times New Roman" w:hAnsi="Times" w:cs="Times New Roman"/>
            <w:sz w:val="22"/>
            <w:szCs w:val="22"/>
            <w:lang w:val="en-GB"/>
          </w:rPr>
          <w:t xml:space="preserve">completes the </w:t>
        </w:r>
      </w:ins>
      <w:ins w:id="761" w:author="Chara Katiri" w:date="2015-04-12T01:03:00Z">
        <w:r w:rsidR="004B5FE6" w:rsidRPr="000926B2">
          <w:rPr>
            <w:rFonts w:ascii="Times" w:eastAsia="Times New Roman" w:hAnsi="Times" w:cs="Times New Roman"/>
            <w:sz w:val="22"/>
            <w:szCs w:val="22"/>
            <w:lang w:val="en-GB"/>
          </w:rPr>
          <w:t>Inversion of Control (</w:t>
        </w:r>
      </w:ins>
      <w:ins w:id="762" w:author="Chara Katiri" w:date="2015-04-12T01:02:00Z">
        <w:r w:rsidR="004B5FE6" w:rsidRPr="000926B2">
          <w:rPr>
            <w:rFonts w:ascii="Times" w:eastAsia="Times New Roman" w:hAnsi="Times" w:cs="Times New Roman"/>
            <w:sz w:val="22"/>
            <w:szCs w:val="22"/>
            <w:lang w:val="en-GB"/>
          </w:rPr>
          <w:t>IoC</w:t>
        </w:r>
      </w:ins>
      <w:ins w:id="763" w:author="Chara Katiri" w:date="2015-04-12T01:03:00Z">
        <w:r w:rsidR="004B5FE6" w:rsidRPr="000926B2">
          <w:rPr>
            <w:rFonts w:ascii="Times" w:eastAsia="Times New Roman" w:hAnsi="Times" w:cs="Times New Roman"/>
            <w:sz w:val="22"/>
            <w:szCs w:val="22"/>
            <w:lang w:val="en-GB"/>
          </w:rPr>
          <w:t>)</w:t>
        </w:r>
      </w:ins>
      <w:ins w:id="764" w:author="Chara Katiri" w:date="2015-04-12T01:02:00Z">
        <w:r w:rsidR="004B5FE6" w:rsidRPr="000926B2">
          <w:rPr>
            <w:rFonts w:ascii="Times" w:eastAsia="Times New Roman" w:hAnsi="Times" w:cs="Times New Roman"/>
            <w:sz w:val="22"/>
            <w:szCs w:val="22"/>
            <w:lang w:val="en-GB"/>
          </w:rPr>
          <w:t xml:space="preserve"> to provide a capable middleware solution</w:t>
        </w:r>
      </w:ins>
      <w:r w:rsidR="00725EF6" w:rsidRPr="000926B2">
        <w:rPr>
          <w:rFonts w:ascii="Times" w:eastAsia="Times New Roman" w:hAnsi="Times" w:cs="Times New Roman"/>
          <w:sz w:val="22"/>
          <w:szCs w:val="22"/>
          <w:lang w:val="en-GB"/>
        </w:rPr>
        <w:t xml:space="preserve"> </w:t>
      </w:r>
      <w:sdt>
        <w:sdtPr>
          <w:rPr>
            <w:rFonts w:ascii="Times" w:eastAsia="Times New Roman" w:hAnsi="Times" w:cs="Times New Roman"/>
            <w:sz w:val="22"/>
            <w:szCs w:val="22"/>
            <w:lang w:val="en-GB"/>
          </w:rPr>
          <w:id w:val="-263923146"/>
          <w:citation/>
        </w:sdtPr>
        <w:sdtContent>
          <w:r w:rsidR="00725EF6" w:rsidRPr="000926B2">
            <w:rPr>
              <w:rFonts w:ascii="Times" w:eastAsia="Times New Roman" w:hAnsi="Times" w:cs="Times New Roman"/>
              <w:sz w:val="22"/>
              <w:szCs w:val="22"/>
              <w:lang w:val="en-GB"/>
            </w:rPr>
            <w:fldChar w:fldCharType="begin"/>
          </w:r>
          <w:r w:rsidR="00725EF6" w:rsidRPr="000926B2">
            <w:rPr>
              <w:rFonts w:ascii="Times" w:eastAsia="Times New Roman" w:hAnsi="Times" w:cs="Times New Roman"/>
              <w:sz w:val="22"/>
              <w:szCs w:val="22"/>
            </w:rPr>
            <w:instrText xml:space="preserve"> CITATION Spr151 \l 1033 </w:instrText>
          </w:r>
          <w:r w:rsidR="00725EF6"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Spr151" w:history="1">
            <w:r w:rsidR="000926B2" w:rsidRPr="000926B2">
              <w:rPr>
                <w:rStyle w:val="Heading2Char"/>
                <w:rFonts w:ascii="Times" w:eastAsia="Times New Roman" w:hAnsi="Times" w:cs="Times New Roman"/>
                <w:noProof/>
                <w:color w:val="auto"/>
                <w:sz w:val="22"/>
                <w:szCs w:val="22"/>
              </w:rPr>
              <w:t>22</w:t>
            </w:r>
          </w:hyperlink>
          <w:r w:rsidR="000926B2" w:rsidRPr="000926B2">
            <w:rPr>
              <w:rFonts w:ascii="Times" w:eastAsia="Times New Roman" w:hAnsi="Times" w:cs="Times New Roman"/>
              <w:noProof/>
              <w:sz w:val="22"/>
              <w:szCs w:val="22"/>
            </w:rPr>
            <w:t>]</w:t>
          </w:r>
          <w:r w:rsidR="00725EF6" w:rsidRPr="000926B2">
            <w:rPr>
              <w:rFonts w:ascii="Times" w:eastAsia="Times New Roman" w:hAnsi="Times" w:cs="Times New Roman"/>
              <w:sz w:val="22"/>
              <w:szCs w:val="22"/>
              <w:lang w:val="en-GB"/>
            </w:rPr>
            <w:fldChar w:fldCharType="end"/>
          </w:r>
        </w:sdtContent>
      </w:sdt>
      <w:r w:rsidR="00C955A9" w:rsidRPr="000926B2">
        <w:rPr>
          <w:rFonts w:ascii="Times" w:eastAsia="Times New Roman" w:hAnsi="Times" w:cs="Times New Roman"/>
          <w:sz w:val="22"/>
          <w:szCs w:val="22"/>
          <w:lang w:val="en-GB"/>
        </w:rPr>
        <w:t>.</w:t>
      </w:r>
    </w:p>
    <w:p w14:paraId="142AD75D" w14:textId="5876AFBD" w:rsidR="003A0AE7" w:rsidRPr="000926B2" w:rsidRDefault="003A0AE7" w:rsidP="00EE1303">
      <w:pPr>
        <w:pStyle w:val="ListParagraph"/>
        <w:widowControl w:val="0"/>
        <w:numPr>
          <w:ilvl w:val="0"/>
          <w:numId w:val="57"/>
        </w:numPr>
        <w:tabs>
          <w:tab w:val="left" w:pos="220"/>
          <w:tab w:val="left" w:pos="720"/>
        </w:tabs>
        <w:autoSpaceDE w:val="0"/>
        <w:autoSpaceDN w:val="0"/>
        <w:adjustRightInd w:val="0"/>
        <w:spacing w:after="293" w:line="360" w:lineRule="auto"/>
        <w:jc w:val="both"/>
        <w:rPr>
          <w:ins w:id="765" w:author="Chara Katiri" w:date="2015-04-12T01:07:00Z"/>
          <w:rFonts w:ascii="Times" w:eastAsia="Times New Roman" w:hAnsi="Times" w:cs="Times New Roman"/>
          <w:sz w:val="22"/>
          <w:szCs w:val="22"/>
          <w:lang w:val="en-GB"/>
        </w:rPr>
      </w:pPr>
      <w:ins w:id="766" w:author="Chara Katiri" w:date="2015-04-11T02:32:00Z">
        <w:r w:rsidRPr="000926B2">
          <w:rPr>
            <w:rFonts w:ascii="Times" w:eastAsia="Times New Roman" w:hAnsi="Times" w:cs="Times New Roman"/>
            <w:sz w:val="22"/>
            <w:szCs w:val="22"/>
            <w:lang w:val="en-GB"/>
          </w:rPr>
          <w:t xml:space="preserve">The </w:t>
        </w:r>
      </w:ins>
      <w:ins w:id="767" w:author="Chara Katiri" w:date="2015-04-12T00:12:00Z">
        <w:r w:rsidR="0008637A" w:rsidRPr="000926B2">
          <w:rPr>
            <w:rFonts w:ascii="Times" w:eastAsia="Times New Roman" w:hAnsi="Times" w:cs="Times New Roman"/>
            <w:sz w:val="22"/>
            <w:szCs w:val="22"/>
            <w:lang w:val="en-GB"/>
          </w:rPr>
          <w:t>‘</w:t>
        </w:r>
      </w:ins>
      <w:commentRangeStart w:id="768"/>
      <w:ins w:id="769" w:author="Chara Katiri" w:date="2015-04-11T02:32:00Z">
        <w:r w:rsidR="0008637A" w:rsidRPr="000926B2">
          <w:rPr>
            <w:rFonts w:ascii="Times" w:eastAsia="Times New Roman" w:hAnsi="Times" w:cs="Times New Roman"/>
            <w:sz w:val="22"/>
            <w:szCs w:val="22"/>
            <w:lang w:val="en-GB"/>
          </w:rPr>
          <w:t>Core C</w:t>
        </w:r>
        <w:r w:rsidRPr="000926B2">
          <w:rPr>
            <w:rFonts w:ascii="Times" w:eastAsia="Times New Roman" w:hAnsi="Times" w:cs="Times New Roman"/>
            <w:sz w:val="22"/>
            <w:szCs w:val="22"/>
            <w:lang w:val="en-GB"/>
          </w:rPr>
          <w:t>ontainer</w:t>
        </w:r>
      </w:ins>
      <w:ins w:id="770" w:author="Chara Katiri" w:date="2015-04-12T00:13:00Z">
        <w:r w:rsidR="0008637A" w:rsidRPr="000926B2">
          <w:rPr>
            <w:rFonts w:ascii="Times" w:eastAsia="Times New Roman" w:hAnsi="Times" w:cs="Times New Roman"/>
            <w:sz w:val="22"/>
            <w:szCs w:val="22"/>
            <w:lang w:val="en-GB"/>
          </w:rPr>
          <w:t>’</w:t>
        </w:r>
      </w:ins>
      <w:ins w:id="771" w:author="Chara Katiri" w:date="2015-04-11T02:32:00Z">
        <w:r w:rsidRPr="000926B2">
          <w:rPr>
            <w:rFonts w:ascii="Times" w:eastAsia="Times New Roman" w:hAnsi="Times" w:cs="Times New Roman"/>
            <w:sz w:val="22"/>
            <w:szCs w:val="22"/>
            <w:lang w:val="en-GB"/>
          </w:rPr>
          <w:t xml:space="preserve"> </w:t>
        </w:r>
      </w:ins>
      <w:commentRangeEnd w:id="768"/>
      <w:ins w:id="772" w:author="Chara Katiri" w:date="2015-04-12T01:08:00Z">
        <w:r w:rsidR="002971A7" w:rsidRPr="000926B2">
          <w:rPr>
            <w:rStyle w:val="CommentReference"/>
            <w:rFonts w:ascii="Times" w:hAnsi="Times"/>
            <w:sz w:val="22"/>
            <w:szCs w:val="22"/>
            <w:rPrChange w:id="773" w:author="Chara Katiri" w:date="2015-04-12T20:48:00Z">
              <w:rPr>
                <w:rStyle w:val="CommentReference"/>
              </w:rPr>
            </w:rPrChange>
          </w:rPr>
          <w:commentReference w:id="768"/>
        </w:r>
      </w:ins>
      <w:r w:rsidR="0062322A" w:rsidRPr="000926B2">
        <w:rPr>
          <w:rFonts w:ascii="Times" w:eastAsia="Times New Roman" w:hAnsi="Times" w:cs="Times New Roman"/>
          <w:sz w:val="22"/>
          <w:szCs w:val="22"/>
          <w:lang w:val="en-GB"/>
        </w:rPr>
        <w:t>is the key module in</w:t>
      </w:r>
      <w:ins w:id="774" w:author="Chara Katiri" w:date="2015-04-11T02:32:00Z">
        <w:r w:rsidRPr="000926B2">
          <w:rPr>
            <w:rFonts w:ascii="Times" w:eastAsia="Times New Roman" w:hAnsi="Times" w:cs="Times New Roman"/>
            <w:sz w:val="22"/>
            <w:szCs w:val="22"/>
            <w:lang w:val="en-GB"/>
          </w:rPr>
          <w:t xml:space="preserve"> Spring</w:t>
        </w:r>
      </w:ins>
      <w:r w:rsidR="003F6179" w:rsidRPr="000926B2">
        <w:rPr>
          <w:rFonts w:ascii="Times" w:eastAsia="Times New Roman" w:hAnsi="Times" w:cs="Times New Roman"/>
          <w:sz w:val="22"/>
          <w:szCs w:val="22"/>
          <w:lang w:val="en-GB"/>
        </w:rPr>
        <w:t xml:space="preserve"> Framework</w:t>
      </w:r>
      <w:ins w:id="775" w:author="Chara Katiri" w:date="2015-04-11T02:32:00Z">
        <w:r w:rsidRPr="000926B2">
          <w:rPr>
            <w:rFonts w:ascii="Times" w:eastAsia="Times New Roman" w:hAnsi="Times" w:cs="Times New Roman"/>
            <w:sz w:val="22"/>
            <w:szCs w:val="22"/>
            <w:lang w:val="en-GB"/>
          </w:rPr>
          <w:t xml:space="preserve"> and </w:t>
        </w:r>
      </w:ins>
      <w:r w:rsidR="003F6179" w:rsidRPr="000926B2">
        <w:rPr>
          <w:rFonts w:ascii="Times" w:eastAsia="Times New Roman" w:hAnsi="Times" w:cs="Times New Roman"/>
          <w:sz w:val="22"/>
          <w:szCs w:val="22"/>
          <w:lang w:val="en-GB"/>
        </w:rPr>
        <w:t xml:space="preserve">consists of the following sub-modules: </w:t>
      </w:r>
      <w:ins w:id="776" w:author="Chara Katiri" w:date="2015-04-12T00:57:00Z">
        <w:r w:rsidR="00FB2AC4" w:rsidRPr="000926B2">
          <w:rPr>
            <w:rFonts w:ascii="Times" w:eastAsia="Times New Roman" w:hAnsi="Times" w:cs="Times New Roman"/>
            <w:sz w:val="22"/>
            <w:szCs w:val="22"/>
            <w:lang w:val="en-GB"/>
          </w:rPr>
          <w:t xml:space="preserve">Beans, Core, Context, </w:t>
        </w:r>
        <w:proofErr w:type="gramStart"/>
        <w:r w:rsidR="00FB2AC4" w:rsidRPr="000926B2">
          <w:rPr>
            <w:rFonts w:ascii="Times" w:eastAsia="Times New Roman" w:hAnsi="Times" w:cs="Times New Roman"/>
            <w:sz w:val="22"/>
            <w:szCs w:val="22"/>
            <w:lang w:val="en-GB"/>
          </w:rPr>
          <w:t>SpEL</w:t>
        </w:r>
        <w:proofErr w:type="gramEnd"/>
        <w:r w:rsidR="00523976" w:rsidRPr="000926B2">
          <w:rPr>
            <w:rFonts w:ascii="Times" w:eastAsia="Times New Roman" w:hAnsi="Times" w:cs="Times New Roman"/>
            <w:sz w:val="22"/>
            <w:szCs w:val="22"/>
            <w:lang w:val="en-GB"/>
          </w:rPr>
          <w:t xml:space="preserve">. </w:t>
        </w:r>
      </w:ins>
      <w:ins w:id="777" w:author="Chara Katiri" w:date="2015-04-12T00:35:00Z">
        <w:r w:rsidR="00BA4097" w:rsidRPr="000926B2">
          <w:rPr>
            <w:rFonts w:ascii="Times" w:eastAsia="Times New Roman" w:hAnsi="Times" w:cs="Times New Roman"/>
            <w:sz w:val="22"/>
            <w:szCs w:val="22"/>
            <w:lang w:val="en-GB"/>
          </w:rPr>
          <w:t xml:space="preserve">BeanFactory, </w:t>
        </w:r>
      </w:ins>
      <w:ins w:id="778" w:author="Chara Katiri" w:date="2015-05-02T14:55:00Z">
        <w:r w:rsidR="00FB2AC4" w:rsidRPr="000926B2">
          <w:rPr>
            <w:rFonts w:ascii="Times" w:eastAsia="Times New Roman" w:hAnsi="Times" w:cs="Times New Roman"/>
            <w:sz w:val="22"/>
            <w:szCs w:val="22"/>
            <w:lang w:val="en-GB"/>
          </w:rPr>
          <w:t>as</w:t>
        </w:r>
      </w:ins>
      <w:ins w:id="779" w:author="Chara Katiri" w:date="2015-04-12T00:35:00Z">
        <w:r w:rsidR="00BA4097" w:rsidRPr="000926B2">
          <w:rPr>
            <w:rFonts w:ascii="Times" w:eastAsia="Times New Roman" w:hAnsi="Times" w:cs="Times New Roman"/>
            <w:sz w:val="22"/>
            <w:szCs w:val="22"/>
            <w:lang w:val="en-GB"/>
          </w:rPr>
          <w:t xml:space="preserve"> t</w:t>
        </w:r>
      </w:ins>
      <w:ins w:id="780" w:author="Chara Katiri" w:date="2015-04-12T00:12:00Z">
        <w:r w:rsidR="0008637A" w:rsidRPr="000926B2">
          <w:rPr>
            <w:rFonts w:ascii="Times" w:eastAsia="Times New Roman" w:hAnsi="Times" w:cs="Times New Roman"/>
            <w:sz w:val="22"/>
            <w:szCs w:val="22"/>
            <w:lang w:val="en-GB"/>
          </w:rPr>
          <w:t xml:space="preserve">he </w:t>
        </w:r>
      </w:ins>
      <w:ins w:id="781" w:author="Chara Katiri" w:date="2015-04-12T00:14:00Z">
        <w:r w:rsidR="0008637A" w:rsidRPr="000926B2">
          <w:rPr>
            <w:rFonts w:ascii="Times" w:eastAsia="Times New Roman" w:hAnsi="Times" w:cs="Times New Roman"/>
            <w:sz w:val="22"/>
            <w:szCs w:val="22"/>
            <w:lang w:val="en-GB"/>
          </w:rPr>
          <w:t xml:space="preserve">most important </w:t>
        </w:r>
      </w:ins>
      <w:ins w:id="782" w:author="Chara Katiri" w:date="2015-04-12T00:32:00Z">
        <w:r w:rsidR="00180195" w:rsidRPr="000926B2">
          <w:rPr>
            <w:rFonts w:ascii="Times" w:eastAsia="Times New Roman" w:hAnsi="Times" w:cs="Times New Roman"/>
            <w:sz w:val="22"/>
            <w:szCs w:val="22"/>
            <w:lang w:val="en-GB"/>
          </w:rPr>
          <w:t>component of c</w:t>
        </w:r>
        <w:r w:rsidR="00BA4097" w:rsidRPr="000926B2">
          <w:rPr>
            <w:rFonts w:ascii="Times" w:eastAsia="Times New Roman" w:hAnsi="Times" w:cs="Times New Roman"/>
            <w:sz w:val="22"/>
            <w:szCs w:val="22"/>
            <w:lang w:val="en-GB"/>
          </w:rPr>
          <w:t xml:space="preserve">ore </w:t>
        </w:r>
      </w:ins>
      <w:ins w:id="783" w:author="Chara Katiri" w:date="2015-04-12T00:43:00Z">
        <w:r w:rsidR="00180195" w:rsidRPr="000926B2">
          <w:rPr>
            <w:rFonts w:ascii="Times" w:eastAsia="Times New Roman" w:hAnsi="Times" w:cs="Times New Roman"/>
            <w:sz w:val="22"/>
            <w:szCs w:val="22"/>
            <w:lang w:val="en-GB"/>
          </w:rPr>
          <w:t>container</w:t>
        </w:r>
        <w:r w:rsidR="00FB2AC4" w:rsidRPr="000926B2">
          <w:rPr>
            <w:rFonts w:ascii="Times" w:eastAsia="Times New Roman" w:hAnsi="Times" w:cs="Times New Roman"/>
            <w:sz w:val="22"/>
            <w:szCs w:val="22"/>
            <w:lang w:val="en-GB"/>
          </w:rPr>
          <w:t xml:space="preserve"> </w:t>
        </w:r>
      </w:ins>
      <w:ins w:id="784" w:author="Chara Katiri" w:date="2015-04-12T00:36:00Z">
        <w:r w:rsidR="00BA4097" w:rsidRPr="000926B2">
          <w:rPr>
            <w:rFonts w:ascii="Times" w:eastAsia="Times New Roman" w:hAnsi="Times" w:cs="Times New Roman"/>
            <w:sz w:val="22"/>
            <w:szCs w:val="22"/>
            <w:lang w:val="en-GB"/>
          </w:rPr>
          <w:t xml:space="preserve">makes use of </w:t>
        </w:r>
      </w:ins>
      <w:ins w:id="785" w:author="Chara Katiri" w:date="2015-04-12T00:57:00Z">
        <w:r w:rsidR="00523976" w:rsidRPr="000926B2">
          <w:rPr>
            <w:rFonts w:ascii="Times" w:eastAsia="Times New Roman" w:hAnsi="Times" w:cs="Times New Roman"/>
            <w:sz w:val="22"/>
            <w:szCs w:val="22"/>
            <w:lang w:val="en-GB"/>
          </w:rPr>
          <w:t xml:space="preserve">‘spring-beans’ </w:t>
        </w:r>
      </w:ins>
      <w:ins w:id="786" w:author="Chara Katiri" w:date="2015-04-12T00:58:00Z">
        <w:r w:rsidR="00523976" w:rsidRPr="000926B2">
          <w:rPr>
            <w:rFonts w:ascii="Times" w:eastAsia="Times New Roman" w:hAnsi="Times" w:cs="Times New Roman"/>
            <w:sz w:val="22"/>
            <w:szCs w:val="22"/>
            <w:lang w:val="en-GB"/>
          </w:rPr>
          <w:t xml:space="preserve">and </w:t>
        </w:r>
      </w:ins>
      <w:ins w:id="787" w:author="Chara Katiri" w:date="2015-04-12T00:36:00Z">
        <w:r w:rsidR="00BA4097" w:rsidRPr="000926B2">
          <w:rPr>
            <w:rFonts w:ascii="Times" w:eastAsia="Times New Roman" w:hAnsi="Times" w:cs="Times New Roman"/>
            <w:sz w:val="22"/>
            <w:szCs w:val="22"/>
            <w:lang w:val="en-GB"/>
          </w:rPr>
          <w:t>‘spring-core’ sub-modules to</w:t>
        </w:r>
      </w:ins>
      <w:ins w:id="788" w:author="Chara Katiri" w:date="2015-04-12T00:35:00Z">
        <w:r w:rsidR="00BA4097" w:rsidRPr="000926B2">
          <w:rPr>
            <w:rFonts w:ascii="Times" w:eastAsia="Times New Roman" w:hAnsi="Times" w:cs="Times New Roman"/>
            <w:sz w:val="22"/>
            <w:szCs w:val="22"/>
            <w:lang w:val="en-GB"/>
          </w:rPr>
          <w:t xml:space="preserve"> provide a number of essential functionalities and features for Inversion of Control (IoC) and Dependency Injection (DI)</w:t>
        </w:r>
      </w:ins>
      <w:ins w:id="789" w:author="Chara Katiri" w:date="2015-04-12T00:14:00Z">
        <w:r w:rsidR="00BA4097" w:rsidRPr="000926B2">
          <w:rPr>
            <w:rFonts w:ascii="Times" w:eastAsia="Times New Roman" w:hAnsi="Times" w:cs="Times New Roman"/>
            <w:sz w:val="22"/>
            <w:szCs w:val="22"/>
            <w:lang w:val="en-GB"/>
          </w:rPr>
          <w:t xml:space="preserve">. </w:t>
        </w:r>
      </w:ins>
      <w:ins w:id="790" w:author="Chara Katiri" w:date="2015-04-12T00:58:00Z">
        <w:r w:rsidR="00523976" w:rsidRPr="000926B2">
          <w:rPr>
            <w:rFonts w:ascii="Times" w:eastAsia="Times New Roman" w:hAnsi="Times" w:cs="Times New Roman"/>
            <w:sz w:val="22"/>
            <w:szCs w:val="22"/>
            <w:lang w:val="en-GB"/>
          </w:rPr>
          <w:t>ApplicationContext</w:t>
        </w:r>
      </w:ins>
      <w:ins w:id="791" w:author="Chara Katiri" w:date="2015-05-02T14:56:00Z">
        <w:r w:rsidR="00FB2AC4" w:rsidRPr="000926B2">
          <w:rPr>
            <w:rFonts w:ascii="Times" w:eastAsia="Times New Roman" w:hAnsi="Times" w:cs="Times New Roman"/>
            <w:sz w:val="22"/>
            <w:szCs w:val="22"/>
            <w:lang w:val="en-GB"/>
          </w:rPr>
          <w:t xml:space="preserve"> is equally important</w:t>
        </w:r>
      </w:ins>
      <w:ins w:id="792" w:author="Chara Katiri" w:date="2015-04-12T00:58:00Z">
        <w:r w:rsidR="00FB2AC4" w:rsidRPr="000926B2">
          <w:rPr>
            <w:rFonts w:ascii="Times" w:eastAsia="Times New Roman" w:hAnsi="Times" w:cs="Times New Roman"/>
            <w:sz w:val="22"/>
            <w:szCs w:val="22"/>
            <w:lang w:val="en-GB"/>
          </w:rPr>
          <w:t xml:space="preserve"> and </w:t>
        </w:r>
      </w:ins>
      <w:ins w:id="793" w:author="Chara Katiri" w:date="2015-04-12T00:51:00Z">
        <w:r w:rsidR="00180195" w:rsidRPr="000926B2">
          <w:rPr>
            <w:rFonts w:ascii="Times" w:eastAsia="Times New Roman" w:hAnsi="Times" w:cs="Times New Roman"/>
            <w:sz w:val="22"/>
            <w:szCs w:val="22"/>
            <w:lang w:val="en-GB"/>
          </w:rPr>
          <w:t xml:space="preserve">extends </w:t>
        </w:r>
      </w:ins>
      <w:ins w:id="794" w:author="Chara Katiri" w:date="2015-04-12T00:58:00Z">
        <w:r w:rsidR="00523976" w:rsidRPr="000926B2">
          <w:rPr>
            <w:rFonts w:ascii="Times" w:eastAsia="Times New Roman" w:hAnsi="Times" w:cs="Times New Roman"/>
            <w:sz w:val="22"/>
            <w:szCs w:val="22"/>
            <w:lang w:val="en-GB"/>
          </w:rPr>
          <w:t xml:space="preserve">the </w:t>
        </w:r>
      </w:ins>
      <w:ins w:id="795" w:author="Chara Katiri" w:date="2015-04-12T00:51:00Z">
        <w:r w:rsidR="00180195" w:rsidRPr="000926B2">
          <w:rPr>
            <w:rFonts w:ascii="Times" w:eastAsia="Times New Roman" w:hAnsi="Times" w:cs="Times New Roman"/>
            <w:sz w:val="22"/>
            <w:szCs w:val="22"/>
            <w:lang w:val="en-GB"/>
          </w:rPr>
          <w:t>BeansFactory</w:t>
        </w:r>
      </w:ins>
      <w:ins w:id="796" w:author="Chara Katiri" w:date="2015-04-12T00:58:00Z">
        <w:r w:rsidR="00523976" w:rsidRPr="000926B2">
          <w:rPr>
            <w:rFonts w:ascii="Times" w:eastAsia="Times New Roman" w:hAnsi="Times" w:cs="Times New Roman"/>
            <w:sz w:val="22"/>
            <w:szCs w:val="22"/>
            <w:lang w:val="en-GB"/>
          </w:rPr>
          <w:t xml:space="preserve">. The ApplicationContext </w:t>
        </w:r>
      </w:ins>
      <w:ins w:id="797" w:author="Chara Katiri" w:date="2015-04-12T00:51:00Z">
        <w:r w:rsidR="00180195" w:rsidRPr="000926B2">
          <w:rPr>
            <w:rFonts w:ascii="Times" w:eastAsia="Times New Roman" w:hAnsi="Times" w:cs="Times New Roman"/>
            <w:sz w:val="22"/>
            <w:szCs w:val="22"/>
            <w:lang w:val="en-GB"/>
          </w:rPr>
          <w:t xml:space="preserve">provides </w:t>
        </w:r>
      </w:ins>
      <w:ins w:id="798" w:author="Chara Katiri" w:date="2015-04-12T00:52:00Z">
        <w:r w:rsidR="00523976" w:rsidRPr="000926B2">
          <w:rPr>
            <w:rFonts w:ascii="Times" w:eastAsia="Times New Roman" w:hAnsi="Times" w:cs="Times New Roman"/>
            <w:sz w:val="22"/>
            <w:szCs w:val="22"/>
            <w:lang w:val="en-GB"/>
          </w:rPr>
          <w:t xml:space="preserve">internationalisation for text </w:t>
        </w:r>
      </w:ins>
      <w:ins w:id="799" w:author="Chara Katiri" w:date="2015-04-12T00:59:00Z">
        <w:r w:rsidR="00523976" w:rsidRPr="000926B2">
          <w:rPr>
            <w:rFonts w:ascii="Times" w:eastAsia="Times New Roman" w:hAnsi="Times" w:cs="Times New Roman"/>
            <w:sz w:val="22"/>
            <w:szCs w:val="22"/>
            <w:lang w:val="en-GB"/>
          </w:rPr>
          <w:t>messages;</w:t>
        </w:r>
      </w:ins>
      <w:ins w:id="800" w:author="Chara Katiri" w:date="2015-04-12T00:52:00Z">
        <w:r w:rsidR="00523976" w:rsidRPr="000926B2">
          <w:rPr>
            <w:rFonts w:ascii="Times" w:eastAsia="Times New Roman" w:hAnsi="Times" w:cs="Times New Roman"/>
            <w:sz w:val="22"/>
            <w:szCs w:val="22"/>
            <w:lang w:val="en-GB"/>
          </w:rPr>
          <w:t xml:space="preserve"> enables access to resources like URLs and files</w:t>
        </w:r>
      </w:ins>
      <w:ins w:id="801" w:author="Chara Katiri" w:date="2015-04-12T00:59:00Z">
        <w:r w:rsidR="00523976" w:rsidRPr="000926B2">
          <w:rPr>
            <w:rFonts w:ascii="Times" w:eastAsia="Times New Roman" w:hAnsi="Times" w:cs="Times New Roman"/>
            <w:sz w:val="22"/>
            <w:szCs w:val="22"/>
            <w:lang w:val="en-GB"/>
          </w:rPr>
          <w:t>;</w:t>
        </w:r>
      </w:ins>
      <w:ins w:id="802" w:author="Chara Katiri" w:date="2015-04-12T00:52:00Z">
        <w:r w:rsidR="00523976" w:rsidRPr="000926B2">
          <w:rPr>
            <w:rFonts w:ascii="Times" w:eastAsia="Times New Roman" w:hAnsi="Times" w:cs="Times New Roman"/>
            <w:sz w:val="22"/>
            <w:szCs w:val="22"/>
            <w:lang w:val="en-GB"/>
          </w:rPr>
          <w:t xml:space="preserve"> and supports event publication to the registered listeners.</w:t>
        </w:r>
      </w:ins>
      <w:ins w:id="803" w:author="Chara Katiri" w:date="2015-04-12T01:00:00Z">
        <w:r w:rsidR="002971A7" w:rsidRPr="000926B2">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780757009"/>
          <w:citation/>
        </w:sdtPr>
        <w:sdtContent>
          <w:r w:rsidR="00725EF6" w:rsidRPr="000926B2">
            <w:rPr>
              <w:rFonts w:ascii="Times" w:eastAsia="Times New Roman" w:hAnsi="Times" w:cs="Times New Roman"/>
              <w:sz w:val="22"/>
              <w:szCs w:val="22"/>
              <w:lang w:val="en-GB"/>
            </w:rPr>
            <w:fldChar w:fldCharType="begin"/>
          </w:r>
          <w:r w:rsidR="00725EF6" w:rsidRPr="000926B2">
            <w:rPr>
              <w:rFonts w:ascii="Times" w:eastAsia="Times New Roman" w:hAnsi="Times" w:cs="Times New Roman"/>
              <w:sz w:val="22"/>
              <w:szCs w:val="22"/>
            </w:rPr>
            <w:instrText xml:space="preserve"> CITATION Spr15 \l 1033 </w:instrText>
          </w:r>
          <w:r w:rsidR="00725EF6"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Spr15" w:history="1">
            <w:r w:rsidR="000926B2" w:rsidRPr="000926B2">
              <w:rPr>
                <w:rStyle w:val="Heading2Char"/>
                <w:rFonts w:ascii="Times" w:eastAsia="Times New Roman" w:hAnsi="Times" w:cs="Times New Roman"/>
                <w:noProof/>
                <w:color w:val="auto"/>
                <w:sz w:val="22"/>
                <w:szCs w:val="22"/>
              </w:rPr>
              <w:t>23</w:t>
            </w:r>
          </w:hyperlink>
          <w:r w:rsidR="000926B2" w:rsidRPr="000926B2">
            <w:rPr>
              <w:rFonts w:ascii="Times" w:eastAsia="Times New Roman" w:hAnsi="Times" w:cs="Times New Roman"/>
              <w:noProof/>
              <w:sz w:val="22"/>
              <w:szCs w:val="22"/>
            </w:rPr>
            <w:t>]</w:t>
          </w:r>
          <w:r w:rsidR="00725EF6" w:rsidRPr="000926B2">
            <w:rPr>
              <w:rFonts w:ascii="Times" w:eastAsia="Times New Roman" w:hAnsi="Times" w:cs="Times New Roman"/>
              <w:sz w:val="22"/>
              <w:szCs w:val="22"/>
              <w:lang w:val="en-GB"/>
            </w:rPr>
            <w:fldChar w:fldCharType="end"/>
          </w:r>
        </w:sdtContent>
      </w:sdt>
    </w:p>
    <w:p w14:paraId="5FA0B932" w14:textId="0C384423" w:rsidR="002971A7" w:rsidRPr="000926B2" w:rsidRDefault="002971A7" w:rsidP="00EE1303">
      <w:pPr>
        <w:pStyle w:val="ListParagraph"/>
        <w:widowControl w:val="0"/>
        <w:numPr>
          <w:ilvl w:val="0"/>
          <w:numId w:val="57"/>
        </w:numPr>
        <w:tabs>
          <w:tab w:val="left" w:pos="220"/>
          <w:tab w:val="left" w:pos="720"/>
        </w:tabs>
        <w:autoSpaceDE w:val="0"/>
        <w:autoSpaceDN w:val="0"/>
        <w:adjustRightInd w:val="0"/>
        <w:spacing w:after="293" w:line="360" w:lineRule="auto"/>
        <w:jc w:val="both"/>
        <w:rPr>
          <w:rFonts w:ascii="Times" w:eastAsia="Times New Roman" w:hAnsi="Times" w:cs="Times New Roman"/>
          <w:sz w:val="22"/>
          <w:szCs w:val="22"/>
          <w:lang w:val="en-GB"/>
        </w:rPr>
      </w:pPr>
      <w:ins w:id="804" w:author="Chara Katiri" w:date="2015-04-12T01:07:00Z">
        <w:r w:rsidRPr="000926B2">
          <w:rPr>
            <w:rFonts w:ascii="Times" w:eastAsia="Times New Roman" w:hAnsi="Times" w:cs="Times New Roman"/>
            <w:sz w:val="22"/>
            <w:szCs w:val="22"/>
            <w:lang w:val="en-GB"/>
          </w:rPr>
          <w:t xml:space="preserve">Test module: the purpose of the test module is to support the services for integration and unit testing. </w:t>
        </w:r>
      </w:ins>
    </w:p>
    <w:p w14:paraId="5F1E5BC8" w14:textId="1C17D439" w:rsidR="003A0AE7" w:rsidRPr="000926B2" w:rsidRDefault="003F4AEA"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805" w:name="_Toc290491148"/>
      <w:r w:rsidRPr="000926B2">
        <w:rPr>
          <w:rFonts w:ascii="Times" w:hAnsi="Times" w:cs="Times New Roman"/>
          <w:color w:val="auto"/>
          <w:sz w:val="22"/>
          <w:szCs w:val="22"/>
          <w:lang w:val="en-GB"/>
        </w:rPr>
        <w:t>Benefits of Spring MVC framework</w:t>
      </w:r>
      <w:bookmarkEnd w:id="805"/>
    </w:p>
    <w:p w14:paraId="3F0F9778" w14:textId="42896567" w:rsidR="002555A7" w:rsidRPr="000926B2" w:rsidRDefault="003F4AEA" w:rsidP="00EE1303">
      <w:pPr>
        <w:spacing w:line="360" w:lineRule="auto"/>
        <w:ind w:firstLine="1276"/>
        <w:contextualSpacing/>
        <w:jc w:val="both"/>
        <w:rPr>
          <w:ins w:id="806" w:author="Chara Katiri" w:date="2015-04-10T23:47:00Z"/>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Spring MVC Framework </w:t>
      </w:r>
      <w:r w:rsidR="006F27EA" w:rsidRPr="000926B2">
        <w:rPr>
          <w:rFonts w:ascii="Times" w:eastAsia="Times New Roman" w:hAnsi="Times" w:cs="Times New Roman"/>
          <w:sz w:val="22"/>
          <w:szCs w:val="22"/>
          <w:shd w:val="clear" w:color="auto" w:fill="FFFFFF"/>
          <w:lang w:val="en-GB"/>
        </w:rPr>
        <w:t>was</w:t>
      </w:r>
      <w:r w:rsidRPr="000926B2">
        <w:rPr>
          <w:rFonts w:ascii="Times" w:eastAsia="Times New Roman" w:hAnsi="Times" w:cs="Times New Roman"/>
          <w:sz w:val="22"/>
          <w:szCs w:val="22"/>
          <w:shd w:val="clear" w:color="auto" w:fill="FFFFFF"/>
          <w:lang w:val="en-GB"/>
        </w:rPr>
        <w:t xml:space="preserve"> chosen over other</w:t>
      </w:r>
      <w:r w:rsidR="00340F77" w:rsidRPr="000926B2">
        <w:rPr>
          <w:rFonts w:ascii="Times" w:eastAsia="Times New Roman" w:hAnsi="Times" w:cs="Times New Roman"/>
          <w:sz w:val="22"/>
          <w:szCs w:val="22"/>
          <w:shd w:val="clear" w:color="auto" w:fill="FFFFFF"/>
          <w:lang w:val="en-GB"/>
        </w:rPr>
        <w:t xml:space="preserve"> MVC</w:t>
      </w:r>
      <w:r w:rsidRPr="000926B2">
        <w:rPr>
          <w:rFonts w:ascii="Times" w:eastAsia="Times New Roman" w:hAnsi="Times" w:cs="Times New Roman"/>
          <w:sz w:val="22"/>
          <w:szCs w:val="22"/>
          <w:shd w:val="clear" w:color="auto" w:fill="FFFFFF"/>
          <w:lang w:val="en-GB"/>
        </w:rPr>
        <w:t xml:space="preserve"> technologies, such as </w:t>
      </w:r>
      <w:ins w:id="807" w:author="Chara Katiri" w:date="2015-05-02T15:03:00Z">
        <w:r w:rsidR="009508F9" w:rsidRPr="000926B2">
          <w:rPr>
            <w:rFonts w:ascii="Times" w:eastAsia="Times New Roman" w:hAnsi="Times" w:cs="Times New Roman"/>
            <w:sz w:val="22"/>
            <w:szCs w:val="22"/>
            <w:shd w:val="clear" w:color="auto" w:fill="FFFFFF"/>
            <w:lang w:val="en-GB"/>
          </w:rPr>
          <w:t xml:space="preserve">Apache </w:t>
        </w:r>
      </w:ins>
      <w:r w:rsidR="00340F77" w:rsidRPr="000926B2">
        <w:rPr>
          <w:rFonts w:ascii="Times" w:eastAsia="Times New Roman" w:hAnsi="Times" w:cs="Times New Roman"/>
          <w:sz w:val="22"/>
          <w:szCs w:val="22"/>
          <w:shd w:val="clear" w:color="auto" w:fill="FFFFFF"/>
          <w:lang w:val="en-GB"/>
        </w:rPr>
        <w:t>St</w:t>
      </w:r>
      <w:r w:rsidR="00B55401" w:rsidRPr="000926B2">
        <w:rPr>
          <w:rFonts w:ascii="Times" w:eastAsia="Times New Roman" w:hAnsi="Times" w:cs="Times New Roman"/>
          <w:sz w:val="22"/>
          <w:szCs w:val="22"/>
          <w:shd w:val="clear" w:color="auto" w:fill="FFFFFF"/>
          <w:lang w:val="en-GB"/>
        </w:rPr>
        <w:t>r</w:t>
      </w:r>
      <w:r w:rsidR="00340F77" w:rsidRPr="000926B2">
        <w:rPr>
          <w:rFonts w:ascii="Times" w:eastAsia="Times New Roman" w:hAnsi="Times" w:cs="Times New Roman"/>
          <w:sz w:val="22"/>
          <w:szCs w:val="22"/>
          <w:shd w:val="clear" w:color="auto" w:fill="FFFFFF"/>
          <w:lang w:val="en-GB"/>
        </w:rPr>
        <w:t>uts</w:t>
      </w:r>
      <w:r w:rsidRPr="000926B2">
        <w:rPr>
          <w:rFonts w:ascii="Times" w:eastAsia="Times New Roman" w:hAnsi="Times" w:cs="Times New Roman"/>
          <w:sz w:val="22"/>
          <w:szCs w:val="22"/>
          <w:shd w:val="clear" w:color="auto" w:fill="FFFFFF"/>
          <w:lang w:val="en-GB"/>
        </w:rPr>
        <w:t xml:space="preserve">, due to the support features it offers. </w:t>
      </w:r>
      <w:ins w:id="808" w:author="Chara Katiri" w:date="2015-05-02T15:03:00Z">
        <w:r w:rsidR="009508F9" w:rsidRPr="000926B2">
          <w:rPr>
            <w:rFonts w:ascii="Times" w:eastAsia="Times New Roman" w:hAnsi="Times" w:cs="Times New Roman"/>
            <w:sz w:val="22"/>
            <w:szCs w:val="22"/>
            <w:shd w:val="clear" w:color="auto" w:fill="FFFFFF"/>
            <w:lang w:val="en-GB"/>
          </w:rPr>
          <w:t xml:space="preserve">Apache </w:t>
        </w:r>
      </w:ins>
      <w:r w:rsidR="00B55401" w:rsidRPr="000926B2">
        <w:rPr>
          <w:rFonts w:ascii="Times" w:eastAsia="Times New Roman" w:hAnsi="Times" w:cs="Times New Roman"/>
          <w:sz w:val="22"/>
          <w:szCs w:val="22"/>
          <w:shd w:val="clear" w:color="auto" w:fill="FFFFFF"/>
          <w:lang w:val="en-GB"/>
        </w:rPr>
        <w:t xml:space="preserve">Struts is a sophisticated framework, strictly focused on presentation. On the other hand, </w:t>
      </w:r>
      <w:proofErr w:type="gramStart"/>
      <w:r w:rsidR="00B55401" w:rsidRPr="000926B2">
        <w:rPr>
          <w:rFonts w:ascii="Times" w:eastAsia="Times New Roman" w:hAnsi="Times" w:cs="Times New Roman"/>
          <w:sz w:val="22"/>
          <w:szCs w:val="22"/>
          <w:shd w:val="clear" w:color="auto" w:fill="FFFFFF"/>
          <w:lang w:val="en-GB"/>
        </w:rPr>
        <w:t>Spring</w:t>
      </w:r>
      <w:proofErr w:type="gramEnd"/>
      <w:ins w:id="809" w:author="Chara Katiri" w:date="2015-04-12T01:09:00Z">
        <w:r w:rsidR="007010A1" w:rsidRPr="000926B2">
          <w:rPr>
            <w:rFonts w:ascii="Times" w:eastAsia="Times New Roman" w:hAnsi="Times" w:cs="Times New Roman"/>
            <w:sz w:val="22"/>
            <w:szCs w:val="22"/>
            <w:shd w:val="clear" w:color="auto" w:fill="FFFFFF"/>
            <w:lang w:val="en-GB"/>
          </w:rPr>
          <w:t xml:space="preserve"> </w:t>
        </w:r>
      </w:ins>
      <w:r w:rsidR="00B55401" w:rsidRPr="000926B2">
        <w:rPr>
          <w:rFonts w:ascii="Times" w:eastAsia="Times New Roman" w:hAnsi="Times" w:cs="Times New Roman"/>
          <w:sz w:val="22"/>
          <w:szCs w:val="22"/>
          <w:shd w:val="clear" w:color="auto" w:fill="FFFFFF"/>
          <w:lang w:val="en-GB"/>
        </w:rPr>
        <w:t>is a “</w:t>
      </w:r>
      <w:r w:rsidR="006F27EA" w:rsidRPr="000926B2">
        <w:rPr>
          <w:rFonts w:ascii="Times" w:eastAsia="Times New Roman" w:hAnsi="Times" w:cs="Times New Roman"/>
          <w:i/>
          <w:sz w:val="22"/>
          <w:szCs w:val="22"/>
          <w:shd w:val="clear" w:color="auto" w:fill="FFFFFF"/>
          <w:lang w:val="en-GB"/>
        </w:rPr>
        <w:t>Lightweight inversion of c</w:t>
      </w:r>
      <w:r w:rsidR="00B55401" w:rsidRPr="000926B2">
        <w:rPr>
          <w:rFonts w:ascii="Times" w:eastAsia="Times New Roman" w:hAnsi="Times" w:cs="Times New Roman"/>
          <w:i/>
          <w:sz w:val="22"/>
          <w:szCs w:val="22"/>
          <w:shd w:val="clear" w:color="auto" w:fill="FFFFFF"/>
          <w:lang w:val="en-GB"/>
        </w:rPr>
        <w:t>ontrol and Aspect Oriented Container Framework</w:t>
      </w:r>
      <w:r w:rsidR="00B55401" w:rsidRPr="000926B2">
        <w:rPr>
          <w:rFonts w:ascii="Times" w:eastAsia="Times New Roman" w:hAnsi="Times" w:cs="Times New Roman"/>
          <w:sz w:val="22"/>
          <w:szCs w:val="22"/>
          <w:shd w:val="clear" w:color="auto" w:fill="FFFFFF"/>
          <w:lang w:val="en-GB"/>
        </w:rPr>
        <w:t>”</w:t>
      </w:r>
      <w:sdt>
        <w:sdtPr>
          <w:rPr>
            <w:rFonts w:ascii="Times" w:eastAsia="Times New Roman" w:hAnsi="Times" w:cs="Times New Roman"/>
            <w:sz w:val="22"/>
            <w:szCs w:val="22"/>
            <w:shd w:val="clear" w:color="auto" w:fill="FFFFFF"/>
            <w:lang w:val="en-GB"/>
          </w:rPr>
          <w:id w:val="-342322717"/>
          <w:citation/>
        </w:sdtPr>
        <w:sdtContent>
          <w:r w:rsidR="00677047" w:rsidRPr="000926B2">
            <w:rPr>
              <w:rFonts w:ascii="Times" w:eastAsia="Times New Roman" w:hAnsi="Times" w:cs="Times New Roman"/>
              <w:sz w:val="22"/>
              <w:szCs w:val="22"/>
              <w:shd w:val="clear" w:color="auto" w:fill="FFFFFF"/>
              <w:lang w:val="en-GB"/>
            </w:rPr>
            <w:fldChar w:fldCharType="begin"/>
          </w:r>
          <w:r w:rsidR="00677047" w:rsidRPr="000926B2">
            <w:rPr>
              <w:rFonts w:ascii="Times" w:eastAsia="Times New Roman" w:hAnsi="Times" w:cs="Times New Roman"/>
              <w:sz w:val="22"/>
              <w:szCs w:val="22"/>
              <w:shd w:val="clear" w:color="auto" w:fill="FFFFFF"/>
            </w:rPr>
            <w:instrText xml:space="preserve"> CITATION Wit15 \l 1033 </w:instrText>
          </w:r>
          <w:r w:rsidR="00677047"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 xml:space="preserve"> [</w:t>
          </w:r>
          <w:hyperlink w:anchor="Wit15" w:history="1">
            <w:r w:rsidR="000926B2" w:rsidRPr="000926B2">
              <w:rPr>
                <w:rStyle w:val="Heading2Char"/>
                <w:rFonts w:ascii="Times" w:eastAsia="Times New Roman" w:hAnsi="Times" w:cs="Times New Roman"/>
                <w:noProof/>
                <w:color w:val="auto"/>
                <w:sz w:val="22"/>
                <w:szCs w:val="22"/>
                <w:shd w:val="clear" w:color="auto" w:fill="FFFFFF"/>
              </w:rPr>
              <w:t>24</w:t>
            </w:r>
          </w:hyperlink>
          <w:r w:rsidR="000926B2" w:rsidRPr="000926B2">
            <w:rPr>
              <w:rFonts w:ascii="Times" w:eastAsia="Times New Roman" w:hAnsi="Times" w:cs="Times New Roman"/>
              <w:noProof/>
              <w:sz w:val="22"/>
              <w:szCs w:val="22"/>
              <w:shd w:val="clear" w:color="auto" w:fill="FFFFFF"/>
            </w:rPr>
            <w:t>]</w:t>
          </w:r>
          <w:r w:rsidR="00677047" w:rsidRPr="000926B2">
            <w:rPr>
              <w:rFonts w:ascii="Times" w:eastAsia="Times New Roman" w:hAnsi="Times" w:cs="Times New Roman"/>
              <w:sz w:val="22"/>
              <w:szCs w:val="22"/>
              <w:shd w:val="clear" w:color="auto" w:fill="FFFFFF"/>
              <w:lang w:val="en-GB"/>
            </w:rPr>
            <w:fldChar w:fldCharType="end"/>
          </w:r>
        </w:sdtContent>
      </w:sdt>
      <w:r w:rsidR="00B55401" w:rsidRPr="000926B2">
        <w:rPr>
          <w:rFonts w:ascii="Times" w:eastAsia="Times New Roman" w:hAnsi="Times" w:cs="Times New Roman"/>
          <w:sz w:val="22"/>
          <w:szCs w:val="22"/>
          <w:shd w:val="clear" w:color="auto" w:fill="FFFFFF"/>
          <w:lang w:val="en-GB"/>
        </w:rPr>
        <w:t xml:space="preserve">. </w:t>
      </w:r>
      <w:r w:rsidRPr="000926B2">
        <w:rPr>
          <w:rFonts w:ascii="Times" w:eastAsia="Times New Roman" w:hAnsi="Times" w:cs="Times New Roman"/>
          <w:sz w:val="22"/>
          <w:szCs w:val="22"/>
          <w:shd w:val="clear" w:color="auto" w:fill="FFFFFF"/>
          <w:lang w:val="en-GB"/>
        </w:rPr>
        <w:t>It’s a popular framework used by a lot of web developers because it offers qualit</w:t>
      </w:r>
      <w:r w:rsidR="00B55401" w:rsidRPr="000926B2">
        <w:rPr>
          <w:rFonts w:ascii="Times" w:eastAsia="Times New Roman" w:hAnsi="Times" w:cs="Times New Roman"/>
          <w:sz w:val="22"/>
          <w:szCs w:val="22"/>
          <w:shd w:val="clear" w:color="auto" w:fill="FFFFFF"/>
          <w:lang w:val="en-GB"/>
        </w:rPr>
        <w:t xml:space="preserve">y from design to implementation, </w:t>
      </w:r>
      <w:commentRangeStart w:id="810"/>
      <w:r w:rsidR="006F27EA" w:rsidRPr="000926B2">
        <w:rPr>
          <w:rFonts w:ascii="Times" w:eastAsia="Times New Roman" w:hAnsi="Times" w:cs="Times New Roman"/>
          <w:sz w:val="22"/>
          <w:szCs w:val="22"/>
          <w:shd w:val="clear" w:color="auto" w:fill="FFFFFF"/>
          <w:lang w:val="en-GB"/>
        </w:rPr>
        <w:t>promotes</w:t>
      </w:r>
      <w:r w:rsidRPr="000926B2">
        <w:rPr>
          <w:rFonts w:ascii="Times" w:eastAsia="Times New Roman" w:hAnsi="Times" w:cs="Times New Roman"/>
          <w:sz w:val="22"/>
          <w:szCs w:val="22"/>
          <w:shd w:val="clear" w:color="auto" w:fill="FFFFFF"/>
          <w:lang w:val="en-GB"/>
        </w:rPr>
        <w:t xml:space="preserve"> best practices</w:t>
      </w:r>
      <w:r w:rsidR="00B55401" w:rsidRPr="000926B2">
        <w:rPr>
          <w:rFonts w:ascii="Times" w:eastAsia="Times New Roman" w:hAnsi="Times" w:cs="Times New Roman"/>
          <w:sz w:val="22"/>
          <w:szCs w:val="22"/>
          <w:shd w:val="clear" w:color="auto" w:fill="FFFFFF"/>
          <w:lang w:val="en-GB"/>
        </w:rPr>
        <w:t xml:space="preserve"> and it’s adaptable</w:t>
      </w:r>
      <w:r w:rsidRPr="000926B2">
        <w:rPr>
          <w:rFonts w:ascii="Times" w:eastAsia="Times New Roman" w:hAnsi="Times" w:cs="Times New Roman"/>
          <w:sz w:val="22"/>
          <w:szCs w:val="22"/>
          <w:shd w:val="clear" w:color="auto" w:fill="FFFFFF"/>
          <w:lang w:val="en-GB"/>
        </w:rPr>
        <w:t xml:space="preserve">. </w:t>
      </w:r>
      <w:commentRangeEnd w:id="810"/>
      <w:r w:rsidR="0020381B" w:rsidRPr="000926B2">
        <w:rPr>
          <w:rStyle w:val="CommentReference"/>
          <w:rFonts w:ascii="Times" w:hAnsi="Times" w:cs="Times New Roman"/>
          <w:sz w:val="22"/>
          <w:szCs w:val="22"/>
        </w:rPr>
        <w:commentReference w:id="810"/>
      </w:r>
      <w:ins w:id="811" w:author="Chara Katiri" w:date="2015-04-12T01:17:00Z">
        <w:r w:rsidR="00C31C80" w:rsidRPr="000926B2">
          <w:rPr>
            <w:rFonts w:ascii="Times" w:eastAsia="Times New Roman" w:hAnsi="Times" w:cs="Times New Roman"/>
            <w:sz w:val="22"/>
            <w:szCs w:val="22"/>
            <w:shd w:val="clear" w:color="auto" w:fill="FFFFFF"/>
            <w:lang w:val="en-GB"/>
          </w:rPr>
          <w:t>A detailed description of other benefits that Spring MVC Framework offers is shown below:</w:t>
        </w:r>
      </w:ins>
    </w:p>
    <w:p w14:paraId="2B7736DF" w14:textId="65AD4B5D" w:rsidR="00C31C80" w:rsidRPr="000926B2" w:rsidRDefault="006B03E2" w:rsidP="00EE1303">
      <w:pPr>
        <w:pStyle w:val="ListParagraph"/>
        <w:numPr>
          <w:ilvl w:val="0"/>
          <w:numId w:val="59"/>
        </w:numPr>
        <w:spacing w:line="360" w:lineRule="auto"/>
        <w:jc w:val="both"/>
        <w:rPr>
          <w:ins w:id="812" w:author="Chara Katiri" w:date="2015-04-12T01:19:00Z"/>
          <w:rFonts w:ascii="Times" w:eastAsia="Times New Roman" w:hAnsi="Times" w:cs="Times New Roman"/>
          <w:sz w:val="22"/>
          <w:szCs w:val="22"/>
          <w:shd w:val="clear" w:color="auto" w:fill="FFFFFF"/>
          <w:lang w:val="en-GB"/>
          <w:rPrChange w:id="813" w:author="Chara Katiri" w:date="2015-04-12T20:48:00Z">
            <w:rPr>
              <w:ins w:id="814" w:author="Chara Katiri" w:date="2015-04-12T01:19:00Z"/>
              <w:shd w:val="clear" w:color="auto" w:fill="FFFFFF"/>
              <w:lang w:val="en-GB"/>
            </w:rPr>
          </w:rPrChange>
        </w:rPr>
        <w:pPrChange w:id="815" w:author="Chara Katiri" w:date="2015-04-12T20:48:00Z">
          <w:pPr>
            <w:spacing w:line="360" w:lineRule="auto"/>
            <w:ind w:firstLine="720"/>
            <w:contextualSpacing/>
            <w:jc w:val="both"/>
          </w:pPr>
        </w:pPrChange>
      </w:pPr>
      <w:ins w:id="816" w:author="Chara Katiri" w:date="2015-04-12T01:25:00Z">
        <w:r w:rsidRPr="000926B2">
          <w:rPr>
            <w:rFonts w:ascii="Times" w:eastAsia="Times New Roman" w:hAnsi="Times" w:cs="Times New Roman"/>
            <w:i/>
            <w:sz w:val="22"/>
            <w:szCs w:val="22"/>
            <w:lang w:val="en-GB"/>
            <w:rPrChange w:id="817" w:author="Chara Katiri" w:date="2015-04-12T20:48:00Z">
              <w:rPr>
                <w:lang w:val="en-GB"/>
              </w:rPr>
            </w:rPrChange>
          </w:rPr>
          <w:t>Separation of roles</w:t>
        </w:r>
      </w:ins>
      <w:ins w:id="818" w:author="Chara Katiri" w:date="2015-04-12T01:19:00Z">
        <w:r w:rsidR="00C31C80" w:rsidRPr="000926B2">
          <w:rPr>
            <w:rFonts w:ascii="Times" w:eastAsia="Times New Roman" w:hAnsi="Times" w:cs="Times New Roman"/>
            <w:i/>
            <w:sz w:val="22"/>
            <w:szCs w:val="22"/>
            <w:lang w:val="en-GB"/>
            <w:rPrChange w:id="819" w:author="Chara Katiri" w:date="2015-04-12T20:48:00Z">
              <w:rPr>
                <w:lang w:val="en-GB"/>
              </w:rPr>
            </w:rPrChange>
          </w:rPr>
          <w:t>:</w:t>
        </w:r>
        <w:r w:rsidR="00C31C80" w:rsidRPr="000926B2">
          <w:rPr>
            <w:rFonts w:ascii="Times" w:eastAsia="Times New Roman" w:hAnsi="Times" w:cs="Times New Roman"/>
            <w:sz w:val="22"/>
            <w:szCs w:val="22"/>
            <w:shd w:val="clear" w:color="auto" w:fill="FFFFFF"/>
            <w:lang w:val="en-GB"/>
            <w:rPrChange w:id="820" w:author="Chara Katiri" w:date="2015-04-12T20:48:00Z">
              <w:rPr>
                <w:shd w:val="clear" w:color="auto" w:fill="FFFFFF"/>
                <w:lang w:val="en-GB"/>
              </w:rPr>
            </w:rPrChange>
          </w:rPr>
          <w:t xml:space="preserve"> The </w:t>
        </w:r>
      </w:ins>
      <w:ins w:id="821" w:author="Chara Katiri" w:date="2015-04-12T01:22:00Z">
        <w:r w:rsidR="00C31C80" w:rsidRPr="000926B2">
          <w:rPr>
            <w:rFonts w:ascii="Times" w:eastAsia="Times New Roman" w:hAnsi="Times" w:cs="Times New Roman"/>
            <w:sz w:val="22"/>
            <w:szCs w:val="22"/>
            <w:shd w:val="clear" w:color="auto" w:fill="FFFFFF"/>
            <w:lang w:val="en-GB"/>
            <w:rPrChange w:id="822" w:author="Chara Katiri" w:date="2015-04-12T20:48:00Z">
              <w:rPr>
                <w:shd w:val="clear" w:color="auto" w:fill="FFFFFF"/>
                <w:lang w:val="en-GB"/>
              </w:rPr>
            </w:rPrChange>
          </w:rPr>
          <w:t xml:space="preserve">use POJO (Plain Old </w:t>
        </w:r>
      </w:ins>
      <w:ins w:id="823" w:author="Chara Katiri" w:date="2015-04-12T01:23:00Z">
        <w:r w:rsidR="00BA2B08" w:rsidRPr="000926B2">
          <w:rPr>
            <w:rFonts w:ascii="Times" w:eastAsia="Times New Roman" w:hAnsi="Times" w:cs="Times New Roman"/>
            <w:sz w:val="22"/>
            <w:szCs w:val="22"/>
            <w:shd w:val="clear" w:color="auto" w:fill="FFFFFF"/>
            <w:lang w:val="en-GB"/>
            <w:rPrChange w:id="824" w:author="Chara Katiri" w:date="2015-04-12T20:48:00Z">
              <w:rPr>
                <w:shd w:val="clear" w:color="auto" w:fill="FFFFFF"/>
                <w:lang w:val="en-GB"/>
              </w:rPr>
            </w:rPrChange>
          </w:rPr>
          <w:t>Java Object</w:t>
        </w:r>
      </w:ins>
      <w:ins w:id="825" w:author="Chara Katiri" w:date="2015-04-12T01:22:00Z">
        <w:r w:rsidR="00C31C80" w:rsidRPr="000926B2">
          <w:rPr>
            <w:rFonts w:ascii="Times" w:eastAsia="Times New Roman" w:hAnsi="Times" w:cs="Times New Roman"/>
            <w:sz w:val="22"/>
            <w:szCs w:val="22"/>
            <w:shd w:val="clear" w:color="auto" w:fill="FFFFFF"/>
            <w:lang w:val="en-GB"/>
            <w:rPrChange w:id="826" w:author="Chara Katiri" w:date="2015-04-12T20:48:00Z">
              <w:rPr>
                <w:shd w:val="clear" w:color="auto" w:fill="FFFFFF"/>
                <w:lang w:val="en-GB"/>
              </w:rPr>
            </w:rPrChange>
          </w:rPr>
          <w:t>)</w:t>
        </w:r>
      </w:ins>
      <w:ins w:id="827" w:author="Chara Katiri" w:date="2015-04-12T01:23:00Z">
        <w:r w:rsidR="00BA2B08" w:rsidRPr="000926B2">
          <w:rPr>
            <w:rFonts w:ascii="Times" w:eastAsia="Times New Roman" w:hAnsi="Times" w:cs="Times New Roman"/>
            <w:sz w:val="22"/>
            <w:szCs w:val="22"/>
            <w:shd w:val="clear" w:color="auto" w:fill="FFFFFF"/>
            <w:lang w:val="en-GB"/>
            <w:rPrChange w:id="828" w:author="Chara Katiri" w:date="2015-04-12T20:48:00Z">
              <w:rPr>
                <w:shd w:val="clear" w:color="auto" w:fill="FFFFFF"/>
                <w:lang w:val="en-GB"/>
              </w:rPr>
            </w:rPrChange>
          </w:rPr>
          <w:t xml:space="preserve"> and the creation of specialised objects </w:t>
        </w:r>
      </w:ins>
      <w:ins w:id="829" w:author="Chara Katiri" w:date="2015-05-02T15:05:00Z">
        <w:r w:rsidR="009508F9" w:rsidRPr="000926B2">
          <w:rPr>
            <w:rFonts w:ascii="Times" w:eastAsia="Times New Roman" w:hAnsi="Times" w:cs="Times New Roman"/>
            <w:sz w:val="22"/>
            <w:szCs w:val="22"/>
            <w:shd w:val="clear" w:color="auto" w:fill="FFFFFF"/>
            <w:lang w:val="en-GB"/>
          </w:rPr>
          <w:t>help</w:t>
        </w:r>
      </w:ins>
      <w:ins w:id="830" w:author="Chara Katiri" w:date="2015-04-12T01:19:00Z">
        <w:r w:rsidR="00C31C80" w:rsidRPr="000926B2">
          <w:rPr>
            <w:rFonts w:ascii="Times" w:eastAsia="Times New Roman" w:hAnsi="Times" w:cs="Times New Roman"/>
            <w:sz w:val="22"/>
            <w:szCs w:val="22"/>
            <w:shd w:val="clear" w:color="auto" w:fill="FFFFFF"/>
            <w:lang w:val="en-GB"/>
            <w:rPrChange w:id="831" w:author="Chara Katiri" w:date="2015-04-12T20:48:00Z">
              <w:rPr>
                <w:shd w:val="clear" w:color="auto" w:fill="FFFFFF"/>
                <w:lang w:val="en-GB"/>
              </w:rPr>
            </w:rPrChange>
          </w:rPr>
          <w:t xml:space="preserve"> escape duplication and result in clear separation of roles</w:t>
        </w:r>
      </w:ins>
      <w:ins w:id="832" w:author="Chara Katiri" w:date="2015-04-12T01:28:00Z">
        <w:r w:rsidRPr="000926B2">
          <w:rPr>
            <w:rFonts w:ascii="Times" w:eastAsia="Times New Roman" w:hAnsi="Times" w:cs="Times New Roman"/>
            <w:sz w:val="22"/>
            <w:szCs w:val="22"/>
            <w:shd w:val="clear" w:color="auto" w:fill="FFFFFF"/>
            <w:lang w:val="en-GB"/>
            <w:rPrChange w:id="833" w:author="Chara Katiri" w:date="2015-04-12T20:48:00Z">
              <w:rPr>
                <w:shd w:val="clear" w:color="auto" w:fill="FFFFFF"/>
                <w:lang w:val="en-GB"/>
              </w:rPr>
            </w:rPrChange>
          </w:rPr>
          <w:t>,</w:t>
        </w:r>
      </w:ins>
      <w:ins w:id="834" w:author="Chara Katiri" w:date="2015-04-12T01:19:00Z">
        <w:r w:rsidR="00C31C80" w:rsidRPr="000926B2">
          <w:rPr>
            <w:rFonts w:ascii="Times" w:eastAsia="Times New Roman" w:hAnsi="Times" w:cs="Times New Roman"/>
            <w:sz w:val="22"/>
            <w:szCs w:val="22"/>
            <w:shd w:val="clear" w:color="auto" w:fill="FFFFFF"/>
            <w:lang w:val="en-GB"/>
            <w:rPrChange w:id="835" w:author="Chara Katiri" w:date="2015-04-12T20:48:00Z">
              <w:rPr>
                <w:shd w:val="clear" w:color="auto" w:fill="FFFFFF"/>
                <w:lang w:val="en-GB"/>
              </w:rPr>
            </w:rPrChange>
          </w:rPr>
          <w:t xml:space="preserve"> from presentation to business logic. </w:t>
        </w:r>
      </w:ins>
      <w:ins w:id="836" w:author="Chara Katiri" w:date="2015-04-12T01:29:00Z">
        <w:r w:rsidRPr="000926B2">
          <w:rPr>
            <w:rFonts w:ascii="Times" w:eastAsia="Times New Roman" w:hAnsi="Times" w:cs="Times New Roman"/>
            <w:sz w:val="22"/>
            <w:szCs w:val="22"/>
            <w:shd w:val="clear" w:color="auto" w:fill="FFFFFF"/>
            <w:lang w:val="en-GB"/>
            <w:rPrChange w:id="837" w:author="Chara Katiri" w:date="2015-04-12T20:48:00Z">
              <w:rPr>
                <w:shd w:val="clear" w:color="auto" w:fill="FFFFFF"/>
                <w:lang w:val="en-GB"/>
              </w:rPr>
            </w:rPrChange>
          </w:rPr>
          <w:t>Those</w:t>
        </w:r>
      </w:ins>
      <w:ins w:id="838" w:author="Chara Katiri" w:date="2015-04-12T01:26:00Z">
        <w:r w:rsidRPr="000926B2">
          <w:rPr>
            <w:rFonts w:ascii="Times" w:eastAsia="Times New Roman" w:hAnsi="Times" w:cs="Times New Roman"/>
            <w:sz w:val="22"/>
            <w:szCs w:val="22"/>
            <w:shd w:val="clear" w:color="auto" w:fill="FFFFFF"/>
            <w:lang w:val="en-GB"/>
            <w:rPrChange w:id="839" w:author="Chara Katiri" w:date="2015-04-12T20:48:00Z">
              <w:rPr>
                <w:shd w:val="clear" w:color="auto" w:fill="FFFFFF"/>
                <w:lang w:val="en-GB"/>
              </w:rPr>
            </w:rPrChange>
          </w:rPr>
          <w:t xml:space="preserve"> </w:t>
        </w:r>
      </w:ins>
      <w:ins w:id="840" w:author="Chara Katiri" w:date="2015-04-12T01:19:00Z">
        <w:r w:rsidR="00C31C80" w:rsidRPr="000926B2">
          <w:rPr>
            <w:rFonts w:ascii="Times" w:eastAsia="Times New Roman" w:hAnsi="Times" w:cs="Times New Roman"/>
            <w:sz w:val="22"/>
            <w:szCs w:val="22"/>
            <w:shd w:val="clear" w:color="auto" w:fill="FFFFFF"/>
            <w:lang w:val="en-GB"/>
            <w:rPrChange w:id="841" w:author="Chara Katiri" w:date="2015-04-12T20:48:00Z">
              <w:rPr>
                <w:shd w:val="clear" w:color="auto" w:fill="FFFFFF"/>
                <w:lang w:val="en-GB"/>
              </w:rPr>
            </w:rPrChange>
          </w:rPr>
          <w:t>objects</w:t>
        </w:r>
      </w:ins>
      <w:ins w:id="842" w:author="Chara Katiri" w:date="2015-04-12T01:26:00Z">
        <w:r w:rsidRPr="000926B2">
          <w:rPr>
            <w:rFonts w:ascii="Times" w:eastAsia="Times New Roman" w:hAnsi="Times" w:cs="Times New Roman"/>
            <w:sz w:val="22"/>
            <w:szCs w:val="22"/>
            <w:shd w:val="clear" w:color="auto" w:fill="FFFFFF"/>
            <w:lang w:val="en-GB"/>
            <w:rPrChange w:id="843" w:author="Chara Katiri" w:date="2015-04-12T20:48:00Z">
              <w:rPr>
                <w:shd w:val="clear" w:color="auto" w:fill="FFFFFF"/>
                <w:lang w:val="en-GB"/>
              </w:rPr>
            </w:rPrChange>
          </w:rPr>
          <w:t xml:space="preserve"> are implemented</w:t>
        </w:r>
      </w:ins>
      <w:ins w:id="844" w:author="Chara Katiri" w:date="2015-04-12T01:19:00Z">
        <w:r w:rsidR="00C31C80" w:rsidRPr="000926B2">
          <w:rPr>
            <w:rFonts w:ascii="Times" w:eastAsia="Times New Roman" w:hAnsi="Times" w:cs="Times New Roman"/>
            <w:sz w:val="22"/>
            <w:szCs w:val="22"/>
            <w:shd w:val="clear" w:color="auto" w:fill="FFFFFF"/>
            <w:lang w:val="en-GB"/>
            <w:rPrChange w:id="845" w:author="Chara Katiri" w:date="2015-04-12T20:48:00Z">
              <w:rPr>
                <w:shd w:val="clear" w:color="auto" w:fill="FFFFFF"/>
                <w:lang w:val="en-GB"/>
              </w:rPr>
            </w:rPrChange>
          </w:rPr>
          <w:t xml:space="preserve"> in specialized classes</w:t>
        </w:r>
      </w:ins>
      <w:ins w:id="846" w:author="Chara Katiri" w:date="2015-04-12T01:26:00Z">
        <w:r w:rsidRPr="000926B2">
          <w:rPr>
            <w:rFonts w:ascii="Times" w:eastAsia="Times New Roman" w:hAnsi="Times" w:cs="Times New Roman"/>
            <w:sz w:val="22"/>
            <w:szCs w:val="22"/>
            <w:shd w:val="clear" w:color="auto" w:fill="FFFFFF"/>
            <w:lang w:val="en-GB"/>
            <w:rPrChange w:id="847" w:author="Chara Katiri" w:date="2015-04-12T20:48:00Z">
              <w:rPr>
                <w:shd w:val="clear" w:color="auto" w:fill="FFFFFF"/>
                <w:lang w:val="en-GB"/>
              </w:rPr>
            </w:rPrChange>
          </w:rPr>
          <w:t>,</w:t>
        </w:r>
      </w:ins>
      <w:ins w:id="848" w:author="Chara Katiri" w:date="2015-04-12T01:19:00Z">
        <w:r w:rsidR="00C31C80" w:rsidRPr="000926B2">
          <w:rPr>
            <w:rFonts w:ascii="Times" w:eastAsia="Times New Roman" w:hAnsi="Times" w:cs="Times New Roman"/>
            <w:sz w:val="22"/>
            <w:szCs w:val="22"/>
            <w:shd w:val="clear" w:color="auto" w:fill="FFFFFF"/>
            <w:lang w:val="en-GB"/>
            <w:rPrChange w:id="849" w:author="Chara Katiri" w:date="2015-04-12T20:48:00Z">
              <w:rPr>
                <w:shd w:val="clear" w:color="auto" w:fill="FFFFFF"/>
                <w:lang w:val="en-GB"/>
              </w:rPr>
            </w:rPrChange>
          </w:rPr>
          <w:t xml:space="preserve"> such as Model View Controller (MVC), DispatcherServlet and Handler Mapping. </w:t>
        </w:r>
      </w:ins>
      <w:ins w:id="850" w:author="Chara Katiri" w:date="2015-04-12T01:30:00Z">
        <w:r w:rsidRPr="000926B2">
          <w:rPr>
            <w:rFonts w:ascii="Times" w:eastAsia="Times New Roman" w:hAnsi="Times" w:cs="Times New Roman"/>
            <w:sz w:val="22"/>
            <w:szCs w:val="22"/>
            <w:shd w:val="clear" w:color="auto" w:fill="FFFFFF"/>
            <w:lang w:val="en-GB"/>
            <w:rPrChange w:id="851" w:author="Chara Katiri" w:date="2015-04-12T20:48:00Z">
              <w:rPr>
                <w:shd w:val="clear" w:color="auto" w:fill="FFFFFF"/>
                <w:lang w:val="en-GB"/>
              </w:rPr>
            </w:rPrChange>
          </w:rPr>
          <w:t xml:space="preserve">In addition to this, the </w:t>
        </w:r>
      </w:ins>
      <w:ins w:id="852" w:author="Chara Katiri" w:date="2015-04-12T01:19:00Z">
        <w:r w:rsidR="00C31C80" w:rsidRPr="000926B2">
          <w:rPr>
            <w:rFonts w:ascii="Times" w:eastAsia="Times New Roman" w:hAnsi="Times" w:cs="Times New Roman"/>
            <w:sz w:val="22"/>
            <w:szCs w:val="22"/>
            <w:shd w:val="clear" w:color="auto" w:fill="FFFFFF"/>
            <w:lang w:val="en-GB"/>
            <w:rPrChange w:id="853" w:author="Chara Katiri" w:date="2015-04-12T20:48:00Z">
              <w:rPr>
                <w:shd w:val="clear" w:color="auto" w:fill="FFFFFF"/>
                <w:lang w:val="en-GB"/>
              </w:rPr>
            </w:rPrChange>
          </w:rPr>
          <w:t xml:space="preserve">AOP module allows definition of </w:t>
        </w:r>
      </w:ins>
      <w:ins w:id="854" w:author="Chara Katiri" w:date="2015-05-02T15:27:00Z">
        <w:r w:rsidR="00A45F02" w:rsidRPr="000926B2">
          <w:rPr>
            <w:rFonts w:ascii="Times" w:eastAsia="Times New Roman" w:hAnsi="Times" w:cs="Times New Roman"/>
            <w:sz w:val="22"/>
            <w:szCs w:val="22"/>
            <w:shd w:val="clear" w:color="auto" w:fill="FFFFFF"/>
            <w:lang w:val="en-GB"/>
          </w:rPr>
          <w:t xml:space="preserve"> ‘pointcuts’ and </w:t>
        </w:r>
      </w:ins>
      <w:ins w:id="855" w:author="Chara Katiri" w:date="2015-04-12T01:19:00Z">
        <w:r w:rsidR="00C31C80" w:rsidRPr="000926B2">
          <w:rPr>
            <w:rFonts w:ascii="Times" w:eastAsia="Times New Roman" w:hAnsi="Times" w:cs="Times New Roman"/>
            <w:sz w:val="22"/>
            <w:szCs w:val="22"/>
            <w:shd w:val="clear" w:color="auto" w:fill="FFFFFF"/>
            <w:lang w:val="en-GB"/>
            <w:rPrChange w:id="856" w:author="Chara Katiri" w:date="2015-04-12T20:48:00Z">
              <w:rPr>
                <w:shd w:val="clear" w:color="auto" w:fill="FFFFFF"/>
                <w:lang w:val="en-GB"/>
              </w:rPr>
            </w:rPrChange>
          </w:rPr>
          <w:t>method-interceptors to ac</w:t>
        </w:r>
        <w:r w:rsidR="009508F9" w:rsidRPr="000926B2">
          <w:rPr>
            <w:rFonts w:ascii="Times" w:eastAsia="Times New Roman" w:hAnsi="Times" w:cs="Times New Roman"/>
            <w:sz w:val="22"/>
            <w:szCs w:val="22"/>
            <w:shd w:val="clear" w:color="auto" w:fill="FFFFFF"/>
            <w:lang w:val="en-GB"/>
          </w:rPr>
          <w:t xml:space="preserve">hieve separation </w:t>
        </w:r>
      </w:ins>
      <w:ins w:id="857" w:author="Chara Katiri" w:date="2015-05-02T15:30:00Z">
        <w:r w:rsidR="00A45F02" w:rsidRPr="000926B2">
          <w:rPr>
            <w:rFonts w:ascii="Times" w:eastAsia="Times New Roman" w:hAnsi="Times" w:cs="Times New Roman"/>
            <w:sz w:val="22"/>
            <w:szCs w:val="22"/>
            <w:shd w:val="clear" w:color="auto" w:fill="FFFFFF"/>
            <w:lang w:val="en-GB"/>
          </w:rPr>
          <w:t xml:space="preserve">of code when functionalities are implemented </w:t>
        </w:r>
      </w:ins>
      <w:sdt>
        <w:sdtPr>
          <w:rPr>
            <w:rFonts w:ascii="Times" w:eastAsia="Times New Roman" w:hAnsi="Times" w:cs="Times New Roman"/>
            <w:sz w:val="22"/>
            <w:szCs w:val="22"/>
            <w:shd w:val="clear" w:color="auto" w:fill="FFFFFF"/>
            <w:lang w:val="en-GB"/>
          </w:rPr>
          <w:id w:val="-670960261"/>
          <w:citation/>
        </w:sdtPr>
        <w:sdtContent>
          <w:r w:rsidR="00C955A9" w:rsidRPr="000926B2">
            <w:rPr>
              <w:rFonts w:ascii="Times" w:eastAsia="Times New Roman" w:hAnsi="Times" w:cs="Times New Roman"/>
              <w:sz w:val="22"/>
              <w:szCs w:val="22"/>
              <w:shd w:val="clear" w:color="auto" w:fill="FFFFFF"/>
              <w:lang w:val="en-GB"/>
            </w:rPr>
            <w:fldChar w:fldCharType="begin"/>
          </w:r>
          <w:r w:rsidR="00C955A9" w:rsidRPr="000926B2">
            <w:rPr>
              <w:rFonts w:ascii="Times" w:eastAsia="Times New Roman" w:hAnsi="Times" w:cs="Times New Roman"/>
              <w:sz w:val="22"/>
              <w:szCs w:val="22"/>
              <w:shd w:val="clear" w:color="auto" w:fill="FFFFFF"/>
            </w:rPr>
            <w:instrText xml:space="preserve"> CITATION Doc151 \l 1033 </w:instrText>
          </w:r>
          <w:r w:rsidR="00C955A9"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r w:rsidR="000926B2" w:rsidRPr="000926B2">
            <w:rPr>
              <w:rFonts w:ascii="Times" w:eastAsia="Times New Roman" w:hAnsi="Times" w:cs="Times New Roman"/>
              <w:noProof/>
              <w:sz w:val="22"/>
              <w:szCs w:val="22"/>
              <w:shd w:val="clear" w:color="auto" w:fill="FFFFFF"/>
            </w:rPr>
            <w:fldChar w:fldCharType="begin"/>
          </w:r>
          <w:r w:rsidR="000926B2" w:rsidRPr="000926B2">
            <w:rPr>
              <w:rFonts w:ascii="Times" w:eastAsia="Times New Roman" w:hAnsi="Times" w:cs="Times New Roman"/>
              <w:noProof/>
              <w:sz w:val="22"/>
              <w:szCs w:val="22"/>
              <w:shd w:val="clear" w:color="auto" w:fill="FFFFFF"/>
            </w:rPr>
            <w:instrText xml:space="preserve"> HYPERLINK "" \l "Doc151" </w:instrText>
          </w:r>
          <w:r w:rsidR="000926B2" w:rsidRPr="000926B2">
            <w:rPr>
              <w:rFonts w:ascii="Times" w:eastAsia="Times New Roman" w:hAnsi="Times" w:cs="Times New Roman"/>
              <w:noProof/>
              <w:sz w:val="22"/>
              <w:szCs w:val="22"/>
              <w:shd w:val="clear" w:color="auto" w:fill="FFFFFF"/>
            </w:rPr>
          </w:r>
          <w:r w:rsidR="000926B2" w:rsidRPr="000926B2">
            <w:rPr>
              <w:rFonts w:ascii="Times" w:eastAsia="Times New Roman" w:hAnsi="Times" w:cs="Times New Roman"/>
              <w:noProof/>
              <w:sz w:val="22"/>
              <w:szCs w:val="22"/>
              <w:shd w:val="clear" w:color="auto" w:fill="FFFFFF"/>
            </w:rPr>
            <w:fldChar w:fldCharType="separate"/>
          </w:r>
          <w:r w:rsidR="000926B2" w:rsidRPr="000926B2">
            <w:rPr>
              <w:rStyle w:val="Heading2Char"/>
              <w:rFonts w:ascii="Times" w:eastAsia="Times New Roman" w:hAnsi="Times" w:cs="Times New Roman"/>
              <w:noProof/>
              <w:color w:val="auto"/>
              <w:sz w:val="22"/>
              <w:szCs w:val="22"/>
              <w:shd w:val="clear" w:color="auto" w:fill="FFFFFF"/>
            </w:rPr>
            <w:t>25</w:t>
          </w:r>
          <w:r w:rsidR="000926B2" w:rsidRPr="000926B2">
            <w:rPr>
              <w:rFonts w:ascii="Times" w:eastAsia="Times New Roman" w:hAnsi="Times" w:cs="Times New Roman"/>
              <w:noProof/>
              <w:sz w:val="22"/>
              <w:szCs w:val="22"/>
              <w:shd w:val="clear" w:color="auto" w:fill="FFFFFF"/>
            </w:rPr>
            <w:fldChar w:fldCharType="end"/>
          </w:r>
          <w:r w:rsidR="000926B2" w:rsidRPr="000926B2">
            <w:rPr>
              <w:rFonts w:ascii="Times" w:eastAsia="Times New Roman" w:hAnsi="Times" w:cs="Times New Roman"/>
              <w:noProof/>
              <w:sz w:val="22"/>
              <w:szCs w:val="22"/>
              <w:shd w:val="clear" w:color="auto" w:fill="FFFFFF"/>
            </w:rPr>
            <w:t>]</w:t>
          </w:r>
          <w:r w:rsidR="00C955A9" w:rsidRPr="000926B2">
            <w:rPr>
              <w:rFonts w:ascii="Times" w:eastAsia="Times New Roman" w:hAnsi="Times" w:cs="Times New Roman"/>
              <w:sz w:val="22"/>
              <w:szCs w:val="22"/>
              <w:shd w:val="clear" w:color="auto" w:fill="FFFFFF"/>
              <w:lang w:val="en-GB"/>
            </w:rPr>
            <w:fldChar w:fldCharType="end"/>
          </w:r>
        </w:sdtContent>
      </w:sdt>
      <w:ins w:id="858" w:author="Chara Katiri" w:date="2015-04-12T01:19:00Z">
        <w:r w:rsidR="00C31C80" w:rsidRPr="000926B2">
          <w:rPr>
            <w:rFonts w:ascii="Times" w:eastAsia="Times New Roman" w:hAnsi="Times" w:cs="Times New Roman"/>
            <w:sz w:val="22"/>
            <w:szCs w:val="22"/>
            <w:shd w:val="clear" w:color="auto" w:fill="FFFFFF"/>
            <w:lang w:val="en-GB"/>
            <w:rPrChange w:id="859" w:author="Chara Katiri" w:date="2015-04-12T20:48:00Z">
              <w:rPr>
                <w:shd w:val="clear" w:color="auto" w:fill="FFFFFF"/>
                <w:lang w:val="en-GB"/>
              </w:rPr>
            </w:rPrChange>
          </w:rPr>
          <w:t xml:space="preserve">. </w:t>
        </w:r>
      </w:ins>
    </w:p>
    <w:p w14:paraId="3893EDE1" w14:textId="77777777" w:rsidR="006B03E2" w:rsidRPr="000926B2" w:rsidRDefault="00C31C80" w:rsidP="00EE1303">
      <w:pPr>
        <w:pStyle w:val="ListParagraph"/>
        <w:numPr>
          <w:ilvl w:val="0"/>
          <w:numId w:val="58"/>
        </w:numPr>
        <w:spacing w:line="360" w:lineRule="auto"/>
        <w:jc w:val="both"/>
        <w:rPr>
          <w:ins w:id="860" w:author="Chara Katiri" w:date="2015-04-12T01:32:00Z"/>
          <w:rFonts w:ascii="Times" w:eastAsia="Times New Roman" w:hAnsi="Times" w:cs="Times New Roman"/>
          <w:sz w:val="22"/>
          <w:szCs w:val="22"/>
          <w:lang w:val="en-GB"/>
        </w:rPr>
        <w:pPrChange w:id="861" w:author="Chara Katiri" w:date="2015-04-12T20:48:00Z">
          <w:pPr>
            <w:spacing w:line="360" w:lineRule="auto"/>
            <w:ind w:firstLine="720"/>
            <w:contextualSpacing/>
            <w:jc w:val="both"/>
          </w:pPr>
        </w:pPrChange>
      </w:pPr>
      <w:ins w:id="862" w:author="Chara Katiri" w:date="2015-04-12T01:16:00Z">
        <w:r w:rsidRPr="000926B2">
          <w:rPr>
            <w:rFonts w:ascii="Times" w:eastAsia="Times New Roman" w:hAnsi="Times" w:cs="Times New Roman"/>
            <w:i/>
            <w:sz w:val="22"/>
            <w:szCs w:val="22"/>
            <w:lang w:val="en-GB"/>
            <w:rPrChange w:id="863" w:author="Chara Katiri" w:date="2015-04-12T20:48:00Z">
              <w:rPr>
                <w:lang w:val="en-GB"/>
              </w:rPr>
            </w:rPrChange>
          </w:rPr>
          <w:t>Modularity:</w:t>
        </w:r>
        <w:r w:rsidRPr="000926B2">
          <w:rPr>
            <w:rFonts w:ascii="Times" w:eastAsia="Times New Roman" w:hAnsi="Times" w:cs="Times New Roman"/>
            <w:sz w:val="22"/>
            <w:szCs w:val="22"/>
            <w:lang w:val="en-GB"/>
            <w:rPrChange w:id="864" w:author="Chara Katiri" w:date="2015-04-12T20:48:00Z">
              <w:rPr>
                <w:lang w:val="en-GB"/>
              </w:rPr>
            </w:rPrChange>
          </w:rPr>
          <w:t xml:space="preserve"> Spring Framework offers a number of modules. This is beneficial for the developers because they have the option to choose only the modules relevant to their application rather than having to include the entire framework. </w:t>
        </w:r>
      </w:ins>
    </w:p>
    <w:p w14:paraId="13ABF930" w14:textId="03B38AB4" w:rsidR="00EC3C16" w:rsidRPr="000926B2" w:rsidRDefault="006B03E2" w:rsidP="00EE1303">
      <w:pPr>
        <w:pStyle w:val="ListParagraph"/>
        <w:numPr>
          <w:ilvl w:val="0"/>
          <w:numId w:val="58"/>
        </w:numPr>
        <w:spacing w:line="360" w:lineRule="auto"/>
        <w:jc w:val="both"/>
        <w:rPr>
          <w:ins w:id="865" w:author="Chara Katiri" w:date="2015-04-12T01:39:00Z"/>
          <w:rFonts w:ascii="Times" w:eastAsia="Times New Roman" w:hAnsi="Times" w:cs="Times New Roman"/>
          <w:sz w:val="22"/>
          <w:szCs w:val="22"/>
          <w:lang w:val="en-GB"/>
          <w:rPrChange w:id="866" w:author="Chara Katiri" w:date="2015-04-12T20:48:00Z">
            <w:rPr>
              <w:ins w:id="867" w:author="Chara Katiri" w:date="2015-04-12T01:39:00Z"/>
              <w:rFonts w:ascii="Times" w:eastAsia="Times New Roman" w:hAnsi="Times" w:cs="Times New Roman"/>
              <w:sz w:val="22"/>
              <w:szCs w:val="22"/>
              <w:shd w:val="clear" w:color="auto" w:fill="FFFFFF"/>
              <w:lang w:val="en-GB"/>
            </w:rPr>
          </w:rPrChange>
        </w:rPr>
        <w:pPrChange w:id="868" w:author="Chara Katiri" w:date="2015-04-12T20:48:00Z">
          <w:pPr>
            <w:spacing w:line="360" w:lineRule="auto"/>
            <w:ind w:firstLine="720"/>
            <w:contextualSpacing/>
            <w:jc w:val="both"/>
          </w:pPr>
        </w:pPrChange>
      </w:pPr>
      <w:ins w:id="869" w:author="Chara Katiri" w:date="2015-04-12T01:31:00Z">
        <w:r w:rsidRPr="000926B2">
          <w:rPr>
            <w:rFonts w:ascii="Times" w:eastAsia="Times New Roman" w:hAnsi="Times" w:cs="Times New Roman"/>
            <w:i/>
            <w:sz w:val="22"/>
            <w:szCs w:val="22"/>
            <w:shd w:val="clear" w:color="auto" w:fill="FFFFFF"/>
            <w:lang w:val="en-GB"/>
            <w:rPrChange w:id="870" w:author="Chara Katiri" w:date="2015-04-12T20:48:00Z">
              <w:rPr>
                <w:shd w:val="clear" w:color="auto" w:fill="FFFFFF"/>
                <w:lang w:val="en-GB"/>
              </w:rPr>
            </w:rPrChange>
          </w:rPr>
          <w:t>Reusable code:</w:t>
        </w:r>
        <w:r w:rsidRPr="000926B2">
          <w:rPr>
            <w:rFonts w:ascii="Times" w:eastAsia="Times New Roman" w:hAnsi="Times" w:cs="Times New Roman"/>
            <w:sz w:val="22"/>
            <w:szCs w:val="22"/>
            <w:shd w:val="clear" w:color="auto" w:fill="FFFFFF"/>
            <w:lang w:val="en-GB"/>
            <w:rPrChange w:id="871" w:author="Chara Katiri" w:date="2015-04-12T20:48:00Z">
              <w:rPr>
                <w:shd w:val="clear" w:color="auto" w:fill="FFFFFF"/>
                <w:lang w:val="en-GB"/>
              </w:rPr>
            </w:rPrChange>
          </w:rPr>
          <w:t xml:space="preserve"> </w:t>
        </w:r>
      </w:ins>
      <w:r w:rsidR="003F4AEA" w:rsidRPr="000926B2">
        <w:rPr>
          <w:rFonts w:ascii="Times" w:eastAsia="Times New Roman" w:hAnsi="Times" w:cs="Times New Roman"/>
          <w:sz w:val="22"/>
          <w:szCs w:val="22"/>
          <w:shd w:val="clear" w:color="auto" w:fill="FFFFFF"/>
          <w:lang w:val="en-GB"/>
          <w:rPrChange w:id="872" w:author="Chara Katiri" w:date="2015-04-12T20:48:00Z">
            <w:rPr>
              <w:shd w:val="clear" w:color="auto" w:fill="FFFFFF"/>
              <w:lang w:val="en-GB"/>
            </w:rPr>
          </w:rPrChange>
        </w:rPr>
        <w:t>The use of existing business objects allows reusability of code</w:t>
      </w:r>
      <w:ins w:id="873" w:author="Chara Katiri" w:date="2015-04-12T01:33:00Z">
        <w:r w:rsidR="00EC3C16" w:rsidRPr="000926B2">
          <w:rPr>
            <w:rFonts w:ascii="Times" w:eastAsia="Times New Roman" w:hAnsi="Times" w:cs="Times New Roman"/>
            <w:sz w:val="22"/>
            <w:szCs w:val="22"/>
            <w:shd w:val="clear" w:color="auto" w:fill="FFFFFF"/>
            <w:lang w:val="en-GB"/>
          </w:rPr>
          <w:t xml:space="preserve"> and therefore </w:t>
        </w:r>
      </w:ins>
      <w:ins w:id="874" w:author="Chara Katiri" w:date="2015-04-12T01:39:00Z">
        <w:r w:rsidR="00EC3C16" w:rsidRPr="000926B2">
          <w:rPr>
            <w:rFonts w:ascii="Times" w:eastAsia="Times New Roman" w:hAnsi="Times" w:cs="Times New Roman"/>
            <w:sz w:val="22"/>
            <w:szCs w:val="22"/>
            <w:shd w:val="clear" w:color="auto" w:fill="FFFFFF"/>
            <w:lang w:val="en-GB"/>
          </w:rPr>
          <w:t>reduces definition of those o</w:t>
        </w:r>
      </w:ins>
      <w:ins w:id="875" w:author="Chara Katiri" w:date="2015-04-12T01:40:00Z">
        <w:r w:rsidR="00EC3C16" w:rsidRPr="000926B2">
          <w:rPr>
            <w:rFonts w:ascii="Times" w:eastAsia="Times New Roman" w:hAnsi="Times" w:cs="Times New Roman"/>
            <w:sz w:val="22"/>
            <w:szCs w:val="22"/>
            <w:shd w:val="clear" w:color="auto" w:fill="FFFFFF"/>
            <w:lang w:val="en-GB"/>
          </w:rPr>
          <w:t>bjects and duplication of</w:t>
        </w:r>
      </w:ins>
      <w:ins w:id="876" w:author="Chara Katiri" w:date="2015-04-12T01:37:00Z">
        <w:r w:rsidR="00EC3C16" w:rsidRPr="000926B2">
          <w:rPr>
            <w:rFonts w:ascii="Times" w:eastAsia="Times New Roman" w:hAnsi="Times" w:cs="Times New Roman"/>
            <w:sz w:val="22"/>
            <w:szCs w:val="22"/>
            <w:shd w:val="clear" w:color="auto" w:fill="FFFFFF"/>
            <w:lang w:val="en-GB"/>
          </w:rPr>
          <w:t xml:space="preserve"> </w:t>
        </w:r>
      </w:ins>
      <w:ins w:id="877" w:author="Chara Katiri" w:date="2015-04-12T01:33:00Z">
        <w:r w:rsidR="00EC3C16" w:rsidRPr="000926B2">
          <w:rPr>
            <w:rFonts w:ascii="Times" w:eastAsia="Times New Roman" w:hAnsi="Times" w:cs="Times New Roman"/>
            <w:sz w:val="22"/>
            <w:szCs w:val="22"/>
            <w:shd w:val="clear" w:color="auto" w:fill="FFFFFF"/>
            <w:lang w:val="en-GB"/>
          </w:rPr>
          <w:t>code</w:t>
        </w:r>
      </w:ins>
      <w:r w:rsidR="003F4AEA" w:rsidRPr="000926B2">
        <w:rPr>
          <w:rFonts w:ascii="Times" w:eastAsia="Times New Roman" w:hAnsi="Times" w:cs="Times New Roman"/>
          <w:sz w:val="22"/>
          <w:szCs w:val="22"/>
          <w:shd w:val="clear" w:color="auto" w:fill="FFFFFF"/>
          <w:lang w:val="en-GB"/>
          <w:rPrChange w:id="878" w:author="Chara Katiri" w:date="2015-04-12T20:48:00Z">
            <w:rPr>
              <w:shd w:val="clear" w:color="auto" w:fill="FFFFFF"/>
              <w:lang w:val="en-GB"/>
            </w:rPr>
          </w:rPrChange>
        </w:rPr>
        <w:t>.</w:t>
      </w:r>
      <w:ins w:id="879" w:author="Chara Katiri" w:date="2015-04-10T23:48:00Z">
        <w:r w:rsidR="002555A7" w:rsidRPr="000926B2">
          <w:rPr>
            <w:rFonts w:ascii="Times" w:eastAsia="Times New Roman" w:hAnsi="Times" w:cs="Times New Roman"/>
            <w:sz w:val="22"/>
            <w:szCs w:val="22"/>
            <w:shd w:val="clear" w:color="auto" w:fill="FFFFFF"/>
            <w:lang w:val="en-GB"/>
            <w:rPrChange w:id="880" w:author="Chara Katiri" w:date="2015-04-12T20:48:00Z">
              <w:rPr>
                <w:shd w:val="clear" w:color="auto" w:fill="FFFFFF"/>
                <w:lang w:val="en-GB"/>
              </w:rPr>
            </w:rPrChange>
          </w:rPr>
          <w:t xml:space="preserve"> The </w:t>
        </w:r>
      </w:ins>
      <w:ins w:id="881" w:author="Chara Katiri" w:date="2015-04-11T00:04:00Z">
        <w:r w:rsidR="00D82A93" w:rsidRPr="000926B2">
          <w:rPr>
            <w:rFonts w:ascii="Times" w:eastAsia="Times New Roman" w:hAnsi="Times" w:cs="Times New Roman"/>
            <w:sz w:val="22"/>
            <w:szCs w:val="22"/>
            <w:shd w:val="clear" w:color="auto" w:fill="FFFFFF"/>
            <w:lang w:val="en-GB"/>
            <w:rPrChange w:id="882" w:author="Chara Katiri" w:date="2015-04-12T20:48:00Z">
              <w:rPr>
                <w:shd w:val="clear" w:color="auto" w:fill="FFFFFF"/>
                <w:lang w:val="en-GB"/>
              </w:rPr>
            </w:rPrChange>
          </w:rPr>
          <w:t>application classes are configured as JavaBeans and</w:t>
        </w:r>
      </w:ins>
      <w:ins w:id="883" w:author="Chara Katiri" w:date="2015-04-11T00:08:00Z">
        <w:r w:rsidR="00D82A93" w:rsidRPr="000926B2">
          <w:rPr>
            <w:rFonts w:ascii="Times" w:eastAsia="Times New Roman" w:hAnsi="Times" w:cs="Times New Roman"/>
            <w:sz w:val="22"/>
            <w:szCs w:val="22"/>
            <w:shd w:val="clear" w:color="auto" w:fill="FFFFFF"/>
            <w:lang w:val="en-GB"/>
            <w:rPrChange w:id="884" w:author="Chara Katiri" w:date="2015-04-12T20:48:00Z">
              <w:rPr>
                <w:shd w:val="clear" w:color="auto" w:fill="FFFFFF"/>
                <w:lang w:val="en-GB"/>
              </w:rPr>
            </w:rPrChange>
          </w:rPr>
          <w:t xml:space="preserve"> therefore reference </w:t>
        </w:r>
      </w:ins>
      <w:ins w:id="885" w:author="Chara Katiri" w:date="2015-04-12T01:32:00Z">
        <w:r w:rsidRPr="000926B2">
          <w:rPr>
            <w:rFonts w:ascii="Times" w:eastAsia="Times New Roman" w:hAnsi="Times" w:cs="Times New Roman"/>
            <w:sz w:val="22"/>
            <w:szCs w:val="22"/>
            <w:shd w:val="clear" w:color="auto" w:fill="FFFFFF"/>
            <w:lang w:val="en-GB"/>
          </w:rPr>
          <w:t xml:space="preserve">can be made </w:t>
        </w:r>
      </w:ins>
      <w:ins w:id="886" w:author="Chara Katiri" w:date="2015-04-11T00:08:00Z">
        <w:r w:rsidR="00D82A93" w:rsidRPr="000926B2">
          <w:rPr>
            <w:rFonts w:ascii="Times" w:eastAsia="Times New Roman" w:hAnsi="Times" w:cs="Times New Roman"/>
            <w:sz w:val="22"/>
            <w:szCs w:val="22"/>
            <w:shd w:val="clear" w:color="auto" w:fill="FFFFFF"/>
            <w:lang w:val="en-GB"/>
            <w:rPrChange w:id="887" w:author="Chara Katiri" w:date="2015-04-12T20:48:00Z">
              <w:rPr>
                <w:shd w:val="clear" w:color="auto" w:fill="FFFFFF"/>
                <w:lang w:val="en-GB"/>
              </w:rPr>
            </w:rPrChange>
          </w:rPr>
          <w:t xml:space="preserve">from the web controller to the business object. </w:t>
        </w:r>
      </w:ins>
    </w:p>
    <w:p w14:paraId="3C87CAF4" w14:textId="4A47E72F" w:rsidR="003F4AEA" w:rsidRPr="000926B2" w:rsidRDefault="00EC3C16" w:rsidP="00EE1303">
      <w:pPr>
        <w:pStyle w:val="ListParagraph"/>
        <w:numPr>
          <w:ilvl w:val="0"/>
          <w:numId w:val="58"/>
        </w:numPr>
        <w:spacing w:line="360" w:lineRule="auto"/>
        <w:jc w:val="both"/>
        <w:rPr>
          <w:rFonts w:ascii="Times" w:eastAsia="Times New Roman" w:hAnsi="Times" w:cs="Times New Roman"/>
          <w:sz w:val="22"/>
          <w:szCs w:val="22"/>
          <w:lang w:val="en-GB"/>
          <w:rPrChange w:id="888" w:author="Chara Katiri" w:date="2015-04-12T20:48:00Z">
            <w:rPr>
              <w:shd w:val="clear" w:color="auto" w:fill="FFFFFF"/>
              <w:lang w:val="en-GB"/>
            </w:rPr>
          </w:rPrChange>
        </w:rPr>
        <w:pPrChange w:id="889" w:author="Chara Katiri" w:date="2015-04-12T20:48:00Z">
          <w:pPr>
            <w:spacing w:line="360" w:lineRule="auto"/>
            <w:ind w:firstLine="720"/>
            <w:contextualSpacing/>
            <w:jc w:val="both"/>
          </w:pPr>
        </w:pPrChange>
      </w:pPr>
      <w:ins w:id="890" w:author="Chara Katiri" w:date="2015-04-12T01:38:00Z">
        <w:r w:rsidRPr="000926B2">
          <w:rPr>
            <w:rFonts w:ascii="Times" w:eastAsia="Times New Roman" w:hAnsi="Times" w:cs="Times New Roman"/>
            <w:i/>
            <w:sz w:val="22"/>
            <w:szCs w:val="22"/>
            <w:shd w:val="clear" w:color="auto" w:fill="FFFFFF"/>
            <w:lang w:val="en-GB"/>
            <w:rPrChange w:id="891" w:author="Chara Katiri" w:date="2015-04-12T20:48:00Z">
              <w:rPr>
                <w:shd w:val="clear" w:color="auto" w:fill="FFFFFF"/>
                <w:lang w:val="en-GB"/>
              </w:rPr>
            </w:rPrChange>
          </w:rPr>
          <w:t>Flexibility and maintainability</w:t>
        </w:r>
        <w:r w:rsidRPr="000926B2">
          <w:rPr>
            <w:rFonts w:ascii="Times" w:eastAsia="Times New Roman" w:hAnsi="Times" w:cs="Times New Roman"/>
            <w:sz w:val="22"/>
            <w:szCs w:val="22"/>
            <w:shd w:val="clear" w:color="auto" w:fill="FFFFFF"/>
            <w:lang w:val="en-GB"/>
            <w:rPrChange w:id="892" w:author="Chara Katiri" w:date="2015-04-12T20:48:00Z">
              <w:rPr>
                <w:shd w:val="clear" w:color="auto" w:fill="FFFFFF"/>
                <w:lang w:val="en-GB"/>
              </w:rPr>
            </w:rPrChange>
          </w:rPr>
          <w:t xml:space="preserve">: </w:t>
        </w:r>
      </w:ins>
      <w:ins w:id="893" w:author="Chara Katiri" w:date="2015-04-11T00:16:00Z">
        <w:r w:rsidR="004E0424" w:rsidRPr="000926B2">
          <w:rPr>
            <w:rFonts w:ascii="Times" w:eastAsia="Times New Roman" w:hAnsi="Times" w:cs="Times New Roman"/>
            <w:sz w:val="22"/>
            <w:szCs w:val="22"/>
            <w:shd w:val="clear" w:color="auto" w:fill="FFFFFF"/>
            <w:lang w:val="en-GB"/>
            <w:rPrChange w:id="894" w:author="Chara Katiri" w:date="2015-04-12T20:48:00Z">
              <w:rPr>
                <w:shd w:val="clear" w:color="auto" w:fill="FFFFFF"/>
                <w:lang w:val="en-GB"/>
              </w:rPr>
            </w:rPrChange>
          </w:rPr>
          <w:t xml:space="preserve">Name and value maps support integration with any View and therefore the system </w:t>
        </w:r>
      </w:ins>
      <w:ins w:id="895" w:author="Chara Katiri" w:date="2015-04-11T00:17:00Z">
        <w:r w:rsidR="004E0424" w:rsidRPr="000926B2">
          <w:rPr>
            <w:rFonts w:ascii="Times" w:eastAsia="Times New Roman" w:hAnsi="Times" w:cs="Times New Roman"/>
            <w:sz w:val="22"/>
            <w:szCs w:val="22"/>
            <w:shd w:val="clear" w:color="auto" w:fill="FFFFFF"/>
            <w:lang w:val="en-GB"/>
            <w:rPrChange w:id="896" w:author="Chara Katiri" w:date="2015-04-12T20:48:00Z">
              <w:rPr>
                <w:shd w:val="clear" w:color="auto" w:fill="FFFFFF"/>
                <w:lang w:val="en-GB"/>
              </w:rPr>
            </w:rPrChange>
          </w:rPr>
          <w:t>flexibility is increase</w:t>
        </w:r>
      </w:ins>
      <w:ins w:id="897" w:author="Chara Katiri" w:date="2015-04-11T00:19:00Z">
        <w:r w:rsidR="004E0424" w:rsidRPr="000926B2">
          <w:rPr>
            <w:rFonts w:ascii="Times" w:eastAsia="Times New Roman" w:hAnsi="Times" w:cs="Times New Roman"/>
            <w:sz w:val="22"/>
            <w:szCs w:val="22"/>
            <w:shd w:val="clear" w:color="auto" w:fill="FFFFFF"/>
            <w:lang w:val="en-GB"/>
            <w:rPrChange w:id="898" w:author="Chara Katiri" w:date="2015-04-12T20:48:00Z">
              <w:rPr>
                <w:shd w:val="clear" w:color="auto" w:fill="FFFFFF"/>
                <w:lang w:val="en-GB"/>
              </w:rPr>
            </w:rPrChange>
          </w:rPr>
          <w:t>d</w:t>
        </w:r>
      </w:ins>
      <w:ins w:id="899" w:author="Chara Katiri" w:date="2015-04-11T00:17:00Z">
        <w:r w:rsidR="004E0424" w:rsidRPr="000926B2">
          <w:rPr>
            <w:rFonts w:ascii="Times" w:eastAsia="Times New Roman" w:hAnsi="Times" w:cs="Times New Roman"/>
            <w:sz w:val="22"/>
            <w:szCs w:val="22"/>
            <w:shd w:val="clear" w:color="auto" w:fill="FFFFFF"/>
            <w:lang w:val="en-GB"/>
            <w:rPrChange w:id="900" w:author="Chara Katiri" w:date="2015-04-12T20:48:00Z">
              <w:rPr>
                <w:shd w:val="clear" w:color="auto" w:fill="FFFFFF"/>
                <w:lang w:val="en-GB"/>
              </w:rPr>
            </w:rPrChange>
          </w:rPr>
          <w:t xml:space="preserve">. </w:t>
        </w:r>
      </w:ins>
      <w:ins w:id="901" w:author="Chara Katiri" w:date="2015-04-11T00:27:00Z">
        <w:r w:rsidR="0020381B" w:rsidRPr="000926B2">
          <w:rPr>
            <w:rFonts w:ascii="Times" w:eastAsia="Times New Roman" w:hAnsi="Times" w:cs="Times New Roman"/>
            <w:sz w:val="22"/>
            <w:szCs w:val="22"/>
            <w:shd w:val="clear" w:color="auto" w:fill="FFFFFF"/>
            <w:lang w:val="en-GB"/>
            <w:rPrChange w:id="902" w:author="Chara Katiri" w:date="2015-04-12T20:48:00Z">
              <w:rPr>
                <w:shd w:val="clear" w:color="auto" w:fill="FFFFFF"/>
                <w:lang w:val="en-GB"/>
              </w:rPr>
            </w:rPrChange>
          </w:rPr>
          <w:t xml:space="preserve">Also, </w:t>
        </w:r>
      </w:ins>
      <w:ins w:id="903" w:author="Chara Katiri" w:date="2015-04-11T00:22:00Z">
        <w:r w:rsidR="0020381B" w:rsidRPr="000926B2">
          <w:rPr>
            <w:rFonts w:ascii="Times" w:eastAsia="Times New Roman" w:hAnsi="Times" w:cs="Times New Roman"/>
            <w:sz w:val="22"/>
            <w:szCs w:val="22"/>
            <w:shd w:val="clear" w:color="auto" w:fill="FFFFFF"/>
            <w:lang w:val="en-GB"/>
            <w:rPrChange w:id="904" w:author="Chara Katiri" w:date="2015-04-12T20:48:00Z">
              <w:rPr>
                <w:shd w:val="clear" w:color="auto" w:fill="FFFFFF"/>
                <w:lang w:val="en-GB"/>
              </w:rPr>
            </w:rPrChange>
          </w:rPr>
          <w:t xml:space="preserve">implementation of </w:t>
        </w:r>
      </w:ins>
      <w:ins w:id="905" w:author="Chara Katiri" w:date="2015-04-11T00:23:00Z">
        <w:r w:rsidR="0020381B" w:rsidRPr="000926B2">
          <w:rPr>
            <w:rFonts w:ascii="Times" w:eastAsia="Times New Roman" w:hAnsi="Times" w:cs="Times New Roman"/>
            <w:sz w:val="22"/>
            <w:szCs w:val="22"/>
            <w:shd w:val="clear" w:color="auto" w:fill="FFFFFF"/>
            <w:lang w:val="en-GB"/>
            <w:rPrChange w:id="906" w:author="Chara Katiri" w:date="2015-04-12T20:48:00Z">
              <w:rPr>
                <w:shd w:val="clear" w:color="auto" w:fill="FFFFFF"/>
                <w:lang w:val="en-GB"/>
              </w:rPr>
            </w:rPrChange>
          </w:rPr>
          <w:t xml:space="preserve">a number of </w:t>
        </w:r>
      </w:ins>
      <w:ins w:id="907" w:author="Chara Katiri" w:date="2015-04-11T00:22:00Z">
        <w:r w:rsidR="0020381B" w:rsidRPr="000926B2">
          <w:rPr>
            <w:rFonts w:ascii="Times" w:eastAsia="Times New Roman" w:hAnsi="Times" w:cs="Times New Roman"/>
            <w:sz w:val="22"/>
            <w:szCs w:val="22"/>
            <w:shd w:val="clear" w:color="auto" w:fill="FFFFFF"/>
            <w:lang w:val="en-GB"/>
            <w:rPrChange w:id="908" w:author="Chara Katiri" w:date="2015-04-12T20:48:00Z">
              <w:rPr>
                <w:shd w:val="clear" w:color="auto" w:fill="FFFFFF"/>
                <w:lang w:val="en-GB"/>
              </w:rPr>
            </w:rPrChange>
          </w:rPr>
          <w:t xml:space="preserve">separate controllers instead of a single controller </w:t>
        </w:r>
      </w:ins>
      <w:ins w:id="909" w:author="Chara Katiri" w:date="2015-04-11T00:23:00Z">
        <w:r w:rsidR="0020381B" w:rsidRPr="000926B2">
          <w:rPr>
            <w:rFonts w:ascii="Times" w:eastAsia="Times New Roman" w:hAnsi="Times" w:cs="Times New Roman"/>
            <w:sz w:val="22"/>
            <w:szCs w:val="22"/>
            <w:shd w:val="clear" w:color="auto" w:fill="FFFFFF"/>
            <w:lang w:val="en-GB"/>
            <w:rPrChange w:id="910" w:author="Chara Katiri" w:date="2015-04-12T20:48:00Z">
              <w:rPr>
                <w:shd w:val="clear" w:color="auto" w:fill="FFFFFF"/>
                <w:lang w:val="en-GB"/>
              </w:rPr>
            </w:rPrChange>
          </w:rPr>
          <w:t xml:space="preserve">for </w:t>
        </w:r>
      </w:ins>
      <w:ins w:id="911" w:author="Chara Katiri" w:date="2015-04-11T00:25:00Z">
        <w:r w:rsidR="0020381B" w:rsidRPr="000926B2">
          <w:rPr>
            <w:rFonts w:ascii="Times" w:eastAsia="Times New Roman" w:hAnsi="Times" w:cs="Times New Roman"/>
            <w:sz w:val="22"/>
            <w:szCs w:val="22"/>
            <w:shd w:val="clear" w:color="auto" w:fill="FFFFFF"/>
            <w:lang w:val="en-GB"/>
            <w:rPrChange w:id="912" w:author="Chara Katiri" w:date="2015-04-12T20:48:00Z">
              <w:rPr>
                <w:shd w:val="clear" w:color="auto" w:fill="FFFFFF"/>
                <w:lang w:val="en-GB"/>
              </w:rPr>
            </w:rPrChange>
          </w:rPr>
          <w:t>everything helps</w:t>
        </w:r>
      </w:ins>
      <w:ins w:id="913" w:author="Chara Katiri" w:date="2015-04-11T00:24:00Z">
        <w:r w:rsidR="0020381B" w:rsidRPr="000926B2">
          <w:rPr>
            <w:rFonts w:ascii="Times" w:eastAsia="Times New Roman" w:hAnsi="Times" w:cs="Times New Roman"/>
            <w:sz w:val="22"/>
            <w:szCs w:val="22"/>
            <w:shd w:val="clear" w:color="auto" w:fill="FFFFFF"/>
            <w:lang w:val="en-GB"/>
            <w:rPrChange w:id="914" w:author="Chara Katiri" w:date="2015-04-12T20:48:00Z">
              <w:rPr>
                <w:shd w:val="clear" w:color="auto" w:fill="FFFFFF"/>
                <w:lang w:val="en-GB"/>
              </w:rPr>
            </w:rPrChange>
          </w:rPr>
          <w:t xml:space="preserve"> improve maintainability of the application </w:t>
        </w:r>
      </w:ins>
      <w:sdt>
        <w:sdtPr>
          <w:rPr>
            <w:rFonts w:ascii="Times" w:eastAsia="Times New Roman" w:hAnsi="Times" w:cs="Times New Roman"/>
            <w:sz w:val="22"/>
            <w:szCs w:val="22"/>
            <w:shd w:val="clear" w:color="auto" w:fill="FFFFFF"/>
            <w:lang w:val="en-GB"/>
          </w:rPr>
          <w:id w:val="1309049149"/>
          <w:citation/>
        </w:sdtPr>
        <w:sdtContent>
          <w:r w:rsidR="00C955A9" w:rsidRPr="000926B2">
            <w:rPr>
              <w:rFonts w:ascii="Times" w:eastAsia="Times New Roman" w:hAnsi="Times" w:cs="Times New Roman"/>
              <w:sz w:val="22"/>
              <w:szCs w:val="22"/>
              <w:shd w:val="clear" w:color="auto" w:fill="FFFFFF"/>
              <w:lang w:val="en-GB"/>
            </w:rPr>
            <w:fldChar w:fldCharType="begin"/>
          </w:r>
          <w:r w:rsidR="00C955A9" w:rsidRPr="000926B2">
            <w:rPr>
              <w:rFonts w:ascii="Times" w:eastAsia="Times New Roman" w:hAnsi="Times" w:cs="Times New Roman"/>
              <w:sz w:val="22"/>
              <w:szCs w:val="22"/>
              <w:shd w:val="clear" w:color="auto" w:fill="FFFFFF"/>
            </w:rPr>
            <w:instrText xml:space="preserve"> CITATION Spr14 \l 1033 </w:instrText>
          </w:r>
          <w:r w:rsidR="00C955A9"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r w:rsidR="000926B2" w:rsidRPr="000926B2">
            <w:rPr>
              <w:rFonts w:ascii="Times" w:eastAsia="Times New Roman" w:hAnsi="Times" w:cs="Times New Roman"/>
              <w:noProof/>
              <w:sz w:val="22"/>
              <w:szCs w:val="22"/>
              <w:shd w:val="clear" w:color="auto" w:fill="FFFFFF"/>
            </w:rPr>
            <w:fldChar w:fldCharType="begin"/>
          </w:r>
          <w:r w:rsidR="000926B2" w:rsidRPr="000926B2">
            <w:rPr>
              <w:rFonts w:ascii="Times" w:eastAsia="Times New Roman" w:hAnsi="Times" w:cs="Times New Roman"/>
              <w:noProof/>
              <w:sz w:val="22"/>
              <w:szCs w:val="22"/>
              <w:shd w:val="clear" w:color="auto" w:fill="FFFFFF"/>
            </w:rPr>
            <w:instrText xml:space="preserve"> HYPERLINK "" \l "Spr14" </w:instrText>
          </w:r>
          <w:r w:rsidR="000926B2" w:rsidRPr="000926B2">
            <w:rPr>
              <w:rFonts w:ascii="Times" w:eastAsia="Times New Roman" w:hAnsi="Times" w:cs="Times New Roman"/>
              <w:noProof/>
              <w:sz w:val="22"/>
              <w:szCs w:val="22"/>
              <w:shd w:val="clear" w:color="auto" w:fill="FFFFFF"/>
            </w:rPr>
          </w:r>
          <w:r w:rsidR="000926B2" w:rsidRPr="000926B2">
            <w:rPr>
              <w:rFonts w:ascii="Times" w:eastAsia="Times New Roman" w:hAnsi="Times" w:cs="Times New Roman"/>
              <w:noProof/>
              <w:sz w:val="22"/>
              <w:szCs w:val="22"/>
              <w:shd w:val="clear" w:color="auto" w:fill="FFFFFF"/>
            </w:rPr>
            <w:fldChar w:fldCharType="separate"/>
          </w:r>
          <w:r w:rsidR="000926B2" w:rsidRPr="000926B2">
            <w:rPr>
              <w:rStyle w:val="Heading2Char"/>
              <w:rFonts w:ascii="Times" w:eastAsia="Times New Roman" w:hAnsi="Times" w:cs="Times New Roman"/>
              <w:noProof/>
              <w:color w:val="auto"/>
              <w:sz w:val="22"/>
              <w:szCs w:val="22"/>
              <w:shd w:val="clear" w:color="auto" w:fill="FFFFFF"/>
            </w:rPr>
            <w:t>21</w:t>
          </w:r>
          <w:r w:rsidR="000926B2" w:rsidRPr="000926B2">
            <w:rPr>
              <w:rFonts w:ascii="Times" w:eastAsia="Times New Roman" w:hAnsi="Times" w:cs="Times New Roman"/>
              <w:noProof/>
              <w:sz w:val="22"/>
              <w:szCs w:val="22"/>
              <w:shd w:val="clear" w:color="auto" w:fill="FFFFFF"/>
            </w:rPr>
            <w:fldChar w:fldCharType="end"/>
          </w:r>
          <w:r w:rsidR="000926B2" w:rsidRPr="000926B2">
            <w:rPr>
              <w:rFonts w:ascii="Times" w:eastAsia="Times New Roman" w:hAnsi="Times" w:cs="Times New Roman"/>
              <w:noProof/>
              <w:sz w:val="22"/>
              <w:szCs w:val="22"/>
              <w:shd w:val="clear" w:color="auto" w:fill="FFFFFF"/>
            </w:rPr>
            <w:t>]</w:t>
          </w:r>
          <w:r w:rsidR="00C955A9" w:rsidRPr="000926B2">
            <w:rPr>
              <w:rFonts w:ascii="Times" w:eastAsia="Times New Roman" w:hAnsi="Times" w:cs="Times New Roman"/>
              <w:sz w:val="22"/>
              <w:szCs w:val="22"/>
              <w:shd w:val="clear" w:color="auto" w:fill="FFFFFF"/>
              <w:lang w:val="en-GB"/>
            </w:rPr>
            <w:fldChar w:fldCharType="end"/>
          </w:r>
        </w:sdtContent>
      </w:sdt>
      <w:r w:rsidR="003F4AEA" w:rsidRPr="000926B2">
        <w:rPr>
          <w:rFonts w:ascii="Times" w:eastAsia="Times New Roman" w:hAnsi="Times" w:cs="Times New Roman"/>
          <w:sz w:val="22"/>
          <w:szCs w:val="22"/>
          <w:shd w:val="clear" w:color="auto" w:fill="FFFFFF"/>
          <w:lang w:val="en-GB"/>
          <w:rPrChange w:id="915" w:author="Chara Katiri" w:date="2015-04-12T20:48:00Z">
            <w:rPr>
              <w:shd w:val="clear" w:color="auto" w:fill="FFFFFF"/>
              <w:lang w:val="en-GB"/>
            </w:rPr>
          </w:rPrChange>
        </w:rPr>
        <w:t>.</w:t>
      </w:r>
    </w:p>
    <w:p w14:paraId="418CD680" w14:textId="6E947997" w:rsidR="001A0FC2" w:rsidRPr="000926B2" w:rsidRDefault="001A0FC2" w:rsidP="00EE1303">
      <w:pPr>
        <w:spacing w:line="360" w:lineRule="auto"/>
        <w:contextualSpacing/>
        <w:jc w:val="both"/>
        <w:rPr>
          <w:ins w:id="916" w:author="Chara Katiri" w:date="2015-04-11T20:04:00Z"/>
          <w:rFonts w:ascii="Times" w:hAnsi="Times" w:cs="Times New Roman"/>
          <w:sz w:val="22"/>
          <w:szCs w:val="22"/>
        </w:rPr>
        <w:pPrChange w:id="917" w:author="Chara Katiri" w:date="2015-04-12T20:48: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0926B2" w:rsidRDefault="003F4AEA"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918" w:name="_Toc290491149"/>
      <w:r w:rsidRPr="000926B2">
        <w:rPr>
          <w:rFonts w:ascii="Times" w:hAnsi="Times" w:cs="Times New Roman"/>
          <w:color w:val="auto"/>
          <w:sz w:val="22"/>
          <w:szCs w:val="22"/>
          <w:lang w:val="en-GB"/>
        </w:rPr>
        <w:t>Features of Spring MVC framework</w:t>
      </w:r>
      <w:bookmarkEnd w:id="918"/>
      <w:r w:rsidRPr="000926B2">
        <w:rPr>
          <w:rFonts w:ascii="Times" w:hAnsi="Times" w:cs="Times New Roman"/>
          <w:color w:val="auto"/>
          <w:sz w:val="22"/>
          <w:szCs w:val="22"/>
          <w:lang w:val="en-GB"/>
        </w:rPr>
        <w:t xml:space="preserve"> </w:t>
      </w:r>
    </w:p>
    <w:p w14:paraId="75E09638" w14:textId="77777777" w:rsidR="007E7DE8" w:rsidRPr="000926B2" w:rsidRDefault="007E7DE8" w:rsidP="00EE1303">
      <w:pPr>
        <w:spacing w:line="360" w:lineRule="auto"/>
        <w:contextualSpacing/>
        <w:jc w:val="both"/>
        <w:rPr>
          <w:rFonts w:ascii="Times" w:hAnsi="Times" w:cs="Times New Roman"/>
          <w:sz w:val="22"/>
          <w:szCs w:val="22"/>
        </w:rPr>
      </w:pPr>
    </w:p>
    <w:p w14:paraId="77CFD999" w14:textId="3B422D1D" w:rsidR="003F4AEA" w:rsidRPr="000926B2" w:rsidRDefault="003F4AEA"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Model, View, Controller (MVC)</w:t>
      </w:r>
      <w:ins w:id="919" w:author="Chara Katiri" w:date="2015-04-11T04:31:00Z">
        <w:r w:rsidR="004E74C1" w:rsidRPr="000926B2">
          <w:rPr>
            <w:rFonts w:ascii="Times" w:eastAsia="Times New Roman" w:hAnsi="Times" w:cs="Times New Roman"/>
            <w:i/>
            <w:sz w:val="22"/>
            <w:szCs w:val="22"/>
            <w:shd w:val="clear" w:color="auto" w:fill="FFFFFF"/>
            <w:lang w:val="en-GB"/>
          </w:rPr>
          <w:t xml:space="preserve"> design pattern</w:t>
        </w:r>
      </w:ins>
      <w:r w:rsidRPr="000926B2">
        <w:rPr>
          <w:rFonts w:ascii="Times" w:eastAsia="Times New Roman" w:hAnsi="Times" w:cs="Times New Roman"/>
          <w:i/>
          <w:sz w:val="22"/>
          <w:szCs w:val="22"/>
          <w:shd w:val="clear" w:color="auto" w:fill="FFFFFF"/>
          <w:lang w:val="en-GB"/>
        </w:rPr>
        <w:t xml:space="preserve">: </w:t>
      </w:r>
    </w:p>
    <w:p w14:paraId="6FCC29C0" w14:textId="55F02436" w:rsidR="00455DF6" w:rsidRPr="000926B2" w:rsidRDefault="003F4AEA" w:rsidP="00EE1303">
      <w:pPr>
        <w:spacing w:line="360" w:lineRule="auto"/>
        <w:contextualSpacing/>
        <w:jc w:val="both"/>
        <w:rPr>
          <w:ins w:id="920" w:author="Chara Katiri" w:date="2015-05-02T15:33:00Z"/>
          <w:rFonts w:ascii="Times" w:eastAsia="Times New Roman" w:hAnsi="Times" w:cs="Times New Roman"/>
          <w:sz w:val="22"/>
          <w:szCs w:val="22"/>
          <w:lang w:val="en-GB"/>
        </w:rPr>
      </w:pPr>
      <w:r w:rsidRPr="000926B2">
        <w:rPr>
          <w:rFonts w:ascii="Times" w:eastAsia="Times New Roman" w:hAnsi="Times" w:cs="Times New Roman"/>
          <w:sz w:val="22"/>
          <w:szCs w:val="22"/>
          <w:lang w:val="en-GB"/>
        </w:rPr>
        <w:t>Model View Controller is a well-established software architectural pattern. It’s used in web application development in order to separate the business lo</w:t>
      </w:r>
      <w:r w:rsidR="00C955A9" w:rsidRPr="000926B2">
        <w:rPr>
          <w:rFonts w:ascii="Times" w:eastAsia="Times New Roman" w:hAnsi="Times" w:cs="Times New Roman"/>
          <w:sz w:val="22"/>
          <w:szCs w:val="22"/>
          <w:lang w:val="en-GB"/>
        </w:rPr>
        <w:t xml:space="preserve">gic from the user interface </w:t>
      </w:r>
      <w:sdt>
        <w:sdtPr>
          <w:rPr>
            <w:rFonts w:ascii="Times" w:eastAsia="Times New Roman" w:hAnsi="Times" w:cs="Times New Roman"/>
            <w:sz w:val="22"/>
            <w:szCs w:val="22"/>
            <w:lang w:val="en-GB"/>
          </w:rPr>
          <w:id w:val="-2083828096"/>
          <w:citation/>
        </w:sdtPr>
        <w:sdtContent>
          <w:r w:rsidR="00C955A9" w:rsidRPr="000926B2">
            <w:rPr>
              <w:rFonts w:ascii="Times" w:eastAsia="Times New Roman" w:hAnsi="Times" w:cs="Times New Roman"/>
              <w:sz w:val="22"/>
              <w:szCs w:val="22"/>
              <w:lang w:val="en-GB"/>
            </w:rPr>
            <w:fldChar w:fldCharType="begin"/>
          </w:r>
          <w:r w:rsidR="00C955A9" w:rsidRPr="000926B2">
            <w:rPr>
              <w:rFonts w:ascii="Times" w:eastAsia="Times New Roman" w:hAnsi="Times" w:cs="Times New Roman"/>
              <w:sz w:val="22"/>
              <w:szCs w:val="22"/>
            </w:rPr>
            <w:instrText xml:space="preserve"> CITATION Cop15 \l 1033 </w:instrText>
          </w:r>
          <w:r w:rsidR="00C955A9"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Cop15" w:history="1">
            <w:r w:rsidR="000926B2" w:rsidRPr="000926B2">
              <w:rPr>
                <w:rStyle w:val="Heading2Char"/>
                <w:rFonts w:ascii="Times" w:eastAsia="Times New Roman" w:hAnsi="Times" w:cs="Times New Roman"/>
                <w:noProof/>
                <w:color w:val="auto"/>
                <w:sz w:val="22"/>
                <w:szCs w:val="22"/>
              </w:rPr>
              <w:t>26</w:t>
            </w:r>
          </w:hyperlink>
          <w:r w:rsidR="000926B2" w:rsidRPr="000926B2">
            <w:rPr>
              <w:rFonts w:ascii="Times" w:eastAsia="Times New Roman" w:hAnsi="Times" w:cs="Times New Roman"/>
              <w:noProof/>
              <w:sz w:val="22"/>
              <w:szCs w:val="22"/>
            </w:rPr>
            <w:t>]</w:t>
          </w:r>
          <w:r w:rsidR="00C955A9" w:rsidRPr="000926B2">
            <w:rPr>
              <w:rFonts w:ascii="Times" w:eastAsia="Times New Roman" w:hAnsi="Times" w:cs="Times New Roman"/>
              <w:sz w:val="22"/>
              <w:szCs w:val="22"/>
              <w:lang w:val="en-GB"/>
            </w:rPr>
            <w:fldChar w:fldCharType="end"/>
          </w:r>
        </w:sdtContent>
      </w:sdt>
      <w:r w:rsidRPr="000926B2">
        <w:rPr>
          <w:rFonts w:ascii="Times" w:eastAsia="Times New Roman" w:hAnsi="Times" w:cs="Times New Roman"/>
          <w:sz w:val="22"/>
          <w:szCs w:val="22"/>
          <w:lang w:val="en-GB"/>
        </w:rPr>
        <w:t xml:space="preserve">. The MVC consists of three modules: Model, View and Controller. </w:t>
      </w:r>
      <w:ins w:id="921" w:author="Chara Katiri" w:date="2015-04-12T01:52:00Z">
        <w:r w:rsidR="007C46C9" w:rsidRPr="000926B2">
          <w:rPr>
            <w:rFonts w:ascii="Times" w:eastAsia="Times New Roman" w:hAnsi="Times" w:cs="Times New Roman"/>
            <w:sz w:val="22"/>
            <w:szCs w:val="22"/>
            <w:lang w:val="en-GB"/>
          </w:rPr>
          <w:t xml:space="preserve">The </w:t>
        </w:r>
      </w:ins>
      <w:commentRangeStart w:id="922"/>
      <w:r w:rsidRPr="000926B2">
        <w:rPr>
          <w:rFonts w:ascii="Times" w:eastAsia="Times New Roman" w:hAnsi="Times" w:cs="Times New Roman"/>
          <w:sz w:val="22"/>
          <w:szCs w:val="22"/>
          <w:lang w:val="en-GB"/>
        </w:rPr>
        <w:t xml:space="preserve">Controller </w:t>
      </w:r>
      <w:commentRangeEnd w:id="922"/>
      <w:r w:rsidR="002D0867" w:rsidRPr="000926B2">
        <w:rPr>
          <w:rStyle w:val="CommentReference"/>
          <w:rFonts w:ascii="Times" w:hAnsi="Times" w:cs="Times New Roman"/>
          <w:sz w:val="22"/>
          <w:szCs w:val="22"/>
        </w:rPr>
        <w:commentReference w:id="922"/>
      </w:r>
      <w:r w:rsidRPr="000926B2">
        <w:rPr>
          <w:rFonts w:ascii="Times" w:eastAsia="Times New Roman" w:hAnsi="Times" w:cs="Times New Roman"/>
          <w:sz w:val="22"/>
          <w:szCs w:val="22"/>
          <w:lang w:val="en-GB"/>
        </w:rPr>
        <w:t>is the front servlet and acts as an interface between the View a</w:t>
      </w:r>
      <w:ins w:id="923" w:author="Chara Katiri" w:date="2015-04-12T01:44:00Z">
        <w:r w:rsidR="00A05F6D" w:rsidRPr="000926B2">
          <w:rPr>
            <w:rFonts w:ascii="Times" w:eastAsia="Times New Roman" w:hAnsi="Times" w:cs="Times New Roman"/>
            <w:sz w:val="22"/>
            <w:szCs w:val="22"/>
            <w:lang w:val="en-GB"/>
          </w:rPr>
          <w:t>n</w:t>
        </w:r>
      </w:ins>
      <w:r w:rsidRPr="000926B2">
        <w:rPr>
          <w:rFonts w:ascii="Times" w:eastAsia="Times New Roman" w:hAnsi="Times" w:cs="Times New Roman"/>
          <w:sz w:val="22"/>
          <w:szCs w:val="22"/>
          <w:lang w:val="en-GB"/>
        </w:rPr>
        <w:t xml:space="preserve">d Model. </w:t>
      </w:r>
    </w:p>
    <w:p w14:paraId="31616733" w14:textId="77777777" w:rsidR="00136F17" w:rsidRPr="000926B2" w:rsidRDefault="00136F17" w:rsidP="00EE1303">
      <w:pPr>
        <w:spacing w:line="360" w:lineRule="auto"/>
        <w:contextualSpacing/>
        <w:jc w:val="both"/>
        <w:rPr>
          <w:ins w:id="924" w:author="Chara Katiri" w:date="2015-04-11T04:51:00Z"/>
          <w:rFonts w:ascii="Times" w:eastAsia="Times New Roman" w:hAnsi="Times" w:cs="Times New Roman"/>
          <w:sz w:val="22"/>
          <w:szCs w:val="22"/>
          <w:lang w:val="en-GB"/>
        </w:rPr>
      </w:pPr>
    </w:p>
    <w:p w14:paraId="37201559" w14:textId="77777777" w:rsidR="00136F17" w:rsidRPr="000926B2" w:rsidRDefault="00136F17" w:rsidP="00EE1303">
      <w:pPr>
        <w:spacing w:line="360" w:lineRule="auto"/>
        <w:contextualSpacing/>
        <w:jc w:val="both"/>
        <w:rPr>
          <w:ins w:id="925" w:author="Chara Katiri" w:date="2015-05-02T15:32:00Z"/>
          <w:rFonts w:ascii="Times" w:eastAsia="Times New Roman" w:hAnsi="Times" w:cs="Times New Roman"/>
          <w:sz w:val="22"/>
          <w:szCs w:val="22"/>
          <w:lang w:val="en-GB"/>
        </w:rPr>
      </w:pPr>
      <w:ins w:id="926" w:author="Chara Katiri" w:date="2015-05-02T15:32:00Z">
        <w:r w:rsidRPr="000926B2">
          <w:rPr>
            <w:rFonts w:ascii="Times" w:eastAsia="Times New Roman" w:hAnsi="Times" w:cs="Times New Roman"/>
            <w:sz w:val="22"/>
            <w:szCs w:val="22"/>
            <w:lang w:val="en-GB"/>
          </w:rPr>
          <w:t xml:space="preserve">The diagram below shows the integration between the modules. </w:t>
        </w:r>
      </w:ins>
    </w:p>
    <w:p w14:paraId="64DFC45B" w14:textId="77777777" w:rsidR="00136F17" w:rsidRPr="000926B2" w:rsidRDefault="00136F17" w:rsidP="00EE1303">
      <w:pPr>
        <w:keepNext/>
        <w:spacing w:line="360" w:lineRule="auto"/>
        <w:contextualSpacing/>
        <w:jc w:val="both"/>
        <w:rPr>
          <w:ins w:id="927" w:author="Chara Katiri" w:date="2015-05-02T15:32:00Z"/>
          <w:rFonts w:ascii="Times" w:hAnsi="Times" w:cs="Times New Roman"/>
          <w:sz w:val="22"/>
          <w:szCs w:val="22"/>
        </w:rPr>
      </w:pPr>
      <w:ins w:id="928" w:author="Chara Katiri" w:date="2015-05-02T15:32:00Z">
        <w:r w:rsidRPr="000926B2">
          <w:rPr>
            <w:rFonts w:ascii="Times" w:hAnsi="Times" w:cs="Times New Roman"/>
            <w:noProof/>
            <w:sz w:val="22"/>
            <w:szCs w:val="22"/>
            <w:rPrChange w:id="929" w:author="Unknown">
              <w:rPr>
                <w:noProof/>
              </w:rPr>
            </w:rPrChange>
          </w:rPr>
          <w:drawing>
            <wp:inline distT="0" distB="0" distL="0" distR="0" wp14:anchorId="09C8891F" wp14:editId="6D411EEF">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777CCCC5" w14:textId="77777777" w:rsidR="00136F17" w:rsidRPr="000926B2" w:rsidRDefault="00136F17" w:rsidP="00EE1303">
      <w:pPr>
        <w:spacing w:line="360" w:lineRule="auto"/>
        <w:contextualSpacing/>
        <w:jc w:val="both"/>
        <w:rPr>
          <w:ins w:id="930" w:author="Chara Katiri" w:date="2015-05-02T15:32:00Z"/>
          <w:rFonts w:ascii="Times" w:hAnsi="Times" w:cs="Times New Roman"/>
          <w:sz w:val="22"/>
          <w:szCs w:val="22"/>
        </w:rPr>
      </w:pPr>
      <w:ins w:id="931" w:author="Chara Katiri" w:date="2015-05-02T15:32:00Z">
        <w:r w:rsidRPr="000926B2">
          <w:rPr>
            <w:rFonts w:ascii="Times" w:hAnsi="Times" w:cs="Times New Roman"/>
            <w:sz w:val="22"/>
            <w:szCs w:val="22"/>
          </w:rPr>
          <w:t xml:space="preserve">Figure </w:t>
        </w:r>
        <w:r w:rsidRPr="000926B2">
          <w:rPr>
            <w:rFonts w:ascii="Times" w:hAnsi="Times" w:cs="Times New Roman"/>
            <w:sz w:val="22"/>
            <w:szCs w:val="22"/>
          </w:rPr>
          <w:fldChar w:fldCharType="begin"/>
        </w:r>
        <w:r w:rsidRPr="000926B2">
          <w:rPr>
            <w:rFonts w:ascii="Times" w:hAnsi="Times" w:cs="Times New Roman"/>
            <w:sz w:val="22"/>
            <w:szCs w:val="22"/>
          </w:rPr>
          <w:instrText xml:space="preserve"> SEQ Figure \* ARABIC </w:instrText>
        </w:r>
        <w:r w:rsidRPr="000926B2">
          <w:rPr>
            <w:rFonts w:ascii="Times" w:hAnsi="Times" w:cs="Times New Roman"/>
            <w:sz w:val="22"/>
            <w:szCs w:val="22"/>
          </w:rPr>
          <w:fldChar w:fldCharType="separate"/>
        </w:r>
      </w:ins>
      <w:r w:rsidR="00EC7197" w:rsidRPr="000926B2">
        <w:rPr>
          <w:rFonts w:ascii="Times" w:hAnsi="Times" w:cs="Times New Roman"/>
          <w:noProof/>
          <w:sz w:val="22"/>
          <w:szCs w:val="22"/>
        </w:rPr>
        <w:t>2</w:t>
      </w:r>
      <w:ins w:id="932" w:author="Chara Katiri" w:date="2015-05-02T15:32:00Z">
        <w:r w:rsidRPr="000926B2">
          <w:rPr>
            <w:rFonts w:ascii="Times" w:hAnsi="Times" w:cs="Times New Roman"/>
            <w:sz w:val="22"/>
            <w:szCs w:val="22"/>
          </w:rPr>
          <w:fldChar w:fldCharType="end"/>
        </w:r>
        <w:r w:rsidRPr="000926B2">
          <w:rPr>
            <w:rFonts w:ascii="Times" w:hAnsi="Times" w:cs="Times New Roman"/>
            <w:sz w:val="22"/>
            <w:szCs w:val="22"/>
          </w:rPr>
          <w:t>: Context hierarchy in Spring Web MVC</w:t>
        </w:r>
      </w:ins>
    </w:p>
    <w:p w14:paraId="6B4236FD" w14:textId="77777777" w:rsidR="00455DF6" w:rsidRPr="000926B2" w:rsidRDefault="00455DF6" w:rsidP="00EE1303">
      <w:pPr>
        <w:spacing w:line="360" w:lineRule="auto"/>
        <w:contextualSpacing/>
        <w:jc w:val="both"/>
        <w:rPr>
          <w:rFonts w:ascii="Times" w:eastAsia="Times New Roman" w:hAnsi="Times" w:cs="Times New Roman"/>
          <w:sz w:val="22"/>
          <w:szCs w:val="22"/>
          <w:lang w:val="en-GB"/>
        </w:rPr>
      </w:pPr>
    </w:p>
    <w:p w14:paraId="6E4AD842" w14:textId="77777777" w:rsidR="006F27EA" w:rsidRPr="000926B2" w:rsidRDefault="003F4AEA" w:rsidP="00EE1303">
      <w:pPr>
        <w:spacing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0926B2" w:rsidRDefault="003F4AEA" w:rsidP="00EE1303">
      <w:pPr>
        <w:spacing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The Model (JavaBean) represents the state (data) and business logic of the application. The Model connects to the database to retrieves/saves data. </w:t>
      </w:r>
    </w:p>
    <w:p w14:paraId="13A9576D" w14:textId="77777777" w:rsidR="007C46C9" w:rsidRPr="000926B2" w:rsidRDefault="003F4AEA" w:rsidP="00EE1303">
      <w:pPr>
        <w:spacing w:line="360" w:lineRule="auto"/>
        <w:contextualSpacing/>
        <w:jc w:val="both"/>
        <w:rPr>
          <w:ins w:id="933" w:author="Chara Katiri" w:date="2015-04-12T01:53:00Z"/>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The View (JSP) generates the response and sends it back to the client. </w:t>
      </w:r>
    </w:p>
    <w:p w14:paraId="634619D6" w14:textId="0A21D30B" w:rsidR="00B76EE3" w:rsidRPr="000926B2" w:rsidRDefault="007C46C9" w:rsidP="00EE1303">
      <w:pPr>
        <w:spacing w:line="360" w:lineRule="auto"/>
        <w:contextualSpacing/>
        <w:jc w:val="both"/>
        <w:rPr>
          <w:ins w:id="934" w:author="Chara Katiri" w:date="2015-05-02T15:33:00Z"/>
          <w:rFonts w:ascii="Times" w:eastAsia="Times New Roman" w:hAnsi="Times" w:cs="Times New Roman"/>
          <w:sz w:val="22"/>
          <w:szCs w:val="22"/>
          <w:lang w:val="en-GB"/>
        </w:rPr>
      </w:pPr>
      <w:ins w:id="935" w:author="Chara Katiri" w:date="2015-04-12T01:53:00Z">
        <w:r w:rsidRPr="000926B2">
          <w:rPr>
            <w:rFonts w:ascii="Times" w:eastAsia="Times New Roman" w:hAnsi="Times" w:cs="Times New Roman"/>
            <w:sz w:val="22"/>
            <w:szCs w:val="22"/>
            <w:lang w:val="en-GB"/>
          </w:rPr>
          <w:t>I</w:t>
        </w:r>
      </w:ins>
      <w:r w:rsidR="003F4AEA" w:rsidRPr="000926B2">
        <w:rPr>
          <w:rFonts w:ascii="Times" w:eastAsia="Times New Roman" w:hAnsi="Times" w:cs="Times New Roman"/>
          <w:sz w:val="22"/>
          <w:szCs w:val="22"/>
          <w:lang w:val="en-GB"/>
        </w:rPr>
        <w:t>n complex applications</w:t>
      </w:r>
      <w:ins w:id="936" w:author="Chara Katiri" w:date="2015-04-12T01:53:00Z">
        <w:r w:rsidRPr="000926B2">
          <w:rPr>
            <w:rFonts w:ascii="Times" w:eastAsia="Times New Roman" w:hAnsi="Times" w:cs="Times New Roman"/>
            <w:sz w:val="22"/>
            <w:szCs w:val="22"/>
            <w:lang w:val="en-GB"/>
          </w:rPr>
          <w:t>,</w:t>
        </w:r>
      </w:ins>
      <w:r w:rsidR="003F4AEA" w:rsidRPr="000926B2">
        <w:rPr>
          <w:rFonts w:ascii="Times" w:eastAsia="Times New Roman" w:hAnsi="Times" w:cs="Times New Roman"/>
          <w:sz w:val="22"/>
          <w:szCs w:val="22"/>
          <w:lang w:val="en-GB"/>
        </w:rPr>
        <w:t xml:space="preserve"> the Controller also manages the Service entity whenever it needs to perform business logic. This helps improve maintainability, as the business logic is not contained</w:t>
      </w:r>
      <w:r w:rsidR="00C955A9" w:rsidRPr="000926B2">
        <w:rPr>
          <w:rFonts w:ascii="Times" w:eastAsia="Times New Roman" w:hAnsi="Times" w:cs="Times New Roman"/>
          <w:sz w:val="22"/>
          <w:szCs w:val="22"/>
          <w:lang w:val="en-GB"/>
        </w:rPr>
        <w:t xml:space="preserve"> directly in the controller </w:t>
      </w:r>
      <w:sdt>
        <w:sdtPr>
          <w:rPr>
            <w:rFonts w:ascii="Times" w:eastAsia="Times New Roman" w:hAnsi="Times" w:cs="Times New Roman"/>
            <w:sz w:val="22"/>
            <w:szCs w:val="22"/>
            <w:lang w:val="en-GB"/>
          </w:rPr>
          <w:id w:val="-743416628"/>
          <w:citation/>
        </w:sdtPr>
        <w:sdtContent>
          <w:r w:rsidR="00C955A9" w:rsidRPr="000926B2">
            <w:rPr>
              <w:rFonts w:ascii="Times" w:eastAsia="Times New Roman" w:hAnsi="Times" w:cs="Times New Roman"/>
              <w:sz w:val="22"/>
              <w:szCs w:val="22"/>
              <w:lang w:val="en-GB"/>
            </w:rPr>
            <w:fldChar w:fldCharType="begin"/>
          </w:r>
          <w:r w:rsidR="00C955A9" w:rsidRPr="000926B2">
            <w:rPr>
              <w:rFonts w:ascii="Times" w:eastAsia="Times New Roman" w:hAnsi="Times" w:cs="Times New Roman"/>
              <w:sz w:val="22"/>
              <w:szCs w:val="22"/>
            </w:rPr>
            <w:instrText xml:space="preserve"> CITATION DVr15 \l 1033 </w:instrText>
          </w:r>
          <w:r w:rsidR="00C955A9"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DVr15" w:history="1">
            <w:r w:rsidR="000926B2" w:rsidRPr="000926B2">
              <w:rPr>
                <w:rStyle w:val="Heading2Char"/>
                <w:rFonts w:ascii="Times" w:eastAsia="Times New Roman" w:hAnsi="Times" w:cs="Times New Roman"/>
                <w:noProof/>
                <w:color w:val="auto"/>
                <w:sz w:val="22"/>
                <w:szCs w:val="22"/>
              </w:rPr>
              <w:t>27</w:t>
            </w:r>
          </w:hyperlink>
          <w:r w:rsidR="000926B2" w:rsidRPr="000926B2">
            <w:rPr>
              <w:rFonts w:ascii="Times" w:eastAsia="Times New Roman" w:hAnsi="Times" w:cs="Times New Roman"/>
              <w:noProof/>
              <w:sz w:val="22"/>
              <w:szCs w:val="22"/>
            </w:rPr>
            <w:t>]</w:t>
          </w:r>
          <w:r w:rsidR="00C955A9" w:rsidRPr="000926B2">
            <w:rPr>
              <w:rFonts w:ascii="Times" w:eastAsia="Times New Roman" w:hAnsi="Times" w:cs="Times New Roman"/>
              <w:sz w:val="22"/>
              <w:szCs w:val="22"/>
              <w:lang w:val="en-GB"/>
            </w:rPr>
            <w:fldChar w:fldCharType="end"/>
          </w:r>
        </w:sdtContent>
      </w:sdt>
      <w:r w:rsidR="003F4AEA" w:rsidRPr="000926B2">
        <w:rPr>
          <w:rFonts w:ascii="Times" w:eastAsia="Times New Roman" w:hAnsi="Times" w:cs="Times New Roman"/>
          <w:sz w:val="22"/>
          <w:szCs w:val="22"/>
          <w:lang w:val="en-GB"/>
        </w:rPr>
        <w:t>.</w:t>
      </w:r>
    </w:p>
    <w:p w14:paraId="43638BB6" w14:textId="77777777" w:rsidR="00136F17" w:rsidRPr="000926B2" w:rsidRDefault="00136F17" w:rsidP="00EE1303">
      <w:pPr>
        <w:spacing w:line="360" w:lineRule="auto"/>
        <w:contextualSpacing/>
        <w:jc w:val="both"/>
        <w:rPr>
          <w:ins w:id="937" w:author="Chara Katiri" w:date="2015-05-02T15:33:00Z"/>
          <w:rFonts w:ascii="Times" w:eastAsia="Times New Roman" w:hAnsi="Times" w:cs="Times New Roman"/>
          <w:sz w:val="22"/>
          <w:szCs w:val="22"/>
          <w:lang w:val="en-GB"/>
        </w:rPr>
      </w:pPr>
    </w:p>
    <w:p w14:paraId="4149C036" w14:textId="77777777" w:rsidR="00136F17" w:rsidRPr="000926B2" w:rsidRDefault="00136F17" w:rsidP="00EE1303">
      <w:pPr>
        <w:spacing w:line="360" w:lineRule="auto"/>
        <w:contextualSpacing/>
        <w:jc w:val="both"/>
        <w:rPr>
          <w:ins w:id="938" w:author="Chara Katiri" w:date="2015-05-02T15:33:00Z"/>
          <w:rFonts w:ascii="Times" w:eastAsia="Times New Roman" w:hAnsi="Times" w:cs="Times New Roman"/>
          <w:sz w:val="22"/>
          <w:szCs w:val="22"/>
          <w:lang w:val="en-GB"/>
        </w:rPr>
      </w:pPr>
      <w:ins w:id="939" w:author="Chara Katiri" w:date="2015-05-02T15:33:00Z">
        <w:r w:rsidRPr="000926B2">
          <w:rPr>
            <w:rFonts w:ascii="Times" w:eastAsia="Times New Roman" w:hAnsi="Times" w:cs="Times New Roman"/>
            <w:sz w:val="22"/>
            <w:szCs w:val="22"/>
            <w:lang w:val="en-GB"/>
          </w:rPr>
          <w:t>The diagram below shows the detailed list of actions that each is module is responsible for.</w:t>
        </w:r>
      </w:ins>
    </w:p>
    <w:p w14:paraId="455FB1C2" w14:textId="77777777" w:rsidR="00136F17" w:rsidRPr="000926B2" w:rsidRDefault="00136F17" w:rsidP="00EE1303">
      <w:pPr>
        <w:spacing w:line="360" w:lineRule="auto"/>
        <w:contextualSpacing/>
        <w:jc w:val="both"/>
        <w:rPr>
          <w:ins w:id="940" w:author="Chara Katiri" w:date="2015-05-02T15:33:00Z"/>
          <w:rFonts w:ascii="Times" w:eastAsia="Times New Roman" w:hAnsi="Times" w:cs="Times New Roman"/>
          <w:sz w:val="22"/>
          <w:szCs w:val="22"/>
          <w:lang w:val="en-GB"/>
        </w:rPr>
      </w:pPr>
      <w:ins w:id="941" w:author="Chara Katiri" w:date="2015-05-02T15:33:00Z">
        <w:r w:rsidRPr="000926B2">
          <w:rPr>
            <w:rFonts w:ascii="Times" w:eastAsia="Times New Roman" w:hAnsi="Times" w:cs="Times New Roman"/>
            <w:noProof/>
            <w:sz w:val="22"/>
            <w:szCs w:val="22"/>
            <w:rPrChange w:id="942" w:author="Unknown">
              <w:rPr>
                <w:noProof/>
              </w:rPr>
            </w:rPrChange>
          </w:rPr>
          <w:drawing>
            <wp:inline distT="0" distB="0" distL="0" distR="0" wp14:anchorId="033326AA" wp14:editId="5C5EEA4C">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0A4F59C3" w14:textId="77777777" w:rsidR="00136F17" w:rsidRPr="000926B2" w:rsidRDefault="00136F17" w:rsidP="00EE1303">
      <w:pPr>
        <w:spacing w:line="360" w:lineRule="auto"/>
        <w:contextualSpacing/>
        <w:jc w:val="both"/>
        <w:rPr>
          <w:rFonts w:ascii="Times" w:eastAsia="Times New Roman" w:hAnsi="Times" w:cs="Times New Roman"/>
          <w:sz w:val="22"/>
          <w:szCs w:val="22"/>
          <w:lang w:val="en-GB"/>
        </w:rPr>
      </w:pPr>
    </w:p>
    <w:p w14:paraId="3591B340" w14:textId="225DE822" w:rsidR="001F7690" w:rsidRPr="000926B2" w:rsidRDefault="001F7690" w:rsidP="00EE1303">
      <w:pPr>
        <w:spacing w:line="360" w:lineRule="auto"/>
        <w:contextualSpacing/>
        <w:jc w:val="both"/>
        <w:rPr>
          <w:ins w:id="943" w:author="Chara Katiri" w:date="2015-04-11T05:30:00Z"/>
          <w:rFonts w:ascii="Times" w:hAnsi="Times" w:cs="Times New Roman"/>
          <w:sz w:val="22"/>
          <w:szCs w:val="22"/>
          <w:rPrChange w:id="944" w:author="Chara Katiri" w:date="2015-04-12T20:48:00Z">
            <w:rPr>
              <w:ins w:id="945" w:author="Chara Katiri" w:date="2015-04-11T05:30:00Z"/>
              <w:rFonts w:ascii="Times" w:eastAsia="Times New Roman" w:hAnsi="Times" w:cs="Arial"/>
              <w:i/>
              <w:sz w:val="22"/>
              <w:szCs w:val="22"/>
              <w:shd w:val="clear" w:color="auto" w:fill="FFFFFF"/>
              <w:lang w:val="en-GB"/>
            </w:rPr>
          </w:rPrChange>
        </w:rPr>
        <w:pPrChange w:id="946" w:author="Chara Katiri" w:date="2015-04-12T20:48:00Z">
          <w:pPr>
            <w:pStyle w:val="ListParagraph"/>
            <w:numPr>
              <w:numId w:val="5"/>
            </w:numPr>
            <w:spacing w:line="360" w:lineRule="auto"/>
            <w:ind w:left="709" w:hanging="283"/>
            <w:jc w:val="both"/>
          </w:pPr>
        </w:pPrChange>
      </w:pPr>
    </w:p>
    <w:p w14:paraId="7361D392" w14:textId="6E9800DB" w:rsidR="00B76EE3" w:rsidRPr="000926B2" w:rsidRDefault="00B76EE3"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DispatcherServlet</w:t>
      </w:r>
      <w:ins w:id="947" w:author="Chara Katiri" w:date="2015-04-11T05:26:00Z">
        <w:r w:rsidR="002F4F3C" w:rsidRPr="000926B2">
          <w:rPr>
            <w:rFonts w:ascii="Times" w:eastAsia="Times New Roman" w:hAnsi="Times" w:cs="Times New Roman"/>
            <w:i/>
            <w:sz w:val="22"/>
            <w:szCs w:val="22"/>
            <w:shd w:val="clear" w:color="auto" w:fill="FFFFFF"/>
            <w:lang w:val="en-GB"/>
          </w:rPr>
          <w:t xml:space="preserve"> </w:t>
        </w:r>
        <w:r w:rsidR="002F4F3C" w:rsidRPr="000926B2">
          <w:rPr>
            <w:rFonts w:ascii="Times" w:eastAsia="Times New Roman" w:hAnsi="Times" w:cs="Times New Roman"/>
            <w:sz w:val="22"/>
            <w:szCs w:val="22"/>
            <w:lang w:val="en-GB"/>
          </w:rPr>
          <w:t>(</w:t>
        </w:r>
        <w:commentRangeStart w:id="948"/>
        <w:r w:rsidR="002F4F3C" w:rsidRPr="000926B2">
          <w:rPr>
            <w:rFonts w:ascii="Times" w:eastAsia="Times New Roman" w:hAnsi="Times" w:cs="Times New Roman"/>
            <w:sz w:val="22"/>
            <w:szCs w:val="22"/>
            <w:lang w:val="en-GB"/>
          </w:rPr>
          <w:t xml:space="preserve">How the </w:t>
        </w:r>
        <w:r w:rsidR="002F4F3C" w:rsidRPr="000926B2">
          <w:rPr>
            <w:rFonts w:ascii="Times" w:eastAsia="Times New Roman" w:hAnsi="Times" w:cs="Times New Roman"/>
            <w:i/>
            <w:sz w:val="22"/>
            <w:szCs w:val="22"/>
            <w:lang w:val="en-GB"/>
          </w:rPr>
          <w:t>Controller in Spring MVC Framework</w:t>
        </w:r>
        <w:r w:rsidR="002F4F3C" w:rsidRPr="000926B2">
          <w:rPr>
            <w:rFonts w:ascii="Times" w:eastAsia="Times New Roman" w:hAnsi="Times" w:cs="Times New Roman"/>
            <w:sz w:val="22"/>
            <w:szCs w:val="22"/>
            <w:lang w:val="en-GB"/>
          </w:rPr>
          <w:t xml:space="preserve"> facilitates the </w:t>
        </w:r>
        <w:r w:rsidR="002F4F3C" w:rsidRPr="000926B2">
          <w:rPr>
            <w:rFonts w:ascii="Times" w:eastAsia="Times New Roman" w:hAnsi="Times" w:cs="Times New Roman"/>
            <w:i/>
            <w:sz w:val="22"/>
            <w:szCs w:val="22"/>
            <w:lang w:val="en-GB"/>
          </w:rPr>
          <w:t>Controller in MVC)</w:t>
        </w:r>
        <w:r w:rsidR="002F4F3C" w:rsidRPr="000926B2">
          <w:rPr>
            <w:rFonts w:ascii="Times" w:eastAsia="Times New Roman" w:hAnsi="Times" w:cs="Times New Roman"/>
            <w:sz w:val="22"/>
            <w:szCs w:val="22"/>
            <w:lang w:val="en-GB"/>
          </w:rPr>
          <w:t>:</w:t>
        </w:r>
      </w:ins>
      <w:commentRangeEnd w:id="948"/>
      <w:ins w:id="949" w:author="Chara Katiri" w:date="2015-04-11T05:31:00Z">
        <w:r w:rsidR="001F7690" w:rsidRPr="000926B2">
          <w:rPr>
            <w:rStyle w:val="CommentReference"/>
            <w:rFonts w:ascii="Times" w:hAnsi="Times" w:cs="Times New Roman"/>
            <w:sz w:val="22"/>
            <w:szCs w:val="22"/>
          </w:rPr>
          <w:commentReference w:id="948"/>
        </w:r>
      </w:ins>
    </w:p>
    <w:p w14:paraId="0AFE8FE3" w14:textId="495BAB19" w:rsidR="00B76EE3" w:rsidRPr="000926B2" w:rsidRDefault="00136F17" w:rsidP="00EE1303">
      <w:pPr>
        <w:spacing w:line="360" w:lineRule="auto"/>
        <w:contextualSpacing/>
        <w:jc w:val="both"/>
        <w:rPr>
          <w:rFonts w:ascii="Times" w:eastAsia="Times New Roman" w:hAnsi="Times" w:cs="Times New Roman"/>
          <w:sz w:val="22"/>
          <w:szCs w:val="22"/>
          <w:shd w:val="clear" w:color="auto" w:fill="FFFFFF"/>
          <w:lang w:val="en-GB"/>
        </w:rPr>
      </w:pPr>
      <w:ins w:id="950" w:author="Chara Katiri" w:date="2015-05-02T15:35:00Z">
        <w:r w:rsidRPr="000926B2">
          <w:rPr>
            <w:rFonts w:ascii="Times" w:eastAsia="Times New Roman" w:hAnsi="Times" w:cs="Arial"/>
            <w:sz w:val="22"/>
            <w:szCs w:val="22"/>
            <w:lang w:val="en-GB"/>
          </w:rPr>
          <w:t xml:space="preserve">How the </w:t>
        </w:r>
      </w:ins>
      <w:ins w:id="951" w:author="Chara Katiri" w:date="2015-05-02T15:34:00Z">
        <w:r w:rsidRPr="000926B2">
          <w:rPr>
            <w:rFonts w:ascii="Times" w:eastAsia="Times New Roman" w:hAnsi="Times" w:cs="Arial"/>
            <w:sz w:val="22"/>
            <w:szCs w:val="22"/>
            <w:lang w:val="en-GB"/>
          </w:rPr>
          <w:t>Controllers in Spring</w:t>
        </w:r>
      </w:ins>
      <w:ins w:id="952" w:author="Chara Katiri" w:date="2015-05-02T15:35:00Z">
        <w:r w:rsidRPr="000926B2">
          <w:rPr>
            <w:rFonts w:ascii="Times" w:eastAsia="Times New Roman" w:hAnsi="Times" w:cs="Arial"/>
            <w:sz w:val="22"/>
            <w:szCs w:val="22"/>
            <w:lang w:val="en-GB"/>
          </w:rPr>
          <w:t xml:space="preserve"> MVC Framework</w:t>
        </w:r>
      </w:ins>
      <w:ins w:id="953" w:author="Chara Katiri" w:date="2015-05-02T15:34:00Z">
        <w:r w:rsidRPr="000926B2">
          <w:rPr>
            <w:rFonts w:ascii="Times" w:eastAsia="Times New Roman" w:hAnsi="Times" w:cs="Arial"/>
            <w:sz w:val="22"/>
            <w:szCs w:val="22"/>
            <w:lang w:val="en-GB"/>
          </w:rPr>
          <w:t xml:space="preserve"> are related to </w:t>
        </w:r>
      </w:ins>
      <w:ins w:id="954" w:author="Chara Katiri" w:date="2015-05-02T15:35:00Z">
        <w:r w:rsidRPr="000926B2">
          <w:rPr>
            <w:rFonts w:ascii="Times" w:eastAsia="Times New Roman" w:hAnsi="Times" w:cs="Arial"/>
            <w:sz w:val="22"/>
            <w:szCs w:val="22"/>
            <w:lang w:val="en-GB"/>
          </w:rPr>
          <w:t xml:space="preserve">the </w:t>
        </w:r>
      </w:ins>
      <w:ins w:id="955" w:author="Chara Katiri" w:date="2015-05-02T15:34:00Z">
        <w:r w:rsidRPr="000926B2">
          <w:rPr>
            <w:rFonts w:ascii="Times" w:eastAsia="Times New Roman" w:hAnsi="Times" w:cs="Arial"/>
            <w:sz w:val="22"/>
            <w:szCs w:val="22"/>
            <w:lang w:val="en-GB"/>
          </w:rPr>
          <w:t>Controllers in MVC</w:t>
        </w:r>
        <w:r w:rsidRPr="000926B2">
          <w:rPr>
            <w:rStyle w:val="CommentReference"/>
            <w:rFonts w:ascii="Times" w:hAnsi="Times"/>
            <w:sz w:val="22"/>
            <w:szCs w:val="22"/>
          </w:rPr>
          <w:annotationRef/>
        </w:r>
      </w:ins>
      <w:ins w:id="956" w:author="Chara Katiri" w:date="2015-05-02T15:35:00Z">
        <w:r w:rsidRPr="000926B2">
          <w:rPr>
            <w:rFonts w:ascii="Times" w:eastAsia="Times New Roman" w:hAnsi="Times" w:cs="Arial"/>
            <w:sz w:val="22"/>
            <w:szCs w:val="22"/>
            <w:lang w:val="en-GB"/>
          </w:rPr>
          <w:t xml:space="preserve">: </w:t>
        </w:r>
      </w:ins>
      <w:ins w:id="957" w:author="Chara Katiri" w:date="2015-04-11T05:25:00Z">
        <w:r w:rsidR="002F4F3C" w:rsidRPr="000926B2">
          <w:rPr>
            <w:rFonts w:ascii="Times" w:eastAsia="Times New Roman" w:hAnsi="Times" w:cs="Times New Roman"/>
            <w:sz w:val="22"/>
            <w:szCs w:val="22"/>
            <w:lang w:val="en-GB"/>
          </w:rPr>
          <w:t xml:space="preserve">The Controller(s) in </w:t>
        </w:r>
      </w:ins>
      <w:ins w:id="958" w:author="Chara Katiri" w:date="2015-04-11T00:53:00Z">
        <w:r w:rsidR="00B76EE3" w:rsidRPr="000926B2">
          <w:rPr>
            <w:rFonts w:ascii="Times" w:eastAsia="Times New Roman" w:hAnsi="Times" w:cs="Times New Roman"/>
            <w:sz w:val="22"/>
            <w:szCs w:val="22"/>
            <w:shd w:val="clear" w:color="auto" w:fill="FFFFFF"/>
            <w:lang w:val="en-GB"/>
          </w:rPr>
          <w:t>Spring MVC</w:t>
        </w:r>
      </w:ins>
      <w:r w:rsidR="00B76EE3" w:rsidRPr="000926B2">
        <w:rPr>
          <w:rFonts w:ascii="Times" w:eastAsia="Times New Roman" w:hAnsi="Times" w:cs="Times New Roman"/>
          <w:sz w:val="22"/>
          <w:szCs w:val="22"/>
          <w:shd w:val="clear" w:color="auto" w:fill="FFFFFF"/>
          <w:lang w:val="en-GB"/>
        </w:rPr>
        <w:t xml:space="preserve"> </w:t>
      </w:r>
      <w:ins w:id="959" w:author="Chara Katiri" w:date="2015-04-11T05:22:00Z">
        <w:r w:rsidR="002F4F3C" w:rsidRPr="000926B2">
          <w:rPr>
            <w:rFonts w:ascii="Times" w:eastAsia="Times New Roman" w:hAnsi="Times" w:cs="Times New Roman"/>
            <w:sz w:val="22"/>
            <w:szCs w:val="22"/>
            <w:shd w:val="clear" w:color="auto" w:fill="FFFFFF"/>
            <w:lang w:val="en-GB"/>
          </w:rPr>
          <w:t xml:space="preserve">Framework </w:t>
        </w:r>
      </w:ins>
      <w:r w:rsidR="00B76EE3" w:rsidRPr="000926B2">
        <w:rPr>
          <w:rFonts w:ascii="Times" w:eastAsia="Times New Roman" w:hAnsi="Times" w:cs="Times New Roman"/>
          <w:sz w:val="22"/>
          <w:szCs w:val="22"/>
          <w:shd w:val="clear" w:color="auto" w:fill="FFFFFF"/>
          <w:lang w:val="en-GB"/>
        </w:rPr>
        <w:t xml:space="preserve">make use of </w:t>
      </w:r>
      <w:ins w:id="960" w:author="Chara Katiri" w:date="2015-04-11T05:24:00Z">
        <w:r w:rsidR="002F4F3C" w:rsidRPr="000926B2">
          <w:rPr>
            <w:rFonts w:ascii="Times" w:eastAsia="Times New Roman" w:hAnsi="Times" w:cs="Times New Roman"/>
            <w:sz w:val="22"/>
            <w:szCs w:val="22"/>
            <w:shd w:val="clear" w:color="auto" w:fill="FFFFFF"/>
            <w:lang w:val="en-GB"/>
          </w:rPr>
          <w:t xml:space="preserve">the Front </w:t>
        </w:r>
      </w:ins>
      <w:ins w:id="961" w:author="Chara Katiri" w:date="2015-04-11T05:28:00Z">
        <w:r w:rsidR="002F4F3C" w:rsidRPr="000926B2">
          <w:rPr>
            <w:rFonts w:ascii="Times" w:eastAsia="Times New Roman" w:hAnsi="Times" w:cs="Times New Roman"/>
            <w:sz w:val="22"/>
            <w:szCs w:val="22"/>
            <w:shd w:val="clear" w:color="auto" w:fill="FFFFFF"/>
            <w:lang w:val="en-GB"/>
          </w:rPr>
          <w:t>Controller to</w:t>
        </w:r>
      </w:ins>
      <w:r w:rsidR="00B76EE3" w:rsidRPr="000926B2">
        <w:rPr>
          <w:rFonts w:ascii="Times" w:eastAsia="Times New Roman" w:hAnsi="Times" w:cs="Times New Roman"/>
          <w:sz w:val="22"/>
          <w:szCs w:val="22"/>
          <w:shd w:val="clear" w:color="auto" w:fill="FFFFFF"/>
          <w:lang w:val="en-GB"/>
        </w:rPr>
        <w:t xml:space="preserve"> dispatch requests to </w:t>
      </w:r>
      <w:ins w:id="962" w:author="Chara Katiri" w:date="2015-04-11T05:26:00Z">
        <w:r w:rsidR="002F4F3C" w:rsidRPr="000926B2">
          <w:rPr>
            <w:rFonts w:ascii="Times" w:eastAsia="Times New Roman" w:hAnsi="Times" w:cs="Times New Roman"/>
            <w:sz w:val="22"/>
            <w:szCs w:val="22"/>
            <w:shd w:val="clear" w:color="auto" w:fill="FFFFFF"/>
            <w:lang w:val="en-GB"/>
          </w:rPr>
          <w:t>C</w:t>
        </w:r>
      </w:ins>
      <w:r w:rsidR="00B76EE3" w:rsidRPr="000926B2">
        <w:rPr>
          <w:rFonts w:ascii="Times" w:eastAsia="Times New Roman" w:hAnsi="Times" w:cs="Times New Roman"/>
          <w:sz w:val="22"/>
          <w:szCs w:val="22"/>
          <w:shd w:val="clear" w:color="auto" w:fill="FFFFFF"/>
          <w:lang w:val="en-GB"/>
        </w:rPr>
        <w:t>ontrollers</w:t>
      </w:r>
      <w:ins w:id="963" w:author="Chara Katiri" w:date="2015-04-11T05:26:00Z">
        <w:r w:rsidR="002F4F3C" w:rsidRPr="000926B2">
          <w:rPr>
            <w:rFonts w:ascii="Times" w:eastAsia="Times New Roman" w:hAnsi="Times" w:cs="Times New Roman"/>
            <w:sz w:val="22"/>
            <w:szCs w:val="22"/>
            <w:shd w:val="clear" w:color="auto" w:fill="FFFFFF"/>
            <w:lang w:val="en-GB"/>
          </w:rPr>
          <w:t xml:space="preserve"> in MVC</w:t>
        </w:r>
      </w:ins>
      <w:r w:rsidR="00B76EE3" w:rsidRPr="000926B2">
        <w:rPr>
          <w:rFonts w:ascii="Times" w:eastAsia="Times New Roman" w:hAnsi="Times" w:cs="Times New Roman"/>
          <w:sz w:val="22"/>
          <w:szCs w:val="22"/>
          <w:shd w:val="clear" w:color="auto" w:fill="FFFFFF"/>
          <w:lang w:val="en-GB"/>
        </w:rPr>
        <w:t xml:space="preserve"> [10].  </w:t>
      </w:r>
      <w:ins w:id="964" w:author="Chara Katiri" w:date="2015-04-11T05:27:00Z">
        <w:r w:rsidR="002F4F3C" w:rsidRPr="000926B2">
          <w:rPr>
            <w:rFonts w:ascii="Times" w:eastAsia="Times New Roman" w:hAnsi="Times" w:cs="Times New Roman"/>
            <w:sz w:val="22"/>
            <w:szCs w:val="22"/>
            <w:shd w:val="clear" w:color="auto" w:fill="FFFFFF"/>
            <w:lang w:val="en-GB"/>
          </w:rPr>
          <w:t xml:space="preserve">This process is managed by the </w:t>
        </w:r>
      </w:ins>
      <w:r w:rsidR="00B76EE3" w:rsidRPr="000926B2">
        <w:rPr>
          <w:rFonts w:ascii="Times" w:eastAsia="Times New Roman" w:hAnsi="Times" w:cs="Times New Roman"/>
          <w:sz w:val="22"/>
          <w:szCs w:val="22"/>
          <w:shd w:val="clear" w:color="auto" w:fill="FFFFFF"/>
          <w:lang w:val="en-GB"/>
        </w:rPr>
        <w:t>DispatcherServlet</w:t>
      </w:r>
      <w:ins w:id="965" w:author="Chara Katiri" w:date="2015-04-11T05:29:00Z">
        <w:r w:rsidR="001F7690" w:rsidRPr="000926B2">
          <w:rPr>
            <w:rFonts w:ascii="Times" w:eastAsia="Times New Roman" w:hAnsi="Times" w:cs="Times New Roman"/>
            <w:sz w:val="22"/>
            <w:szCs w:val="22"/>
            <w:shd w:val="clear" w:color="auto" w:fill="FFFFFF"/>
            <w:lang w:val="en-GB"/>
          </w:rPr>
          <w:t>,</w:t>
        </w:r>
      </w:ins>
      <w:ins w:id="966" w:author="Chara Katiri" w:date="2015-04-11T05:28:00Z">
        <w:r w:rsidR="002F4F3C" w:rsidRPr="000926B2">
          <w:rPr>
            <w:rFonts w:ascii="Times" w:eastAsia="Times New Roman" w:hAnsi="Times" w:cs="Times New Roman"/>
            <w:sz w:val="22"/>
            <w:szCs w:val="22"/>
            <w:shd w:val="clear" w:color="auto" w:fill="FFFFFF"/>
            <w:lang w:val="en-GB"/>
          </w:rPr>
          <w:t xml:space="preserve"> which </w:t>
        </w:r>
      </w:ins>
      <w:r w:rsidR="00B76EE3" w:rsidRPr="000926B2">
        <w:rPr>
          <w:rFonts w:ascii="Times" w:eastAsia="Times New Roman" w:hAnsi="Times" w:cs="Times New Roman"/>
          <w:sz w:val="22"/>
          <w:szCs w:val="22"/>
          <w:shd w:val="clear" w:color="auto" w:fill="FFFFFF"/>
          <w:lang w:val="en-GB"/>
        </w:rPr>
        <w:t>and acts as the front controller</w:t>
      </w:r>
      <w:ins w:id="967" w:author="Chara Katiri" w:date="2015-04-11T05:29:00Z">
        <w:r w:rsidR="002F4F3C" w:rsidRPr="000926B2">
          <w:rPr>
            <w:rFonts w:ascii="Times" w:eastAsia="Times New Roman" w:hAnsi="Times" w:cs="Times New Roman"/>
            <w:sz w:val="22"/>
            <w:szCs w:val="22"/>
            <w:shd w:val="clear" w:color="auto" w:fill="FFFFFF"/>
            <w:lang w:val="en-GB"/>
          </w:rPr>
          <w:t xml:space="preserve"> and is configured in XML</w:t>
        </w:r>
      </w:ins>
      <w:r w:rsidR="00B76EE3" w:rsidRPr="000926B2">
        <w:rPr>
          <w:rFonts w:ascii="Times" w:eastAsia="Times New Roman" w:hAnsi="Times" w:cs="Times New Roman"/>
          <w:sz w:val="22"/>
          <w:szCs w:val="22"/>
          <w:shd w:val="clear" w:color="auto" w:fill="FFFFFF"/>
          <w:lang w:val="en-GB"/>
        </w:rPr>
        <w:t xml:space="preserve">. The Front controller receives the incoming request from the client and then delegates the request to a Controller. The </w:t>
      </w:r>
      <w:commentRangeStart w:id="968"/>
      <w:r w:rsidR="00B76EE3" w:rsidRPr="000926B2">
        <w:rPr>
          <w:rFonts w:ascii="Times" w:eastAsia="Times New Roman" w:hAnsi="Times" w:cs="Times New Roman"/>
          <w:sz w:val="22"/>
          <w:szCs w:val="22"/>
          <w:shd w:val="clear" w:color="auto" w:fill="FFFFFF"/>
          <w:lang w:val="en-GB"/>
        </w:rPr>
        <w:t xml:space="preserve">Controller </w:t>
      </w:r>
      <w:commentRangeEnd w:id="968"/>
      <w:r w:rsidR="00B76EE3" w:rsidRPr="000926B2">
        <w:rPr>
          <w:rStyle w:val="CommentReference"/>
          <w:rFonts w:ascii="Times" w:hAnsi="Times" w:cs="Times New Roman"/>
          <w:sz w:val="22"/>
          <w:szCs w:val="22"/>
        </w:rPr>
        <w:commentReference w:id="968"/>
      </w:r>
      <w:r w:rsidR="00B76EE3" w:rsidRPr="000926B2">
        <w:rPr>
          <w:rFonts w:ascii="Times" w:eastAsia="Times New Roman" w:hAnsi="Times" w:cs="Times New Roman"/>
          <w:sz w:val="22"/>
          <w:szCs w:val="22"/>
          <w:shd w:val="clear" w:color="auto" w:fill="FFFFFF"/>
          <w:lang w:val="en-GB"/>
        </w:rPr>
        <w:t>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62E2B714" w14:textId="77777777" w:rsidR="00B76EE3" w:rsidRPr="000926B2" w:rsidRDefault="00B76EE3" w:rsidP="00EE1303">
      <w:pPr>
        <w:keepNext/>
        <w:spacing w:line="360" w:lineRule="auto"/>
        <w:contextualSpacing/>
        <w:jc w:val="both"/>
        <w:rPr>
          <w:rFonts w:ascii="Times" w:hAnsi="Times" w:cs="Times New Roman"/>
          <w:sz w:val="22"/>
          <w:szCs w:val="22"/>
        </w:rPr>
      </w:pPr>
      <w:r w:rsidRPr="000926B2">
        <w:rPr>
          <w:rFonts w:ascii="Times" w:eastAsia="Times New Roman" w:hAnsi="Times" w:cs="Times New Roman"/>
          <w:noProof/>
          <w:sz w:val="22"/>
          <w:szCs w:val="22"/>
          <w:shd w:val="clear" w:color="auto" w:fill="FFFFFF"/>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2E965C46" w14:textId="77777777" w:rsidR="00B76EE3" w:rsidRPr="000926B2" w:rsidRDefault="00B76EE3" w:rsidP="00EE1303">
      <w:pPr>
        <w:pStyle w:val="Caption"/>
        <w:spacing w:line="360" w:lineRule="auto"/>
        <w:contextualSpacing/>
        <w:jc w:val="both"/>
        <w:rPr>
          <w:rFonts w:ascii="Times" w:hAnsi="Times" w:cs="Times New Roman"/>
          <w:b w:val="0"/>
          <w:color w:val="auto"/>
          <w:sz w:val="22"/>
          <w:szCs w:val="22"/>
        </w:rPr>
      </w:pPr>
      <w:bookmarkStart w:id="969" w:name="_Toc288737308"/>
      <w:r w:rsidRPr="000926B2">
        <w:rPr>
          <w:rFonts w:ascii="Times" w:hAnsi="Times" w:cs="Times New Roman"/>
          <w:b w:val="0"/>
          <w:color w:val="auto"/>
          <w:sz w:val="22"/>
          <w:szCs w:val="22"/>
        </w:rPr>
        <w:t xml:space="preserve">Figure </w:t>
      </w:r>
      <w:r w:rsidRPr="000926B2">
        <w:rPr>
          <w:rFonts w:ascii="Times" w:hAnsi="Times" w:cs="Times New Roman"/>
          <w:b w:val="0"/>
          <w:color w:val="auto"/>
          <w:sz w:val="22"/>
          <w:szCs w:val="22"/>
        </w:rPr>
        <w:fldChar w:fldCharType="begin"/>
      </w:r>
      <w:r w:rsidRPr="000926B2">
        <w:rPr>
          <w:rFonts w:ascii="Times" w:hAnsi="Times" w:cs="Times New Roman"/>
          <w:b w:val="0"/>
          <w:color w:val="auto"/>
          <w:sz w:val="22"/>
          <w:szCs w:val="22"/>
        </w:rPr>
        <w:instrText xml:space="preserve"> SEQ Figure \* ARABIC </w:instrText>
      </w:r>
      <w:r w:rsidRPr="000926B2">
        <w:rPr>
          <w:rFonts w:ascii="Times" w:hAnsi="Times" w:cs="Times New Roman"/>
          <w:b w:val="0"/>
          <w:color w:val="auto"/>
          <w:sz w:val="22"/>
          <w:szCs w:val="22"/>
        </w:rPr>
        <w:fldChar w:fldCharType="separate"/>
      </w:r>
      <w:r w:rsidR="00EC7197" w:rsidRPr="000926B2">
        <w:rPr>
          <w:rFonts w:ascii="Times" w:hAnsi="Times" w:cs="Times New Roman"/>
          <w:b w:val="0"/>
          <w:noProof/>
          <w:color w:val="auto"/>
          <w:sz w:val="22"/>
          <w:szCs w:val="22"/>
        </w:rPr>
        <w:t>3</w:t>
      </w:r>
      <w:r w:rsidRPr="000926B2">
        <w:rPr>
          <w:rFonts w:ascii="Times" w:hAnsi="Times" w:cs="Times New Roman"/>
          <w:b w:val="0"/>
          <w:color w:val="auto"/>
          <w:sz w:val="22"/>
          <w:szCs w:val="22"/>
        </w:rPr>
        <w:fldChar w:fldCharType="end"/>
      </w:r>
      <w:r w:rsidRPr="000926B2">
        <w:rPr>
          <w:rFonts w:ascii="Times" w:hAnsi="Times" w:cs="Times New Roman"/>
          <w:b w:val="0"/>
          <w:color w:val="auto"/>
          <w:sz w:val="22"/>
          <w:szCs w:val="22"/>
        </w:rPr>
        <w:t>: Request processing workflow in Spring MVC</w:t>
      </w:r>
      <w:bookmarkEnd w:id="969"/>
    </w:p>
    <w:p w14:paraId="032C4D36" w14:textId="77777777" w:rsidR="0041361B" w:rsidRPr="000926B2" w:rsidRDefault="0041361B" w:rsidP="00EE1303">
      <w:pPr>
        <w:spacing w:line="360" w:lineRule="auto"/>
        <w:contextualSpacing/>
        <w:jc w:val="both"/>
        <w:rPr>
          <w:ins w:id="970" w:author="Chara Katiri" w:date="2015-04-11T04:56:00Z"/>
          <w:rFonts w:ascii="Times" w:eastAsia="Times New Roman" w:hAnsi="Times" w:cs="Times New Roman"/>
          <w:sz w:val="22"/>
          <w:szCs w:val="22"/>
          <w:lang w:val="en-GB"/>
        </w:rPr>
      </w:pPr>
    </w:p>
    <w:p w14:paraId="7B4A8157" w14:textId="6048DE6A" w:rsidR="0017155B" w:rsidRPr="000926B2" w:rsidRDefault="00A0554B" w:rsidP="00EE1303">
      <w:pPr>
        <w:spacing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br w:type="page"/>
      </w:r>
    </w:p>
    <w:p w14:paraId="4AB34582" w14:textId="77777777" w:rsidR="008D4B13" w:rsidRPr="000926B2" w:rsidRDefault="008D4B13" w:rsidP="00EE1303">
      <w:pPr>
        <w:pStyle w:val="Heading1"/>
        <w:numPr>
          <w:ilvl w:val="0"/>
          <w:numId w:val="13"/>
        </w:numPr>
        <w:spacing w:line="360" w:lineRule="auto"/>
        <w:contextualSpacing/>
        <w:jc w:val="both"/>
        <w:rPr>
          <w:rFonts w:ascii="Times" w:hAnsi="Times" w:cs="Times New Roman"/>
          <w:color w:val="auto"/>
          <w:sz w:val="22"/>
          <w:szCs w:val="22"/>
          <w:lang w:val="en-GB"/>
        </w:rPr>
      </w:pPr>
      <w:bookmarkStart w:id="971" w:name="_Toc290491150"/>
      <w:r w:rsidRPr="000926B2">
        <w:rPr>
          <w:rFonts w:ascii="Times" w:hAnsi="Times" w:cs="Times New Roman"/>
          <w:color w:val="auto"/>
          <w:sz w:val="22"/>
          <w:szCs w:val="22"/>
          <w:lang w:val="en-GB"/>
        </w:rPr>
        <w:t>System analysis</w:t>
      </w:r>
      <w:bookmarkEnd w:id="971"/>
    </w:p>
    <w:p w14:paraId="5A7E5FEC" w14:textId="77777777" w:rsidR="008D4B13" w:rsidRPr="000926B2" w:rsidRDefault="008D4B13"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972" w:name="_Toc290491151"/>
      <w:r w:rsidRPr="000926B2">
        <w:rPr>
          <w:rFonts w:ascii="Times" w:hAnsi="Times" w:cs="Times New Roman"/>
          <w:color w:val="auto"/>
          <w:sz w:val="22"/>
          <w:szCs w:val="22"/>
          <w:lang w:val="en-GB"/>
        </w:rPr>
        <w:t>Current process</w:t>
      </w:r>
      <w:bookmarkEnd w:id="972"/>
    </w:p>
    <w:p w14:paraId="0B68DEBB" w14:textId="26FFD547" w:rsidR="0017155B" w:rsidRPr="000926B2" w:rsidRDefault="0017155B" w:rsidP="00EE1303">
      <w:pPr>
        <w:spacing w:line="360" w:lineRule="auto"/>
        <w:ind w:firstLine="720"/>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Currently, there’s no organised process for </w:t>
      </w:r>
      <w:r w:rsidR="00EC0BC2" w:rsidRPr="000926B2">
        <w:rPr>
          <w:rFonts w:ascii="Times" w:eastAsia="Times New Roman" w:hAnsi="Times" w:cs="Times New Roman"/>
          <w:sz w:val="22"/>
          <w:szCs w:val="22"/>
          <w:lang w:val="en-GB"/>
        </w:rPr>
        <w:t>the University</w:t>
      </w:r>
      <w:r w:rsidR="00321E7C" w:rsidRPr="000926B2">
        <w:rPr>
          <w:rFonts w:ascii="Times" w:eastAsia="Times New Roman" w:hAnsi="Times" w:cs="Times New Roman"/>
          <w:sz w:val="22"/>
          <w:szCs w:val="22"/>
          <w:lang w:val="en-GB"/>
        </w:rPr>
        <w:t xml:space="preserve"> of Surrey community </w:t>
      </w:r>
      <w:r w:rsidRPr="000926B2">
        <w:rPr>
          <w:rFonts w:ascii="Times" w:eastAsia="Times New Roman" w:hAnsi="Times" w:cs="Times New Roman"/>
          <w:sz w:val="22"/>
          <w:szCs w:val="22"/>
          <w:lang w:val="en-GB"/>
        </w:rPr>
        <w:t>to advertise second hand books or request room swaps on campus. As a result, the sellers/seekers create and distribute bulk emails (known as UBE) hoping that someone will get back to them. This process generates numerous unwanted emails for students that are not interested</w:t>
      </w:r>
      <w:ins w:id="973" w:author="Chara Katiri" w:date="2015-05-02T15:40:00Z">
        <w:r w:rsidR="00136F17" w:rsidRPr="000926B2">
          <w:rPr>
            <w:rFonts w:ascii="Times" w:eastAsia="Times New Roman" w:hAnsi="Times" w:cs="Times New Roman"/>
            <w:sz w:val="22"/>
            <w:szCs w:val="22"/>
            <w:lang w:val="en-GB"/>
          </w:rPr>
          <w:t xml:space="preserve">, </w:t>
        </w:r>
      </w:ins>
      <w:r w:rsidR="00563FBC" w:rsidRPr="000926B2">
        <w:rPr>
          <w:rFonts w:ascii="Times" w:eastAsia="Times New Roman" w:hAnsi="Times" w:cs="Times New Roman"/>
          <w:sz w:val="22"/>
          <w:szCs w:val="22"/>
          <w:lang w:val="en-GB"/>
        </w:rPr>
        <w:t>i</w:t>
      </w:r>
      <w:ins w:id="974" w:author="Chara Katiri" w:date="2015-05-02T15:41:00Z">
        <w:r w:rsidR="000D57DD" w:rsidRPr="000926B2">
          <w:rPr>
            <w:rFonts w:ascii="Times" w:eastAsia="Times New Roman" w:hAnsi="Times" w:cs="Times New Roman"/>
            <w:sz w:val="22"/>
            <w:szCs w:val="22"/>
            <w:lang w:val="en-GB"/>
          </w:rPr>
          <w:t>s</w:t>
        </w:r>
      </w:ins>
      <w:r w:rsidR="00563FBC" w:rsidRPr="000926B2">
        <w:rPr>
          <w:rFonts w:ascii="Times" w:eastAsia="Times New Roman" w:hAnsi="Times" w:cs="Times New Roman"/>
          <w:sz w:val="22"/>
          <w:szCs w:val="22"/>
          <w:lang w:val="en-GB"/>
        </w:rPr>
        <w:t xml:space="preserve"> possible that </w:t>
      </w:r>
      <w:ins w:id="975" w:author="Chara Katiri" w:date="2015-05-02T15:37:00Z">
        <w:r w:rsidR="00136F17" w:rsidRPr="000926B2">
          <w:rPr>
            <w:rFonts w:ascii="Times" w:eastAsia="Times New Roman" w:hAnsi="Times" w:cs="Times New Roman"/>
            <w:sz w:val="22"/>
            <w:szCs w:val="22"/>
            <w:lang w:val="en-GB"/>
          </w:rPr>
          <w:t xml:space="preserve">it </w:t>
        </w:r>
      </w:ins>
      <w:r w:rsidR="00563FBC" w:rsidRPr="000926B2">
        <w:rPr>
          <w:rFonts w:ascii="Times" w:eastAsia="Times New Roman" w:hAnsi="Times" w:cs="Times New Roman"/>
          <w:sz w:val="22"/>
          <w:szCs w:val="22"/>
          <w:lang w:val="en-GB"/>
        </w:rPr>
        <w:t xml:space="preserve">overloads the network </w:t>
      </w:r>
      <w:ins w:id="976" w:author="Chara Katiri" w:date="2015-05-02T15:42:00Z">
        <w:r w:rsidR="000D57DD" w:rsidRPr="000926B2">
          <w:rPr>
            <w:rFonts w:ascii="Times" w:eastAsia="Times New Roman" w:hAnsi="Times" w:cs="Times New Roman"/>
            <w:sz w:val="22"/>
            <w:szCs w:val="22"/>
            <w:lang w:val="en-GB"/>
          </w:rPr>
          <w:t>as well as th</w:t>
        </w:r>
      </w:ins>
      <w:ins w:id="977" w:author="Chara Katiri" w:date="2015-05-02T15:40:00Z">
        <w:r w:rsidR="00136F17" w:rsidRPr="000926B2">
          <w:rPr>
            <w:rFonts w:ascii="Times" w:eastAsia="Times New Roman" w:hAnsi="Times" w:cs="Times New Roman"/>
            <w:sz w:val="22"/>
            <w:szCs w:val="22"/>
            <w:lang w:val="en-GB"/>
          </w:rPr>
          <w:t xml:space="preserve">e </w:t>
        </w:r>
      </w:ins>
      <w:r w:rsidR="00563FBC" w:rsidRPr="000926B2">
        <w:rPr>
          <w:rFonts w:ascii="Times" w:eastAsia="Times New Roman" w:hAnsi="Times" w:cs="Times New Roman"/>
          <w:sz w:val="22"/>
          <w:szCs w:val="22"/>
          <w:lang w:val="en-GB"/>
        </w:rPr>
        <w:t xml:space="preserve">storage servers. </w:t>
      </w:r>
    </w:p>
    <w:p w14:paraId="5135513F" w14:textId="77777777" w:rsidR="00563FBC" w:rsidRPr="000926B2" w:rsidRDefault="00563FBC" w:rsidP="00EE1303">
      <w:pPr>
        <w:spacing w:line="360" w:lineRule="auto"/>
        <w:ind w:firstLine="360"/>
        <w:contextualSpacing/>
        <w:jc w:val="both"/>
        <w:rPr>
          <w:rFonts w:ascii="Times" w:eastAsia="Times New Roman" w:hAnsi="Times" w:cs="Times New Roman"/>
          <w:sz w:val="22"/>
          <w:szCs w:val="22"/>
          <w:lang w:val="en-GB"/>
        </w:rPr>
      </w:pPr>
    </w:p>
    <w:p w14:paraId="4DC34B94" w14:textId="5FAE2A0D" w:rsidR="008D4B13" w:rsidRPr="000926B2" w:rsidRDefault="008D4B13"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978" w:name="_Toc290491152"/>
      <w:r w:rsidRPr="000926B2">
        <w:rPr>
          <w:rFonts w:ascii="Times" w:hAnsi="Times" w:cs="Times New Roman"/>
          <w:color w:val="auto"/>
          <w:sz w:val="22"/>
          <w:szCs w:val="22"/>
          <w:lang w:val="en-GB"/>
        </w:rPr>
        <w:t>System requirements and analysis</w:t>
      </w:r>
      <w:bookmarkEnd w:id="978"/>
      <w:r w:rsidRPr="000926B2">
        <w:rPr>
          <w:rFonts w:ascii="Times" w:hAnsi="Times" w:cs="Times New Roman"/>
          <w:color w:val="auto"/>
          <w:sz w:val="22"/>
          <w:szCs w:val="22"/>
          <w:lang w:val="en-GB"/>
        </w:rPr>
        <w:t xml:space="preserve"> </w:t>
      </w:r>
    </w:p>
    <w:p w14:paraId="5287CDFB" w14:textId="574136B5" w:rsidR="00305226" w:rsidRPr="000926B2" w:rsidRDefault="00305226" w:rsidP="00EE1303">
      <w:pPr>
        <w:spacing w:line="360" w:lineRule="auto"/>
        <w:ind w:firstLine="720"/>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The requirements listed below </w:t>
      </w:r>
      <w:ins w:id="979" w:author="Chara Katiri" w:date="2015-05-02T16:39:00Z">
        <w:r w:rsidR="00C27F48" w:rsidRPr="000926B2">
          <w:rPr>
            <w:rFonts w:ascii="Times" w:eastAsia="Times New Roman" w:hAnsi="Times" w:cs="Times New Roman"/>
            <w:sz w:val="22"/>
            <w:szCs w:val="22"/>
            <w:lang w:val="en-GB"/>
          </w:rPr>
          <w:t>were</w:t>
        </w:r>
      </w:ins>
      <w:r w:rsidRPr="000926B2">
        <w:rPr>
          <w:rFonts w:ascii="Times" w:eastAsia="Times New Roman" w:hAnsi="Times" w:cs="Times New Roman"/>
          <w:sz w:val="22"/>
          <w:szCs w:val="22"/>
          <w:lang w:val="en-GB"/>
        </w:rPr>
        <w:t xml:space="preserve"> used as the basis for the development and testing of the web application, to determine the c</w:t>
      </w:r>
      <w:r w:rsidR="007E7DE8" w:rsidRPr="000926B2">
        <w:rPr>
          <w:rFonts w:ascii="Times" w:eastAsia="Times New Roman" w:hAnsi="Times" w:cs="Times New Roman"/>
          <w:sz w:val="22"/>
          <w:szCs w:val="22"/>
          <w:lang w:val="en-GB"/>
        </w:rPr>
        <w:t>ompletion of the project and assess</w:t>
      </w:r>
      <w:r w:rsidRPr="000926B2">
        <w:rPr>
          <w:rFonts w:ascii="Times" w:eastAsia="Times New Roman" w:hAnsi="Times" w:cs="Times New Roman"/>
          <w:sz w:val="22"/>
          <w:szCs w:val="22"/>
          <w:lang w:val="en-GB"/>
        </w:rPr>
        <w:t xml:space="preserve"> its success. </w:t>
      </w:r>
    </w:p>
    <w:p w14:paraId="3EF5EA54" w14:textId="77777777" w:rsidR="00305226" w:rsidRPr="000926B2" w:rsidRDefault="00305226" w:rsidP="00EE1303">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Requirement Type: Functional or Non-Functional.  </w:t>
      </w:r>
    </w:p>
    <w:p w14:paraId="7B2B71AD" w14:textId="7731D2AD" w:rsidR="00305226" w:rsidRPr="000926B2" w:rsidRDefault="00305226" w:rsidP="00EE1303">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Functional: Requirements are classified as Functional if their aim is to provide information o</w:t>
      </w:r>
      <w:r w:rsidR="00C955A9" w:rsidRPr="000926B2">
        <w:rPr>
          <w:rFonts w:ascii="Times" w:eastAsia="Times New Roman" w:hAnsi="Times" w:cs="Times New Roman"/>
          <w:sz w:val="22"/>
          <w:szCs w:val="22"/>
          <w:shd w:val="clear" w:color="auto" w:fill="FFFFFF"/>
          <w:lang w:val="en-GB"/>
        </w:rPr>
        <w:t xml:space="preserve">n what the system should do </w:t>
      </w:r>
      <w:sdt>
        <w:sdtPr>
          <w:rPr>
            <w:rFonts w:ascii="Times" w:eastAsia="Times New Roman" w:hAnsi="Times" w:cs="Times New Roman"/>
            <w:sz w:val="22"/>
            <w:szCs w:val="22"/>
            <w:shd w:val="clear" w:color="auto" w:fill="FFFFFF"/>
            <w:lang w:val="en-GB"/>
          </w:rPr>
          <w:id w:val="2045163354"/>
          <w:citation/>
        </w:sdtPr>
        <w:sdtContent>
          <w:r w:rsidR="00C955A9" w:rsidRPr="000926B2">
            <w:rPr>
              <w:rFonts w:ascii="Times" w:eastAsia="Times New Roman" w:hAnsi="Times" w:cs="Times New Roman"/>
              <w:sz w:val="22"/>
              <w:szCs w:val="22"/>
              <w:shd w:val="clear" w:color="auto" w:fill="FFFFFF"/>
              <w:lang w:val="en-GB"/>
            </w:rPr>
            <w:fldChar w:fldCharType="begin"/>
          </w:r>
          <w:r w:rsidR="00C955A9" w:rsidRPr="000926B2">
            <w:rPr>
              <w:rFonts w:ascii="Times" w:eastAsia="Times New Roman" w:hAnsi="Times" w:cs="Times New Roman"/>
              <w:sz w:val="22"/>
              <w:szCs w:val="22"/>
              <w:shd w:val="clear" w:color="auto" w:fill="FFFFFF"/>
            </w:rPr>
            <w:instrText xml:space="preserve"> CITATION Leg15 \l 1033 </w:instrText>
          </w:r>
          <w:r w:rsidR="00C955A9"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Leg15" w:history="1">
            <w:r w:rsidR="000926B2" w:rsidRPr="000926B2">
              <w:rPr>
                <w:rStyle w:val="Heading2Char"/>
                <w:rFonts w:ascii="Times" w:eastAsia="Times New Roman" w:hAnsi="Times" w:cs="Times New Roman"/>
                <w:noProof/>
                <w:color w:val="auto"/>
                <w:sz w:val="22"/>
                <w:szCs w:val="22"/>
                <w:shd w:val="clear" w:color="auto" w:fill="FFFFFF"/>
              </w:rPr>
              <w:t>28</w:t>
            </w:r>
          </w:hyperlink>
          <w:r w:rsidR="000926B2" w:rsidRPr="000926B2">
            <w:rPr>
              <w:rFonts w:ascii="Times" w:eastAsia="Times New Roman" w:hAnsi="Times" w:cs="Times New Roman"/>
              <w:noProof/>
              <w:sz w:val="22"/>
              <w:szCs w:val="22"/>
              <w:shd w:val="clear" w:color="auto" w:fill="FFFFFF"/>
            </w:rPr>
            <w:t>]</w:t>
          </w:r>
          <w:r w:rsidR="00C955A9" w:rsidRPr="000926B2">
            <w:rPr>
              <w:rFonts w:ascii="Times" w:eastAsia="Times New Roman" w:hAnsi="Times" w:cs="Times New Roman"/>
              <w:sz w:val="22"/>
              <w:szCs w:val="22"/>
              <w:shd w:val="clear" w:color="auto" w:fill="FFFFFF"/>
              <w:lang w:val="en-GB"/>
            </w:rPr>
            <w:fldChar w:fldCharType="end"/>
          </w:r>
        </w:sdtContent>
      </w:sdt>
      <w:r w:rsidR="00C955A9" w:rsidRPr="000926B2">
        <w:rPr>
          <w:rFonts w:ascii="Times" w:eastAsia="Times New Roman" w:hAnsi="Times" w:cs="Times New Roman"/>
          <w:sz w:val="22"/>
          <w:szCs w:val="22"/>
          <w:shd w:val="clear" w:color="auto" w:fill="FFFFFF"/>
          <w:lang w:val="en-GB"/>
        </w:rPr>
        <w:t xml:space="preserve">. </w:t>
      </w:r>
      <w:r w:rsidRPr="000926B2">
        <w:rPr>
          <w:rFonts w:ascii="Times" w:eastAsia="Times New Roman" w:hAnsi="Times" w:cs="Times New Roman"/>
          <w:sz w:val="22"/>
          <w:szCs w:val="22"/>
          <w:shd w:val="clear" w:color="auto" w:fill="FFFFFF"/>
          <w:lang w:val="en-GB"/>
        </w:rPr>
        <w:t xml:space="preserve"> Examples include: authentication and authorization processes, historical data, audit tracking, </w:t>
      </w:r>
      <w:ins w:id="980" w:author="Chara Katiri" w:date="2015-04-11T05:33:00Z">
        <w:r w:rsidR="00697D80" w:rsidRPr="000926B2">
          <w:rPr>
            <w:rFonts w:ascii="Times" w:eastAsia="Times New Roman" w:hAnsi="Times" w:cs="Times New Roman"/>
            <w:sz w:val="22"/>
            <w:szCs w:val="22"/>
            <w:shd w:val="clear" w:color="auto" w:fill="FFFFFF"/>
            <w:lang w:val="en-GB"/>
          </w:rPr>
          <w:t>database requirements etc.</w:t>
        </w:r>
      </w:ins>
      <w:r w:rsidR="00140463" w:rsidRPr="000926B2">
        <w:rPr>
          <w:rFonts w:ascii="Times" w:eastAsia="Times New Roman" w:hAnsi="Times" w:cs="Times New Roman"/>
          <w:sz w:val="22"/>
          <w:szCs w:val="22"/>
          <w:shd w:val="clear" w:color="auto" w:fill="FFFFFF"/>
          <w:lang w:val="en-GB"/>
        </w:rPr>
        <w:t xml:space="preserve"> </w:t>
      </w:r>
      <w:sdt>
        <w:sdtPr>
          <w:rPr>
            <w:rFonts w:ascii="Times" w:eastAsia="Times New Roman" w:hAnsi="Times" w:cs="Times New Roman"/>
            <w:sz w:val="22"/>
            <w:szCs w:val="22"/>
            <w:shd w:val="clear" w:color="auto" w:fill="FFFFFF"/>
            <w:lang w:val="en-GB"/>
          </w:rPr>
          <w:id w:val="-478842172"/>
          <w:citation/>
        </w:sdtPr>
        <w:sdtContent>
          <w:r w:rsidR="00140463" w:rsidRPr="000926B2">
            <w:rPr>
              <w:rFonts w:ascii="Times" w:eastAsia="Times New Roman" w:hAnsi="Times" w:cs="Times New Roman"/>
              <w:sz w:val="22"/>
              <w:szCs w:val="22"/>
              <w:shd w:val="clear" w:color="auto" w:fill="FFFFFF"/>
              <w:lang w:val="en-GB"/>
            </w:rPr>
            <w:fldChar w:fldCharType="begin"/>
          </w:r>
          <w:r w:rsidR="00140463" w:rsidRPr="000926B2">
            <w:rPr>
              <w:rFonts w:ascii="Times" w:eastAsia="Times New Roman" w:hAnsi="Times" w:cs="Times New Roman"/>
              <w:sz w:val="22"/>
              <w:szCs w:val="22"/>
              <w:shd w:val="clear" w:color="auto" w:fill="FFFFFF"/>
            </w:rPr>
            <w:instrText xml:space="preserve"> CITATION Sqa15 \l 1033 </w:instrText>
          </w:r>
          <w:r w:rsidR="0014046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Sqa15" w:history="1">
            <w:r w:rsidR="000926B2" w:rsidRPr="000926B2">
              <w:rPr>
                <w:rStyle w:val="Heading2Char"/>
                <w:rFonts w:ascii="Times" w:eastAsia="Times New Roman" w:hAnsi="Times" w:cs="Times New Roman"/>
                <w:noProof/>
                <w:color w:val="auto"/>
                <w:sz w:val="22"/>
                <w:szCs w:val="22"/>
                <w:shd w:val="clear" w:color="auto" w:fill="FFFFFF"/>
              </w:rPr>
              <w:t>29</w:t>
            </w:r>
          </w:hyperlink>
          <w:r w:rsidR="000926B2" w:rsidRPr="000926B2">
            <w:rPr>
              <w:rFonts w:ascii="Times" w:eastAsia="Times New Roman" w:hAnsi="Times" w:cs="Times New Roman"/>
              <w:noProof/>
              <w:sz w:val="22"/>
              <w:szCs w:val="22"/>
              <w:shd w:val="clear" w:color="auto" w:fill="FFFFFF"/>
            </w:rPr>
            <w:t>]</w:t>
          </w:r>
          <w:r w:rsidR="00140463" w:rsidRPr="000926B2">
            <w:rPr>
              <w:rFonts w:ascii="Times" w:eastAsia="Times New Roman" w:hAnsi="Times" w:cs="Times New Roman"/>
              <w:sz w:val="22"/>
              <w:szCs w:val="22"/>
              <w:shd w:val="clear" w:color="auto" w:fill="FFFFFF"/>
              <w:lang w:val="en-GB"/>
            </w:rPr>
            <w:fldChar w:fldCharType="end"/>
          </w:r>
        </w:sdtContent>
      </w:sdt>
      <w:ins w:id="981" w:author="Chara Katiri" w:date="2015-04-11T05:34:00Z">
        <w:r w:rsidR="00697D80" w:rsidRPr="000926B2">
          <w:rPr>
            <w:rFonts w:ascii="Times" w:eastAsia="Times New Roman" w:hAnsi="Times" w:cs="Times New Roman"/>
            <w:sz w:val="22"/>
            <w:szCs w:val="22"/>
            <w:shd w:val="clear" w:color="auto" w:fill="FFFFFF"/>
            <w:lang w:val="en-GB"/>
          </w:rPr>
          <w:t>.</w:t>
        </w:r>
      </w:ins>
    </w:p>
    <w:p w14:paraId="4CB4FFE5" w14:textId="048FCB3B" w:rsidR="00305226" w:rsidRPr="000926B2" w:rsidRDefault="00305226" w:rsidP="00EE1303">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Non-Functional: Requirements are classified as non-functional if they cover constraints of the solution, targets and ways to control its mechanisms. Examples include performance, scalab</w:t>
      </w:r>
      <w:r w:rsidR="00140463" w:rsidRPr="000926B2">
        <w:rPr>
          <w:rFonts w:ascii="Times" w:eastAsia="Times New Roman" w:hAnsi="Times" w:cs="Times New Roman"/>
          <w:sz w:val="22"/>
          <w:szCs w:val="22"/>
          <w:shd w:val="clear" w:color="auto" w:fill="FFFFFF"/>
          <w:lang w:val="en-GB"/>
        </w:rPr>
        <w:t xml:space="preserve">ility, maintainability etc. </w:t>
      </w:r>
      <w:sdt>
        <w:sdtPr>
          <w:rPr>
            <w:rFonts w:ascii="Times" w:eastAsia="Times New Roman" w:hAnsi="Times" w:cs="Times New Roman"/>
            <w:sz w:val="22"/>
            <w:szCs w:val="22"/>
            <w:shd w:val="clear" w:color="auto" w:fill="FFFFFF"/>
            <w:lang w:val="en-GB"/>
          </w:rPr>
          <w:id w:val="-195853147"/>
          <w:citation/>
        </w:sdtPr>
        <w:sdtContent>
          <w:r w:rsidR="00140463" w:rsidRPr="000926B2">
            <w:rPr>
              <w:rFonts w:ascii="Times" w:eastAsia="Times New Roman" w:hAnsi="Times" w:cs="Times New Roman"/>
              <w:sz w:val="22"/>
              <w:szCs w:val="22"/>
              <w:shd w:val="clear" w:color="auto" w:fill="FFFFFF"/>
              <w:lang w:val="en-GB"/>
            </w:rPr>
            <w:fldChar w:fldCharType="begin"/>
          </w:r>
          <w:r w:rsidR="00140463" w:rsidRPr="000926B2">
            <w:rPr>
              <w:rFonts w:ascii="Times" w:eastAsia="Times New Roman" w:hAnsi="Times" w:cs="Times New Roman"/>
              <w:sz w:val="22"/>
              <w:szCs w:val="22"/>
              <w:shd w:val="clear" w:color="auto" w:fill="FFFFFF"/>
            </w:rPr>
            <w:instrText xml:space="preserve"> CITATION ReQ15 \l 1033 </w:instrText>
          </w:r>
          <w:r w:rsidR="0014046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ReQ15" w:history="1">
            <w:r w:rsidR="000926B2" w:rsidRPr="000926B2">
              <w:rPr>
                <w:rStyle w:val="Heading2Char"/>
                <w:rFonts w:ascii="Times" w:eastAsia="Times New Roman" w:hAnsi="Times" w:cs="Times New Roman"/>
                <w:noProof/>
                <w:color w:val="auto"/>
                <w:sz w:val="22"/>
                <w:szCs w:val="22"/>
                <w:shd w:val="clear" w:color="auto" w:fill="FFFFFF"/>
              </w:rPr>
              <w:t>30</w:t>
            </w:r>
          </w:hyperlink>
          <w:r w:rsidR="000926B2" w:rsidRPr="000926B2">
            <w:rPr>
              <w:rFonts w:ascii="Times" w:eastAsia="Times New Roman" w:hAnsi="Times" w:cs="Times New Roman"/>
              <w:noProof/>
              <w:sz w:val="22"/>
              <w:szCs w:val="22"/>
              <w:shd w:val="clear" w:color="auto" w:fill="FFFFFF"/>
            </w:rPr>
            <w:t>]</w:t>
          </w:r>
          <w:r w:rsidR="00140463" w:rsidRPr="000926B2">
            <w:rPr>
              <w:rFonts w:ascii="Times" w:eastAsia="Times New Roman" w:hAnsi="Times" w:cs="Times New Roman"/>
              <w:sz w:val="22"/>
              <w:szCs w:val="22"/>
              <w:shd w:val="clear" w:color="auto" w:fill="FFFFFF"/>
              <w:lang w:val="en-GB"/>
            </w:rPr>
            <w:fldChar w:fldCharType="end"/>
          </w:r>
        </w:sdtContent>
      </w:sdt>
      <w:r w:rsidR="00140463" w:rsidRPr="000926B2">
        <w:rPr>
          <w:rFonts w:ascii="Times" w:eastAsia="Times New Roman" w:hAnsi="Times" w:cs="Times New Roman"/>
          <w:sz w:val="22"/>
          <w:szCs w:val="22"/>
          <w:shd w:val="clear" w:color="auto" w:fill="FFFFFF"/>
          <w:lang w:val="en-GB"/>
        </w:rPr>
        <w:t>.</w:t>
      </w:r>
    </w:p>
    <w:p w14:paraId="7D833C3F" w14:textId="2638FC8B" w:rsidR="002617A0" w:rsidRPr="000926B2" w:rsidRDefault="002617A0" w:rsidP="00EE1303">
      <w:pPr>
        <w:pStyle w:val="ListParagraph"/>
        <w:numPr>
          <w:ilvl w:val="0"/>
          <w:numId w:val="6"/>
        </w:numPr>
        <w:spacing w:line="360" w:lineRule="auto"/>
        <w:jc w:val="both"/>
        <w:rPr>
          <w:ins w:id="982" w:author="Chara Katiri" w:date="2015-04-12T03:06:00Z"/>
          <w:rFonts w:ascii="Times" w:eastAsia="Times New Roman" w:hAnsi="Times" w:cs="Times New Roman"/>
          <w:sz w:val="22"/>
          <w:szCs w:val="22"/>
          <w:shd w:val="clear" w:color="auto" w:fill="FFFFFF"/>
          <w:lang w:val="en-GB"/>
          <w:rPrChange w:id="983" w:author="Chara Katiri" w:date="2015-04-12T20:48:00Z">
            <w:rPr>
              <w:ins w:id="984" w:author="Chara Katiri" w:date="2015-04-12T03:06:00Z"/>
              <w:shd w:val="clear" w:color="auto" w:fill="FFFFFF"/>
              <w:lang w:val="en-GB"/>
            </w:rPr>
          </w:rPrChange>
        </w:rPr>
      </w:pPr>
      <w:ins w:id="985" w:author="Chara Katiri" w:date="2015-04-12T03:06:00Z">
        <w:r w:rsidRPr="000926B2">
          <w:rPr>
            <w:rFonts w:ascii="Times" w:eastAsia="Times New Roman" w:hAnsi="Times" w:cs="Times New Roman"/>
            <w:sz w:val="22"/>
            <w:szCs w:val="22"/>
            <w:shd w:val="clear" w:color="auto" w:fill="FFFFFF"/>
            <w:lang w:val="en-GB"/>
          </w:rPr>
          <w:t xml:space="preserve">Shall/Must </w:t>
        </w:r>
      </w:ins>
      <w:ins w:id="986" w:author="Chara Katiri" w:date="2015-04-12T03:07:00Z">
        <w:r w:rsidRPr="000926B2">
          <w:rPr>
            <w:rFonts w:ascii="Times" w:eastAsia="Times New Roman" w:hAnsi="Times" w:cs="Times New Roman"/>
            <w:sz w:val="22"/>
            <w:szCs w:val="22"/>
            <w:shd w:val="clear" w:color="auto" w:fill="FFFFFF"/>
            <w:lang w:val="en-GB"/>
          </w:rPr>
          <w:t>terminology</w:t>
        </w:r>
      </w:ins>
      <w:ins w:id="987" w:author="Chara Katiri" w:date="2015-04-12T03:10:00Z">
        <w:r w:rsidRPr="000926B2">
          <w:rPr>
            <w:rFonts w:ascii="Times" w:eastAsia="Times New Roman" w:hAnsi="Times" w:cs="Times New Roman"/>
            <w:sz w:val="22"/>
            <w:szCs w:val="22"/>
            <w:shd w:val="clear" w:color="auto" w:fill="FFFFFF"/>
            <w:lang w:val="en-GB"/>
          </w:rPr>
          <w:t xml:space="preserve">: </w:t>
        </w:r>
      </w:ins>
      <w:ins w:id="988" w:author="Chara Katiri" w:date="2015-04-12T03:11:00Z">
        <w:r w:rsidRPr="000926B2">
          <w:rPr>
            <w:rFonts w:ascii="Times" w:eastAsia="Times New Roman" w:hAnsi="Times" w:cs="Times New Roman"/>
            <w:sz w:val="22"/>
            <w:szCs w:val="22"/>
            <w:shd w:val="clear" w:color="auto" w:fill="FFFFFF"/>
            <w:lang w:val="en-GB"/>
          </w:rPr>
          <w:t xml:space="preserve">These keywords </w:t>
        </w:r>
      </w:ins>
      <w:ins w:id="989" w:author="Chara Katiri" w:date="2015-05-02T16:44:00Z">
        <w:r w:rsidR="009B4210" w:rsidRPr="000926B2">
          <w:rPr>
            <w:rFonts w:ascii="Times" w:eastAsia="Times New Roman" w:hAnsi="Times" w:cs="Times New Roman"/>
            <w:sz w:val="22"/>
            <w:szCs w:val="22"/>
            <w:shd w:val="clear" w:color="auto" w:fill="FFFFFF"/>
            <w:lang w:val="en-GB"/>
          </w:rPr>
          <w:t>were standardised by the Internet Engineering Task Force (IETF)</w:t>
        </w:r>
      </w:ins>
      <w:ins w:id="990" w:author="Chara Katiri" w:date="2015-04-12T03:11:00Z">
        <w:r w:rsidRPr="000926B2">
          <w:rPr>
            <w:rFonts w:ascii="Times" w:eastAsia="Times New Roman" w:hAnsi="Times" w:cs="Times New Roman"/>
            <w:sz w:val="22"/>
            <w:szCs w:val="22"/>
            <w:shd w:val="clear" w:color="auto" w:fill="FFFFFF"/>
            <w:lang w:val="en-GB"/>
          </w:rPr>
          <w:t xml:space="preserve"> </w:t>
        </w:r>
      </w:ins>
      <w:ins w:id="991" w:author="Chara Katiri" w:date="2015-05-02T16:45:00Z">
        <w:r w:rsidR="009B4210" w:rsidRPr="000926B2">
          <w:rPr>
            <w:rFonts w:ascii="Times" w:eastAsia="Times New Roman" w:hAnsi="Times" w:cs="Times New Roman"/>
            <w:sz w:val="22"/>
            <w:szCs w:val="22"/>
            <w:shd w:val="clear" w:color="auto" w:fill="FFFFFF"/>
            <w:lang w:val="en-GB"/>
          </w:rPr>
          <w:t xml:space="preserve">to specify the </w:t>
        </w:r>
      </w:ins>
      <w:ins w:id="992" w:author="Chara Katiri" w:date="2015-04-12T03:12:00Z">
        <w:r w:rsidRPr="000926B2">
          <w:rPr>
            <w:rFonts w:ascii="Times" w:eastAsia="Times New Roman" w:hAnsi="Times" w:cs="Times New Roman"/>
            <w:sz w:val="22"/>
            <w:szCs w:val="22"/>
            <w:shd w:val="clear" w:color="auto" w:fill="FFFFFF"/>
            <w:lang w:val="en-GB"/>
          </w:rPr>
          <w:t>level of requirement</w:t>
        </w:r>
      </w:ins>
      <w:ins w:id="993" w:author="Chara Katiri" w:date="2015-05-02T16:45:00Z">
        <w:r w:rsidR="009B4210" w:rsidRPr="000926B2">
          <w:rPr>
            <w:rFonts w:ascii="Times" w:eastAsia="Times New Roman" w:hAnsi="Times" w:cs="Times New Roman"/>
            <w:sz w:val="22"/>
            <w:szCs w:val="22"/>
            <w:shd w:val="clear" w:color="auto" w:fill="FFFFFF"/>
            <w:lang w:val="en-GB"/>
          </w:rPr>
          <w:t>s</w:t>
        </w:r>
      </w:ins>
      <w:ins w:id="994" w:author="Chara Katiri" w:date="2015-04-12T03:12:00Z">
        <w:r w:rsidRPr="000926B2">
          <w:rPr>
            <w:rFonts w:ascii="Times" w:eastAsia="Times New Roman" w:hAnsi="Times" w:cs="Times New Roman"/>
            <w:sz w:val="22"/>
            <w:szCs w:val="22"/>
            <w:shd w:val="clear" w:color="auto" w:fill="FFFFFF"/>
            <w:lang w:val="en-GB"/>
          </w:rPr>
          <w:t xml:space="preserve">. </w:t>
        </w:r>
        <w:r w:rsidRPr="000926B2">
          <w:rPr>
            <w:rFonts w:ascii="Times" w:eastAsia="Times New Roman" w:hAnsi="Times" w:cs="Times New Roman"/>
            <w:sz w:val="22"/>
            <w:szCs w:val="22"/>
            <w:shd w:val="clear" w:color="auto" w:fill="FFFFFF"/>
            <w:lang w:val="en-GB"/>
            <w:rPrChange w:id="995" w:author="Chara Katiri" w:date="2015-04-12T20:48:00Z">
              <w:rPr>
                <w:shd w:val="clear" w:color="auto" w:fill="FFFFFF"/>
                <w:lang w:val="en-GB"/>
              </w:rPr>
            </w:rPrChange>
          </w:rPr>
          <w:t>Requirements marked as</w:t>
        </w:r>
      </w:ins>
      <w:ins w:id="996" w:author="Chara Katiri" w:date="2015-04-12T03:06:00Z">
        <w:r w:rsidRPr="000926B2">
          <w:rPr>
            <w:rFonts w:ascii="Times" w:eastAsia="Times New Roman" w:hAnsi="Times" w:cs="Times New Roman"/>
            <w:sz w:val="22"/>
            <w:szCs w:val="22"/>
            <w:shd w:val="clear" w:color="auto" w:fill="FFFFFF"/>
            <w:lang w:val="en-GB"/>
            <w:rPrChange w:id="997" w:author="Chara Katiri" w:date="2015-04-12T20:48:00Z">
              <w:rPr>
                <w:shd w:val="clear" w:color="auto" w:fill="FFFFFF"/>
                <w:lang w:val="en-GB"/>
              </w:rPr>
            </w:rPrChange>
          </w:rPr>
          <w:t xml:space="preserve"> ‘Shall’ indicate absolute requirement. ‘Must’ indicates </w:t>
        </w:r>
      </w:ins>
      <w:ins w:id="998" w:author="Chara Katiri" w:date="2015-04-12T03:13:00Z">
        <w:r w:rsidRPr="000926B2">
          <w:rPr>
            <w:rFonts w:ascii="Times" w:eastAsia="Times New Roman" w:hAnsi="Times" w:cs="Times New Roman"/>
            <w:sz w:val="22"/>
            <w:szCs w:val="22"/>
            <w:shd w:val="clear" w:color="auto" w:fill="FFFFFF"/>
            <w:lang w:val="en-GB"/>
          </w:rPr>
          <w:t xml:space="preserve">desired requirement </w:t>
        </w:r>
      </w:ins>
      <w:sdt>
        <w:sdtPr>
          <w:rPr>
            <w:rFonts w:ascii="Times" w:eastAsia="Times New Roman" w:hAnsi="Times" w:cs="Times New Roman"/>
            <w:sz w:val="22"/>
            <w:szCs w:val="22"/>
            <w:shd w:val="clear" w:color="auto" w:fill="FFFFFF"/>
            <w:lang w:val="en-GB"/>
          </w:rPr>
          <w:id w:val="1100601198"/>
          <w:citation/>
        </w:sdtPr>
        <w:sdtContent>
          <w:r w:rsidR="00140463" w:rsidRPr="000926B2">
            <w:rPr>
              <w:rFonts w:ascii="Times" w:eastAsia="Times New Roman" w:hAnsi="Times" w:cs="Times New Roman"/>
              <w:sz w:val="22"/>
              <w:szCs w:val="22"/>
              <w:shd w:val="clear" w:color="auto" w:fill="FFFFFF"/>
              <w:lang w:val="en-GB"/>
            </w:rPr>
            <w:fldChar w:fldCharType="begin"/>
          </w:r>
          <w:r w:rsidR="00140463" w:rsidRPr="000926B2">
            <w:rPr>
              <w:rFonts w:ascii="Times" w:eastAsia="Times New Roman" w:hAnsi="Times" w:cs="Times New Roman"/>
              <w:sz w:val="22"/>
              <w:szCs w:val="22"/>
              <w:shd w:val="clear" w:color="auto" w:fill="FFFFFF"/>
            </w:rPr>
            <w:instrText xml:space="preserve"> CITATION Iet15 \l 1033 </w:instrText>
          </w:r>
          <w:r w:rsidR="0014046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Iet15" w:history="1">
            <w:r w:rsidR="000926B2" w:rsidRPr="000926B2">
              <w:rPr>
                <w:rStyle w:val="Heading2Char"/>
                <w:rFonts w:ascii="Times" w:eastAsia="Times New Roman" w:hAnsi="Times" w:cs="Times New Roman"/>
                <w:noProof/>
                <w:color w:val="auto"/>
                <w:sz w:val="22"/>
                <w:szCs w:val="22"/>
                <w:shd w:val="clear" w:color="auto" w:fill="FFFFFF"/>
              </w:rPr>
              <w:t>31</w:t>
            </w:r>
          </w:hyperlink>
          <w:r w:rsidR="000926B2" w:rsidRPr="000926B2">
            <w:rPr>
              <w:rFonts w:ascii="Times" w:eastAsia="Times New Roman" w:hAnsi="Times" w:cs="Times New Roman"/>
              <w:noProof/>
              <w:sz w:val="22"/>
              <w:szCs w:val="22"/>
              <w:shd w:val="clear" w:color="auto" w:fill="FFFFFF"/>
            </w:rPr>
            <w:t>]</w:t>
          </w:r>
          <w:r w:rsidR="00140463" w:rsidRPr="000926B2">
            <w:rPr>
              <w:rFonts w:ascii="Times" w:eastAsia="Times New Roman" w:hAnsi="Times" w:cs="Times New Roman"/>
              <w:sz w:val="22"/>
              <w:szCs w:val="22"/>
              <w:shd w:val="clear" w:color="auto" w:fill="FFFFFF"/>
              <w:lang w:val="en-GB"/>
            </w:rPr>
            <w:fldChar w:fldCharType="end"/>
          </w:r>
        </w:sdtContent>
      </w:sdt>
      <w:ins w:id="999" w:author="Chara Katiri" w:date="2015-04-12T03:10:00Z">
        <w:r w:rsidRPr="000926B2">
          <w:rPr>
            <w:rFonts w:ascii="Times" w:eastAsia="Times New Roman" w:hAnsi="Times" w:cs="Times New Roman"/>
            <w:sz w:val="22"/>
            <w:szCs w:val="22"/>
            <w:shd w:val="clear" w:color="auto" w:fill="FFFFFF"/>
            <w:lang w:val="en-GB"/>
            <w:rPrChange w:id="1000" w:author="Chara Katiri" w:date="2015-04-12T20:48:00Z">
              <w:rPr>
                <w:shd w:val="clear" w:color="auto" w:fill="FFFFFF"/>
                <w:lang w:val="en-GB"/>
              </w:rPr>
            </w:rPrChange>
          </w:rPr>
          <w:t xml:space="preserve">. </w:t>
        </w:r>
      </w:ins>
    </w:p>
    <w:p w14:paraId="56C9CC62" w14:textId="2AAB3F59" w:rsidR="00305226" w:rsidRPr="000926B2" w:rsidRDefault="00305226" w:rsidP="00EE1303">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MoSCoW: ‘Must or Should Could or </w:t>
      </w:r>
      <w:proofErr w:type="gramStart"/>
      <w:r w:rsidRPr="000926B2">
        <w:rPr>
          <w:rFonts w:ascii="Times" w:eastAsia="Times New Roman" w:hAnsi="Times" w:cs="Times New Roman"/>
          <w:sz w:val="22"/>
          <w:szCs w:val="22"/>
          <w:shd w:val="clear" w:color="auto" w:fill="FFFFFF"/>
          <w:lang w:val="en-GB"/>
        </w:rPr>
        <w:t>Won’t’</w:t>
      </w:r>
      <w:proofErr w:type="gramEnd"/>
      <w:r w:rsidRPr="000926B2">
        <w:rPr>
          <w:rFonts w:ascii="Times" w:eastAsia="Times New Roman" w:hAnsi="Times" w:cs="Times New Roman"/>
          <w:sz w:val="22"/>
          <w:szCs w:val="22"/>
          <w:shd w:val="clear" w:color="auto" w:fill="FFFFFF"/>
          <w:lang w:val="en-GB"/>
        </w:rPr>
        <w:t xml:space="preserve"> </w:t>
      </w:r>
      <w:ins w:id="1001" w:author="Chara Katiri" w:date="2015-05-02T16:57:00Z">
        <w:r w:rsidR="00826DA4" w:rsidRPr="000926B2">
          <w:rPr>
            <w:rFonts w:ascii="Times" w:eastAsia="Times New Roman" w:hAnsi="Times" w:cs="Times New Roman"/>
            <w:sz w:val="22"/>
            <w:szCs w:val="22"/>
            <w:shd w:val="clear" w:color="auto" w:fill="FFFFFF"/>
            <w:lang w:val="en-GB"/>
          </w:rPr>
          <w:t xml:space="preserve">is a requirement </w:t>
        </w:r>
      </w:ins>
      <w:r w:rsidRPr="000926B2">
        <w:rPr>
          <w:rFonts w:ascii="Times" w:eastAsia="Times New Roman" w:hAnsi="Times" w:cs="Times New Roman"/>
          <w:sz w:val="22"/>
          <w:szCs w:val="22"/>
          <w:shd w:val="clear" w:color="auto" w:fill="FFFFFF"/>
          <w:lang w:val="en-GB"/>
        </w:rPr>
        <w:t xml:space="preserve">and prioritization method. The prioritization shows the importance of each requirement however it does not mean that requirements classified as </w:t>
      </w:r>
      <w:ins w:id="1002" w:author="Chara Katiri" w:date="2015-05-02T16:58:00Z">
        <w:r w:rsidR="00826DA4" w:rsidRPr="000926B2">
          <w:rPr>
            <w:rFonts w:ascii="Times" w:eastAsia="Times New Roman" w:hAnsi="Times" w:cs="Times New Roman"/>
            <w:sz w:val="22"/>
            <w:szCs w:val="22"/>
            <w:shd w:val="clear" w:color="auto" w:fill="FFFFFF"/>
            <w:lang w:val="en-GB"/>
          </w:rPr>
          <w:t>‘</w:t>
        </w:r>
      </w:ins>
      <w:r w:rsidRPr="000926B2">
        <w:rPr>
          <w:rFonts w:ascii="Times" w:eastAsia="Times New Roman" w:hAnsi="Times" w:cs="Times New Roman"/>
          <w:sz w:val="22"/>
          <w:szCs w:val="22"/>
          <w:shd w:val="clear" w:color="auto" w:fill="FFFFFF"/>
          <w:lang w:val="en-GB"/>
        </w:rPr>
        <w:t>Must</w:t>
      </w:r>
      <w:ins w:id="1003" w:author="Chara Katiri" w:date="2015-05-02T16:59:00Z">
        <w:r w:rsidR="00826DA4" w:rsidRPr="000926B2">
          <w:rPr>
            <w:rFonts w:ascii="Times" w:eastAsia="Times New Roman" w:hAnsi="Times" w:cs="Times New Roman"/>
            <w:sz w:val="22"/>
            <w:szCs w:val="22"/>
            <w:shd w:val="clear" w:color="auto" w:fill="FFFFFF"/>
            <w:lang w:val="en-GB"/>
          </w:rPr>
          <w:t>’</w:t>
        </w:r>
      </w:ins>
      <w:r w:rsidRPr="000926B2">
        <w:rPr>
          <w:rFonts w:ascii="Times" w:eastAsia="Times New Roman" w:hAnsi="Times" w:cs="Times New Roman"/>
          <w:sz w:val="22"/>
          <w:szCs w:val="22"/>
          <w:shd w:val="clear" w:color="auto" w:fill="FFFFFF"/>
          <w:lang w:val="en-GB"/>
        </w:rPr>
        <w:t xml:space="preserve"> will be developed first; it means that by the completion of the project they must be delivered. Requirements classified, as ‘Won’t’ should be listed even if they won’t be met during this sprint. </w:t>
      </w:r>
      <w:ins w:id="1004" w:author="Chara Katiri" w:date="2015-05-02T17:00:00Z">
        <w:r w:rsidR="00826DA4" w:rsidRPr="000926B2">
          <w:rPr>
            <w:rFonts w:ascii="Times" w:eastAsia="Times New Roman" w:hAnsi="Times" w:cs="Times New Roman"/>
            <w:sz w:val="22"/>
            <w:szCs w:val="22"/>
            <w:shd w:val="clear" w:color="auto" w:fill="FFFFFF"/>
            <w:lang w:val="en-GB"/>
          </w:rPr>
          <w:t>Those requirements</w:t>
        </w:r>
      </w:ins>
      <w:r w:rsidR="001E3980" w:rsidRPr="000926B2">
        <w:rPr>
          <w:rFonts w:ascii="Times" w:eastAsia="Times New Roman" w:hAnsi="Times" w:cs="Times New Roman"/>
          <w:sz w:val="22"/>
          <w:szCs w:val="22"/>
          <w:shd w:val="clear" w:color="auto" w:fill="FFFFFF"/>
          <w:lang w:val="en-GB"/>
        </w:rPr>
        <w:t xml:space="preserve"> </w:t>
      </w:r>
      <w:ins w:id="1005" w:author="Chara Katiri" w:date="2015-05-02T17:01:00Z">
        <w:r w:rsidR="00826DA4" w:rsidRPr="000926B2">
          <w:rPr>
            <w:rFonts w:ascii="Times" w:eastAsia="Times New Roman" w:hAnsi="Times" w:cs="Times New Roman"/>
            <w:sz w:val="22"/>
            <w:szCs w:val="22"/>
            <w:shd w:val="clear" w:color="auto" w:fill="FFFFFF"/>
            <w:lang w:val="en-GB"/>
          </w:rPr>
          <w:t xml:space="preserve">will be used as </w:t>
        </w:r>
      </w:ins>
      <w:r w:rsidRPr="000926B2">
        <w:rPr>
          <w:rFonts w:ascii="Times" w:eastAsia="Times New Roman" w:hAnsi="Times" w:cs="Times New Roman"/>
          <w:sz w:val="22"/>
          <w:szCs w:val="22"/>
          <w:shd w:val="clear" w:color="auto" w:fill="FFFFFF"/>
          <w:lang w:val="en-GB"/>
        </w:rPr>
        <w:t xml:space="preserve">suggestions </w:t>
      </w:r>
      <w:r w:rsidR="001E3980" w:rsidRPr="000926B2">
        <w:rPr>
          <w:rFonts w:ascii="Times" w:eastAsia="Times New Roman" w:hAnsi="Times" w:cs="Times New Roman"/>
          <w:sz w:val="22"/>
          <w:szCs w:val="22"/>
          <w:shd w:val="clear" w:color="auto" w:fill="FFFFFF"/>
          <w:lang w:val="en-GB"/>
        </w:rPr>
        <w:t xml:space="preserve">that </w:t>
      </w:r>
      <w:ins w:id="1006" w:author="Chara Katiri" w:date="2015-05-02T17:01:00Z">
        <w:r w:rsidR="00826DA4" w:rsidRPr="000926B2">
          <w:rPr>
            <w:rFonts w:ascii="Times" w:eastAsia="Times New Roman" w:hAnsi="Times" w:cs="Times New Roman"/>
            <w:sz w:val="22"/>
            <w:szCs w:val="22"/>
            <w:shd w:val="clear" w:color="auto" w:fill="FFFFFF"/>
            <w:lang w:val="en-GB"/>
          </w:rPr>
          <w:t>‘</w:t>
        </w:r>
      </w:ins>
      <w:r w:rsidR="001E3980" w:rsidRPr="000926B2">
        <w:rPr>
          <w:rFonts w:ascii="Times" w:eastAsia="Times New Roman" w:hAnsi="Times" w:cs="Times New Roman"/>
          <w:sz w:val="22"/>
          <w:szCs w:val="22"/>
          <w:shd w:val="clear" w:color="auto" w:fill="FFFFFF"/>
          <w:lang w:val="en-GB"/>
        </w:rPr>
        <w:t>Would</w:t>
      </w:r>
      <w:ins w:id="1007" w:author="Chara Katiri" w:date="2015-05-02T17:01:00Z">
        <w:r w:rsidR="00826DA4" w:rsidRPr="000926B2">
          <w:rPr>
            <w:rFonts w:ascii="Times" w:eastAsia="Times New Roman" w:hAnsi="Times" w:cs="Times New Roman"/>
            <w:sz w:val="22"/>
            <w:szCs w:val="22"/>
            <w:shd w:val="clear" w:color="auto" w:fill="FFFFFF"/>
            <w:lang w:val="en-GB"/>
          </w:rPr>
          <w:t>’</w:t>
        </w:r>
      </w:ins>
      <w:r w:rsidR="001E3980" w:rsidRPr="000926B2">
        <w:rPr>
          <w:rFonts w:ascii="Times" w:eastAsia="Times New Roman" w:hAnsi="Times" w:cs="Times New Roman"/>
          <w:sz w:val="22"/>
          <w:szCs w:val="22"/>
          <w:shd w:val="clear" w:color="auto" w:fill="FFFFFF"/>
          <w:lang w:val="en-GB"/>
        </w:rPr>
        <w:t xml:space="preserve"> be implemented as part of </w:t>
      </w:r>
      <w:r w:rsidRPr="000926B2">
        <w:rPr>
          <w:rFonts w:ascii="Times" w:eastAsia="Times New Roman" w:hAnsi="Times" w:cs="Times New Roman"/>
          <w:sz w:val="22"/>
          <w:szCs w:val="22"/>
          <w:shd w:val="clear" w:color="auto" w:fill="FFFFFF"/>
          <w:lang w:val="en-GB"/>
        </w:rPr>
        <w:t xml:space="preserve">future development </w:t>
      </w:r>
      <w:r w:rsidR="001E3980" w:rsidRPr="000926B2">
        <w:rPr>
          <w:rFonts w:ascii="Times" w:eastAsia="Times New Roman" w:hAnsi="Times" w:cs="Times New Roman"/>
          <w:sz w:val="22"/>
          <w:szCs w:val="22"/>
          <w:shd w:val="clear" w:color="auto" w:fill="FFFFFF"/>
          <w:lang w:val="en-GB"/>
        </w:rPr>
        <w:t>to improve</w:t>
      </w:r>
      <w:r w:rsidRPr="000926B2">
        <w:rPr>
          <w:rFonts w:ascii="Times" w:eastAsia="Times New Roman" w:hAnsi="Times" w:cs="Times New Roman"/>
          <w:sz w:val="22"/>
          <w:szCs w:val="22"/>
          <w:shd w:val="clear" w:color="auto" w:fill="FFFFFF"/>
          <w:lang w:val="en-GB"/>
        </w:rPr>
        <w:t xml:space="preserve"> the system </w:t>
      </w:r>
      <w:sdt>
        <w:sdtPr>
          <w:rPr>
            <w:rFonts w:ascii="Times" w:eastAsia="Times New Roman" w:hAnsi="Times" w:cs="Times New Roman"/>
            <w:sz w:val="22"/>
            <w:szCs w:val="22"/>
            <w:shd w:val="clear" w:color="auto" w:fill="FFFFFF"/>
            <w:lang w:val="en-GB"/>
          </w:rPr>
          <w:id w:val="1867484613"/>
          <w:citation/>
        </w:sdtPr>
        <w:sdtContent>
          <w:r w:rsidR="00140463" w:rsidRPr="000926B2">
            <w:rPr>
              <w:rFonts w:ascii="Times" w:eastAsia="Times New Roman" w:hAnsi="Times" w:cs="Times New Roman"/>
              <w:sz w:val="22"/>
              <w:szCs w:val="22"/>
              <w:shd w:val="clear" w:color="auto" w:fill="FFFFFF"/>
              <w:lang w:val="en-GB"/>
            </w:rPr>
            <w:fldChar w:fldCharType="begin"/>
          </w:r>
          <w:r w:rsidR="00140463" w:rsidRPr="000926B2">
            <w:rPr>
              <w:rFonts w:ascii="Times" w:eastAsia="Times New Roman" w:hAnsi="Times" w:cs="Times New Roman"/>
              <w:sz w:val="22"/>
              <w:szCs w:val="22"/>
              <w:shd w:val="clear" w:color="auto" w:fill="FFFFFF"/>
            </w:rPr>
            <w:instrText xml:space="preserve"> CITATION Fam13 \l 1033 </w:instrText>
          </w:r>
          <w:r w:rsidR="00140463"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Fam13" w:history="1">
            <w:r w:rsidR="000926B2" w:rsidRPr="000926B2">
              <w:rPr>
                <w:rStyle w:val="Heading2Char"/>
                <w:rFonts w:ascii="Times" w:eastAsia="Times New Roman" w:hAnsi="Times" w:cs="Times New Roman"/>
                <w:noProof/>
                <w:color w:val="auto"/>
                <w:sz w:val="22"/>
                <w:szCs w:val="22"/>
                <w:shd w:val="clear" w:color="auto" w:fill="FFFFFF"/>
              </w:rPr>
              <w:t>32</w:t>
            </w:r>
          </w:hyperlink>
          <w:r w:rsidR="000926B2" w:rsidRPr="000926B2">
            <w:rPr>
              <w:rFonts w:ascii="Times" w:eastAsia="Times New Roman" w:hAnsi="Times" w:cs="Times New Roman"/>
              <w:noProof/>
              <w:sz w:val="22"/>
              <w:szCs w:val="22"/>
              <w:shd w:val="clear" w:color="auto" w:fill="FFFFFF"/>
            </w:rPr>
            <w:t>]</w:t>
          </w:r>
          <w:r w:rsidR="00140463" w:rsidRPr="000926B2">
            <w:rPr>
              <w:rFonts w:ascii="Times" w:eastAsia="Times New Roman" w:hAnsi="Times" w:cs="Times New Roman"/>
              <w:sz w:val="22"/>
              <w:szCs w:val="22"/>
              <w:shd w:val="clear" w:color="auto" w:fill="FFFFFF"/>
              <w:lang w:val="en-GB"/>
            </w:rPr>
            <w:fldChar w:fldCharType="end"/>
          </w:r>
        </w:sdtContent>
      </w:sdt>
      <w:ins w:id="1008" w:author="Chara Katiri" w:date="2015-04-11T06:23:00Z">
        <w:r w:rsidR="0030794C" w:rsidRPr="000926B2">
          <w:rPr>
            <w:rFonts w:ascii="Times" w:eastAsia="Times New Roman" w:hAnsi="Times" w:cs="Times New Roman"/>
            <w:sz w:val="22"/>
            <w:szCs w:val="22"/>
            <w:shd w:val="clear" w:color="auto" w:fill="FFFFFF"/>
            <w:lang w:val="en-GB"/>
          </w:rPr>
          <w:t>.</w:t>
        </w:r>
      </w:ins>
    </w:p>
    <w:p w14:paraId="2CE8B503" w14:textId="7674F8A5" w:rsidR="00305226" w:rsidRPr="000926B2" w:rsidRDefault="00940B23" w:rsidP="00EE1303">
      <w:pPr>
        <w:spacing w:line="360" w:lineRule="auto"/>
        <w:contextualSpacing/>
        <w:jc w:val="both"/>
        <w:rPr>
          <w:rFonts w:ascii="Times" w:eastAsia="Times New Roman" w:hAnsi="Times" w:cs="Times New Roman"/>
          <w:b/>
          <w:sz w:val="22"/>
          <w:szCs w:val="22"/>
          <w:lang w:val="en-GB"/>
        </w:rPr>
      </w:pPr>
      <w:r w:rsidRPr="000926B2">
        <w:rPr>
          <w:rFonts w:ascii="Times" w:eastAsia="Times New Roman" w:hAnsi="Times" w:cs="Times New Roman"/>
          <w:b/>
          <w:sz w:val="22"/>
          <w:szCs w:val="22"/>
          <w:lang w:val="en-GB"/>
        </w:rPr>
        <w:br w:type="page"/>
      </w:r>
    </w:p>
    <w:p w14:paraId="5D4E1F8F" w14:textId="19B6A7A5" w:rsidR="00196CE2" w:rsidRPr="000926B2" w:rsidRDefault="008D4B13"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009" w:name="_Toc290491153"/>
      <w:r w:rsidRPr="000926B2">
        <w:rPr>
          <w:rFonts w:ascii="Times" w:hAnsi="Times" w:cs="Times New Roman"/>
          <w:color w:val="auto"/>
          <w:sz w:val="22"/>
          <w:szCs w:val="22"/>
          <w:lang w:val="en-GB"/>
        </w:rPr>
        <w:t>Functional and non-functional requirements</w:t>
      </w:r>
      <w:bookmarkEnd w:id="1009"/>
    </w:p>
    <w:tbl>
      <w:tblPr>
        <w:tblStyle w:val="TableGrid"/>
        <w:tblW w:w="9128" w:type="dxa"/>
        <w:tblInd w:w="108" w:type="dxa"/>
        <w:tblLook w:val="04A0" w:firstRow="1" w:lastRow="0" w:firstColumn="1" w:lastColumn="0" w:noHBand="0" w:noVBand="1"/>
        <w:tblPrChange w:id="1010" w:author="Chara Katiri" w:date="2015-04-12T02:56:00Z">
          <w:tblPr>
            <w:tblStyle w:val="TableGrid"/>
            <w:tblW w:w="9072" w:type="dxa"/>
            <w:tblInd w:w="108" w:type="dxa"/>
            <w:tblLook w:val="04A0" w:firstRow="1" w:lastRow="0" w:firstColumn="1" w:lastColumn="0" w:noHBand="0" w:noVBand="1"/>
          </w:tblPr>
        </w:tblPrChange>
      </w:tblPr>
      <w:tblGrid>
        <w:gridCol w:w="1116"/>
        <w:gridCol w:w="3960"/>
        <w:gridCol w:w="1274"/>
        <w:gridCol w:w="1609"/>
        <w:gridCol w:w="1169"/>
        <w:tblGridChange w:id="1011">
          <w:tblGrid>
            <w:gridCol w:w="108"/>
            <w:gridCol w:w="1074"/>
            <w:gridCol w:w="42"/>
            <w:gridCol w:w="129"/>
            <w:gridCol w:w="3831"/>
            <w:gridCol w:w="1274"/>
            <w:gridCol w:w="98"/>
            <w:gridCol w:w="1334"/>
            <w:gridCol w:w="177"/>
            <w:gridCol w:w="1005"/>
            <w:gridCol w:w="164"/>
            <w:gridCol w:w="1018"/>
          </w:tblGrid>
        </w:tblGridChange>
      </w:tblGrid>
      <w:tr w:rsidR="003E5880" w:rsidRPr="000926B2" w14:paraId="17B9AFC2" w14:textId="77777777" w:rsidTr="00C44BF6">
        <w:tc>
          <w:tcPr>
            <w:tcW w:w="1116" w:type="dxa"/>
            <w:shd w:val="clear" w:color="auto" w:fill="548DD4" w:themeFill="text2" w:themeFillTint="99"/>
            <w:tcPrChange w:id="1012" w:author="Chara Katiri" w:date="2015-04-12T02:56:00Z">
              <w:tcPr>
                <w:tcW w:w="1353" w:type="dxa"/>
                <w:gridSpan w:val="4"/>
                <w:shd w:val="clear" w:color="auto" w:fill="548DD4" w:themeFill="text2" w:themeFillTint="99"/>
              </w:tcPr>
            </w:tcPrChange>
          </w:tcPr>
          <w:p w14:paraId="191D9D4C" w14:textId="77777777" w:rsidR="003E5880" w:rsidRPr="000926B2" w:rsidRDefault="003E5880" w:rsidP="00EE1303">
            <w:pPr>
              <w:pStyle w:val="ListParagraph"/>
              <w:spacing w:line="360" w:lineRule="auto"/>
              <w:ind w:left="0"/>
              <w:jc w:val="both"/>
              <w:rPr>
                <w:rFonts w:ascii="Times" w:hAnsi="Times" w:cs="Times New Roman"/>
                <w:b/>
                <w:color w:val="FFFFFF" w:themeColor="background1"/>
                <w:sz w:val="22"/>
                <w:szCs w:val="22"/>
              </w:rPr>
            </w:pPr>
            <w:r w:rsidRPr="000926B2">
              <w:rPr>
                <w:rFonts w:ascii="Times" w:hAnsi="Times" w:cs="Times New Roman"/>
                <w:b/>
                <w:bCs/>
                <w:color w:val="FFFFFF" w:themeColor="background1"/>
                <w:sz w:val="22"/>
                <w:szCs w:val="22"/>
                <w:lang w:val="en-GB"/>
              </w:rPr>
              <w:t>Req. no.</w:t>
            </w:r>
          </w:p>
        </w:tc>
        <w:tc>
          <w:tcPr>
            <w:tcW w:w="3960" w:type="dxa"/>
            <w:shd w:val="clear" w:color="auto" w:fill="548DD4" w:themeFill="text2" w:themeFillTint="99"/>
            <w:tcPrChange w:id="1013" w:author="Chara Katiri" w:date="2015-04-12T02:56:00Z">
              <w:tcPr>
                <w:tcW w:w="5203" w:type="dxa"/>
                <w:gridSpan w:val="3"/>
                <w:shd w:val="clear" w:color="auto" w:fill="548DD4" w:themeFill="text2" w:themeFillTint="99"/>
              </w:tcPr>
            </w:tcPrChange>
          </w:tcPr>
          <w:p w14:paraId="2028391D" w14:textId="77777777" w:rsidR="003E5880" w:rsidRPr="000926B2" w:rsidRDefault="003E5880" w:rsidP="00EE1303">
            <w:pPr>
              <w:pStyle w:val="ListParagraph"/>
              <w:spacing w:line="360" w:lineRule="auto"/>
              <w:ind w:left="0"/>
              <w:jc w:val="both"/>
              <w:rPr>
                <w:rFonts w:ascii="Times" w:hAnsi="Times" w:cs="Times New Roman"/>
                <w:b/>
                <w:color w:val="FFFFFF" w:themeColor="background1"/>
                <w:sz w:val="22"/>
                <w:szCs w:val="22"/>
              </w:rPr>
            </w:pPr>
            <w:r w:rsidRPr="000926B2">
              <w:rPr>
                <w:rFonts w:ascii="Times" w:hAnsi="Times" w:cs="Times New Roman"/>
                <w:b/>
                <w:bCs/>
                <w:color w:val="FFFFFF" w:themeColor="background1"/>
                <w:sz w:val="22"/>
                <w:szCs w:val="22"/>
                <w:lang w:val="en-GB"/>
              </w:rPr>
              <w:t>Requirements Description</w:t>
            </w:r>
          </w:p>
        </w:tc>
        <w:tc>
          <w:tcPr>
            <w:tcW w:w="1274" w:type="dxa"/>
            <w:shd w:val="clear" w:color="auto" w:fill="548DD4" w:themeFill="text2" w:themeFillTint="99"/>
            <w:tcPrChange w:id="1014" w:author="Chara Katiri" w:date="2015-04-12T02:56:00Z">
              <w:tcPr>
                <w:tcW w:w="1334" w:type="dxa"/>
                <w:shd w:val="clear" w:color="auto" w:fill="548DD4" w:themeFill="text2" w:themeFillTint="99"/>
              </w:tcPr>
            </w:tcPrChange>
          </w:tcPr>
          <w:p w14:paraId="4223D278" w14:textId="77777777" w:rsidR="003E5880" w:rsidRPr="000926B2" w:rsidRDefault="003E5880" w:rsidP="00EE1303">
            <w:pPr>
              <w:pStyle w:val="ListParagraph"/>
              <w:spacing w:line="360" w:lineRule="auto"/>
              <w:ind w:left="0"/>
              <w:jc w:val="both"/>
              <w:rPr>
                <w:rFonts w:ascii="Times" w:hAnsi="Times" w:cs="Times New Roman"/>
                <w:b/>
                <w:color w:val="FFFFFF" w:themeColor="background1"/>
                <w:sz w:val="22"/>
                <w:szCs w:val="22"/>
              </w:rPr>
            </w:pPr>
            <w:r w:rsidRPr="000926B2">
              <w:rPr>
                <w:rFonts w:ascii="Times" w:hAnsi="Times" w:cs="Times New Roman"/>
                <w:b/>
                <w:bCs/>
                <w:color w:val="FFFFFF" w:themeColor="background1"/>
                <w:sz w:val="22"/>
                <w:szCs w:val="22"/>
                <w:lang w:val="en-GB"/>
              </w:rPr>
              <w:t>Req. Type</w:t>
            </w:r>
          </w:p>
        </w:tc>
        <w:tc>
          <w:tcPr>
            <w:tcW w:w="1609" w:type="dxa"/>
            <w:shd w:val="clear" w:color="auto" w:fill="548DD4" w:themeFill="text2" w:themeFillTint="99"/>
            <w:tcPrChange w:id="1015" w:author="Chara Katiri" w:date="2015-04-12T02:56:00Z">
              <w:tcPr>
                <w:tcW w:w="1182" w:type="dxa"/>
                <w:gridSpan w:val="2"/>
                <w:shd w:val="clear" w:color="auto" w:fill="548DD4" w:themeFill="text2" w:themeFillTint="99"/>
              </w:tcPr>
            </w:tcPrChange>
          </w:tcPr>
          <w:p w14:paraId="56966C01" w14:textId="111907E9" w:rsidR="003E5880" w:rsidRPr="000926B2" w:rsidRDefault="003E5880" w:rsidP="00EE1303">
            <w:pPr>
              <w:pStyle w:val="ListParagraph"/>
              <w:spacing w:line="360" w:lineRule="auto"/>
              <w:ind w:left="0"/>
              <w:jc w:val="both"/>
              <w:rPr>
                <w:rFonts w:ascii="Times" w:hAnsi="Times" w:cs="Times New Roman"/>
                <w:b/>
                <w:bCs/>
                <w:color w:val="FFFFFF" w:themeColor="background1"/>
                <w:sz w:val="22"/>
                <w:szCs w:val="22"/>
                <w:lang w:val="en-GB"/>
              </w:rPr>
            </w:pPr>
            <w:commentRangeStart w:id="1016"/>
            <w:ins w:id="1017" w:author="Chara Katiri" w:date="2015-04-12T02:55:00Z">
              <w:r w:rsidRPr="000926B2">
                <w:rPr>
                  <w:rFonts w:ascii="Times" w:hAnsi="Times" w:cs="Times New Roman"/>
                  <w:b/>
                  <w:bCs/>
                  <w:color w:val="FFFFFF" w:themeColor="background1"/>
                  <w:sz w:val="22"/>
                  <w:szCs w:val="22"/>
                  <w:lang w:val="en-GB"/>
                </w:rPr>
                <w:t>Shall/Must</w:t>
              </w:r>
            </w:ins>
            <w:commentRangeEnd w:id="1016"/>
            <w:ins w:id="1018" w:author="Chara Katiri" w:date="2015-04-12T03:15:00Z">
              <w:r w:rsidR="00FB15A5" w:rsidRPr="000926B2">
                <w:rPr>
                  <w:rStyle w:val="CommentReference"/>
                  <w:rFonts w:ascii="Times" w:hAnsi="Times"/>
                  <w:sz w:val="22"/>
                  <w:szCs w:val="22"/>
                  <w:rPrChange w:id="1019" w:author="Chara Katiri" w:date="2015-04-12T20:48:00Z">
                    <w:rPr>
                      <w:rStyle w:val="CommentReference"/>
                    </w:rPr>
                  </w:rPrChange>
                </w:rPr>
                <w:commentReference w:id="1016"/>
              </w:r>
            </w:ins>
          </w:p>
        </w:tc>
        <w:tc>
          <w:tcPr>
            <w:tcW w:w="1169" w:type="dxa"/>
            <w:shd w:val="clear" w:color="auto" w:fill="548DD4" w:themeFill="text2" w:themeFillTint="99"/>
            <w:tcPrChange w:id="1020" w:author="Chara Katiri" w:date="2015-04-12T02:56:00Z">
              <w:tcPr>
                <w:tcW w:w="1182" w:type="dxa"/>
                <w:gridSpan w:val="2"/>
                <w:shd w:val="clear" w:color="auto" w:fill="548DD4" w:themeFill="text2" w:themeFillTint="99"/>
              </w:tcPr>
            </w:tcPrChange>
          </w:tcPr>
          <w:p w14:paraId="734E23A0" w14:textId="0816325A" w:rsidR="003E5880" w:rsidRPr="000926B2" w:rsidRDefault="003E5880" w:rsidP="00EE1303">
            <w:pPr>
              <w:pStyle w:val="ListParagraph"/>
              <w:spacing w:line="360" w:lineRule="auto"/>
              <w:ind w:left="0"/>
              <w:jc w:val="both"/>
              <w:rPr>
                <w:rFonts w:ascii="Times" w:hAnsi="Times" w:cs="Times New Roman"/>
                <w:b/>
                <w:color w:val="FFFFFF" w:themeColor="background1"/>
                <w:sz w:val="22"/>
                <w:szCs w:val="22"/>
              </w:rPr>
            </w:pPr>
            <w:r w:rsidRPr="000926B2">
              <w:rPr>
                <w:rFonts w:ascii="Times" w:hAnsi="Times" w:cs="Times New Roman"/>
                <w:b/>
                <w:bCs/>
                <w:color w:val="FFFFFF" w:themeColor="background1"/>
                <w:sz w:val="22"/>
                <w:szCs w:val="22"/>
                <w:lang w:val="en-GB"/>
              </w:rPr>
              <w:t>MoSCoW</w:t>
            </w:r>
          </w:p>
        </w:tc>
      </w:tr>
      <w:tr w:rsidR="003E5880" w:rsidRPr="000926B2" w14:paraId="0911466D" w14:textId="77777777" w:rsidTr="00C44BF6">
        <w:tc>
          <w:tcPr>
            <w:tcW w:w="1116" w:type="dxa"/>
            <w:shd w:val="clear" w:color="auto" w:fill="548DD4" w:themeFill="text2" w:themeFillTint="99"/>
            <w:tcPrChange w:id="1021" w:author="Chara Katiri" w:date="2015-04-12T02:56:00Z">
              <w:tcPr>
                <w:tcW w:w="1182" w:type="dxa"/>
                <w:gridSpan w:val="2"/>
                <w:shd w:val="clear" w:color="auto" w:fill="548DD4" w:themeFill="text2" w:themeFillTint="99"/>
              </w:tcPr>
            </w:tcPrChange>
          </w:tcPr>
          <w:p w14:paraId="7ABE4765" w14:textId="77777777" w:rsidR="003E5880" w:rsidRPr="000926B2" w:rsidRDefault="003E5880" w:rsidP="00EE1303">
            <w:pPr>
              <w:pStyle w:val="ListParagraph"/>
              <w:spacing w:line="360" w:lineRule="auto"/>
              <w:ind w:left="0"/>
              <w:jc w:val="both"/>
              <w:rPr>
                <w:rFonts w:ascii="Times" w:hAnsi="Times" w:cs="Times New Roman"/>
                <w:b/>
                <w:color w:val="FFFFFF" w:themeColor="background1"/>
                <w:sz w:val="22"/>
                <w:szCs w:val="22"/>
              </w:rPr>
            </w:pPr>
          </w:p>
        </w:tc>
        <w:tc>
          <w:tcPr>
            <w:tcW w:w="8012" w:type="dxa"/>
            <w:gridSpan w:val="4"/>
            <w:shd w:val="clear" w:color="auto" w:fill="548DD4" w:themeFill="text2" w:themeFillTint="99"/>
            <w:tcPrChange w:id="1022" w:author="Chara Katiri" w:date="2015-04-12T02:56:00Z">
              <w:tcPr>
                <w:tcW w:w="9072" w:type="dxa"/>
                <w:gridSpan w:val="10"/>
                <w:shd w:val="clear" w:color="auto" w:fill="548DD4" w:themeFill="text2" w:themeFillTint="99"/>
              </w:tcPr>
            </w:tcPrChange>
          </w:tcPr>
          <w:p w14:paraId="540CC5E8" w14:textId="63BA3CE0" w:rsidR="003E5880" w:rsidRPr="000926B2" w:rsidRDefault="003E5880" w:rsidP="00EE1303">
            <w:pPr>
              <w:pStyle w:val="ListParagraph"/>
              <w:spacing w:line="360" w:lineRule="auto"/>
              <w:ind w:left="0"/>
              <w:jc w:val="both"/>
              <w:rPr>
                <w:rFonts w:ascii="Times" w:hAnsi="Times" w:cs="Times New Roman"/>
                <w:b/>
                <w:color w:val="FFFFFF" w:themeColor="background1"/>
                <w:sz w:val="22"/>
                <w:szCs w:val="22"/>
              </w:rPr>
            </w:pPr>
            <w:r w:rsidRPr="000926B2">
              <w:rPr>
                <w:rFonts w:ascii="Times" w:hAnsi="Times" w:cs="Times New Roman"/>
                <w:b/>
                <w:color w:val="FFFFFF" w:themeColor="background1"/>
                <w:sz w:val="22"/>
                <w:szCs w:val="22"/>
              </w:rPr>
              <w:t>Database</w:t>
            </w:r>
          </w:p>
        </w:tc>
      </w:tr>
      <w:tr w:rsidR="003E5880" w:rsidRPr="000926B2" w14:paraId="3B2CA09C" w14:textId="77777777" w:rsidTr="00C44BF6">
        <w:tc>
          <w:tcPr>
            <w:tcW w:w="1116" w:type="dxa"/>
            <w:tcPrChange w:id="1023" w:author="Chara Katiri" w:date="2015-04-12T02:56:00Z">
              <w:tcPr>
                <w:tcW w:w="1353" w:type="dxa"/>
                <w:gridSpan w:val="4"/>
              </w:tcPr>
            </w:tcPrChange>
          </w:tcPr>
          <w:p w14:paraId="76C781B6" w14:textId="39423BF1" w:rsidR="003E5880" w:rsidRPr="000926B2" w:rsidRDefault="003E5880" w:rsidP="00EE1303">
            <w:pPr>
              <w:pStyle w:val="ListParagraph"/>
              <w:spacing w:line="360" w:lineRule="auto"/>
              <w:ind w:left="0"/>
              <w:jc w:val="both"/>
              <w:rPr>
                <w:rFonts w:ascii="Times" w:hAnsi="Times" w:cs="Times New Roman"/>
                <w:sz w:val="22"/>
                <w:szCs w:val="22"/>
              </w:rPr>
            </w:pPr>
            <w:ins w:id="1024" w:author="Chara Katiri" w:date="2015-04-11T05:40:00Z">
              <w:r w:rsidRPr="000926B2">
                <w:rPr>
                  <w:rFonts w:ascii="Times" w:hAnsi="Times" w:cs="Times New Roman"/>
                  <w:sz w:val="22"/>
                  <w:szCs w:val="22"/>
                </w:rPr>
                <w:t>1</w:t>
              </w:r>
            </w:ins>
          </w:p>
        </w:tc>
        <w:tc>
          <w:tcPr>
            <w:tcW w:w="3960" w:type="dxa"/>
            <w:tcPrChange w:id="1025" w:author="Chara Katiri" w:date="2015-04-12T02:56:00Z">
              <w:tcPr>
                <w:tcW w:w="5203" w:type="dxa"/>
                <w:gridSpan w:val="3"/>
              </w:tcPr>
            </w:tcPrChange>
          </w:tcPr>
          <w:p w14:paraId="5EC81335" w14:textId="523352F1" w:rsidR="003E5880" w:rsidRPr="000926B2" w:rsidRDefault="003E5880" w:rsidP="00EE1303">
            <w:pPr>
              <w:pStyle w:val="ListParagraph"/>
              <w:spacing w:line="360" w:lineRule="auto"/>
              <w:ind w:left="0"/>
              <w:jc w:val="both"/>
              <w:rPr>
                <w:rFonts w:ascii="Times" w:hAnsi="Times" w:cs="Times New Roman"/>
                <w:sz w:val="22"/>
                <w:szCs w:val="22"/>
              </w:rPr>
            </w:pPr>
            <w:r w:rsidRPr="000926B2">
              <w:rPr>
                <w:rFonts w:ascii="Times" w:hAnsi="Times" w:cs="Times New Roman"/>
                <w:sz w:val="22"/>
                <w:szCs w:val="22"/>
              </w:rPr>
              <w:t xml:space="preserve">The centralized database that contains the products must update automatically and </w:t>
            </w:r>
            <w:ins w:id="1026" w:author="Chara Katiri" w:date="2015-04-11T16:49:00Z">
              <w:r w:rsidRPr="000926B2">
                <w:rPr>
                  <w:rFonts w:ascii="Times" w:hAnsi="Times" w:cs="Times New Roman"/>
                  <w:sz w:val="22"/>
                  <w:szCs w:val="22"/>
                </w:rPr>
                <w:t>in real time</w:t>
              </w:r>
            </w:ins>
            <w:r w:rsidRPr="000926B2">
              <w:rPr>
                <w:rFonts w:ascii="Times" w:hAnsi="Times" w:cs="Times New Roman"/>
                <w:sz w:val="22"/>
                <w:szCs w:val="22"/>
              </w:rPr>
              <w:t xml:space="preserve">.  </w:t>
            </w:r>
          </w:p>
        </w:tc>
        <w:tc>
          <w:tcPr>
            <w:tcW w:w="1274" w:type="dxa"/>
            <w:tcPrChange w:id="1027" w:author="Chara Katiri" w:date="2015-04-12T02:56:00Z">
              <w:tcPr>
                <w:tcW w:w="1334" w:type="dxa"/>
              </w:tcPr>
            </w:tcPrChange>
          </w:tcPr>
          <w:p w14:paraId="3C95CE44" w14:textId="77777777" w:rsidR="003E5880" w:rsidRPr="000926B2" w:rsidRDefault="003E5880" w:rsidP="00EE1303">
            <w:pPr>
              <w:pStyle w:val="ListParagraph"/>
              <w:spacing w:line="360" w:lineRule="auto"/>
              <w:ind w:left="0"/>
              <w:jc w:val="both"/>
              <w:rPr>
                <w:rFonts w:ascii="Times" w:hAnsi="Times" w:cs="Times New Roman"/>
                <w:sz w:val="22"/>
                <w:szCs w:val="22"/>
              </w:rPr>
            </w:pPr>
            <w:r w:rsidRPr="000926B2">
              <w:rPr>
                <w:rFonts w:ascii="Times" w:hAnsi="Times" w:cs="Times New Roman"/>
                <w:sz w:val="22"/>
                <w:szCs w:val="22"/>
              </w:rPr>
              <w:t>Non-functional</w:t>
            </w:r>
          </w:p>
        </w:tc>
        <w:tc>
          <w:tcPr>
            <w:tcW w:w="1609" w:type="dxa"/>
            <w:tcPrChange w:id="1028" w:author="Chara Katiri" w:date="2015-04-12T02:56:00Z">
              <w:tcPr>
                <w:tcW w:w="1182" w:type="dxa"/>
                <w:gridSpan w:val="2"/>
              </w:tcPr>
            </w:tcPrChange>
          </w:tcPr>
          <w:p w14:paraId="7463DA96" w14:textId="7685BF2A" w:rsidR="003E5880" w:rsidRPr="000926B2" w:rsidRDefault="003E5880" w:rsidP="00EE1303">
            <w:pPr>
              <w:pStyle w:val="ListParagraph"/>
              <w:spacing w:line="360" w:lineRule="auto"/>
              <w:ind w:left="0"/>
              <w:jc w:val="both"/>
              <w:rPr>
                <w:rFonts w:ascii="Times" w:hAnsi="Times" w:cs="Times New Roman"/>
                <w:sz w:val="22"/>
                <w:szCs w:val="22"/>
              </w:rPr>
            </w:pPr>
            <w:ins w:id="1029" w:author="Chara Katiri" w:date="2015-04-12T02:59:00Z">
              <w:r w:rsidRPr="000926B2">
                <w:rPr>
                  <w:rFonts w:ascii="Times" w:hAnsi="Times" w:cs="Times New Roman"/>
                  <w:sz w:val="22"/>
                  <w:szCs w:val="22"/>
                </w:rPr>
                <w:t>Shall</w:t>
              </w:r>
            </w:ins>
          </w:p>
        </w:tc>
        <w:tc>
          <w:tcPr>
            <w:tcW w:w="1169" w:type="dxa"/>
            <w:tcPrChange w:id="1030" w:author="Chara Katiri" w:date="2015-04-12T02:56:00Z">
              <w:tcPr>
                <w:tcW w:w="1182" w:type="dxa"/>
                <w:gridSpan w:val="2"/>
              </w:tcPr>
            </w:tcPrChange>
          </w:tcPr>
          <w:p w14:paraId="5A16E3C3" w14:textId="70C5EEB7" w:rsidR="003E5880" w:rsidRPr="000926B2" w:rsidRDefault="003E5880" w:rsidP="00EE1303">
            <w:pPr>
              <w:pStyle w:val="ListParagraph"/>
              <w:spacing w:line="360" w:lineRule="auto"/>
              <w:ind w:left="0"/>
              <w:jc w:val="both"/>
              <w:rPr>
                <w:rFonts w:ascii="Times" w:hAnsi="Times" w:cs="Times New Roman"/>
                <w:sz w:val="22"/>
                <w:szCs w:val="22"/>
              </w:rPr>
            </w:pPr>
            <w:r w:rsidRPr="000926B2">
              <w:rPr>
                <w:rFonts w:ascii="Times" w:hAnsi="Times" w:cs="Times New Roman"/>
                <w:sz w:val="22"/>
                <w:szCs w:val="22"/>
              </w:rPr>
              <w:t>M</w:t>
            </w:r>
          </w:p>
        </w:tc>
      </w:tr>
      <w:tr w:rsidR="003E5880" w:rsidRPr="000926B2" w14:paraId="27332C77" w14:textId="77777777" w:rsidTr="00C44BF6">
        <w:tc>
          <w:tcPr>
            <w:tcW w:w="1116" w:type="dxa"/>
            <w:tcPrChange w:id="1031" w:author="Chara Katiri" w:date="2015-04-12T02:56:00Z">
              <w:tcPr>
                <w:tcW w:w="1353" w:type="dxa"/>
                <w:gridSpan w:val="4"/>
              </w:tcPr>
            </w:tcPrChange>
          </w:tcPr>
          <w:p w14:paraId="3A1A424F" w14:textId="514C0F5E" w:rsidR="003E5880" w:rsidRPr="000926B2" w:rsidRDefault="003E5880" w:rsidP="00EE1303">
            <w:pPr>
              <w:pStyle w:val="ListParagraph"/>
              <w:spacing w:line="360" w:lineRule="auto"/>
              <w:ind w:left="0"/>
              <w:jc w:val="both"/>
              <w:rPr>
                <w:rFonts w:ascii="Times" w:hAnsi="Times" w:cs="Times New Roman"/>
                <w:sz w:val="22"/>
                <w:szCs w:val="22"/>
              </w:rPr>
            </w:pPr>
            <w:ins w:id="1032" w:author="Chara Katiri" w:date="2015-04-11T05:40:00Z">
              <w:r w:rsidRPr="000926B2">
                <w:rPr>
                  <w:rFonts w:ascii="Times" w:hAnsi="Times" w:cs="Times New Roman"/>
                  <w:sz w:val="22"/>
                  <w:szCs w:val="22"/>
                </w:rPr>
                <w:t>2</w:t>
              </w:r>
            </w:ins>
          </w:p>
        </w:tc>
        <w:tc>
          <w:tcPr>
            <w:tcW w:w="3960" w:type="dxa"/>
            <w:tcPrChange w:id="1033" w:author="Chara Katiri" w:date="2015-04-12T02:56:00Z">
              <w:tcPr>
                <w:tcW w:w="5203" w:type="dxa"/>
                <w:gridSpan w:val="3"/>
              </w:tcPr>
            </w:tcPrChange>
          </w:tcPr>
          <w:p w14:paraId="1C6EAF09" w14:textId="6BA6ECE4" w:rsidR="003E5880" w:rsidRPr="000926B2" w:rsidRDefault="003E5880" w:rsidP="00EE1303">
            <w:pPr>
              <w:pStyle w:val="ListParagraph"/>
              <w:spacing w:line="360" w:lineRule="auto"/>
              <w:ind w:left="0"/>
              <w:jc w:val="both"/>
              <w:rPr>
                <w:rFonts w:ascii="Times" w:hAnsi="Times" w:cs="Times New Roman"/>
                <w:sz w:val="22"/>
                <w:szCs w:val="22"/>
              </w:rPr>
            </w:pPr>
            <w:r w:rsidRPr="000926B2">
              <w:rPr>
                <w:rFonts w:ascii="Times" w:hAnsi="Times" w:cs="Times New Roman"/>
                <w:sz w:val="22"/>
                <w:szCs w:val="22"/>
              </w:rPr>
              <w:t xml:space="preserve">The </w:t>
            </w:r>
            <w:ins w:id="1034" w:author="Chara Katiri" w:date="2015-04-11T05:39:00Z">
              <w:r w:rsidRPr="000926B2">
                <w:rPr>
                  <w:rFonts w:ascii="Times" w:hAnsi="Times" w:cs="Times New Roman"/>
                  <w:sz w:val="22"/>
                  <w:szCs w:val="22"/>
                </w:rPr>
                <w:t xml:space="preserve">system </w:t>
              </w:r>
            </w:ins>
            <w:r w:rsidRPr="000926B2">
              <w:rPr>
                <w:rFonts w:ascii="Times" w:hAnsi="Times" w:cs="Times New Roman"/>
                <w:sz w:val="22"/>
                <w:szCs w:val="22"/>
              </w:rPr>
              <w:t xml:space="preserve">must update the list of products so that a product becomes unavailable after a user purchases it. </w:t>
            </w:r>
          </w:p>
        </w:tc>
        <w:tc>
          <w:tcPr>
            <w:tcW w:w="1274" w:type="dxa"/>
            <w:tcPrChange w:id="1035" w:author="Chara Katiri" w:date="2015-04-12T02:56:00Z">
              <w:tcPr>
                <w:tcW w:w="1334" w:type="dxa"/>
              </w:tcPr>
            </w:tcPrChange>
          </w:tcPr>
          <w:p w14:paraId="5D3DBA0B" w14:textId="77777777" w:rsidR="003E5880" w:rsidRPr="000926B2" w:rsidRDefault="003E5880" w:rsidP="00EE1303">
            <w:pPr>
              <w:pStyle w:val="ListParagraph"/>
              <w:spacing w:line="360" w:lineRule="auto"/>
              <w:ind w:left="0"/>
              <w:jc w:val="both"/>
              <w:rPr>
                <w:rFonts w:ascii="Times" w:hAnsi="Times" w:cs="Times New Roman"/>
                <w:sz w:val="22"/>
                <w:szCs w:val="22"/>
              </w:rPr>
            </w:pPr>
            <w:r w:rsidRPr="000926B2">
              <w:rPr>
                <w:rFonts w:ascii="Times" w:hAnsi="Times" w:cs="Times New Roman"/>
                <w:sz w:val="22"/>
                <w:szCs w:val="22"/>
              </w:rPr>
              <w:t>Functional</w:t>
            </w:r>
          </w:p>
        </w:tc>
        <w:tc>
          <w:tcPr>
            <w:tcW w:w="1609" w:type="dxa"/>
            <w:tcPrChange w:id="1036" w:author="Chara Katiri" w:date="2015-04-12T02:56:00Z">
              <w:tcPr>
                <w:tcW w:w="1182" w:type="dxa"/>
                <w:gridSpan w:val="2"/>
              </w:tcPr>
            </w:tcPrChange>
          </w:tcPr>
          <w:p w14:paraId="7C7BEF07" w14:textId="6819034F" w:rsidR="003E5880" w:rsidRPr="000926B2" w:rsidRDefault="003E5880" w:rsidP="00EE1303">
            <w:pPr>
              <w:pStyle w:val="ListParagraph"/>
              <w:spacing w:line="360" w:lineRule="auto"/>
              <w:ind w:left="0"/>
              <w:jc w:val="both"/>
              <w:rPr>
                <w:rFonts w:ascii="Times" w:hAnsi="Times" w:cs="Times New Roman"/>
                <w:sz w:val="22"/>
                <w:szCs w:val="22"/>
              </w:rPr>
            </w:pPr>
          </w:p>
        </w:tc>
        <w:tc>
          <w:tcPr>
            <w:tcW w:w="1169" w:type="dxa"/>
            <w:tcPrChange w:id="1037" w:author="Chara Katiri" w:date="2015-04-12T02:56:00Z">
              <w:tcPr>
                <w:tcW w:w="1182" w:type="dxa"/>
                <w:gridSpan w:val="2"/>
              </w:tcPr>
            </w:tcPrChange>
          </w:tcPr>
          <w:p w14:paraId="241726AB" w14:textId="35C5B34A" w:rsidR="003E5880" w:rsidRPr="000926B2" w:rsidRDefault="003E5880" w:rsidP="00EE1303">
            <w:pPr>
              <w:pStyle w:val="ListParagraph"/>
              <w:spacing w:line="360" w:lineRule="auto"/>
              <w:ind w:left="0"/>
              <w:jc w:val="both"/>
              <w:rPr>
                <w:rFonts w:ascii="Times" w:hAnsi="Times" w:cs="Times New Roman"/>
                <w:sz w:val="22"/>
                <w:szCs w:val="22"/>
              </w:rPr>
            </w:pPr>
            <w:r w:rsidRPr="000926B2">
              <w:rPr>
                <w:rFonts w:ascii="Times" w:hAnsi="Times" w:cs="Times New Roman"/>
                <w:sz w:val="22"/>
                <w:szCs w:val="22"/>
              </w:rPr>
              <w:t>M</w:t>
            </w:r>
          </w:p>
        </w:tc>
      </w:tr>
      <w:tr w:rsidR="00810221" w:rsidRPr="000926B2" w14:paraId="4459E74D" w14:textId="77777777" w:rsidTr="00810221">
        <w:trPr>
          <w:ins w:id="1038" w:author="Chara Katiri" w:date="2015-04-12T15:29:00Z"/>
        </w:trPr>
        <w:tc>
          <w:tcPr>
            <w:tcW w:w="1116" w:type="dxa"/>
            <w:shd w:val="clear" w:color="auto" w:fill="4F81BD" w:themeFill="accent1"/>
          </w:tcPr>
          <w:p w14:paraId="7E6DD9AD" w14:textId="77777777" w:rsidR="00810221" w:rsidRPr="000926B2" w:rsidRDefault="00810221" w:rsidP="00EE1303">
            <w:pPr>
              <w:pStyle w:val="ListParagraph"/>
              <w:spacing w:line="360" w:lineRule="auto"/>
              <w:ind w:left="0"/>
              <w:jc w:val="both"/>
              <w:rPr>
                <w:ins w:id="1039" w:author="Chara Katiri" w:date="2015-04-12T15:29:00Z"/>
                <w:rFonts w:ascii="Times" w:hAnsi="Times" w:cs="Times New Roman"/>
                <w:b/>
                <w:color w:val="FFFFFF" w:themeColor="background1"/>
                <w:sz w:val="22"/>
                <w:szCs w:val="22"/>
              </w:rPr>
            </w:pPr>
          </w:p>
        </w:tc>
        <w:tc>
          <w:tcPr>
            <w:tcW w:w="3960" w:type="dxa"/>
            <w:shd w:val="clear" w:color="auto" w:fill="4F81BD" w:themeFill="accent1"/>
          </w:tcPr>
          <w:p w14:paraId="5744AE6B" w14:textId="77777777" w:rsidR="00810221" w:rsidRPr="000926B2" w:rsidRDefault="00810221" w:rsidP="00EE1303">
            <w:pPr>
              <w:pStyle w:val="ListParagraph"/>
              <w:spacing w:line="360" w:lineRule="auto"/>
              <w:ind w:left="0"/>
              <w:jc w:val="both"/>
              <w:rPr>
                <w:ins w:id="1040" w:author="Chara Katiri" w:date="2015-04-12T15:29:00Z"/>
                <w:rFonts w:ascii="Times" w:hAnsi="Times" w:cs="Times New Roman"/>
                <w:b/>
                <w:color w:val="FFFFFF" w:themeColor="background1"/>
                <w:sz w:val="22"/>
                <w:szCs w:val="22"/>
              </w:rPr>
            </w:pPr>
            <w:ins w:id="1041" w:author="Chara Katiri" w:date="2015-04-12T15:29:00Z">
              <w:r w:rsidRPr="000926B2">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00E4205B" w14:textId="77777777" w:rsidR="00810221" w:rsidRPr="000926B2" w:rsidRDefault="00810221" w:rsidP="00EE1303">
            <w:pPr>
              <w:pStyle w:val="ListParagraph"/>
              <w:spacing w:line="360" w:lineRule="auto"/>
              <w:ind w:left="0"/>
              <w:jc w:val="both"/>
              <w:rPr>
                <w:ins w:id="1042" w:author="Chara Katiri" w:date="2015-04-12T15:29:00Z"/>
                <w:rFonts w:ascii="Times" w:hAnsi="Times" w:cs="Times New Roman"/>
                <w:b/>
                <w:color w:val="FFFFFF" w:themeColor="background1"/>
                <w:sz w:val="22"/>
                <w:szCs w:val="22"/>
              </w:rPr>
            </w:pPr>
          </w:p>
        </w:tc>
        <w:tc>
          <w:tcPr>
            <w:tcW w:w="1609" w:type="dxa"/>
            <w:shd w:val="clear" w:color="auto" w:fill="4F81BD" w:themeFill="accent1"/>
          </w:tcPr>
          <w:p w14:paraId="4ABA0299" w14:textId="77777777" w:rsidR="00810221" w:rsidRPr="000926B2" w:rsidRDefault="00810221" w:rsidP="00EE1303">
            <w:pPr>
              <w:pStyle w:val="ListParagraph"/>
              <w:spacing w:line="360" w:lineRule="auto"/>
              <w:ind w:left="0"/>
              <w:jc w:val="both"/>
              <w:rPr>
                <w:ins w:id="1043" w:author="Chara Katiri" w:date="2015-04-12T15:29:00Z"/>
                <w:rFonts w:ascii="Times" w:hAnsi="Times" w:cs="Times New Roman"/>
                <w:b/>
                <w:color w:val="FFFFFF" w:themeColor="background1"/>
                <w:sz w:val="22"/>
                <w:szCs w:val="22"/>
              </w:rPr>
            </w:pPr>
          </w:p>
        </w:tc>
        <w:tc>
          <w:tcPr>
            <w:tcW w:w="1169" w:type="dxa"/>
            <w:shd w:val="clear" w:color="auto" w:fill="4F81BD" w:themeFill="accent1"/>
          </w:tcPr>
          <w:p w14:paraId="5D02829F" w14:textId="77777777" w:rsidR="00810221" w:rsidRPr="000926B2" w:rsidRDefault="00810221" w:rsidP="00EE1303">
            <w:pPr>
              <w:pStyle w:val="ListParagraph"/>
              <w:spacing w:line="360" w:lineRule="auto"/>
              <w:ind w:left="0"/>
              <w:jc w:val="both"/>
              <w:rPr>
                <w:ins w:id="1044" w:author="Chara Katiri" w:date="2015-04-12T15:29:00Z"/>
                <w:rFonts w:ascii="Times" w:hAnsi="Times" w:cs="Times New Roman"/>
                <w:b/>
                <w:color w:val="FFFFFF" w:themeColor="background1"/>
                <w:sz w:val="22"/>
                <w:szCs w:val="22"/>
              </w:rPr>
            </w:pPr>
          </w:p>
        </w:tc>
      </w:tr>
      <w:tr w:rsidR="00810221" w:rsidRPr="000926B2" w14:paraId="0379A58B" w14:textId="77777777" w:rsidTr="00810221">
        <w:trPr>
          <w:ins w:id="1045" w:author="Chara Katiri" w:date="2015-04-12T15:29:00Z"/>
        </w:trPr>
        <w:tc>
          <w:tcPr>
            <w:tcW w:w="1116" w:type="dxa"/>
          </w:tcPr>
          <w:p w14:paraId="480B5122" w14:textId="4792F633" w:rsidR="00810221" w:rsidRPr="000926B2" w:rsidRDefault="00A31F94" w:rsidP="00EE1303">
            <w:pPr>
              <w:pStyle w:val="ListParagraph"/>
              <w:spacing w:line="360" w:lineRule="auto"/>
              <w:ind w:left="0"/>
              <w:jc w:val="both"/>
              <w:rPr>
                <w:ins w:id="1046" w:author="Chara Katiri" w:date="2015-04-12T15:29:00Z"/>
                <w:rFonts w:ascii="Times" w:hAnsi="Times" w:cs="Times New Roman"/>
                <w:sz w:val="22"/>
                <w:szCs w:val="22"/>
              </w:rPr>
            </w:pPr>
            <w:ins w:id="1047" w:author="Chara Katiri" w:date="2015-04-12T17:41:00Z">
              <w:r w:rsidRPr="000926B2">
                <w:rPr>
                  <w:rFonts w:ascii="Times" w:hAnsi="Times" w:cs="Times New Roman"/>
                  <w:sz w:val="22"/>
                  <w:szCs w:val="22"/>
                </w:rPr>
                <w:t>3</w:t>
              </w:r>
            </w:ins>
          </w:p>
        </w:tc>
        <w:tc>
          <w:tcPr>
            <w:tcW w:w="3960" w:type="dxa"/>
          </w:tcPr>
          <w:p w14:paraId="75346F39" w14:textId="77777777" w:rsidR="00810221" w:rsidRPr="000926B2" w:rsidRDefault="00810221" w:rsidP="00EE1303">
            <w:pPr>
              <w:pStyle w:val="ListParagraph"/>
              <w:spacing w:line="360" w:lineRule="auto"/>
              <w:ind w:left="0"/>
              <w:jc w:val="both"/>
              <w:rPr>
                <w:ins w:id="1048" w:author="Chara Katiri" w:date="2015-04-12T15:29:00Z"/>
                <w:rFonts w:ascii="Times" w:hAnsi="Times" w:cs="Times New Roman"/>
                <w:sz w:val="22"/>
                <w:szCs w:val="22"/>
              </w:rPr>
            </w:pPr>
            <w:ins w:id="1049" w:author="Chara Katiri" w:date="2015-04-12T15:29:00Z">
              <w:r w:rsidRPr="000926B2">
                <w:rPr>
                  <w:rFonts w:ascii="Times" w:hAnsi="Times" w:cs="Times New Roman"/>
                  <w:sz w:val="22"/>
                  <w:szCs w:val="22"/>
                </w:rPr>
                <w:t xml:space="preserve">The system must be available only to the University of Surrey students and staff. </w:t>
              </w:r>
            </w:ins>
          </w:p>
        </w:tc>
        <w:tc>
          <w:tcPr>
            <w:tcW w:w="1274" w:type="dxa"/>
          </w:tcPr>
          <w:p w14:paraId="779BD0CB" w14:textId="49E72B3E" w:rsidR="00810221" w:rsidRPr="000926B2" w:rsidRDefault="00A31F94" w:rsidP="00EE1303">
            <w:pPr>
              <w:pStyle w:val="ListParagraph"/>
              <w:spacing w:line="360" w:lineRule="auto"/>
              <w:ind w:left="0"/>
              <w:jc w:val="both"/>
              <w:rPr>
                <w:ins w:id="1050" w:author="Chara Katiri" w:date="2015-04-12T15:29:00Z"/>
                <w:rFonts w:ascii="Times" w:hAnsi="Times" w:cs="Times New Roman"/>
                <w:sz w:val="22"/>
                <w:szCs w:val="22"/>
              </w:rPr>
            </w:pPr>
            <w:ins w:id="1051" w:author="Chara Katiri" w:date="2015-04-12T17:40:00Z">
              <w:r w:rsidRPr="000926B2">
                <w:rPr>
                  <w:rFonts w:ascii="Times" w:hAnsi="Times" w:cs="Times New Roman"/>
                  <w:sz w:val="22"/>
                  <w:szCs w:val="22"/>
                </w:rPr>
                <w:t>Functional</w:t>
              </w:r>
            </w:ins>
          </w:p>
        </w:tc>
        <w:tc>
          <w:tcPr>
            <w:tcW w:w="1609" w:type="dxa"/>
          </w:tcPr>
          <w:p w14:paraId="2FA5FBF3" w14:textId="77777777" w:rsidR="00810221" w:rsidRPr="000926B2" w:rsidRDefault="00810221" w:rsidP="00EE1303">
            <w:pPr>
              <w:pStyle w:val="ListParagraph"/>
              <w:spacing w:line="360" w:lineRule="auto"/>
              <w:ind w:left="0"/>
              <w:jc w:val="both"/>
              <w:rPr>
                <w:ins w:id="1052" w:author="Chara Katiri" w:date="2015-04-12T15:29:00Z"/>
                <w:rFonts w:ascii="Times" w:hAnsi="Times" w:cs="Times New Roman"/>
                <w:sz w:val="22"/>
                <w:szCs w:val="22"/>
              </w:rPr>
            </w:pPr>
          </w:p>
        </w:tc>
        <w:tc>
          <w:tcPr>
            <w:tcW w:w="1169" w:type="dxa"/>
          </w:tcPr>
          <w:p w14:paraId="0DBF6B07" w14:textId="560EF4BD" w:rsidR="00810221" w:rsidRPr="000926B2" w:rsidRDefault="00A31F94" w:rsidP="00EE1303">
            <w:pPr>
              <w:pStyle w:val="ListParagraph"/>
              <w:spacing w:line="360" w:lineRule="auto"/>
              <w:ind w:left="0"/>
              <w:jc w:val="both"/>
              <w:rPr>
                <w:ins w:id="1053" w:author="Chara Katiri" w:date="2015-04-12T15:29:00Z"/>
                <w:rFonts w:ascii="Times" w:hAnsi="Times" w:cs="Times New Roman"/>
                <w:sz w:val="22"/>
                <w:szCs w:val="22"/>
              </w:rPr>
            </w:pPr>
            <w:ins w:id="1054" w:author="Chara Katiri" w:date="2015-04-12T17:40:00Z">
              <w:r w:rsidRPr="000926B2">
                <w:rPr>
                  <w:rFonts w:ascii="Times" w:hAnsi="Times" w:cs="Times New Roman"/>
                  <w:sz w:val="22"/>
                  <w:szCs w:val="22"/>
                </w:rPr>
                <w:t>M</w:t>
              </w:r>
            </w:ins>
          </w:p>
        </w:tc>
      </w:tr>
      <w:tr w:rsidR="00810221" w:rsidRPr="000926B2" w14:paraId="418DED2C" w14:textId="77777777" w:rsidTr="00810221">
        <w:trPr>
          <w:ins w:id="1055" w:author="Chara Katiri" w:date="2015-04-12T15:29:00Z"/>
        </w:trPr>
        <w:tc>
          <w:tcPr>
            <w:tcW w:w="1116" w:type="dxa"/>
          </w:tcPr>
          <w:p w14:paraId="6CD0693C" w14:textId="6BFBD997" w:rsidR="00810221" w:rsidRPr="000926B2" w:rsidRDefault="00A31F94" w:rsidP="00EE1303">
            <w:pPr>
              <w:pStyle w:val="ListParagraph"/>
              <w:spacing w:line="360" w:lineRule="auto"/>
              <w:ind w:left="0"/>
              <w:jc w:val="both"/>
              <w:rPr>
                <w:ins w:id="1056" w:author="Chara Katiri" w:date="2015-04-12T15:29:00Z"/>
                <w:rFonts w:ascii="Times" w:hAnsi="Times" w:cs="Times New Roman"/>
                <w:sz w:val="22"/>
                <w:szCs w:val="22"/>
              </w:rPr>
            </w:pPr>
            <w:ins w:id="1057" w:author="Chara Katiri" w:date="2015-04-12T17:41:00Z">
              <w:r w:rsidRPr="000926B2">
                <w:rPr>
                  <w:rFonts w:ascii="Times" w:hAnsi="Times" w:cs="Times New Roman"/>
                  <w:sz w:val="22"/>
                  <w:szCs w:val="22"/>
                </w:rPr>
                <w:t>3.1</w:t>
              </w:r>
            </w:ins>
          </w:p>
        </w:tc>
        <w:tc>
          <w:tcPr>
            <w:tcW w:w="3960" w:type="dxa"/>
          </w:tcPr>
          <w:p w14:paraId="1262154A" w14:textId="77777777" w:rsidR="00810221" w:rsidRPr="000926B2" w:rsidRDefault="00810221" w:rsidP="00EE1303">
            <w:pPr>
              <w:pStyle w:val="ListParagraph"/>
              <w:spacing w:line="360" w:lineRule="auto"/>
              <w:ind w:left="0"/>
              <w:jc w:val="both"/>
              <w:rPr>
                <w:ins w:id="1058" w:author="Chara Katiri" w:date="2015-04-12T15:29:00Z"/>
                <w:rFonts w:ascii="Times" w:hAnsi="Times" w:cs="Times New Roman"/>
                <w:sz w:val="22"/>
                <w:szCs w:val="22"/>
              </w:rPr>
            </w:pPr>
            <w:ins w:id="1059" w:author="Chara Katiri" w:date="2015-04-12T15:29:00Z">
              <w:r w:rsidRPr="000926B2">
                <w:rPr>
                  <w:rFonts w:ascii="Times" w:hAnsi="Times" w:cs="Times New Roman"/>
                  <w:sz w:val="22"/>
                  <w:szCs w:val="22"/>
                </w:rPr>
                <w:t xml:space="preserve">The system must offer 2 different permission roles. One for admin-role and one for standard user-role.  </w:t>
              </w:r>
            </w:ins>
          </w:p>
        </w:tc>
        <w:tc>
          <w:tcPr>
            <w:tcW w:w="1274" w:type="dxa"/>
          </w:tcPr>
          <w:p w14:paraId="57D78056" w14:textId="3C733C33" w:rsidR="00810221" w:rsidRPr="000926B2" w:rsidRDefault="00A31F94" w:rsidP="00EE1303">
            <w:pPr>
              <w:pStyle w:val="ListParagraph"/>
              <w:spacing w:line="360" w:lineRule="auto"/>
              <w:ind w:left="0"/>
              <w:jc w:val="both"/>
              <w:rPr>
                <w:ins w:id="1060" w:author="Chara Katiri" w:date="2015-04-12T15:29:00Z"/>
                <w:rFonts w:ascii="Times" w:hAnsi="Times" w:cs="Times New Roman"/>
                <w:sz w:val="22"/>
                <w:szCs w:val="22"/>
              </w:rPr>
            </w:pPr>
            <w:ins w:id="1061" w:author="Chara Katiri" w:date="2015-04-12T17:40:00Z">
              <w:r w:rsidRPr="000926B2">
                <w:rPr>
                  <w:rFonts w:ascii="Times" w:hAnsi="Times" w:cs="Times New Roman"/>
                  <w:sz w:val="22"/>
                  <w:szCs w:val="22"/>
                </w:rPr>
                <w:t>Functional</w:t>
              </w:r>
            </w:ins>
          </w:p>
        </w:tc>
        <w:tc>
          <w:tcPr>
            <w:tcW w:w="1609" w:type="dxa"/>
          </w:tcPr>
          <w:p w14:paraId="016355E3" w14:textId="77777777" w:rsidR="00810221" w:rsidRPr="000926B2" w:rsidRDefault="00810221" w:rsidP="00EE1303">
            <w:pPr>
              <w:pStyle w:val="ListParagraph"/>
              <w:spacing w:line="360" w:lineRule="auto"/>
              <w:ind w:left="0"/>
              <w:jc w:val="both"/>
              <w:rPr>
                <w:ins w:id="1062" w:author="Chara Katiri" w:date="2015-04-12T15:29:00Z"/>
                <w:rFonts w:ascii="Times" w:hAnsi="Times" w:cs="Times New Roman"/>
                <w:sz w:val="22"/>
                <w:szCs w:val="22"/>
              </w:rPr>
            </w:pPr>
          </w:p>
        </w:tc>
        <w:tc>
          <w:tcPr>
            <w:tcW w:w="1169" w:type="dxa"/>
          </w:tcPr>
          <w:p w14:paraId="5AE2957E" w14:textId="4472C9E2" w:rsidR="00810221" w:rsidRPr="000926B2" w:rsidRDefault="00A31F94" w:rsidP="00EE1303">
            <w:pPr>
              <w:pStyle w:val="ListParagraph"/>
              <w:spacing w:line="360" w:lineRule="auto"/>
              <w:ind w:left="0"/>
              <w:jc w:val="both"/>
              <w:rPr>
                <w:ins w:id="1063" w:author="Chara Katiri" w:date="2015-04-12T15:29:00Z"/>
                <w:rFonts w:ascii="Times" w:hAnsi="Times" w:cs="Times New Roman"/>
                <w:sz w:val="22"/>
                <w:szCs w:val="22"/>
              </w:rPr>
            </w:pPr>
            <w:ins w:id="1064" w:author="Chara Katiri" w:date="2015-04-12T17:40:00Z">
              <w:r w:rsidRPr="000926B2">
                <w:rPr>
                  <w:rFonts w:ascii="Times" w:hAnsi="Times" w:cs="Times New Roman"/>
                  <w:sz w:val="22"/>
                  <w:szCs w:val="22"/>
                </w:rPr>
                <w:t>M</w:t>
              </w:r>
            </w:ins>
          </w:p>
        </w:tc>
      </w:tr>
      <w:tr w:rsidR="00810221" w:rsidRPr="000926B2" w14:paraId="18D2529B" w14:textId="77777777" w:rsidTr="00810221">
        <w:trPr>
          <w:ins w:id="1065" w:author="Chara Katiri" w:date="2015-04-12T15:29:00Z"/>
        </w:trPr>
        <w:tc>
          <w:tcPr>
            <w:tcW w:w="1116" w:type="dxa"/>
          </w:tcPr>
          <w:p w14:paraId="7CD09396" w14:textId="37D7789B" w:rsidR="00810221" w:rsidRPr="000926B2" w:rsidRDefault="00A31F94" w:rsidP="00EE1303">
            <w:pPr>
              <w:pStyle w:val="ListParagraph"/>
              <w:spacing w:line="360" w:lineRule="auto"/>
              <w:ind w:left="0"/>
              <w:jc w:val="both"/>
              <w:rPr>
                <w:ins w:id="1066" w:author="Chara Katiri" w:date="2015-04-12T15:29:00Z"/>
                <w:rFonts w:ascii="Times" w:hAnsi="Times" w:cs="Times New Roman"/>
                <w:sz w:val="22"/>
                <w:szCs w:val="22"/>
              </w:rPr>
            </w:pPr>
            <w:ins w:id="1067" w:author="Chara Katiri" w:date="2015-04-12T17:41:00Z">
              <w:r w:rsidRPr="000926B2">
                <w:rPr>
                  <w:rFonts w:ascii="Times" w:hAnsi="Times" w:cs="Times New Roman"/>
                  <w:sz w:val="22"/>
                  <w:szCs w:val="22"/>
                </w:rPr>
                <w:t>3.2</w:t>
              </w:r>
            </w:ins>
          </w:p>
        </w:tc>
        <w:tc>
          <w:tcPr>
            <w:tcW w:w="3960" w:type="dxa"/>
          </w:tcPr>
          <w:p w14:paraId="68BAE331" w14:textId="77777777" w:rsidR="00810221" w:rsidRPr="000926B2" w:rsidRDefault="00810221" w:rsidP="00EE1303">
            <w:pPr>
              <w:pStyle w:val="ListParagraph"/>
              <w:spacing w:line="360" w:lineRule="auto"/>
              <w:ind w:left="0"/>
              <w:jc w:val="both"/>
              <w:rPr>
                <w:ins w:id="1068" w:author="Chara Katiri" w:date="2015-04-12T15:29:00Z"/>
                <w:rFonts w:ascii="Times" w:hAnsi="Times" w:cs="Times New Roman"/>
                <w:sz w:val="22"/>
                <w:szCs w:val="22"/>
              </w:rPr>
            </w:pPr>
            <w:ins w:id="1069" w:author="Chara Katiri" w:date="2015-04-12T15:29:00Z">
              <w:r w:rsidRPr="000926B2">
                <w:rPr>
                  <w:rFonts w:ascii="Times" w:hAnsi="Times" w:cs="Times New Roman"/>
                  <w:sz w:val="22"/>
                  <w:szCs w:val="22"/>
                </w:rPr>
                <w:t xml:space="preserve">The system must allow admins full control over the website, including deletion of user accounts and items. </w:t>
              </w:r>
            </w:ins>
          </w:p>
        </w:tc>
        <w:tc>
          <w:tcPr>
            <w:tcW w:w="1274" w:type="dxa"/>
          </w:tcPr>
          <w:p w14:paraId="64AAB8D3" w14:textId="416980BB" w:rsidR="00810221" w:rsidRPr="000926B2" w:rsidRDefault="00A31F94" w:rsidP="00EE1303">
            <w:pPr>
              <w:pStyle w:val="ListParagraph"/>
              <w:spacing w:line="360" w:lineRule="auto"/>
              <w:ind w:left="0"/>
              <w:jc w:val="both"/>
              <w:rPr>
                <w:ins w:id="1070" w:author="Chara Katiri" w:date="2015-04-12T15:29:00Z"/>
                <w:rFonts w:ascii="Times" w:hAnsi="Times" w:cs="Times New Roman"/>
                <w:sz w:val="22"/>
                <w:szCs w:val="22"/>
              </w:rPr>
            </w:pPr>
            <w:ins w:id="1071" w:author="Chara Katiri" w:date="2015-04-12T17:41:00Z">
              <w:r w:rsidRPr="000926B2">
                <w:rPr>
                  <w:rFonts w:ascii="Times" w:hAnsi="Times" w:cs="Times New Roman"/>
                  <w:sz w:val="22"/>
                  <w:szCs w:val="22"/>
                </w:rPr>
                <w:t>Functional</w:t>
              </w:r>
            </w:ins>
          </w:p>
        </w:tc>
        <w:tc>
          <w:tcPr>
            <w:tcW w:w="1609" w:type="dxa"/>
          </w:tcPr>
          <w:p w14:paraId="04815152" w14:textId="77777777" w:rsidR="00810221" w:rsidRPr="000926B2" w:rsidRDefault="00810221" w:rsidP="00EE1303">
            <w:pPr>
              <w:pStyle w:val="ListParagraph"/>
              <w:spacing w:line="360" w:lineRule="auto"/>
              <w:ind w:left="0"/>
              <w:jc w:val="both"/>
              <w:rPr>
                <w:ins w:id="1072" w:author="Chara Katiri" w:date="2015-04-12T15:29:00Z"/>
                <w:rFonts w:ascii="Times" w:hAnsi="Times" w:cs="Times New Roman"/>
                <w:sz w:val="22"/>
                <w:szCs w:val="22"/>
              </w:rPr>
            </w:pPr>
          </w:p>
        </w:tc>
        <w:tc>
          <w:tcPr>
            <w:tcW w:w="1169" w:type="dxa"/>
          </w:tcPr>
          <w:p w14:paraId="70196205" w14:textId="02B7AD36" w:rsidR="00810221" w:rsidRPr="000926B2" w:rsidRDefault="00A31F94" w:rsidP="00EE1303">
            <w:pPr>
              <w:pStyle w:val="ListParagraph"/>
              <w:spacing w:line="360" w:lineRule="auto"/>
              <w:ind w:left="0"/>
              <w:jc w:val="both"/>
              <w:rPr>
                <w:ins w:id="1073" w:author="Chara Katiri" w:date="2015-04-12T15:29:00Z"/>
                <w:rFonts w:ascii="Times" w:hAnsi="Times" w:cs="Times New Roman"/>
                <w:sz w:val="22"/>
                <w:szCs w:val="22"/>
              </w:rPr>
            </w:pPr>
            <w:ins w:id="1074" w:author="Chara Katiri" w:date="2015-04-12T17:40:00Z">
              <w:r w:rsidRPr="000926B2">
                <w:rPr>
                  <w:rFonts w:ascii="Times" w:hAnsi="Times" w:cs="Times New Roman"/>
                  <w:sz w:val="22"/>
                  <w:szCs w:val="22"/>
                </w:rPr>
                <w:t>M</w:t>
              </w:r>
            </w:ins>
          </w:p>
        </w:tc>
      </w:tr>
      <w:tr w:rsidR="00810221" w:rsidRPr="000926B2" w14:paraId="29149372" w14:textId="77777777" w:rsidTr="00810221">
        <w:trPr>
          <w:ins w:id="1075" w:author="Chara Katiri" w:date="2015-04-12T15:29:00Z"/>
        </w:trPr>
        <w:tc>
          <w:tcPr>
            <w:tcW w:w="1116" w:type="dxa"/>
          </w:tcPr>
          <w:p w14:paraId="57B7B04A" w14:textId="603AAACC" w:rsidR="00810221" w:rsidRPr="000926B2" w:rsidRDefault="00A31F94" w:rsidP="00EE1303">
            <w:pPr>
              <w:pStyle w:val="ListParagraph"/>
              <w:spacing w:line="360" w:lineRule="auto"/>
              <w:ind w:left="0"/>
              <w:jc w:val="both"/>
              <w:rPr>
                <w:ins w:id="1076" w:author="Chara Katiri" w:date="2015-04-12T15:29:00Z"/>
                <w:rFonts w:ascii="Times" w:hAnsi="Times" w:cs="Times New Roman"/>
                <w:sz w:val="22"/>
                <w:szCs w:val="22"/>
              </w:rPr>
            </w:pPr>
            <w:ins w:id="1077" w:author="Chara Katiri" w:date="2015-04-12T17:41:00Z">
              <w:r w:rsidRPr="000926B2">
                <w:rPr>
                  <w:rFonts w:ascii="Times" w:hAnsi="Times" w:cs="Times New Roman"/>
                  <w:sz w:val="22"/>
                  <w:szCs w:val="22"/>
                </w:rPr>
                <w:t>4</w:t>
              </w:r>
            </w:ins>
          </w:p>
        </w:tc>
        <w:tc>
          <w:tcPr>
            <w:tcW w:w="3960" w:type="dxa"/>
          </w:tcPr>
          <w:p w14:paraId="3CF2F8A0" w14:textId="77777777" w:rsidR="00810221" w:rsidRPr="000926B2" w:rsidRDefault="00810221" w:rsidP="00EE1303">
            <w:pPr>
              <w:pStyle w:val="ListParagraph"/>
              <w:spacing w:line="360" w:lineRule="auto"/>
              <w:ind w:left="0"/>
              <w:jc w:val="both"/>
              <w:rPr>
                <w:ins w:id="1078" w:author="Chara Katiri" w:date="2015-04-12T15:29:00Z"/>
                <w:rFonts w:ascii="Times" w:hAnsi="Times" w:cs="Times New Roman"/>
                <w:sz w:val="22"/>
                <w:szCs w:val="22"/>
              </w:rPr>
            </w:pPr>
            <w:ins w:id="1079" w:author="Chara Katiri" w:date="2015-04-12T15:29:00Z">
              <w:r w:rsidRPr="000926B2">
                <w:rPr>
                  <w:rFonts w:ascii="Times" w:hAnsi="Times" w:cs="Times New Roman"/>
                  <w:sz w:val="22"/>
                  <w:szCs w:val="22"/>
                </w:rPr>
                <w:t xml:space="preserve">The system must forbid standard-users from accessing admin pages. </w:t>
              </w:r>
            </w:ins>
          </w:p>
        </w:tc>
        <w:tc>
          <w:tcPr>
            <w:tcW w:w="1274" w:type="dxa"/>
          </w:tcPr>
          <w:p w14:paraId="5038E1A0" w14:textId="077C5343" w:rsidR="00810221" w:rsidRPr="000926B2" w:rsidRDefault="00A31F94" w:rsidP="00EE1303">
            <w:pPr>
              <w:pStyle w:val="ListParagraph"/>
              <w:spacing w:line="360" w:lineRule="auto"/>
              <w:ind w:left="0"/>
              <w:jc w:val="both"/>
              <w:rPr>
                <w:ins w:id="1080" w:author="Chara Katiri" w:date="2015-04-12T15:29:00Z"/>
                <w:rFonts w:ascii="Times" w:hAnsi="Times" w:cs="Times New Roman"/>
                <w:sz w:val="22"/>
                <w:szCs w:val="22"/>
              </w:rPr>
            </w:pPr>
            <w:ins w:id="1081" w:author="Chara Katiri" w:date="2015-04-12T17:41:00Z">
              <w:r w:rsidRPr="000926B2">
                <w:rPr>
                  <w:rFonts w:ascii="Times" w:hAnsi="Times" w:cs="Times New Roman"/>
                  <w:sz w:val="22"/>
                  <w:szCs w:val="22"/>
                </w:rPr>
                <w:t>Functional</w:t>
              </w:r>
            </w:ins>
          </w:p>
        </w:tc>
        <w:tc>
          <w:tcPr>
            <w:tcW w:w="1609" w:type="dxa"/>
          </w:tcPr>
          <w:p w14:paraId="31348640" w14:textId="77777777" w:rsidR="00810221" w:rsidRPr="000926B2" w:rsidRDefault="00810221" w:rsidP="00EE1303">
            <w:pPr>
              <w:pStyle w:val="ListParagraph"/>
              <w:spacing w:line="360" w:lineRule="auto"/>
              <w:ind w:left="0"/>
              <w:jc w:val="both"/>
              <w:rPr>
                <w:ins w:id="1082" w:author="Chara Katiri" w:date="2015-04-12T15:29:00Z"/>
                <w:rFonts w:ascii="Times" w:hAnsi="Times" w:cs="Times New Roman"/>
                <w:sz w:val="22"/>
                <w:szCs w:val="22"/>
              </w:rPr>
            </w:pPr>
          </w:p>
        </w:tc>
        <w:tc>
          <w:tcPr>
            <w:tcW w:w="1169" w:type="dxa"/>
          </w:tcPr>
          <w:p w14:paraId="470F17E5" w14:textId="5B7C9661" w:rsidR="00810221" w:rsidRPr="000926B2" w:rsidRDefault="00A31F94" w:rsidP="00EE1303">
            <w:pPr>
              <w:pStyle w:val="ListParagraph"/>
              <w:spacing w:line="360" w:lineRule="auto"/>
              <w:ind w:left="0"/>
              <w:jc w:val="both"/>
              <w:rPr>
                <w:ins w:id="1083" w:author="Chara Katiri" w:date="2015-04-12T15:29:00Z"/>
                <w:rFonts w:ascii="Times" w:hAnsi="Times" w:cs="Times New Roman"/>
                <w:sz w:val="22"/>
                <w:szCs w:val="22"/>
              </w:rPr>
            </w:pPr>
            <w:ins w:id="1084" w:author="Chara Katiri" w:date="2015-04-12T17:41:00Z">
              <w:r w:rsidRPr="000926B2">
                <w:rPr>
                  <w:rFonts w:ascii="Times" w:hAnsi="Times" w:cs="Times New Roman"/>
                  <w:sz w:val="22"/>
                  <w:szCs w:val="22"/>
                </w:rPr>
                <w:t>M</w:t>
              </w:r>
            </w:ins>
          </w:p>
        </w:tc>
      </w:tr>
      <w:tr w:rsidR="007E3300" w:rsidRPr="000926B2" w14:paraId="4C9A638F" w14:textId="77777777" w:rsidTr="007E3300">
        <w:trPr>
          <w:ins w:id="1085" w:author="Chara Katiri" w:date="2015-04-12T15:28:00Z"/>
        </w:trPr>
        <w:tc>
          <w:tcPr>
            <w:tcW w:w="1116" w:type="dxa"/>
            <w:shd w:val="clear" w:color="auto" w:fill="4F81BD" w:themeFill="accent1"/>
          </w:tcPr>
          <w:p w14:paraId="37B8F585" w14:textId="77777777" w:rsidR="007E3300" w:rsidRPr="000926B2" w:rsidRDefault="007E3300" w:rsidP="00EE1303">
            <w:pPr>
              <w:pStyle w:val="ListParagraph"/>
              <w:spacing w:line="360" w:lineRule="auto"/>
              <w:ind w:left="0"/>
              <w:jc w:val="both"/>
              <w:rPr>
                <w:ins w:id="1086" w:author="Chara Katiri" w:date="2015-04-12T15:28:00Z"/>
                <w:rFonts w:ascii="Times" w:hAnsi="Times" w:cs="Times New Roman"/>
                <w:sz w:val="22"/>
                <w:szCs w:val="22"/>
              </w:rPr>
            </w:pPr>
          </w:p>
        </w:tc>
        <w:tc>
          <w:tcPr>
            <w:tcW w:w="3960" w:type="dxa"/>
            <w:shd w:val="clear" w:color="auto" w:fill="4F81BD" w:themeFill="accent1"/>
          </w:tcPr>
          <w:p w14:paraId="4DAFC4F5" w14:textId="77777777" w:rsidR="007E3300" w:rsidRPr="000926B2" w:rsidRDefault="007E3300" w:rsidP="00EE1303">
            <w:pPr>
              <w:pStyle w:val="ListParagraph"/>
              <w:spacing w:line="360" w:lineRule="auto"/>
              <w:ind w:left="0"/>
              <w:jc w:val="both"/>
              <w:rPr>
                <w:ins w:id="1087" w:author="Chara Katiri" w:date="2015-04-12T15:28:00Z"/>
                <w:rFonts w:ascii="Times" w:hAnsi="Times" w:cs="Times New Roman"/>
                <w:b/>
                <w:color w:val="FFFFFF" w:themeColor="background1"/>
                <w:sz w:val="22"/>
                <w:szCs w:val="22"/>
                <w:rPrChange w:id="1088" w:author="Chara Katiri" w:date="2015-05-02T23:04:00Z">
                  <w:rPr>
                    <w:ins w:id="1089" w:author="Chara Katiri" w:date="2015-04-12T15:28:00Z"/>
                    <w:rFonts w:ascii="Times" w:hAnsi="Times" w:cs="Times New Roman"/>
                    <w:sz w:val="22"/>
                    <w:szCs w:val="22"/>
                  </w:rPr>
                </w:rPrChange>
              </w:rPr>
            </w:pPr>
            <w:ins w:id="1090" w:author="Chara Katiri" w:date="2015-04-12T15:28:00Z">
              <w:r w:rsidRPr="000926B2">
                <w:rPr>
                  <w:rFonts w:ascii="Times" w:hAnsi="Times" w:cs="Times New Roman"/>
                  <w:b/>
                  <w:color w:val="FFFFFF" w:themeColor="background1"/>
                  <w:sz w:val="22"/>
                  <w:szCs w:val="22"/>
                  <w:rPrChange w:id="1091" w:author="Chara Katiri" w:date="2015-05-02T23:04:00Z">
                    <w:rPr>
                      <w:rFonts w:ascii="Times" w:hAnsi="Times" w:cs="Times New Roman"/>
                      <w:sz w:val="22"/>
                      <w:szCs w:val="22"/>
                    </w:rPr>
                  </w:rPrChange>
                </w:rPr>
                <w:t>Login - Logout</w:t>
              </w:r>
            </w:ins>
          </w:p>
        </w:tc>
        <w:tc>
          <w:tcPr>
            <w:tcW w:w="1274" w:type="dxa"/>
            <w:shd w:val="clear" w:color="auto" w:fill="4F81BD" w:themeFill="accent1"/>
          </w:tcPr>
          <w:p w14:paraId="6B23DC71" w14:textId="77777777" w:rsidR="007E3300" w:rsidRPr="000926B2" w:rsidRDefault="007E3300" w:rsidP="00EE1303">
            <w:pPr>
              <w:pStyle w:val="ListParagraph"/>
              <w:spacing w:line="360" w:lineRule="auto"/>
              <w:ind w:left="0"/>
              <w:jc w:val="both"/>
              <w:rPr>
                <w:ins w:id="1092" w:author="Chara Katiri" w:date="2015-04-12T15:28:00Z"/>
                <w:rFonts w:ascii="Times" w:hAnsi="Times" w:cs="Times New Roman"/>
                <w:sz w:val="22"/>
                <w:szCs w:val="22"/>
              </w:rPr>
            </w:pPr>
          </w:p>
        </w:tc>
        <w:tc>
          <w:tcPr>
            <w:tcW w:w="1609" w:type="dxa"/>
            <w:shd w:val="clear" w:color="auto" w:fill="4F81BD" w:themeFill="accent1"/>
          </w:tcPr>
          <w:p w14:paraId="59CCDB67" w14:textId="77777777" w:rsidR="007E3300" w:rsidRPr="000926B2" w:rsidRDefault="007E3300" w:rsidP="00EE1303">
            <w:pPr>
              <w:pStyle w:val="ListParagraph"/>
              <w:spacing w:line="360" w:lineRule="auto"/>
              <w:ind w:left="0"/>
              <w:jc w:val="both"/>
              <w:rPr>
                <w:ins w:id="1093" w:author="Chara Katiri" w:date="2015-04-12T15:28:00Z"/>
                <w:rFonts w:ascii="Times" w:hAnsi="Times" w:cs="Times New Roman"/>
                <w:sz w:val="22"/>
                <w:szCs w:val="22"/>
              </w:rPr>
            </w:pPr>
          </w:p>
        </w:tc>
        <w:tc>
          <w:tcPr>
            <w:tcW w:w="1169" w:type="dxa"/>
            <w:shd w:val="clear" w:color="auto" w:fill="4F81BD" w:themeFill="accent1"/>
          </w:tcPr>
          <w:p w14:paraId="2309DE1A" w14:textId="77777777" w:rsidR="007E3300" w:rsidRPr="000926B2" w:rsidRDefault="007E3300" w:rsidP="00EE1303">
            <w:pPr>
              <w:pStyle w:val="ListParagraph"/>
              <w:spacing w:line="360" w:lineRule="auto"/>
              <w:ind w:left="0"/>
              <w:jc w:val="both"/>
              <w:rPr>
                <w:ins w:id="1094" w:author="Chara Katiri" w:date="2015-04-12T15:28:00Z"/>
                <w:rFonts w:ascii="Times" w:hAnsi="Times" w:cs="Times New Roman"/>
                <w:sz w:val="22"/>
                <w:szCs w:val="22"/>
              </w:rPr>
            </w:pPr>
          </w:p>
        </w:tc>
      </w:tr>
      <w:tr w:rsidR="007E3300" w:rsidRPr="000926B2" w14:paraId="5541F8D2" w14:textId="77777777" w:rsidTr="007E3300">
        <w:trPr>
          <w:ins w:id="1095" w:author="Chara Katiri" w:date="2015-04-12T15:28:00Z"/>
        </w:trPr>
        <w:tc>
          <w:tcPr>
            <w:tcW w:w="1116" w:type="dxa"/>
          </w:tcPr>
          <w:p w14:paraId="59EA562A" w14:textId="2A4CF245" w:rsidR="007E3300" w:rsidRPr="000926B2" w:rsidRDefault="00A31F94" w:rsidP="00EE1303">
            <w:pPr>
              <w:pStyle w:val="ListParagraph"/>
              <w:spacing w:line="360" w:lineRule="auto"/>
              <w:ind w:left="0"/>
              <w:jc w:val="both"/>
              <w:rPr>
                <w:ins w:id="1096" w:author="Chara Katiri" w:date="2015-04-12T15:28:00Z"/>
                <w:rFonts w:ascii="Times" w:hAnsi="Times" w:cs="Times New Roman"/>
                <w:sz w:val="22"/>
                <w:szCs w:val="22"/>
              </w:rPr>
            </w:pPr>
            <w:ins w:id="1097" w:author="Chara Katiri" w:date="2015-04-12T17:41:00Z">
              <w:r w:rsidRPr="000926B2">
                <w:rPr>
                  <w:rFonts w:ascii="Times" w:hAnsi="Times" w:cs="Times New Roman"/>
                  <w:sz w:val="22"/>
                  <w:szCs w:val="22"/>
                </w:rPr>
                <w:t>5</w:t>
              </w:r>
            </w:ins>
          </w:p>
        </w:tc>
        <w:tc>
          <w:tcPr>
            <w:tcW w:w="3960" w:type="dxa"/>
          </w:tcPr>
          <w:p w14:paraId="0DF874B5" w14:textId="77777777" w:rsidR="007E3300" w:rsidRPr="000926B2" w:rsidRDefault="007E3300" w:rsidP="00EE1303">
            <w:pPr>
              <w:pStyle w:val="ListParagraph"/>
              <w:spacing w:line="360" w:lineRule="auto"/>
              <w:ind w:left="0"/>
              <w:jc w:val="both"/>
              <w:rPr>
                <w:ins w:id="1098" w:author="Chara Katiri" w:date="2015-04-12T15:28:00Z"/>
                <w:rFonts w:ascii="Times" w:hAnsi="Times" w:cs="Times New Roman"/>
                <w:sz w:val="22"/>
                <w:szCs w:val="22"/>
              </w:rPr>
            </w:pPr>
            <w:ins w:id="1099" w:author="Chara Katiri" w:date="2015-04-12T15:28:00Z">
              <w:r w:rsidRPr="000926B2">
                <w:rPr>
                  <w:rFonts w:ascii="Times" w:hAnsi="Times" w:cs="Times New Roman"/>
                  <w:sz w:val="22"/>
                  <w:szCs w:val="22"/>
                </w:rPr>
                <w:t>The system must forbid access to users with invalid username.</w:t>
              </w:r>
            </w:ins>
          </w:p>
        </w:tc>
        <w:tc>
          <w:tcPr>
            <w:tcW w:w="1274" w:type="dxa"/>
          </w:tcPr>
          <w:p w14:paraId="0FA2095E" w14:textId="1ABC87F2" w:rsidR="007E3300" w:rsidRPr="000926B2" w:rsidRDefault="00A31F94" w:rsidP="00EE1303">
            <w:pPr>
              <w:pStyle w:val="ListParagraph"/>
              <w:spacing w:line="360" w:lineRule="auto"/>
              <w:ind w:left="0"/>
              <w:jc w:val="both"/>
              <w:rPr>
                <w:ins w:id="1100" w:author="Chara Katiri" w:date="2015-04-12T15:28:00Z"/>
                <w:rFonts w:ascii="Times" w:hAnsi="Times" w:cs="Times New Roman"/>
                <w:sz w:val="22"/>
                <w:szCs w:val="22"/>
              </w:rPr>
            </w:pPr>
            <w:ins w:id="1101" w:author="Chara Katiri" w:date="2015-04-12T17:41:00Z">
              <w:r w:rsidRPr="000926B2">
                <w:rPr>
                  <w:rFonts w:ascii="Times" w:hAnsi="Times" w:cs="Times New Roman"/>
                  <w:sz w:val="22"/>
                  <w:szCs w:val="22"/>
                </w:rPr>
                <w:t>Functional</w:t>
              </w:r>
            </w:ins>
          </w:p>
        </w:tc>
        <w:tc>
          <w:tcPr>
            <w:tcW w:w="1609" w:type="dxa"/>
          </w:tcPr>
          <w:p w14:paraId="564E04CF" w14:textId="77777777" w:rsidR="007E3300" w:rsidRPr="000926B2" w:rsidRDefault="007E3300" w:rsidP="00EE1303">
            <w:pPr>
              <w:pStyle w:val="ListParagraph"/>
              <w:spacing w:line="360" w:lineRule="auto"/>
              <w:ind w:left="0"/>
              <w:jc w:val="both"/>
              <w:rPr>
                <w:ins w:id="1102" w:author="Chara Katiri" w:date="2015-04-12T15:28:00Z"/>
                <w:rFonts w:ascii="Times" w:hAnsi="Times" w:cs="Times New Roman"/>
                <w:sz w:val="22"/>
                <w:szCs w:val="22"/>
              </w:rPr>
            </w:pPr>
          </w:p>
        </w:tc>
        <w:tc>
          <w:tcPr>
            <w:tcW w:w="1169" w:type="dxa"/>
          </w:tcPr>
          <w:p w14:paraId="0A1B52BE" w14:textId="2271AA0F" w:rsidR="007E3300" w:rsidRPr="000926B2" w:rsidRDefault="00A31F94" w:rsidP="00EE1303">
            <w:pPr>
              <w:pStyle w:val="ListParagraph"/>
              <w:spacing w:line="360" w:lineRule="auto"/>
              <w:ind w:left="0"/>
              <w:jc w:val="both"/>
              <w:rPr>
                <w:ins w:id="1103" w:author="Chara Katiri" w:date="2015-04-12T15:28:00Z"/>
                <w:rFonts w:ascii="Times" w:hAnsi="Times" w:cs="Times New Roman"/>
                <w:sz w:val="22"/>
                <w:szCs w:val="22"/>
              </w:rPr>
            </w:pPr>
            <w:ins w:id="1104" w:author="Chara Katiri" w:date="2015-04-12T17:41:00Z">
              <w:r w:rsidRPr="000926B2">
                <w:rPr>
                  <w:rFonts w:ascii="Times" w:hAnsi="Times" w:cs="Times New Roman"/>
                  <w:sz w:val="22"/>
                  <w:szCs w:val="22"/>
                </w:rPr>
                <w:t>M</w:t>
              </w:r>
            </w:ins>
          </w:p>
        </w:tc>
      </w:tr>
      <w:tr w:rsidR="007E3300" w:rsidRPr="000926B2" w14:paraId="0F8F5F89" w14:textId="77777777" w:rsidTr="007E3300">
        <w:trPr>
          <w:ins w:id="1105" w:author="Chara Katiri" w:date="2015-04-12T15:28:00Z"/>
        </w:trPr>
        <w:tc>
          <w:tcPr>
            <w:tcW w:w="1116" w:type="dxa"/>
          </w:tcPr>
          <w:p w14:paraId="5EF37A29" w14:textId="64F70A92" w:rsidR="007E3300" w:rsidRPr="000926B2" w:rsidRDefault="00A31F94" w:rsidP="00EE1303">
            <w:pPr>
              <w:pStyle w:val="ListParagraph"/>
              <w:spacing w:line="360" w:lineRule="auto"/>
              <w:ind w:left="0"/>
              <w:jc w:val="both"/>
              <w:rPr>
                <w:ins w:id="1106" w:author="Chara Katiri" w:date="2015-04-12T15:28:00Z"/>
                <w:rFonts w:ascii="Times" w:hAnsi="Times" w:cs="Times New Roman"/>
                <w:sz w:val="22"/>
                <w:szCs w:val="22"/>
              </w:rPr>
            </w:pPr>
            <w:ins w:id="1107" w:author="Chara Katiri" w:date="2015-04-12T17:41:00Z">
              <w:r w:rsidRPr="000926B2">
                <w:rPr>
                  <w:rFonts w:ascii="Times" w:hAnsi="Times" w:cs="Times New Roman"/>
                  <w:sz w:val="22"/>
                  <w:szCs w:val="22"/>
                </w:rPr>
                <w:t>6</w:t>
              </w:r>
            </w:ins>
          </w:p>
        </w:tc>
        <w:tc>
          <w:tcPr>
            <w:tcW w:w="3960" w:type="dxa"/>
          </w:tcPr>
          <w:p w14:paraId="3DA269FC" w14:textId="77777777" w:rsidR="007E3300" w:rsidRPr="000926B2" w:rsidRDefault="007E3300" w:rsidP="00EE1303">
            <w:pPr>
              <w:pStyle w:val="ListParagraph"/>
              <w:spacing w:line="360" w:lineRule="auto"/>
              <w:ind w:left="0"/>
              <w:jc w:val="both"/>
              <w:rPr>
                <w:ins w:id="1108" w:author="Chara Katiri" w:date="2015-04-12T15:28:00Z"/>
                <w:rFonts w:ascii="Times" w:hAnsi="Times" w:cs="Times New Roman"/>
                <w:sz w:val="22"/>
                <w:szCs w:val="22"/>
              </w:rPr>
            </w:pPr>
            <w:ins w:id="1109" w:author="Chara Katiri" w:date="2015-04-12T15:28:00Z">
              <w:r w:rsidRPr="000926B2">
                <w:rPr>
                  <w:rFonts w:ascii="Times" w:hAnsi="Times" w:cs="Times New Roman"/>
                  <w:sz w:val="22"/>
                  <w:szCs w:val="22"/>
                </w:rPr>
                <w:t>The system must provide a ‘Forgot my password’ functionality to allow users reset their password.</w:t>
              </w:r>
            </w:ins>
          </w:p>
        </w:tc>
        <w:tc>
          <w:tcPr>
            <w:tcW w:w="1274" w:type="dxa"/>
          </w:tcPr>
          <w:p w14:paraId="1AC8C263" w14:textId="4DB8151F" w:rsidR="007E3300" w:rsidRPr="000926B2" w:rsidRDefault="00A31F94" w:rsidP="00EE1303">
            <w:pPr>
              <w:pStyle w:val="ListParagraph"/>
              <w:spacing w:line="360" w:lineRule="auto"/>
              <w:ind w:left="0"/>
              <w:jc w:val="both"/>
              <w:rPr>
                <w:ins w:id="1110" w:author="Chara Katiri" w:date="2015-04-12T15:28:00Z"/>
                <w:rFonts w:ascii="Times" w:hAnsi="Times" w:cs="Times New Roman"/>
                <w:sz w:val="22"/>
                <w:szCs w:val="22"/>
              </w:rPr>
            </w:pPr>
            <w:ins w:id="1111" w:author="Chara Katiri" w:date="2015-04-12T17:41:00Z">
              <w:r w:rsidRPr="000926B2">
                <w:rPr>
                  <w:rFonts w:ascii="Times" w:hAnsi="Times" w:cs="Times New Roman"/>
                  <w:sz w:val="22"/>
                  <w:szCs w:val="22"/>
                </w:rPr>
                <w:t>Functional</w:t>
              </w:r>
            </w:ins>
          </w:p>
        </w:tc>
        <w:tc>
          <w:tcPr>
            <w:tcW w:w="1609" w:type="dxa"/>
          </w:tcPr>
          <w:p w14:paraId="22D621A4" w14:textId="77777777" w:rsidR="007E3300" w:rsidRPr="000926B2" w:rsidRDefault="007E3300" w:rsidP="00EE1303">
            <w:pPr>
              <w:pStyle w:val="ListParagraph"/>
              <w:spacing w:line="360" w:lineRule="auto"/>
              <w:ind w:left="0"/>
              <w:jc w:val="both"/>
              <w:rPr>
                <w:ins w:id="1112" w:author="Chara Katiri" w:date="2015-04-12T15:28:00Z"/>
                <w:rFonts w:ascii="Times" w:hAnsi="Times" w:cs="Times New Roman"/>
                <w:sz w:val="22"/>
                <w:szCs w:val="22"/>
              </w:rPr>
            </w:pPr>
          </w:p>
        </w:tc>
        <w:tc>
          <w:tcPr>
            <w:tcW w:w="1169" w:type="dxa"/>
          </w:tcPr>
          <w:p w14:paraId="0BD5439C" w14:textId="7D95BA3E" w:rsidR="007E3300" w:rsidRPr="000926B2" w:rsidRDefault="00A31F94" w:rsidP="00EE1303">
            <w:pPr>
              <w:pStyle w:val="ListParagraph"/>
              <w:spacing w:line="360" w:lineRule="auto"/>
              <w:ind w:left="0"/>
              <w:jc w:val="both"/>
              <w:rPr>
                <w:ins w:id="1113" w:author="Chara Katiri" w:date="2015-04-12T15:28:00Z"/>
                <w:rFonts w:ascii="Times" w:hAnsi="Times" w:cs="Times New Roman"/>
                <w:sz w:val="22"/>
                <w:szCs w:val="22"/>
              </w:rPr>
            </w:pPr>
            <w:ins w:id="1114" w:author="Chara Katiri" w:date="2015-04-12T17:41:00Z">
              <w:r w:rsidRPr="000926B2">
                <w:rPr>
                  <w:rFonts w:ascii="Times" w:hAnsi="Times" w:cs="Times New Roman"/>
                  <w:sz w:val="22"/>
                  <w:szCs w:val="22"/>
                </w:rPr>
                <w:t>M</w:t>
              </w:r>
            </w:ins>
          </w:p>
        </w:tc>
      </w:tr>
      <w:tr w:rsidR="007E3300" w:rsidRPr="000926B2" w14:paraId="25110705" w14:textId="77777777" w:rsidTr="007E3300">
        <w:trPr>
          <w:ins w:id="1115" w:author="Chara Katiri" w:date="2015-04-12T15:28:00Z"/>
        </w:trPr>
        <w:tc>
          <w:tcPr>
            <w:tcW w:w="1116" w:type="dxa"/>
          </w:tcPr>
          <w:p w14:paraId="0A50D687" w14:textId="745D6425" w:rsidR="007E3300" w:rsidRPr="000926B2" w:rsidRDefault="00A31F94" w:rsidP="00EE1303">
            <w:pPr>
              <w:pStyle w:val="ListParagraph"/>
              <w:spacing w:line="360" w:lineRule="auto"/>
              <w:ind w:left="0"/>
              <w:jc w:val="both"/>
              <w:rPr>
                <w:ins w:id="1116" w:author="Chara Katiri" w:date="2015-04-12T15:28:00Z"/>
                <w:rFonts w:ascii="Times" w:hAnsi="Times" w:cs="Times New Roman"/>
                <w:sz w:val="22"/>
                <w:szCs w:val="22"/>
              </w:rPr>
            </w:pPr>
            <w:ins w:id="1117" w:author="Chara Katiri" w:date="2015-04-12T17:41:00Z">
              <w:r w:rsidRPr="000926B2">
                <w:rPr>
                  <w:rFonts w:ascii="Times" w:hAnsi="Times" w:cs="Times New Roman"/>
                  <w:sz w:val="22"/>
                  <w:szCs w:val="22"/>
                </w:rPr>
                <w:t>7</w:t>
              </w:r>
            </w:ins>
          </w:p>
        </w:tc>
        <w:tc>
          <w:tcPr>
            <w:tcW w:w="3960" w:type="dxa"/>
          </w:tcPr>
          <w:p w14:paraId="5A429EA8" w14:textId="226452AE" w:rsidR="007E3300" w:rsidRPr="000926B2" w:rsidRDefault="007E3300" w:rsidP="00EE1303">
            <w:pPr>
              <w:pStyle w:val="ListParagraph"/>
              <w:spacing w:line="360" w:lineRule="auto"/>
              <w:ind w:left="0"/>
              <w:jc w:val="both"/>
              <w:rPr>
                <w:ins w:id="1118" w:author="Chara Katiri" w:date="2015-04-12T15:28:00Z"/>
                <w:rFonts w:ascii="Times" w:hAnsi="Times" w:cs="Times New Roman"/>
                <w:sz w:val="22"/>
                <w:szCs w:val="22"/>
              </w:rPr>
            </w:pPr>
            <w:ins w:id="1119" w:author="Chara Katiri" w:date="2015-04-12T15:28:00Z">
              <w:r w:rsidRPr="000926B2">
                <w:rPr>
                  <w:rFonts w:ascii="Times" w:hAnsi="Times" w:cs="Times New Roman"/>
                  <w:sz w:val="22"/>
                  <w:szCs w:val="22"/>
                </w:rPr>
                <w:t xml:space="preserve">The system must provide </w:t>
              </w:r>
            </w:ins>
            <w:ins w:id="1120" w:author="Chara Katiri" w:date="2015-04-12T17:41:00Z">
              <w:r w:rsidR="00A31F94" w:rsidRPr="000926B2">
                <w:rPr>
                  <w:rFonts w:ascii="Times" w:hAnsi="Times" w:cs="Times New Roman"/>
                  <w:sz w:val="22"/>
                  <w:szCs w:val="22"/>
                </w:rPr>
                <w:t>logout</w:t>
              </w:r>
            </w:ins>
            <w:ins w:id="1121" w:author="Chara Katiri" w:date="2015-04-12T15:28:00Z">
              <w:r w:rsidRPr="000926B2">
                <w:rPr>
                  <w:rFonts w:ascii="Times" w:hAnsi="Times" w:cs="Times New Roman"/>
                  <w:sz w:val="22"/>
                  <w:szCs w:val="22"/>
                </w:rPr>
                <w:t xml:space="preserve"> functionality. </w:t>
              </w:r>
            </w:ins>
          </w:p>
        </w:tc>
        <w:tc>
          <w:tcPr>
            <w:tcW w:w="1274" w:type="dxa"/>
          </w:tcPr>
          <w:p w14:paraId="48CD73EA" w14:textId="2A0F27AC" w:rsidR="007E3300" w:rsidRPr="000926B2" w:rsidRDefault="00A31F94" w:rsidP="00EE1303">
            <w:pPr>
              <w:pStyle w:val="ListParagraph"/>
              <w:spacing w:line="360" w:lineRule="auto"/>
              <w:ind w:left="0"/>
              <w:jc w:val="both"/>
              <w:rPr>
                <w:ins w:id="1122" w:author="Chara Katiri" w:date="2015-04-12T15:28:00Z"/>
                <w:rFonts w:ascii="Times" w:hAnsi="Times" w:cs="Times New Roman"/>
                <w:sz w:val="22"/>
                <w:szCs w:val="22"/>
              </w:rPr>
            </w:pPr>
            <w:ins w:id="1123" w:author="Chara Katiri" w:date="2015-04-12T17:41:00Z">
              <w:r w:rsidRPr="000926B2">
                <w:rPr>
                  <w:rFonts w:ascii="Times" w:hAnsi="Times" w:cs="Times New Roman"/>
                  <w:sz w:val="22"/>
                  <w:szCs w:val="22"/>
                </w:rPr>
                <w:t>Functional</w:t>
              </w:r>
            </w:ins>
          </w:p>
        </w:tc>
        <w:tc>
          <w:tcPr>
            <w:tcW w:w="1609" w:type="dxa"/>
          </w:tcPr>
          <w:p w14:paraId="0CE4AC88" w14:textId="77777777" w:rsidR="007E3300" w:rsidRPr="000926B2" w:rsidRDefault="007E3300" w:rsidP="00EE1303">
            <w:pPr>
              <w:pStyle w:val="ListParagraph"/>
              <w:spacing w:line="360" w:lineRule="auto"/>
              <w:ind w:left="0"/>
              <w:jc w:val="both"/>
              <w:rPr>
                <w:ins w:id="1124" w:author="Chara Katiri" w:date="2015-04-12T15:28:00Z"/>
                <w:rFonts w:ascii="Times" w:hAnsi="Times" w:cs="Times New Roman"/>
                <w:sz w:val="22"/>
                <w:szCs w:val="22"/>
              </w:rPr>
            </w:pPr>
          </w:p>
        </w:tc>
        <w:tc>
          <w:tcPr>
            <w:tcW w:w="1169" w:type="dxa"/>
          </w:tcPr>
          <w:p w14:paraId="3BBB8CB0" w14:textId="7416D096" w:rsidR="007E3300" w:rsidRPr="000926B2" w:rsidRDefault="00A31F94" w:rsidP="00EE1303">
            <w:pPr>
              <w:pStyle w:val="ListParagraph"/>
              <w:spacing w:line="360" w:lineRule="auto"/>
              <w:ind w:left="0"/>
              <w:jc w:val="both"/>
              <w:rPr>
                <w:ins w:id="1125" w:author="Chara Katiri" w:date="2015-04-12T15:28:00Z"/>
                <w:rFonts w:ascii="Times" w:hAnsi="Times" w:cs="Times New Roman"/>
                <w:sz w:val="22"/>
                <w:szCs w:val="22"/>
              </w:rPr>
            </w:pPr>
            <w:ins w:id="1126" w:author="Chara Katiri" w:date="2015-04-12T17:41:00Z">
              <w:r w:rsidRPr="000926B2">
                <w:rPr>
                  <w:rFonts w:ascii="Times" w:hAnsi="Times" w:cs="Times New Roman"/>
                  <w:sz w:val="22"/>
                  <w:szCs w:val="22"/>
                </w:rPr>
                <w:t>M</w:t>
              </w:r>
            </w:ins>
          </w:p>
        </w:tc>
      </w:tr>
      <w:tr w:rsidR="007E3300" w:rsidRPr="000926B2" w14:paraId="599AFA53" w14:textId="77777777" w:rsidTr="007E3300">
        <w:trPr>
          <w:ins w:id="1127" w:author="Chara Katiri" w:date="2015-04-12T15:28:00Z"/>
        </w:trPr>
        <w:tc>
          <w:tcPr>
            <w:tcW w:w="1116" w:type="dxa"/>
          </w:tcPr>
          <w:p w14:paraId="1946FE72" w14:textId="65F01788" w:rsidR="007E3300" w:rsidRPr="000926B2" w:rsidRDefault="00D71A41" w:rsidP="00EE1303">
            <w:pPr>
              <w:pStyle w:val="ListParagraph"/>
              <w:spacing w:line="360" w:lineRule="auto"/>
              <w:ind w:left="0"/>
              <w:jc w:val="both"/>
              <w:rPr>
                <w:ins w:id="1128" w:author="Chara Katiri" w:date="2015-04-12T15:28:00Z"/>
                <w:rFonts w:ascii="Times" w:hAnsi="Times" w:cs="Times New Roman"/>
                <w:sz w:val="22"/>
                <w:szCs w:val="22"/>
              </w:rPr>
            </w:pPr>
            <w:ins w:id="1129" w:author="Chara Katiri" w:date="2015-04-12T17:42:00Z">
              <w:r w:rsidRPr="000926B2">
                <w:rPr>
                  <w:rFonts w:ascii="Times" w:hAnsi="Times" w:cs="Times New Roman"/>
                  <w:sz w:val="22"/>
                  <w:szCs w:val="22"/>
                </w:rPr>
                <w:t>8</w:t>
              </w:r>
            </w:ins>
          </w:p>
        </w:tc>
        <w:tc>
          <w:tcPr>
            <w:tcW w:w="3960" w:type="dxa"/>
          </w:tcPr>
          <w:p w14:paraId="539C14A9" w14:textId="75DD2DD1" w:rsidR="007E3300" w:rsidRPr="000926B2" w:rsidRDefault="007E3300" w:rsidP="00EE1303">
            <w:pPr>
              <w:pStyle w:val="ListParagraph"/>
              <w:spacing w:line="360" w:lineRule="auto"/>
              <w:ind w:left="0"/>
              <w:jc w:val="both"/>
              <w:rPr>
                <w:ins w:id="1130" w:author="Chara Katiri" w:date="2015-04-12T15:28:00Z"/>
                <w:rFonts w:ascii="Times" w:hAnsi="Times" w:cs="Times New Roman"/>
                <w:sz w:val="22"/>
                <w:szCs w:val="22"/>
              </w:rPr>
            </w:pPr>
            <w:ins w:id="1131" w:author="Chara Katiri" w:date="2015-04-12T15:28:00Z">
              <w:r w:rsidRPr="000926B2">
                <w:rPr>
                  <w:rFonts w:ascii="Times" w:hAnsi="Times" w:cs="Times New Roman"/>
                  <w:sz w:val="22"/>
                  <w:szCs w:val="22"/>
                </w:rPr>
                <w:t xml:space="preserve">The system won’t require the users to register. The login process will be based on the existing UoS Active Directory (AD) groups. New </w:t>
              </w:r>
            </w:ins>
            <w:ins w:id="1132" w:author="Chara Katiri" w:date="2015-04-12T15:35:00Z">
              <w:r w:rsidR="00810221" w:rsidRPr="000926B2">
                <w:rPr>
                  <w:rFonts w:ascii="Times" w:hAnsi="Times" w:cs="Times New Roman"/>
                  <w:sz w:val="22"/>
                  <w:szCs w:val="22"/>
                </w:rPr>
                <w:t>students</w:t>
              </w:r>
            </w:ins>
            <w:ins w:id="1133" w:author="Chara Katiri" w:date="2015-05-02T14:29:00Z">
              <w:r w:rsidR="006C3C9B" w:rsidRPr="000926B2">
                <w:rPr>
                  <w:rFonts w:ascii="Times" w:hAnsi="Times" w:cs="Times New Roman"/>
                  <w:sz w:val="22"/>
                  <w:szCs w:val="22"/>
                </w:rPr>
                <w:t xml:space="preserve"> and </w:t>
              </w:r>
              <w:r w:rsidR="0099186E" w:rsidRPr="000926B2">
                <w:rPr>
                  <w:rFonts w:ascii="Times" w:hAnsi="Times" w:cs="Times New Roman"/>
                  <w:sz w:val="22"/>
                  <w:szCs w:val="22"/>
                </w:rPr>
                <w:t>staff</w:t>
              </w:r>
            </w:ins>
            <w:ins w:id="1134" w:author="Chara Katiri" w:date="2015-04-12T15:28:00Z">
              <w:r w:rsidRPr="000926B2">
                <w:rPr>
                  <w:rFonts w:ascii="Times" w:hAnsi="Times" w:cs="Times New Roman"/>
                  <w:sz w:val="22"/>
                  <w:szCs w:val="22"/>
                </w:rPr>
                <w:t xml:space="preserve"> will be automatically added in the </w:t>
              </w:r>
            </w:ins>
            <w:ins w:id="1135" w:author="Chara Katiri" w:date="2015-04-12T15:35:00Z">
              <w:r w:rsidR="00810221" w:rsidRPr="000926B2">
                <w:rPr>
                  <w:rFonts w:ascii="Times" w:hAnsi="Times" w:cs="Times New Roman"/>
                  <w:sz w:val="22"/>
                  <w:szCs w:val="22"/>
                </w:rPr>
                <w:t>AD group and they will be able to access the website</w:t>
              </w:r>
            </w:ins>
            <w:ins w:id="1136" w:author="Chara Katiri" w:date="2015-04-12T15:28:00Z">
              <w:r w:rsidRPr="000926B2">
                <w:rPr>
                  <w:rFonts w:ascii="Times" w:hAnsi="Times" w:cs="Times New Roman"/>
                  <w:sz w:val="22"/>
                  <w:szCs w:val="22"/>
                </w:rPr>
                <w:t xml:space="preserve">. </w:t>
              </w:r>
            </w:ins>
          </w:p>
        </w:tc>
        <w:tc>
          <w:tcPr>
            <w:tcW w:w="1274" w:type="dxa"/>
          </w:tcPr>
          <w:p w14:paraId="25D1688B" w14:textId="77777777" w:rsidR="007E3300" w:rsidRPr="000926B2" w:rsidRDefault="007E3300" w:rsidP="00EE1303">
            <w:pPr>
              <w:pStyle w:val="ListParagraph"/>
              <w:spacing w:line="360" w:lineRule="auto"/>
              <w:ind w:left="0"/>
              <w:jc w:val="both"/>
              <w:rPr>
                <w:ins w:id="1137" w:author="Chara Katiri" w:date="2015-04-12T15:28:00Z"/>
                <w:rFonts w:ascii="Times" w:hAnsi="Times" w:cs="Times New Roman"/>
                <w:sz w:val="22"/>
                <w:szCs w:val="22"/>
              </w:rPr>
            </w:pPr>
            <w:ins w:id="1138" w:author="Chara Katiri" w:date="2015-04-12T15:28:00Z">
              <w:r w:rsidRPr="000926B2">
                <w:rPr>
                  <w:rFonts w:ascii="Times" w:hAnsi="Times" w:cs="Times New Roman"/>
                  <w:sz w:val="22"/>
                  <w:szCs w:val="22"/>
                </w:rPr>
                <w:t>Functional</w:t>
              </w:r>
            </w:ins>
          </w:p>
        </w:tc>
        <w:tc>
          <w:tcPr>
            <w:tcW w:w="1609" w:type="dxa"/>
          </w:tcPr>
          <w:p w14:paraId="6DA46B78" w14:textId="77777777" w:rsidR="007E3300" w:rsidRPr="000926B2" w:rsidRDefault="007E3300" w:rsidP="00EE1303">
            <w:pPr>
              <w:pStyle w:val="ListParagraph"/>
              <w:spacing w:line="360" w:lineRule="auto"/>
              <w:ind w:left="0"/>
              <w:jc w:val="both"/>
              <w:rPr>
                <w:ins w:id="1139" w:author="Chara Katiri" w:date="2015-04-12T15:28:00Z"/>
                <w:rFonts w:ascii="Times" w:hAnsi="Times" w:cs="Times New Roman"/>
                <w:sz w:val="22"/>
                <w:szCs w:val="22"/>
              </w:rPr>
            </w:pPr>
          </w:p>
        </w:tc>
        <w:tc>
          <w:tcPr>
            <w:tcW w:w="1169" w:type="dxa"/>
          </w:tcPr>
          <w:p w14:paraId="57BBC5AA" w14:textId="77777777" w:rsidR="007E3300" w:rsidRPr="000926B2" w:rsidRDefault="007E3300" w:rsidP="00EE1303">
            <w:pPr>
              <w:pStyle w:val="ListParagraph"/>
              <w:spacing w:line="360" w:lineRule="auto"/>
              <w:ind w:left="0"/>
              <w:jc w:val="both"/>
              <w:rPr>
                <w:ins w:id="1140" w:author="Chara Katiri" w:date="2015-04-12T15:28:00Z"/>
                <w:rFonts w:ascii="Times" w:hAnsi="Times" w:cs="Times New Roman"/>
                <w:sz w:val="22"/>
                <w:szCs w:val="22"/>
              </w:rPr>
            </w:pPr>
            <w:ins w:id="1141" w:author="Chara Katiri" w:date="2015-04-12T15:28:00Z">
              <w:r w:rsidRPr="000926B2">
                <w:rPr>
                  <w:rFonts w:ascii="Times" w:hAnsi="Times" w:cs="Times New Roman"/>
                  <w:sz w:val="22"/>
                  <w:szCs w:val="22"/>
                </w:rPr>
                <w:t>W</w:t>
              </w:r>
            </w:ins>
          </w:p>
        </w:tc>
      </w:tr>
      <w:tr w:rsidR="00810221" w:rsidRPr="000926B2" w14:paraId="28BD4D39" w14:textId="77777777" w:rsidTr="00810221">
        <w:tblPrEx>
          <w:tblPrExChange w:id="1142" w:author="Chara Katiri" w:date="2015-04-12T15:31:00Z">
            <w:tblPrEx>
              <w:tblW w:w="9128" w:type="dxa"/>
            </w:tblPrEx>
          </w:tblPrExChange>
        </w:tblPrEx>
        <w:trPr>
          <w:ins w:id="1143" w:author="Chara Katiri" w:date="2015-04-12T15:31:00Z"/>
          <w:trPrChange w:id="1144" w:author="Chara Katiri" w:date="2015-04-12T15:31:00Z">
            <w:trPr>
              <w:gridBefore w:val="1"/>
              <w:gridAfter w:val="0"/>
            </w:trPr>
          </w:trPrChange>
        </w:trPr>
        <w:tc>
          <w:tcPr>
            <w:tcW w:w="1116" w:type="dxa"/>
            <w:shd w:val="clear" w:color="auto" w:fill="4F81BD" w:themeFill="accent1"/>
            <w:tcPrChange w:id="1145" w:author="Chara Katiri" w:date="2015-04-12T15:31:00Z">
              <w:tcPr>
                <w:tcW w:w="1116" w:type="dxa"/>
                <w:gridSpan w:val="2"/>
              </w:tcPr>
            </w:tcPrChange>
          </w:tcPr>
          <w:p w14:paraId="1617742F" w14:textId="77777777" w:rsidR="00810221" w:rsidRPr="000926B2" w:rsidRDefault="00810221" w:rsidP="00EE1303">
            <w:pPr>
              <w:pStyle w:val="ListParagraph"/>
              <w:spacing w:line="360" w:lineRule="auto"/>
              <w:ind w:left="0"/>
              <w:jc w:val="both"/>
              <w:rPr>
                <w:ins w:id="1146" w:author="Chara Katiri" w:date="2015-04-12T15:31:00Z"/>
                <w:rFonts w:ascii="Times" w:hAnsi="Times" w:cs="Times New Roman"/>
                <w:sz w:val="22"/>
                <w:szCs w:val="22"/>
              </w:rPr>
            </w:pPr>
          </w:p>
        </w:tc>
        <w:tc>
          <w:tcPr>
            <w:tcW w:w="3960" w:type="dxa"/>
            <w:shd w:val="clear" w:color="auto" w:fill="4F81BD" w:themeFill="accent1"/>
            <w:tcPrChange w:id="1147" w:author="Chara Katiri" w:date="2015-04-12T15:31:00Z">
              <w:tcPr>
                <w:tcW w:w="3960" w:type="dxa"/>
                <w:gridSpan w:val="2"/>
              </w:tcPr>
            </w:tcPrChange>
          </w:tcPr>
          <w:p w14:paraId="1CD0DBE3" w14:textId="0555C125" w:rsidR="00810221" w:rsidRPr="000926B2" w:rsidRDefault="00810221" w:rsidP="00EE1303">
            <w:pPr>
              <w:pStyle w:val="ListParagraph"/>
              <w:spacing w:line="360" w:lineRule="auto"/>
              <w:ind w:left="0"/>
              <w:jc w:val="both"/>
              <w:rPr>
                <w:ins w:id="1148" w:author="Chara Katiri" w:date="2015-04-12T15:31:00Z"/>
                <w:rFonts w:ascii="Times" w:hAnsi="Times" w:cs="Times New Roman"/>
                <w:sz w:val="22"/>
                <w:szCs w:val="22"/>
              </w:rPr>
            </w:pPr>
            <w:ins w:id="1149" w:author="Chara Katiri" w:date="2015-04-12T15:31:00Z">
              <w:r w:rsidRPr="000926B2">
                <w:rPr>
                  <w:rFonts w:ascii="Times" w:hAnsi="Times" w:cs="Times New Roman"/>
                  <w:sz w:val="22"/>
                  <w:szCs w:val="22"/>
                </w:rPr>
                <w:t xml:space="preserve">Validation </w:t>
              </w:r>
            </w:ins>
          </w:p>
        </w:tc>
        <w:tc>
          <w:tcPr>
            <w:tcW w:w="1274" w:type="dxa"/>
            <w:shd w:val="clear" w:color="auto" w:fill="4F81BD" w:themeFill="accent1"/>
            <w:tcPrChange w:id="1150" w:author="Chara Katiri" w:date="2015-04-12T15:31:00Z">
              <w:tcPr>
                <w:tcW w:w="1274" w:type="dxa"/>
              </w:tcPr>
            </w:tcPrChange>
          </w:tcPr>
          <w:p w14:paraId="13904F69" w14:textId="77777777" w:rsidR="00810221" w:rsidRPr="000926B2" w:rsidRDefault="00810221" w:rsidP="00EE1303">
            <w:pPr>
              <w:pStyle w:val="ListParagraph"/>
              <w:spacing w:line="360" w:lineRule="auto"/>
              <w:ind w:left="0"/>
              <w:jc w:val="both"/>
              <w:rPr>
                <w:ins w:id="1151" w:author="Chara Katiri" w:date="2015-04-12T15:31:00Z"/>
                <w:rFonts w:ascii="Times" w:hAnsi="Times" w:cs="Times New Roman"/>
                <w:sz w:val="22"/>
                <w:szCs w:val="22"/>
              </w:rPr>
            </w:pPr>
          </w:p>
        </w:tc>
        <w:tc>
          <w:tcPr>
            <w:tcW w:w="1609" w:type="dxa"/>
            <w:shd w:val="clear" w:color="auto" w:fill="4F81BD" w:themeFill="accent1"/>
            <w:tcPrChange w:id="1152" w:author="Chara Katiri" w:date="2015-04-12T15:31:00Z">
              <w:tcPr>
                <w:tcW w:w="1609" w:type="dxa"/>
                <w:gridSpan w:val="3"/>
              </w:tcPr>
            </w:tcPrChange>
          </w:tcPr>
          <w:p w14:paraId="22432E9C" w14:textId="77777777" w:rsidR="00810221" w:rsidRPr="000926B2" w:rsidRDefault="00810221" w:rsidP="00EE1303">
            <w:pPr>
              <w:pStyle w:val="ListParagraph"/>
              <w:spacing w:line="360" w:lineRule="auto"/>
              <w:ind w:left="0"/>
              <w:jc w:val="both"/>
              <w:rPr>
                <w:ins w:id="1153" w:author="Chara Katiri" w:date="2015-04-12T15:31:00Z"/>
                <w:rFonts w:ascii="Times" w:hAnsi="Times" w:cs="Times New Roman"/>
                <w:sz w:val="22"/>
                <w:szCs w:val="22"/>
              </w:rPr>
            </w:pPr>
          </w:p>
        </w:tc>
        <w:tc>
          <w:tcPr>
            <w:tcW w:w="1169" w:type="dxa"/>
            <w:shd w:val="clear" w:color="auto" w:fill="4F81BD" w:themeFill="accent1"/>
            <w:tcPrChange w:id="1154" w:author="Chara Katiri" w:date="2015-04-12T15:31:00Z">
              <w:tcPr>
                <w:tcW w:w="1169" w:type="dxa"/>
                <w:gridSpan w:val="2"/>
              </w:tcPr>
            </w:tcPrChange>
          </w:tcPr>
          <w:p w14:paraId="065FEABF" w14:textId="77777777" w:rsidR="00810221" w:rsidRPr="000926B2" w:rsidRDefault="00810221" w:rsidP="00EE1303">
            <w:pPr>
              <w:pStyle w:val="ListParagraph"/>
              <w:spacing w:line="360" w:lineRule="auto"/>
              <w:ind w:left="0"/>
              <w:jc w:val="both"/>
              <w:rPr>
                <w:ins w:id="1155" w:author="Chara Katiri" w:date="2015-04-12T15:31:00Z"/>
                <w:rFonts w:ascii="Times" w:hAnsi="Times" w:cs="Times New Roman"/>
                <w:sz w:val="22"/>
                <w:szCs w:val="22"/>
              </w:rPr>
            </w:pPr>
          </w:p>
        </w:tc>
      </w:tr>
      <w:tr w:rsidR="00810221" w:rsidRPr="000926B2" w14:paraId="0BE59B59" w14:textId="77777777" w:rsidTr="00C44BF6">
        <w:trPr>
          <w:ins w:id="1156" w:author="Chara Katiri" w:date="2015-04-12T15:31:00Z"/>
        </w:trPr>
        <w:tc>
          <w:tcPr>
            <w:tcW w:w="1116" w:type="dxa"/>
          </w:tcPr>
          <w:p w14:paraId="01484127" w14:textId="5BF9D76E" w:rsidR="00810221" w:rsidRPr="000926B2" w:rsidRDefault="00D71A41" w:rsidP="00EE1303">
            <w:pPr>
              <w:pStyle w:val="ListParagraph"/>
              <w:spacing w:line="360" w:lineRule="auto"/>
              <w:ind w:left="0"/>
              <w:jc w:val="both"/>
              <w:rPr>
                <w:ins w:id="1157" w:author="Chara Katiri" w:date="2015-04-12T15:31:00Z"/>
                <w:rFonts w:ascii="Times" w:hAnsi="Times" w:cs="Times New Roman"/>
                <w:sz w:val="22"/>
                <w:szCs w:val="22"/>
              </w:rPr>
            </w:pPr>
            <w:ins w:id="1158" w:author="Chara Katiri" w:date="2015-04-12T15:31:00Z">
              <w:r w:rsidRPr="000926B2">
                <w:rPr>
                  <w:rFonts w:ascii="Times" w:hAnsi="Times" w:cs="Times New Roman"/>
                  <w:sz w:val="22"/>
                  <w:szCs w:val="22"/>
                </w:rPr>
                <w:t>9</w:t>
              </w:r>
            </w:ins>
          </w:p>
        </w:tc>
        <w:tc>
          <w:tcPr>
            <w:tcW w:w="3960" w:type="dxa"/>
          </w:tcPr>
          <w:p w14:paraId="4BF8268C" w14:textId="24F5B69F" w:rsidR="00810221" w:rsidRPr="000926B2" w:rsidRDefault="00810221" w:rsidP="00EE1303">
            <w:pPr>
              <w:pStyle w:val="ListParagraph"/>
              <w:spacing w:line="360" w:lineRule="auto"/>
              <w:ind w:left="0"/>
              <w:jc w:val="both"/>
              <w:rPr>
                <w:ins w:id="1159" w:author="Chara Katiri" w:date="2015-04-12T15:31:00Z"/>
                <w:rFonts w:ascii="Times" w:hAnsi="Times" w:cs="Times New Roman"/>
                <w:sz w:val="22"/>
                <w:szCs w:val="22"/>
              </w:rPr>
            </w:pPr>
            <w:ins w:id="1160" w:author="Chara Katiri" w:date="2015-04-12T15:31:00Z">
              <w:r w:rsidRPr="000926B2">
                <w:rPr>
                  <w:rFonts w:ascii="Times" w:eastAsia="Times New Roman" w:hAnsi="Times" w:cs="Times New Roman"/>
                  <w:sz w:val="22"/>
                  <w:szCs w:val="22"/>
                  <w:lang w:val="en-GB"/>
                </w:rPr>
                <w:t xml:space="preserve">The </w:t>
              </w:r>
              <w:r w:rsidRPr="000926B2">
                <w:rPr>
                  <w:rFonts w:ascii="Times" w:hAnsi="Times" w:cs="Times New Roman"/>
                  <w:sz w:val="22"/>
                  <w:szCs w:val="22"/>
                </w:rPr>
                <w:t xml:space="preserve">system </w:t>
              </w:r>
              <w:r w:rsidRPr="000926B2">
                <w:rPr>
                  <w:rFonts w:ascii="Times" w:eastAsia="Times New Roman" w:hAnsi="Times" w:cs="Times New Roman"/>
                  <w:sz w:val="22"/>
                  <w:szCs w:val="22"/>
                  <w:lang w:val="en-GB"/>
                </w:rPr>
                <w:t xml:space="preserve">must validate the user information upon login. </w:t>
              </w:r>
            </w:ins>
          </w:p>
        </w:tc>
        <w:tc>
          <w:tcPr>
            <w:tcW w:w="1274" w:type="dxa"/>
          </w:tcPr>
          <w:p w14:paraId="09EB973D" w14:textId="016BC430" w:rsidR="00810221" w:rsidRPr="000926B2" w:rsidRDefault="00810221" w:rsidP="00EE1303">
            <w:pPr>
              <w:pStyle w:val="ListParagraph"/>
              <w:spacing w:line="360" w:lineRule="auto"/>
              <w:ind w:left="0"/>
              <w:jc w:val="both"/>
              <w:rPr>
                <w:ins w:id="1161" w:author="Chara Katiri" w:date="2015-04-12T15:31:00Z"/>
                <w:rFonts w:ascii="Times" w:hAnsi="Times" w:cs="Times New Roman"/>
                <w:sz w:val="22"/>
                <w:szCs w:val="22"/>
              </w:rPr>
            </w:pPr>
            <w:ins w:id="1162" w:author="Chara Katiri" w:date="2015-04-12T15:31:00Z">
              <w:r w:rsidRPr="000926B2">
                <w:rPr>
                  <w:rFonts w:ascii="Times" w:hAnsi="Times" w:cs="Times New Roman"/>
                  <w:sz w:val="22"/>
                  <w:szCs w:val="22"/>
                </w:rPr>
                <w:t>Functional</w:t>
              </w:r>
            </w:ins>
          </w:p>
        </w:tc>
        <w:tc>
          <w:tcPr>
            <w:tcW w:w="1609" w:type="dxa"/>
          </w:tcPr>
          <w:p w14:paraId="2E15BDF4" w14:textId="1ACA9092" w:rsidR="00810221" w:rsidRPr="000926B2" w:rsidRDefault="00810221" w:rsidP="00EE1303">
            <w:pPr>
              <w:pStyle w:val="ListParagraph"/>
              <w:spacing w:line="360" w:lineRule="auto"/>
              <w:ind w:left="0"/>
              <w:jc w:val="both"/>
              <w:rPr>
                <w:ins w:id="1163" w:author="Chara Katiri" w:date="2015-04-12T15:31:00Z"/>
                <w:rFonts w:ascii="Times" w:hAnsi="Times" w:cs="Times New Roman"/>
                <w:sz w:val="22"/>
                <w:szCs w:val="22"/>
              </w:rPr>
            </w:pPr>
          </w:p>
        </w:tc>
        <w:tc>
          <w:tcPr>
            <w:tcW w:w="1169" w:type="dxa"/>
          </w:tcPr>
          <w:p w14:paraId="1324F55D" w14:textId="4D73279D" w:rsidR="00810221" w:rsidRPr="000926B2" w:rsidRDefault="00810221" w:rsidP="00EE1303">
            <w:pPr>
              <w:pStyle w:val="ListParagraph"/>
              <w:spacing w:line="360" w:lineRule="auto"/>
              <w:ind w:left="0"/>
              <w:jc w:val="both"/>
              <w:rPr>
                <w:ins w:id="1164" w:author="Chara Katiri" w:date="2015-04-12T15:31:00Z"/>
                <w:rFonts w:ascii="Times" w:hAnsi="Times" w:cs="Times New Roman"/>
                <w:sz w:val="22"/>
                <w:szCs w:val="22"/>
              </w:rPr>
            </w:pPr>
            <w:ins w:id="1165" w:author="Chara Katiri" w:date="2015-04-12T15:31:00Z">
              <w:r w:rsidRPr="000926B2">
                <w:rPr>
                  <w:rFonts w:ascii="Times" w:hAnsi="Times" w:cs="Times New Roman"/>
                  <w:sz w:val="22"/>
                  <w:szCs w:val="22"/>
                </w:rPr>
                <w:t>M</w:t>
              </w:r>
            </w:ins>
          </w:p>
        </w:tc>
      </w:tr>
      <w:tr w:rsidR="00810221" w:rsidRPr="000926B2" w14:paraId="2D540CB7" w14:textId="77777777" w:rsidTr="00C44BF6">
        <w:trPr>
          <w:ins w:id="1166" w:author="Chara Katiri" w:date="2015-04-12T15:31:00Z"/>
        </w:trPr>
        <w:tc>
          <w:tcPr>
            <w:tcW w:w="1116" w:type="dxa"/>
          </w:tcPr>
          <w:p w14:paraId="02855F68" w14:textId="0F9D6D95" w:rsidR="00810221" w:rsidRPr="000926B2" w:rsidRDefault="00D71A41" w:rsidP="00EE1303">
            <w:pPr>
              <w:pStyle w:val="ListParagraph"/>
              <w:spacing w:line="360" w:lineRule="auto"/>
              <w:ind w:left="0"/>
              <w:jc w:val="both"/>
              <w:rPr>
                <w:ins w:id="1167" w:author="Chara Katiri" w:date="2015-04-12T15:31:00Z"/>
                <w:rFonts w:ascii="Times" w:hAnsi="Times" w:cs="Times New Roman"/>
                <w:sz w:val="22"/>
                <w:szCs w:val="22"/>
              </w:rPr>
            </w:pPr>
            <w:ins w:id="1168" w:author="Chara Katiri" w:date="2015-04-12T15:31:00Z">
              <w:r w:rsidRPr="000926B2">
                <w:rPr>
                  <w:rFonts w:ascii="Times" w:hAnsi="Times" w:cs="Times New Roman"/>
                  <w:sz w:val="22"/>
                  <w:szCs w:val="22"/>
                </w:rPr>
                <w:t>9</w:t>
              </w:r>
              <w:r w:rsidR="00810221" w:rsidRPr="000926B2">
                <w:rPr>
                  <w:rFonts w:ascii="Times" w:hAnsi="Times" w:cs="Times New Roman"/>
                  <w:sz w:val="22"/>
                  <w:szCs w:val="22"/>
                </w:rPr>
                <w:t>.1</w:t>
              </w:r>
            </w:ins>
          </w:p>
        </w:tc>
        <w:tc>
          <w:tcPr>
            <w:tcW w:w="3960" w:type="dxa"/>
          </w:tcPr>
          <w:p w14:paraId="51A9C37D" w14:textId="4A067014" w:rsidR="00810221" w:rsidRPr="000926B2" w:rsidRDefault="00810221" w:rsidP="00EE1303">
            <w:pPr>
              <w:pStyle w:val="ListParagraph"/>
              <w:spacing w:line="360" w:lineRule="auto"/>
              <w:ind w:left="0"/>
              <w:jc w:val="both"/>
              <w:rPr>
                <w:ins w:id="1169" w:author="Chara Katiri" w:date="2015-04-12T15:31:00Z"/>
                <w:rFonts w:ascii="Times" w:hAnsi="Times" w:cs="Times New Roman"/>
                <w:sz w:val="22"/>
                <w:szCs w:val="22"/>
              </w:rPr>
            </w:pPr>
            <w:ins w:id="1170" w:author="Chara Katiri" w:date="2015-04-12T15:31:00Z">
              <w:r w:rsidRPr="000926B2">
                <w:rPr>
                  <w:rFonts w:ascii="Times" w:hAnsi="Times" w:cs="Times New Roman"/>
                  <w:sz w:val="22"/>
                  <w:szCs w:val="22"/>
                </w:rPr>
                <w:t xml:space="preserve">A UoS Username must be provided in order to login. </w:t>
              </w:r>
            </w:ins>
          </w:p>
        </w:tc>
        <w:tc>
          <w:tcPr>
            <w:tcW w:w="1274" w:type="dxa"/>
          </w:tcPr>
          <w:p w14:paraId="78BD80C7" w14:textId="213DEC1F" w:rsidR="00810221" w:rsidRPr="000926B2" w:rsidRDefault="00D71A41" w:rsidP="00EE1303">
            <w:pPr>
              <w:pStyle w:val="ListParagraph"/>
              <w:spacing w:line="360" w:lineRule="auto"/>
              <w:ind w:left="0"/>
              <w:jc w:val="both"/>
              <w:rPr>
                <w:ins w:id="1171" w:author="Chara Katiri" w:date="2015-04-12T15:31:00Z"/>
                <w:rFonts w:ascii="Times" w:hAnsi="Times" w:cs="Times New Roman"/>
                <w:sz w:val="22"/>
                <w:szCs w:val="22"/>
              </w:rPr>
            </w:pPr>
            <w:ins w:id="1172" w:author="Chara Katiri" w:date="2015-04-12T17:44:00Z">
              <w:r w:rsidRPr="000926B2">
                <w:rPr>
                  <w:rFonts w:ascii="Times" w:hAnsi="Times" w:cs="Times New Roman"/>
                  <w:sz w:val="22"/>
                  <w:szCs w:val="22"/>
                </w:rPr>
                <w:t>Functional</w:t>
              </w:r>
            </w:ins>
          </w:p>
        </w:tc>
        <w:tc>
          <w:tcPr>
            <w:tcW w:w="1609" w:type="dxa"/>
          </w:tcPr>
          <w:p w14:paraId="1902587E" w14:textId="77777777" w:rsidR="00810221" w:rsidRPr="000926B2" w:rsidRDefault="00810221" w:rsidP="00EE1303">
            <w:pPr>
              <w:pStyle w:val="ListParagraph"/>
              <w:spacing w:line="360" w:lineRule="auto"/>
              <w:ind w:left="0"/>
              <w:jc w:val="both"/>
              <w:rPr>
                <w:ins w:id="1173" w:author="Chara Katiri" w:date="2015-04-12T15:31:00Z"/>
                <w:rFonts w:ascii="Times" w:hAnsi="Times" w:cs="Times New Roman"/>
                <w:sz w:val="22"/>
                <w:szCs w:val="22"/>
              </w:rPr>
            </w:pPr>
          </w:p>
        </w:tc>
        <w:tc>
          <w:tcPr>
            <w:tcW w:w="1169" w:type="dxa"/>
          </w:tcPr>
          <w:p w14:paraId="0A09998B" w14:textId="7F910A1D" w:rsidR="00810221" w:rsidRPr="000926B2" w:rsidRDefault="00D71A41" w:rsidP="00EE1303">
            <w:pPr>
              <w:pStyle w:val="ListParagraph"/>
              <w:spacing w:line="360" w:lineRule="auto"/>
              <w:ind w:left="0"/>
              <w:jc w:val="both"/>
              <w:rPr>
                <w:ins w:id="1174" w:author="Chara Katiri" w:date="2015-04-12T15:31:00Z"/>
                <w:rFonts w:ascii="Times" w:hAnsi="Times" w:cs="Times New Roman"/>
                <w:sz w:val="22"/>
                <w:szCs w:val="22"/>
              </w:rPr>
            </w:pPr>
            <w:ins w:id="1175" w:author="Chara Katiri" w:date="2015-04-12T17:44:00Z">
              <w:r w:rsidRPr="000926B2">
                <w:rPr>
                  <w:rFonts w:ascii="Times" w:hAnsi="Times" w:cs="Times New Roman"/>
                  <w:sz w:val="22"/>
                  <w:szCs w:val="22"/>
                </w:rPr>
                <w:t>M</w:t>
              </w:r>
            </w:ins>
          </w:p>
        </w:tc>
      </w:tr>
      <w:tr w:rsidR="00810221" w:rsidRPr="000926B2" w14:paraId="155A4B0C" w14:textId="77777777" w:rsidTr="00C44BF6">
        <w:trPr>
          <w:ins w:id="1176" w:author="Chara Katiri" w:date="2015-04-12T15:31:00Z"/>
        </w:trPr>
        <w:tc>
          <w:tcPr>
            <w:tcW w:w="1116" w:type="dxa"/>
          </w:tcPr>
          <w:p w14:paraId="0C788A32" w14:textId="7751BF1E" w:rsidR="00810221" w:rsidRPr="000926B2" w:rsidRDefault="00D71A41" w:rsidP="00EE1303">
            <w:pPr>
              <w:pStyle w:val="ListParagraph"/>
              <w:spacing w:line="360" w:lineRule="auto"/>
              <w:ind w:left="0"/>
              <w:jc w:val="both"/>
              <w:rPr>
                <w:ins w:id="1177" w:author="Chara Katiri" w:date="2015-04-12T15:31:00Z"/>
                <w:rFonts w:ascii="Times" w:hAnsi="Times" w:cs="Times New Roman"/>
                <w:sz w:val="22"/>
                <w:szCs w:val="22"/>
              </w:rPr>
            </w:pPr>
            <w:ins w:id="1178" w:author="Chara Katiri" w:date="2015-04-12T15:31:00Z">
              <w:r w:rsidRPr="000926B2">
                <w:rPr>
                  <w:rFonts w:ascii="Times" w:hAnsi="Times" w:cs="Times New Roman"/>
                  <w:sz w:val="22"/>
                  <w:szCs w:val="22"/>
                </w:rPr>
                <w:t>9</w:t>
              </w:r>
              <w:r w:rsidR="00810221" w:rsidRPr="000926B2">
                <w:rPr>
                  <w:rFonts w:ascii="Times" w:hAnsi="Times" w:cs="Times New Roman"/>
                  <w:sz w:val="22"/>
                  <w:szCs w:val="22"/>
                </w:rPr>
                <w:t>.2</w:t>
              </w:r>
            </w:ins>
          </w:p>
        </w:tc>
        <w:tc>
          <w:tcPr>
            <w:tcW w:w="3960" w:type="dxa"/>
          </w:tcPr>
          <w:p w14:paraId="075A5F1C" w14:textId="3C280710" w:rsidR="00810221" w:rsidRPr="000926B2" w:rsidRDefault="00810221" w:rsidP="00EE1303">
            <w:pPr>
              <w:pStyle w:val="ListParagraph"/>
              <w:spacing w:line="360" w:lineRule="auto"/>
              <w:ind w:left="0"/>
              <w:jc w:val="both"/>
              <w:rPr>
                <w:ins w:id="1179" w:author="Chara Katiri" w:date="2015-04-12T15:31:00Z"/>
                <w:rFonts w:ascii="Times" w:hAnsi="Times" w:cs="Times New Roman"/>
                <w:sz w:val="22"/>
                <w:szCs w:val="22"/>
              </w:rPr>
            </w:pPr>
            <w:ins w:id="1180" w:author="Chara Katiri" w:date="2015-04-12T15:31:00Z">
              <w:r w:rsidRPr="000926B2">
                <w:rPr>
                  <w:rFonts w:ascii="Times" w:hAnsi="Times" w:cs="Times New Roman"/>
                  <w:sz w:val="22"/>
                  <w:szCs w:val="22"/>
                </w:rPr>
                <w:t>Password must be provided in order to login.</w:t>
              </w:r>
            </w:ins>
          </w:p>
        </w:tc>
        <w:tc>
          <w:tcPr>
            <w:tcW w:w="1274" w:type="dxa"/>
          </w:tcPr>
          <w:p w14:paraId="30FF5877" w14:textId="751AD3D8" w:rsidR="00810221" w:rsidRPr="000926B2" w:rsidRDefault="00D71A41" w:rsidP="00EE1303">
            <w:pPr>
              <w:pStyle w:val="ListParagraph"/>
              <w:spacing w:line="360" w:lineRule="auto"/>
              <w:ind w:left="0"/>
              <w:jc w:val="both"/>
              <w:rPr>
                <w:ins w:id="1181" w:author="Chara Katiri" w:date="2015-04-12T15:31:00Z"/>
                <w:rFonts w:ascii="Times" w:hAnsi="Times" w:cs="Times New Roman"/>
                <w:sz w:val="22"/>
                <w:szCs w:val="22"/>
              </w:rPr>
            </w:pPr>
            <w:ins w:id="1182" w:author="Chara Katiri" w:date="2015-04-12T17:44:00Z">
              <w:r w:rsidRPr="000926B2">
                <w:rPr>
                  <w:rFonts w:ascii="Times" w:hAnsi="Times" w:cs="Times New Roman"/>
                  <w:sz w:val="22"/>
                  <w:szCs w:val="22"/>
                </w:rPr>
                <w:t>Functional</w:t>
              </w:r>
            </w:ins>
          </w:p>
        </w:tc>
        <w:tc>
          <w:tcPr>
            <w:tcW w:w="1609" w:type="dxa"/>
          </w:tcPr>
          <w:p w14:paraId="4EF195E9" w14:textId="77777777" w:rsidR="00810221" w:rsidRPr="000926B2" w:rsidRDefault="00810221" w:rsidP="00EE1303">
            <w:pPr>
              <w:pStyle w:val="ListParagraph"/>
              <w:spacing w:line="360" w:lineRule="auto"/>
              <w:ind w:left="0"/>
              <w:jc w:val="both"/>
              <w:rPr>
                <w:ins w:id="1183" w:author="Chara Katiri" w:date="2015-04-12T15:31:00Z"/>
                <w:rFonts w:ascii="Times" w:hAnsi="Times" w:cs="Times New Roman"/>
                <w:sz w:val="22"/>
                <w:szCs w:val="22"/>
              </w:rPr>
            </w:pPr>
          </w:p>
        </w:tc>
        <w:tc>
          <w:tcPr>
            <w:tcW w:w="1169" w:type="dxa"/>
          </w:tcPr>
          <w:p w14:paraId="2510ECD4" w14:textId="7A3E00A7" w:rsidR="00810221" w:rsidRPr="000926B2" w:rsidRDefault="00D71A41" w:rsidP="00EE1303">
            <w:pPr>
              <w:pStyle w:val="ListParagraph"/>
              <w:spacing w:line="360" w:lineRule="auto"/>
              <w:ind w:left="0"/>
              <w:jc w:val="both"/>
              <w:rPr>
                <w:ins w:id="1184" w:author="Chara Katiri" w:date="2015-04-12T15:31:00Z"/>
                <w:rFonts w:ascii="Times" w:hAnsi="Times" w:cs="Times New Roman"/>
                <w:sz w:val="22"/>
                <w:szCs w:val="22"/>
              </w:rPr>
            </w:pPr>
            <w:ins w:id="1185" w:author="Chara Katiri" w:date="2015-04-12T17:44:00Z">
              <w:r w:rsidRPr="000926B2">
                <w:rPr>
                  <w:rFonts w:ascii="Times" w:hAnsi="Times" w:cs="Times New Roman"/>
                  <w:sz w:val="22"/>
                  <w:szCs w:val="22"/>
                </w:rPr>
                <w:t>M</w:t>
              </w:r>
            </w:ins>
          </w:p>
        </w:tc>
      </w:tr>
      <w:tr w:rsidR="00810221" w:rsidRPr="000926B2" w14:paraId="5F6AE0EE" w14:textId="77777777" w:rsidTr="00C44BF6">
        <w:trPr>
          <w:ins w:id="1186" w:author="Chara Katiri" w:date="2015-04-12T15:31:00Z"/>
        </w:trPr>
        <w:tc>
          <w:tcPr>
            <w:tcW w:w="1116" w:type="dxa"/>
          </w:tcPr>
          <w:p w14:paraId="43FDD085" w14:textId="1703621A" w:rsidR="00810221" w:rsidRPr="000926B2" w:rsidRDefault="00D71A41" w:rsidP="00EE1303">
            <w:pPr>
              <w:pStyle w:val="ListParagraph"/>
              <w:spacing w:line="360" w:lineRule="auto"/>
              <w:ind w:left="0"/>
              <w:jc w:val="both"/>
              <w:rPr>
                <w:ins w:id="1187" w:author="Chara Katiri" w:date="2015-04-12T15:31:00Z"/>
                <w:rFonts w:ascii="Times" w:hAnsi="Times" w:cs="Times New Roman"/>
                <w:sz w:val="22"/>
                <w:szCs w:val="22"/>
              </w:rPr>
            </w:pPr>
            <w:ins w:id="1188" w:author="Chara Katiri" w:date="2015-04-12T17:43:00Z">
              <w:r w:rsidRPr="000926B2">
                <w:rPr>
                  <w:rFonts w:ascii="Times" w:hAnsi="Times" w:cs="Times New Roman"/>
                  <w:sz w:val="22"/>
                  <w:szCs w:val="22"/>
                </w:rPr>
                <w:t>9.3</w:t>
              </w:r>
            </w:ins>
          </w:p>
        </w:tc>
        <w:tc>
          <w:tcPr>
            <w:tcW w:w="3960" w:type="dxa"/>
          </w:tcPr>
          <w:p w14:paraId="7B354AE4" w14:textId="66A3D30B" w:rsidR="00810221" w:rsidRPr="000926B2" w:rsidRDefault="00810221" w:rsidP="00EE1303">
            <w:pPr>
              <w:pStyle w:val="ListParagraph"/>
              <w:spacing w:line="360" w:lineRule="auto"/>
              <w:ind w:left="0"/>
              <w:jc w:val="both"/>
              <w:rPr>
                <w:ins w:id="1189" w:author="Chara Katiri" w:date="2015-04-12T15:31:00Z"/>
                <w:rFonts w:ascii="Times" w:hAnsi="Times" w:cs="Times New Roman"/>
                <w:sz w:val="22"/>
                <w:szCs w:val="22"/>
              </w:rPr>
            </w:pPr>
            <w:ins w:id="1190" w:author="Chara Katiri" w:date="2015-04-12T15:31:00Z">
              <w:r w:rsidRPr="000926B2">
                <w:rPr>
                  <w:rFonts w:ascii="Times" w:hAnsi="Times" w:cs="Times New Roman"/>
                  <w:sz w:val="22"/>
                  <w:szCs w:val="22"/>
                </w:rPr>
                <w:t>Password must be at least 8 characters long.</w:t>
              </w:r>
            </w:ins>
          </w:p>
        </w:tc>
        <w:tc>
          <w:tcPr>
            <w:tcW w:w="1274" w:type="dxa"/>
          </w:tcPr>
          <w:p w14:paraId="4686FF18" w14:textId="43F3A557" w:rsidR="00810221" w:rsidRPr="000926B2" w:rsidRDefault="00D71A41" w:rsidP="00EE1303">
            <w:pPr>
              <w:pStyle w:val="ListParagraph"/>
              <w:spacing w:line="360" w:lineRule="auto"/>
              <w:ind w:left="0"/>
              <w:jc w:val="both"/>
              <w:rPr>
                <w:ins w:id="1191" w:author="Chara Katiri" w:date="2015-04-12T15:31:00Z"/>
                <w:rFonts w:ascii="Times" w:hAnsi="Times" w:cs="Times New Roman"/>
                <w:sz w:val="22"/>
                <w:szCs w:val="22"/>
              </w:rPr>
            </w:pPr>
            <w:ins w:id="1192" w:author="Chara Katiri" w:date="2015-04-12T17:44:00Z">
              <w:r w:rsidRPr="000926B2">
                <w:rPr>
                  <w:rFonts w:ascii="Times" w:hAnsi="Times" w:cs="Times New Roman"/>
                  <w:sz w:val="22"/>
                  <w:szCs w:val="22"/>
                </w:rPr>
                <w:t>Functional</w:t>
              </w:r>
            </w:ins>
          </w:p>
        </w:tc>
        <w:tc>
          <w:tcPr>
            <w:tcW w:w="1609" w:type="dxa"/>
          </w:tcPr>
          <w:p w14:paraId="43F515B5" w14:textId="77777777" w:rsidR="00810221" w:rsidRPr="000926B2" w:rsidRDefault="00810221" w:rsidP="00EE1303">
            <w:pPr>
              <w:pStyle w:val="ListParagraph"/>
              <w:spacing w:line="360" w:lineRule="auto"/>
              <w:ind w:left="0"/>
              <w:jc w:val="both"/>
              <w:rPr>
                <w:ins w:id="1193" w:author="Chara Katiri" w:date="2015-04-12T15:31:00Z"/>
                <w:rFonts w:ascii="Times" w:hAnsi="Times" w:cs="Times New Roman"/>
                <w:sz w:val="22"/>
                <w:szCs w:val="22"/>
              </w:rPr>
            </w:pPr>
          </w:p>
        </w:tc>
        <w:tc>
          <w:tcPr>
            <w:tcW w:w="1169" w:type="dxa"/>
          </w:tcPr>
          <w:p w14:paraId="2C4EA05D" w14:textId="37AC0C44" w:rsidR="00810221" w:rsidRPr="000926B2" w:rsidRDefault="00D71A41" w:rsidP="00EE1303">
            <w:pPr>
              <w:pStyle w:val="ListParagraph"/>
              <w:spacing w:line="360" w:lineRule="auto"/>
              <w:ind w:left="0"/>
              <w:jc w:val="both"/>
              <w:rPr>
                <w:ins w:id="1194" w:author="Chara Katiri" w:date="2015-04-12T15:31:00Z"/>
                <w:rFonts w:ascii="Times" w:hAnsi="Times" w:cs="Times New Roman"/>
                <w:sz w:val="22"/>
                <w:szCs w:val="22"/>
              </w:rPr>
            </w:pPr>
            <w:ins w:id="1195" w:author="Chara Katiri" w:date="2015-04-12T17:44:00Z">
              <w:r w:rsidRPr="000926B2">
                <w:rPr>
                  <w:rFonts w:ascii="Times" w:hAnsi="Times" w:cs="Times New Roman"/>
                  <w:sz w:val="22"/>
                  <w:szCs w:val="22"/>
                </w:rPr>
                <w:t>M</w:t>
              </w:r>
            </w:ins>
          </w:p>
        </w:tc>
      </w:tr>
      <w:tr w:rsidR="00810221" w:rsidRPr="000926B2" w14:paraId="75CEC6F3" w14:textId="77777777" w:rsidTr="00C44BF6">
        <w:trPr>
          <w:ins w:id="1196" w:author="Chara Katiri" w:date="2015-04-12T15:31:00Z"/>
        </w:trPr>
        <w:tc>
          <w:tcPr>
            <w:tcW w:w="1116" w:type="dxa"/>
          </w:tcPr>
          <w:p w14:paraId="2243FFCD" w14:textId="77D72E92" w:rsidR="00810221" w:rsidRPr="000926B2" w:rsidRDefault="00D71A41" w:rsidP="00EE1303">
            <w:pPr>
              <w:pStyle w:val="ListParagraph"/>
              <w:spacing w:line="360" w:lineRule="auto"/>
              <w:ind w:left="0"/>
              <w:jc w:val="both"/>
              <w:rPr>
                <w:ins w:id="1197" w:author="Chara Katiri" w:date="2015-04-12T15:31:00Z"/>
                <w:rFonts w:ascii="Times" w:hAnsi="Times" w:cs="Times New Roman"/>
                <w:sz w:val="22"/>
                <w:szCs w:val="22"/>
              </w:rPr>
            </w:pPr>
            <w:ins w:id="1198" w:author="Chara Katiri" w:date="2015-04-12T17:43:00Z">
              <w:r w:rsidRPr="000926B2">
                <w:rPr>
                  <w:rFonts w:ascii="Times" w:hAnsi="Times" w:cs="Times New Roman"/>
                  <w:sz w:val="22"/>
                  <w:szCs w:val="22"/>
                </w:rPr>
                <w:t>9.4</w:t>
              </w:r>
            </w:ins>
          </w:p>
        </w:tc>
        <w:tc>
          <w:tcPr>
            <w:tcW w:w="3960" w:type="dxa"/>
          </w:tcPr>
          <w:p w14:paraId="25B9202F" w14:textId="35E42BDB" w:rsidR="00810221" w:rsidRPr="000926B2" w:rsidRDefault="00810221" w:rsidP="00EE1303">
            <w:pPr>
              <w:pStyle w:val="ListParagraph"/>
              <w:spacing w:line="360" w:lineRule="auto"/>
              <w:ind w:left="0"/>
              <w:jc w:val="both"/>
              <w:rPr>
                <w:ins w:id="1199" w:author="Chara Katiri" w:date="2015-04-12T15:31:00Z"/>
                <w:rFonts w:ascii="Times" w:hAnsi="Times" w:cs="Times New Roman"/>
                <w:sz w:val="22"/>
                <w:szCs w:val="22"/>
              </w:rPr>
            </w:pPr>
            <w:ins w:id="1200" w:author="Chara Katiri" w:date="2015-04-12T15:31:00Z">
              <w:r w:rsidRPr="000926B2">
                <w:rPr>
                  <w:rFonts w:ascii="Times" w:hAnsi="Times" w:cs="Times New Roman"/>
                  <w:sz w:val="22"/>
                  <w:szCs w:val="22"/>
                </w:rPr>
                <w:t xml:space="preserve">Password must be hashed in the database. </w:t>
              </w:r>
            </w:ins>
          </w:p>
        </w:tc>
        <w:tc>
          <w:tcPr>
            <w:tcW w:w="1274" w:type="dxa"/>
          </w:tcPr>
          <w:p w14:paraId="4A147434" w14:textId="1D9A4FC9" w:rsidR="00810221" w:rsidRPr="000926B2" w:rsidRDefault="00D71A41" w:rsidP="00EE1303">
            <w:pPr>
              <w:pStyle w:val="ListParagraph"/>
              <w:spacing w:line="360" w:lineRule="auto"/>
              <w:ind w:left="0"/>
              <w:jc w:val="both"/>
              <w:rPr>
                <w:ins w:id="1201" w:author="Chara Katiri" w:date="2015-04-12T15:31:00Z"/>
                <w:rFonts w:ascii="Times" w:hAnsi="Times" w:cs="Times New Roman"/>
                <w:sz w:val="22"/>
                <w:szCs w:val="22"/>
              </w:rPr>
            </w:pPr>
            <w:ins w:id="1202" w:author="Chara Katiri" w:date="2015-04-12T17:44:00Z">
              <w:r w:rsidRPr="000926B2">
                <w:rPr>
                  <w:rFonts w:ascii="Times" w:hAnsi="Times" w:cs="Times New Roman"/>
                  <w:sz w:val="22"/>
                  <w:szCs w:val="22"/>
                </w:rPr>
                <w:t>Functional</w:t>
              </w:r>
            </w:ins>
          </w:p>
        </w:tc>
        <w:tc>
          <w:tcPr>
            <w:tcW w:w="1609" w:type="dxa"/>
          </w:tcPr>
          <w:p w14:paraId="0DBAD386" w14:textId="77777777" w:rsidR="00810221" w:rsidRPr="000926B2" w:rsidRDefault="00810221" w:rsidP="00EE1303">
            <w:pPr>
              <w:pStyle w:val="ListParagraph"/>
              <w:spacing w:line="360" w:lineRule="auto"/>
              <w:ind w:left="0"/>
              <w:jc w:val="both"/>
              <w:rPr>
                <w:ins w:id="1203" w:author="Chara Katiri" w:date="2015-04-12T15:31:00Z"/>
                <w:rFonts w:ascii="Times" w:hAnsi="Times" w:cs="Times New Roman"/>
                <w:sz w:val="22"/>
                <w:szCs w:val="22"/>
              </w:rPr>
            </w:pPr>
          </w:p>
        </w:tc>
        <w:tc>
          <w:tcPr>
            <w:tcW w:w="1169" w:type="dxa"/>
          </w:tcPr>
          <w:p w14:paraId="53516CFB" w14:textId="5E5F6172" w:rsidR="00810221" w:rsidRPr="000926B2" w:rsidRDefault="00D71A41" w:rsidP="00EE1303">
            <w:pPr>
              <w:pStyle w:val="ListParagraph"/>
              <w:spacing w:line="360" w:lineRule="auto"/>
              <w:ind w:left="0"/>
              <w:jc w:val="both"/>
              <w:rPr>
                <w:ins w:id="1204" w:author="Chara Katiri" w:date="2015-04-12T15:31:00Z"/>
                <w:rFonts w:ascii="Times" w:hAnsi="Times" w:cs="Times New Roman"/>
                <w:sz w:val="22"/>
                <w:szCs w:val="22"/>
              </w:rPr>
            </w:pPr>
            <w:ins w:id="1205" w:author="Chara Katiri" w:date="2015-04-12T17:44:00Z">
              <w:r w:rsidRPr="000926B2">
                <w:rPr>
                  <w:rFonts w:ascii="Times" w:hAnsi="Times" w:cs="Times New Roman"/>
                  <w:sz w:val="22"/>
                  <w:szCs w:val="22"/>
                </w:rPr>
                <w:t>M</w:t>
              </w:r>
            </w:ins>
          </w:p>
        </w:tc>
      </w:tr>
      <w:tr w:rsidR="00810221" w:rsidRPr="000926B2" w14:paraId="4C250CEB" w14:textId="77777777" w:rsidTr="00C44BF6">
        <w:trPr>
          <w:ins w:id="1206" w:author="Chara Katiri" w:date="2015-04-12T15:31:00Z"/>
        </w:trPr>
        <w:tc>
          <w:tcPr>
            <w:tcW w:w="1116" w:type="dxa"/>
          </w:tcPr>
          <w:p w14:paraId="18B35C74" w14:textId="1522A0E9" w:rsidR="00810221" w:rsidRPr="000926B2" w:rsidRDefault="00D71A41" w:rsidP="00EE1303">
            <w:pPr>
              <w:pStyle w:val="ListParagraph"/>
              <w:spacing w:line="360" w:lineRule="auto"/>
              <w:ind w:left="0"/>
              <w:jc w:val="both"/>
              <w:rPr>
                <w:ins w:id="1207" w:author="Chara Katiri" w:date="2015-04-12T15:31:00Z"/>
                <w:rFonts w:ascii="Times" w:hAnsi="Times" w:cs="Times New Roman"/>
                <w:sz w:val="22"/>
                <w:szCs w:val="22"/>
              </w:rPr>
            </w:pPr>
            <w:ins w:id="1208" w:author="Chara Katiri" w:date="2015-04-12T17:43:00Z">
              <w:r w:rsidRPr="000926B2">
                <w:rPr>
                  <w:rFonts w:ascii="Times" w:hAnsi="Times" w:cs="Times New Roman"/>
                  <w:sz w:val="22"/>
                  <w:szCs w:val="22"/>
                </w:rPr>
                <w:t>9.5</w:t>
              </w:r>
            </w:ins>
          </w:p>
        </w:tc>
        <w:tc>
          <w:tcPr>
            <w:tcW w:w="3960" w:type="dxa"/>
          </w:tcPr>
          <w:p w14:paraId="33EE9181" w14:textId="0D7348C1" w:rsidR="00810221" w:rsidRPr="000926B2" w:rsidRDefault="00810221" w:rsidP="00EE1303">
            <w:pPr>
              <w:pStyle w:val="ListParagraph"/>
              <w:spacing w:line="360" w:lineRule="auto"/>
              <w:ind w:left="0"/>
              <w:jc w:val="both"/>
              <w:rPr>
                <w:ins w:id="1209" w:author="Chara Katiri" w:date="2015-04-12T15:31:00Z"/>
                <w:rFonts w:ascii="Times" w:hAnsi="Times" w:cs="Times New Roman"/>
                <w:sz w:val="22"/>
                <w:szCs w:val="22"/>
              </w:rPr>
            </w:pPr>
            <w:ins w:id="1210" w:author="Chara Katiri" w:date="2015-04-12T15:31:00Z">
              <w:r w:rsidRPr="000926B2">
                <w:rPr>
                  <w:rFonts w:ascii="Times" w:hAnsi="Times" w:cs="Times New Roman"/>
                  <w:sz w:val="22"/>
                  <w:szCs w:val="22"/>
                </w:rPr>
                <w:t>The system must check if the username is valid by checking the list of usernames in the UoS AD group.</w:t>
              </w:r>
            </w:ins>
          </w:p>
        </w:tc>
        <w:tc>
          <w:tcPr>
            <w:tcW w:w="1274" w:type="dxa"/>
          </w:tcPr>
          <w:p w14:paraId="6250C0A7" w14:textId="35807F24" w:rsidR="00810221" w:rsidRPr="000926B2" w:rsidRDefault="00D71A41" w:rsidP="00EE1303">
            <w:pPr>
              <w:pStyle w:val="ListParagraph"/>
              <w:spacing w:line="360" w:lineRule="auto"/>
              <w:ind w:left="0"/>
              <w:jc w:val="both"/>
              <w:rPr>
                <w:ins w:id="1211" w:author="Chara Katiri" w:date="2015-04-12T15:31:00Z"/>
                <w:rFonts w:ascii="Times" w:hAnsi="Times" w:cs="Times New Roman"/>
                <w:sz w:val="22"/>
                <w:szCs w:val="22"/>
              </w:rPr>
            </w:pPr>
            <w:ins w:id="1212" w:author="Chara Katiri" w:date="2015-04-12T17:44:00Z">
              <w:r w:rsidRPr="000926B2">
                <w:rPr>
                  <w:rFonts w:ascii="Times" w:hAnsi="Times" w:cs="Times New Roman"/>
                  <w:sz w:val="22"/>
                  <w:szCs w:val="22"/>
                </w:rPr>
                <w:t>Functional</w:t>
              </w:r>
            </w:ins>
          </w:p>
        </w:tc>
        <w:tc>
          <w:tcPr>
            <w:tcW w:w="1609" w:type="dxa"/>
          </w:tcPr>
          <w:p w14:paraId="4EFBA8C0" w14:textId="77777777" w:rsidR="00810221" w:rsidRPr="000926B2" w:rsidRDefault="00810221" w:rsidP="00EE1303">
            <w:pPr>
              <w:pStyle w:val="ListParagraph"/>
              <w:spacing w:line="360" w:lineRule="auto"/>
              <w:ind w:left="0"/>
              <w:jc w:val="both"/>
              <w:rPr>
                <w:ins w:id="1213" w:author="Chara Katiri" w:date="2015-04-12T15:31:00Z"/>
                <w:rFonts w:ascii="Times" w:hAnsi="Times" w:cs="Times New Roman"/>
                <w:sz w:val="22"/>
                <w:szCs w:val="22"/>
              </w:rPr>
            </w:pPr>
          </w:p>
        </w:tc>
        <w:tc>
          <w:tcPr>
            <w:tcW w:w="1169" w:type="dxa"/>
          </w:tcPr>
          <w:p w14:paraId="27859EAD" w14:textId="0C2A3CF7" w:rsidR="00810221" w:rsidRPr="000926B2" w:rsidRDefault="00D71A41" w:rsidP="00EE1303">
            <w:pPr>
              <w:pStyle w:val="ListParagraph"/>
              <w:spacing w:line="360" w:lineRule="auto"/>
              <w:ind w:left="0"/>
              <w:jc w:val="both"/>
              <w:rPr>
                <w:ins w:id="1214" w:author="Chara Katiri" w:date="2015-04-12T15:31:00Z"/>
                <w:rFonts w:ascii="Times" w:hAnsi="Times" w:cs="Times New Roman"/>
                <w:sz w:val="22"/>
                <w:szCs w:val="22"/>
              </w:rPr>
            </w:pPr>
            <w:ins w:id="1215" w:author="Chara Katiri" w:date="2015-04-12T17:44:00Z">
              <w:r w:rsidRPr="000926B2">
                <w:rPr>
                  <w:rFonts w:ascii="Times" w:hAnsi="Times" w:cs="Times New Roman"/>
                  <w:sz w:val="22"/>
                  <w:szCs w:val="22"/>
                </w:rPr>
                <w:t>M</w:t>
              </w:r>
            </w:ins>
          </w:p>
        </w:tc>
      </w:tr>
      <w:tr w:rsidR="00810221" w:rsidRPr="000926B2" w14:paraId="6CD803D0" w14:textId="77777777" w:rsidTr="00C44BF6">
        <w:trPr>
          <w:ins w:id="1216" w:author="Chara Katiri" w:date="2015-04-12T15:31:00Z"/>
        </w:trPr>
        <w:tc>
          <w:tcPr>
            <w:tcW w:w="1116" w:type="dxa"/>
          </w:tcPr>
          <w:p w14:paraId="446D6472" w14:textId="6C83C683" w:rsidR="00810221" w:rsidRPr="000926B2" w:rsidRDefault="00D71A41" w:rsidP="00EE1303">
            <w:pPr>
              <w:pStyle w:val="ListParagraph"/>
              <w:spacing w:line="360" w:lineRule="auto"/>
              <w:ind w:left="0"/>
              <w:jc w:val="both"/>
              <w:rPr>
                <w:ins w:id="1217" w:author="Chara Katiri" w:date="2015-04-12T15:31:00Z"/>
                <w:rFonts w:ascii="Times" w:hAnsi="Times" w:cs="Times New Roman"/>
                <w:sz w:val="22"/>
                <w:szCs w:val="22"/>
              </w:rPr>
            </w:pPr>
            <w:ins w:id="1218" w:author="Chara Katiri" w:date="2015-04-12T17:43:00Z">
              <w:r w:rsidRPr="000926B2">
                <w:rPr>
                  <w:rFonts w:ascii="Times" w:hAnsi="Times" w:cs="Times New Roman"/>
                  <w:sz w:val="22"/>
                  <w:szCs w:val="22"/>
                </w:rPr>
                <w:t>9.6</w:t>
              </w:r>
            </w:ins>
          </w:p>
        </w:tc>
        <w:tc>
          <w:tcPr>
            <w:tcW w:w="3960" w:type="dxa"/>
          </w:tcPr>
          <w:p w14:paraId="33B3316C" w14:textId="1ABABF93" w:rsidR="00810221" w:rsidRPr="000926B2" w:rsidRDefault="00810221" w:rsidP="00EE1303">
            <w:pPr>
              <w:pStyle w:val="ListParagraph"/>
              <w:spacing w:line="360" w:lineRule="auto"/>
              <w:ind w:left="0"/>
              <w:jc w:val="both"/>
              <w:rPr>
                <w:ins w:id="1219" w:author="Chara Katiri" w:date="2015-04-12T15:31:00Z"/>
                <w:rFonts w:ascii="Times" w:hAnsi="Times" w:cs="Times New Roman"/>
                <w:sz w:val="22"/>
                <w:szCs w:val="22"/>
              </w:rPr>
            </w:pPr>
            <w:ins w:id="1220" w:author="Chara Katiri" w:date="2015-04-12T15:31:00Z">
              <w:r w:rsidRPr="000926B2">
                <w:rPr>
                  <w:rFonts w:ascii="Times" w:hAnsi="Times" w:cs="Times New Roman"/>
                  <w:sz w:val="22"/>
                  <w:szCs w:val="22"/>
                </w:rPr>
                <w:t xml:space="preserve">The system must decline usernames that are not valid. </w:t>
              </w:r>
            </w:ins>
          </w:p>
        </w:tc>
        <w:tc>
          <w:tcPr>
            <w:tcW w:w="1274" w:type="dxa"/>
          </w:tcPr>
          <w:p w14:paraId="7C7BC510" w14:textId="7E198E99" w:rsidR="00810221" w:rsidRPr="000926B2" w:rsidRDefault="00D71A41" w:rsidP="00EE1303">
            <w:pPr>
              <w:pStyle w:val="ListParagraph"/>
              <w:spacing w:line="360" w:lineRule="auto"/>
              <w:ind w:left="0"/>
              <w:jc w:val="both"/>
              <w:rPr>
                <w:ins w:id="1221" w:author="Chara Katiri" w:date="2015-04-12T15:31:00Z"/>
                <w:rFonts w:ascii="Times" w:hAnsi="Times" w:cs="Times New Roman"/>
                <w:sz w:val="22"/>
                <w:szCs w:val="22"/>
              </w:rPr>
            </w:pPr>
            <w:ins w:id="1222" w:author="Chara Katiri" w:date="2015-04-12T17:44:00Z">
              <w:r w:rsidRPr="000926B2">
                <w:rPr>
                  <w:rFonts w:ascii="Times" w:hAnsi="Times" w:cs="Times New Roman"/>
                  <w:sz w:val="22"/>
                  <w:szCs w:val="22"/>
                </w:rPr>
                <w:t>Functional</w:t>
              </w:r>
            </w:ins>
          </w:p>
        </w:tc>
        <w:tc>
          <w:tcPr>
            <w:tcW w:w="1609" w:type="dxa"/>
          </w:tcPr>
          <w:p w14:paraId="3343E5EF" w14:textId="77777777" w:rsidR="00810221" w:rsidRPr="000926B2" w:rsidRDefault="00810221" w:rsidP="00EE1303">
            <w:pPr>
              <w:pStyle w:val="ListParagraph"/>
              <w:spacing w:line="360" w:lineRule="auto"/>
              <w:ind w:left="0"/>
              <w:jc w:val="both"/>
              <w:rPr>
                <w:ins w:id="1223" w:author="Chara Katiri" w:date="2015-04-12T15:31:00Z"/>
                <w:rFonts w:ascii="Times" w:hAnsi="Times" w:cs="Times New Roman"/>
                <w:sz w:val="22"/>
                <w:szCs w:val="22"/>
              </w:rPr>
            </w:pPr>
          </w:p>
        </w:tc>
        <w:tc>
          <w:tcPr>
            <w:tcW w:w="1169" w:type="dxa"/>
          </w:tcPr>
          <w:p w14:paraId="4ED8C3B0" w14:textId="4B718E72" w:rsidR="00810221" w:rsidRPr="000926B2" w:rsidRDefault="00D71A41" w:rsidP="00EE1303">
            <w:pPr>
              <w:pStyle w:val="ListParagraph"/>
              <w:spacing w:line="360" w:lineRule="auto"/>
              <w:ind w:left="0"/>
              <w:jc w:val="both"/>
              <w:rPr>
                <w:ins w:id="1224" w:author="Chara Katiri" w:date="2015-04-12T15:31:00Z"/>
                <w:rFonts w:ascii="Times" w:hAnsi="Times" w:cs="Times New Roman"/>
                <w:sz w:val="22"/>
                <w:szCs w:val="22"/>
              </w:rPr>
            </w:pPr>
            <w:ins w:id="1225" w:author="Chara Katiri" w:date="2015-04-12T17:44:00Z">
              <w:r w:rsidRPr="000926B2">
                <w:rPr>
                  <w:rFonts w:ascii="Times" w:hAnsi="Times" w:cs="Times New Roman"/>
                  <w:sz w:val="22"/>
                  <w:szCs w:val="22"/>
                </w:rPr>
                <w:t>M</w:t>
              </w:r>
            </w:ins>
          </w:p>
        </w:tc>
      </w:tr>
      <w:tr w:rsidR="00810221" w:rsidRPr="000926B2" w14:paraId="784187FB" w14:textId="77777777" w:rsidTr="00810221">
        <w:trPr>
          <w:ins w:id="1226" w:author="Chara Katiri" w:date="2015-04-12T15:36:00Z"/>
        </w:trPr>
        <w:tc>
          <w:tcPr>
            <w:tcW w:w="1116" w:type="dxa"/>
            <w:shd w:val="clear" w:color="auto" w:fill="4F81BD" w:themeFill="accent1"/>
          </w:tcPr>
          <w:p w14:paraId="0FC02219" w14:textId="77777777" w:rsidR="00810221" w:rsidRPr="000926B2" w:rsidRDefault="00810221" w:rsidP="00EE1303">
            <w:pPr>
              <w:pStyle w:val="ListParagraph"/>
              <w:spacing w:line="360" w:lineRule="auto"/>
              <w:ind w:left="0"/>
              <w:jc w:val="both"/>
              <w:rPr>
                <w:ins w:id="1227" w:author="Chara Katiri" w:date="2015-04-12T15:36:00Z"/>
                <w:rFonts w:ascii="Times" w:hAnsi="Times" w:cs="Times New Roman"/>
                <w:sz w:val="22"/>
                <w:szCs w:val="22"/>
              </w:rPr>
            </w:pPr>
          </w:p>
        </w:tc>
        <w:tc>
          <w:tcPr>
            <w:tcW w:w="3960" w:type="dxa"/>
            <w:shd w:val="clear" w:color="auto" w:fill="4F81BD" w:themeFill="accent1"/>
          </w:tcPr>
          <w:p w14:paraId="58E8CD88" w14:textId="2DF1DD43" w:rsidR="00810221" w:rsidRPr="000926B2" w:rsidRDefault="00810221" w:rsidP="00EE1303">
            <w:pPr>
              <w:pStyle w:val="ListParagraph"/>
              <w:spacing w:line="360" w:lineRule="auto"/>
              <w:ind w:left="0"/>
              <w:jc w:val="both"/>
              <w:rPr>
                <w:ins w:id="1228" w:author="Chara Katiri" w:date="2015-04-12T15:36:00Z"/>
                <w:rFonts w:ascii="Times" w:hAnsi="Times" w:cs="Times New Roman"/>
                <w:sz w:val="22"/>
                <w:szCs w:val="22"/>
              </w:rPr>
            </w:pPr>
            <w:ins w:id="1229" w:author="Chara Katiri" w:date="2015-04-12T15:36:00Z">
              <w:r w:rsidRPr="000926B2">
                <w:rPr>
                  <w:rFonts w:ascii="Times" w:hAnsi="Times" w:cs="Times New Roman"/>
                  <w:sz w:val="22"/>
                  <w:szCs w:val="22"/>
                </w:rPr>
                <w:t>Users</w:t>
              </w:r>
            </w:ins>
          </w:p>
        </w:tc>
        <w:tc>
          <w:tcPr>
            <w:tcW w:w="1274" w:type="dxa"/>
            <w:shd w:val="clear" w:color="auto" w:fill="4F81BD" w:themeFill="accent1"/>
          </w:tcPr>
          <w:p w14:paraId="7621B9F0" w14:textId="77777777" w:rsidR="00810221" w:rsidRPr="000926B2" w:rsidRDefault="00810221" w:rsidP="00EE1303">
            <w:pPr>
              <w:pStyle w:val="ListParagraph"/>
              <w:spacing w:line="360" w:lineRule="auto"/>
              <w:ind w:left="0"/>
              <w:jc w:val="both"/>
              <w:rPr>
                <w:ins w:id="1230" w:author="Chara Katiri" w:date="2015-04-12T15:36:00Z"/>
                <w:rFonts w:ascii="Times" w:hAnsi="Times" w:cs="Times New Roman"/>
                <w:sz w:val="22"/>
                <w:szCs w:val="22"/>
              </w:rPr>
            </w:pPr>
          </w:p>
        </w:tc>
        <w:tc>
          <w:tcPr>
            <w:tcW w:w="1609" w:type="dxa"/>
            <w:shd w:val="clear" w:color="auto" w:fill="4F81BD" w:themeFill="accent1"/>
          </w:tcPr>
          <w:p w14:paraId="06E71CBC" w14:textId="77777777" w:rsidR="00810221" w:rsidRPr="000926B2" w:rsidRDefault="00810221" w:rsidP="00EE1303">
            <w:pPr>
              <w:pStyle w:val="ListParagraph"/>
              <w:spacing w:line="360" w:lineRule="auto"/>
              <w:ind w:left="0"/>
              <w:jc w:val="both"/>
              <w:rPr>
                <w:ins w:id="1231" w:author="Chara Katiri" w:date="2015-04-12T15:36:00Z"/>
                <w:rFonts w:ascii="Times" w:hAnsi="Times" w:cs="Times New Roman"/>
                <w:sz w:val="22"/>
                <w:szCs w:val="22"/>
              </w:rPr>
            </w:pPr>
          </w:p>
        </w:tc>
        <w:tc>
          <w:tcPr>
            <w:tcW w:w="1169" w:type="dxa"/>
            <w:shd w:val="clear" w:color="auto" w:fill="4F81BD" w:themeFill="accent1"/>
          </w:tcPr>
          <w:p w14:paraId="6B46052D" w14:textId="77777777" w:rsidR="00810221" w:rsidRPr="000926B2" w:rsidRDefault="00810221" w:rsidP="00EE1303">
            <w:pPr>
              <w:pStyle w:val="ListParagraph"/>
              <w:spacing w:line="360" w:lineRule="auto"/>
              <w:ind w:left="0"/>
              <w:jc w:val="both"/>
              <w:rPr>
                <w:ins w:id="1232" w:author="Chara Katiri" w:date="2015-04-12T15:36:00Z"/>
                <w:rFonts w:ascii="Times" w:hAnsi="Times" w:cs="Times New Roman"/>
                <w:sz w:val="22"/>
                <w:szCs w:val="22"/>
              </w:rPr>
            </w:pPr>
          </w:p>
        </w:tc>
      </w:tr>
      <w:tr w:rsidR="00810221" w:rsidRPr="000926B2" w14:paraId="2D59E413" w14:textId="77777777" w:rsidTr="00810221">
        <w:trPr>
          <w:ins w:id="1233" w:author="Chara Katiri" w:date="2015-04-12T15:37:00Z"/>
        </w:trPr>
        <w:tc>
          <w:tcPr>
            <w:tcW w:w="1116" w:type="dxa"/>
          </w:tcPr>
          <w:p w14:paraId="5ED58C15" w14:textId="1618E3C7" w:rsidR="00810221" w:rsidRPr="000926B2" w:rsidRDefault="00D71A41" w:rsidP="00EE1303">
            <w:pPr>
              <w:pStyle w:val="ListParagraph"/>
              <w:spacing w:line="360" w:lineRule="auto"/>
              <w:ind w:left="0"/>
              <w:jc w:val="both"/>
              <w:rPr>
                <w:ins w:id="1234" w:author="Chara Katiri" w:date="2015-04-12T15:37:00Z"/>
                <w:rFonts w:ascii="Times" w:hAnsi="Times" w:cs="Times New Roman"/>
                <w:sz w:val="22"/>
                <w:szCs w:val="22"/>
              </w:rPr>
            </w:pPr>
            <w:ins w:id="1235" w:author="Chara Katiri" w:date="2015-04-12T15:37:00Z">
              <w:r w:rsidRPr="000926B2">
                <w:rPr>
                  <w:rFonts w:ascii="Times" w:hAnsi="Times" w:cs="Times New Roman"/>
                  <w:sz w:val="22"/>
                  <w:szCs w:val="22"/>
                </w:rPr>
                <w:t>10</w:t>
              </w:r>
            </w:ins>
          </w:p>
        </w:tc>
        <w:tc>
          <w:tcPr>
            <w:tcW w:w="3960" w:type="dxa"/>
          </w:tcPr>
          <w:p w14:paraId="416BD985" w14:textId="30B4BCA7" w:rsidR="00810221" w:rsidRPr="000926B2" w:rsidRDefault="00810221" w:rsidP="00EE1303">
            <w:pPr>
              <w:pStyle w:val="ListParagraph"/>
              <w:spacing w:line="360" w:lineRule="auto"/>
              <w:ind w:left="0"/>
              <w:jc w:val="both"/>
              <w:rPr>
                <w:ins w:id="1236" w:author="Chara Katiri" w:date="2015-04-12T15:37:00Z"/>
                <w:rFonts w:ascii="Times" w:hAnsi="Times" w:cs="Times New Roman"/>
                <w:sz w:val="22"/>
                <w:szCs w:val="22"/>
              </w:rPr>
            </w:pPr>
            <w:ins w:id="1237" w:author="Chara Katiri" w:date="2015-04-12T15:37:00Z">
              <w:r w:rsidRPr="000926B2">
                <w:rPr>
                  <w:rFonts w:ascii="Times" w:hAnsi="Times" w:cs="Times New Roman"/>
                  <w:sz w:val="22"/>
                  <w:szCs w:val="22"/>
                </w:rPr>
                <w:t xml:space="preserve">The system </w:t>
              </w:r>
            </w:ins>
            <w:r w:rsidR="004A6681" w:rsidRPr="000926B2">
              <w:rPr>
                <w:rFonts w:ascii="Times" w:hAnsi="Times" w:cs="Times New Roman"/>
                <w:sz w:val="22"/>
                <w:szCs w:val="22"/>
              </w:rPr>
              <w:t>could</w:t>
            </w:r>
            <w:ins w:id="1238" w:author="Chara Katiri" w:date="2015-04-12T15:37:00Z">
              <w:r w:rsidRPr="000926B2">
                <w:rPr>
                  <w:rFonts w:ascii="Times" w:hAnsi="Times" w:cs="Times New Roman"/>
                  <w:sz w:val="22"/>
                  <w:szCs w:val="22"/>
                </w:rPr>
                <w:t xml:space="preserve"> provide a ‘</w:t>
              </w:r>
              <w:commentRangeStart w:id="1239"/>
              <w:r w:rsidRPr="000926B2">
                <w:rPr>
                  <w:rFonts w:ascii="Times" w:hAnsi="Times" w:cs="Times New Roman"/>
                  <w:sz w:val="22"/>
                  <w:szCs w:val="22"/>
                </w:rPr>
                <w:t>My profile</w:t>
              </w:r>
              <w:commentRangeEnd w:id="1239"/>
              <w:r w:rsidRPr="000926B2">
                <w:rPr>
                  <w:rStyle w:val="CommentReference"/>
                  <w:rFonts w:ascii="Times" w:hAnsi="Times" w:cs="Times New Roman"/>
                  <w:sz w:val="22"/>
                  <w:szCs w:val="22"/>
                </w:rPr>
                <w:commentReference w:id="1239"/>
              </w:r>
              <w:r w:rsidRPr="000926B2">
                <w:rPr>
                  <w:rFonts w:ascii="Times" w:hAnsi="Times" w:cs="Times New Roman"/>
                  <w:sz w:val="22"/>
                  <w:szCs w:val="22"/>
                </w:rPr>
                <w:t xml:space="preserve">’ area for each user. The personal information of the user will be shown on that page (Name, Contact details, email address, telephone number). </w:t>
              </w:r>
            </w:ins>
          </w:p>
        </w:tc>
        <w:tc>
          <w:tcPr>
            <w:tcW w:w="1274" w:type="dxa"/>
          </w:tcPr>
          <w:p w14:paraId="61849FA0" w14:textId="77777777" w:rsidR="00810221" w:rsidRPr="000926B2" w:rsidRDefault="00810221" w:rsidP="00EE1303">
            <w:pPr>
              <w:pStyle w:val="ListParagraph"/>
              <w:spacing w:line="360" w:lineRule="auto"/>
              <w:ind w:left="0"/>
              <w:jc w:val="both"/>
              <w:rPr>
                <w:ins w:id="1240" w:author="Chara Katiri" w:date="2015-04-12T15:37:00Z"/>
                <w:rFonts w:ascii="Times" w:hAnsi="Times" w:cs="Times New Roman"/>
                <w:sz w:val="22"/>
                <w:szCs w:val="22"/>
              </w:rPr>
            </w:pPr>
            <w:ins w:id="1241" w:author="Chara Katiri" w:date="2015-04-12T15:37:00Z">
              <w:r w:rsidRPr="000926B2">
                <w:rPr>
                  <w:rFonts w:ascii="Times" w:hAnsi="Times" w:cs="Times New Roman"/>
                  <w:sz w:val="22"/>
                  <w:szCs w:val="22"/>
                </w:rPr>
                <w:t>Functional</w:t>
              </w:r>
            </w:ins>
          </w:p>
        </w:tc>
        <w:tc>
          <w:tcPr>
            <w:tcW w:w="1609" w:type="dxa"/>
          </w:tcPr>
          <w:p w14:paraId="37ECB4F0" w14:textId="77777777" w:rsidR="00810221" w:rsidRPr="000926B2" w:rsidRDefault="00810221" w:rsidP="00EE1303">
            <w:pPr>
              <w:pStyle w:val="ListParagraph"/>
              <w:spacing w:line="360" w:lineRule="auto"/>
              <w:ind w:left="0"/>
              <w:jc w:val="both"/>
              <w:rPr>
                <w:ins w:id="1242" w:author="Chara Katiri" w:date="2015-04-12T15:37:00Z"/>
                <w:rFonts w:ascii="Times" w:hAnsi="Times" w:cs="Times New Roman"/>
                <w:sz w:val="22"/>
                <w:szCs w:val="22"/>
              </w:rPr>
            </w:pPr>
          </w:p>
        </w:tc>
        <w:tc>
          <w:tcPr>
            <w:tcW w:w="1169" w:type="dxa"/>
          </w:tcPr>
          <w:p w14:paraId="0EE61FAD" w14:textId="246C9E39" w:rsidR="00810221" w:rsidRPr="000926B2" w:rsidRDefault="00D71A41" w:rsidP="00EE1303">
            <w:pPr>
              <w:pStyle w:val="ListParagraph"/>
              <w:spacing w:line="360" w:lineRule="auto"/>
              <w:ind w:left="0"/>
              <w:jc w:val="both"/>
              <w:rPr>
                <w:ins w:id="1243" w:author="Chara Katiri" w:date="2015-04-12T15:37:00Z"/>
                <w:rFonts w:ascii="Times" w:hAnsi="Times" w:cs="Times New Roman"/>
                <w:sz w:val="22"/>
                <w:szCs w:val="22"/>
              </w:rPr>
            </w:pPr>
            <w:ins w:id="1244" w:author="Chara Katiri" w:date="2015-04-12T15:37:00Z">
              <w:r w:rsidRPr="000926B2">
                <w:rPr>
                  <w:rFonts w:ascii="Times" w:hAnsi="Times" w:cs="Times New Roman"/>
                  <w:sz w:val="22"/>
                  <w:szCs w:val="22"/>
                </w:rPr>
                <w:t>C</w:t>
              </w:r>
            </w:ins>
          </w:p>
        </w:tc>
      </w:tr>
      <w:tr w:rsidR="00810221" w:rsidRPr="000926B2" w14:paraId="7FF41140" w14:textId="77777777" w:rsidTr="00810221">
        <w:tblPrEx>
          <w:tblPrExChange w:id="1245" w:author="Chara Katiri" w:date="2015-04-12T15:33:00Z">
            <w:tblPrEx>
              <w:tblW w:w="9128" w:type="dxa"/>
            </w:tblPrEx>
          </w:tblPrExChange>
        </w:tblPrEx>
        <w:trPr>
          <w:ins w:id="1246" w:author="Chara Katiri" w:date="2015-04-12T15:31:00Z"/>
          <w:trPrChange w:id="1247" w:author="Chara Katiri" w:date="2015-04-12T15:33:00Z">
            <w:trPr>
              <w:gridBefore w:val="1"/>
              <w:gridAfter w:val="0"/>
            </w:trPr>
          </w:trPrChange>
        </w:trPr>
        <w:tc>
          <w:tcPr>
            <w:tcW w:w="1116" w:type="dxa"/>
            <w:shd w:val="clear" w:color="auto" w:fill="4F81BD" w:themeFill="accent1"/>
            <w:tcPrChange w:id="1248" w:author="Chara Katiri" w:date="2015-04-12T15:33:00Z">
              <w:tcPr>
                <w:tcW w:w="1116" w:type="dxa"/>
                <w:gridSpan w:val="2"/>
              </w:tcPr>
            </w:tcPrChange>
          </w:tcPr>
          <w:p w14:paraId="46255DF1" w14:textId="77777777" w:rsidR="00810221" w:rsidRPr="000926B2" w:rsidRDefault="00810221" w:rsidP="00EE1303">
            <w:pPr>
              <w:pStyle w:val="ListParagraph"/>
              <w:spacing w:line="360" w:lineRule="auto"/>
              <w:ind w:left="0"/>
              <w:jc w:val="both"/>
              <w:rPr>
                <w:ins w:id="1249" w:author="Chara Katiri" w:date="2015-04-12T15:31:00Z"/>
                <w:rFonts w:ascii="Times" w:hAnsi="Times" w:cs="Times New Roman"/>
                <w:sz w:val="22"/>
                <w:szCs w:val="22"/>
              </w:rPr>
            </w:pPr>
          </w:p>
        </w:tc>
        <w:tc>
          <w:tcPr>
            <w:tcW w:w="3960" w:type="dxa"/>
            <w:shd w:val="clear" w:color="auto" w:fill="4F81BD" w:themeFill="accent1"/>
            <w:tcPrChange w:id="1250" w:author="Chara Katiri" w:date="2015-04-12T15:33:00Z">
              <w:tcPr>
                <w:tcW w:w="3960" w:type="dxa"/>
                <w:gridSpan w:val="2"/>
              </w:tcPr>
            </w:tcPrChange>
          </w:tcPr>
          <w:p w14:paraId="2291AEB5" w14:textId="62EA3A6D" w:rsidR="00810221" w:rsidRPr="000926B2" w:rsidRDefault="00810221" w:rsidP="00EE1303">
            <w:pPr>
              <w:pStyle w:val="ListParagraph"/>
              <w:spacing w:line="360" w:lineRule="auto"/>
              <w:ind w:left="0"/>
              <w:jc w:val="both"/>
              <w:rPr>
                <w:ins w:id="1251" w:author="Chara Katiri" w:date="2015-04-12T15:31:00Z"/>
                <w:rFonts w:ascii="Times" w:hAnsi="Times" w:cs="Times New Roman"/>
                <w:sz w:val="22"/>
                <w:szCs w:val="22"/>
              </w:rPr>
            </w:pPr>
            <w:ins w:id="1252" w:author="Chara Katiri" w:date="2015-04-12T15:36:00Z">
              <w:r w:rsidRPr="000926B2">
                <w:rPr>
                  <w:rFonts w:ascii="Times" w:hAnsi="Times" w:cs="Times New Roman"/>
                  <w:sz w:val="22"/>
                  <w:szCs w:val="22"/>
                </w:rPr>
                <w:t>Items</w:t>
              </w:r>
            </w:ins>
          </w:p>
        </w:tc>
        <w:tc>
          <w:tcPr>
            <w:tcW w:w="1274" w:type="dxa"/>
            <w:shd w:val="clear" w:color="auto" w:fill="4F81BD" w:themeFill="accent1"/>
            <w:tcPrChange w:id="1253" w:author="Chara Katiri" w:date="2015-04-12T15:33:00Z">
              <w:tcPr>
                <w:tcW w:w="1274" w:type="dxa"/>
              </w:tcPr>
            </w:tcPrChange>
          </w:tcPr>
          <w:p w14:paraId="49E82C85" w14:textId="77777777" w:rsidR="00810221" w:rsidRPr="000926B2" w:rsidRDefault="00810221" w:rsidP="00EE1303">
            <w:pPr>
              <w:pStyle w:val="ListParagraph"/>
              <w:spacing w:line="360" w:lineRule="auto"/>
              <w:ind w:left="0"/>
              <w:jc w:val="both"/>
              <w:rPr>
                <w:ins w:id="1254" w:author="Chara Katiri" w:date="2015-04-12T15:31:00Z"/>
                <w:rFonts w:ascii="Times" w:hAnsi="Times" w:cs="Times New Roman"/>
                <w:sz w:val="22"/>
                <w:szCs w:val="22"/>
              </w:rPr>
            </w:pPr>
          </w:p>
        </w:tc>
        <w:tc>
          <w:tcPr>
            <w:tcW w:w="1609" w:type="dxa"/>
            <w:shd w:val="clear" w:color="auto" w:fill="4F81BD" w:themeFill="accent1"/>
            <w:tcPrChange w:id="1255" w:author="Chara Katiri" w:date="2015-04-12T15:33:00Z">
              <w:tcPr>
                <w:tcW w:w="1609" w:type="dxa"/>
                <w:gridSpan w:val="3"/>
              </w:tcPr>
            </w:tcPrChange>
          </w:tcPr>
          <w:p w14:paraId="6B00D131" w14:textId="77777777" w:rsidR="00810221" w:rsidRPr="000926B2" w:rsidRDefault="00810221" w:rsidP="00EE1303">
            <w:pPr>
              <w:pStyle w:val="ListParagraph"/>
              <w:spacing w:line="360" w:lineRule="auto"/>
              <w:ind w:left="0"/>
              <w:jc w:val="both"/>
              <w:rPr>
                <w:ins w:id="1256" w:author="Chara Katiri" w:date="2015-04-12T15:31:00Z"/>
                <w:rFonts w:ascii="Times" w:hAnsi="Times" w:cs="Times New Roman"/>
                <w:sz w:val="22"/>
                <w:szCs w:val="22"/>
              </w:rPr>
            </w:pPr>
          </w:p>
        </w:tc>
        <w:tc>
          <w:tcPr>
            <w:tcW w:w="1169" w:type="dxa"/>
            <w:shd w:val="clear" w:color="auto" w:fill="4F81BD" w:themeFill="accent1"/>
            <w:tcPrChange w:id="1257" w:author="Chara Katiri" w:date="2015-04-12T15:33:00Z">
              <w:tcPr>
                <w:tcW w:w="1169" w:type="dxa"/>
                <w:gridSpan w:val="2"/>
              </w:tcPr>
            </w:tcPrChange>
          </w:tcPr>
          <w:p w14:paraId="19662DB4" w14:textId="77777777" w:rsidR="00810221" w:rsidRPr="000926B2" w:rsidRDefault="00810221" w:rsidP="00EE1303">
            <w:pPr>
              <w:pStyle w:val="ListParagraph"/>
              <w:spacing w:line="360" w:lineRule="auto"/>
              <w:ind w:left="0"/>
              <w:jc w:val="both"/>
              <w:rPr>
                <w:ins w:id="1258" w:author="Chara Katiri" w:date="2015-04-12T15:31:00Z"/>
                <w:rFonts w:ascii="Times" w:hAnsi="Times" w:cs="Times New Roman"/>
                <w:sz w:val="22"/>
                <w:szCs w:val="22"/>
              </w:rPr>
            </w:pPr>
          </w:p>
        </w:tc>
      </w:tr>
      <w:tr w:rsidR="00810221" w:rsidRPr="000926B2" w14:paraId="1E8C5D0D" w14:textId="77777777" w:rsidTr="00810221">
        <w:trPr>
          <w:ins w:id="1259" w:author="Chara Katiri" w:date="2015-04-12T15:36:00Z"/>
        </w:trPr>
        <w:tc>
          <w:tcPr>
            <w:tcW w:w="1116" w:type="dxa"/>
          </w:tcPr>
          <w:p w14:paraId="26D8CC9F" w14:textId="5E485113" w:rsidR="00810221" w:rsidRPr="000926B2" w:rsidRDefault="00D71A41" w:rsidP="00EE1303">
            <w:pPr>
              <w:pStyle w:val="ListParagraph"/>
              <w:spacing w:line="360" w:lineRule="auto"/>
              <w:ind w:left="0"/>
              <w:jc w:val="both"/>
              <w:rPr>
                <w:ins w:id="1260" w:author="Chara Katiri" w:date="2015-04-12T15:36:00Z"/>
                <w:rFonts w:ascii="Times" w:hAnsi="Times" w:cs="Times New Roman"/>
                <w:sz w:val="22"/>
                <w:szCs w:val="22"/>
              </w:rPr>
            </w:pPr>
            <w:ins w:id="1261" w:author="Chara Katiri" w:date="2015-04-12T15:36:00Z">
              <w:r w:rsidRPr="000926B2">
                <w:rPr>
                  <w:rFonts w:ascii="Times" w:hAnsi="Times" w:cs="Times New Roman"/>
                  <w:sz w:val="22"/>
                  <w:szCs w:val="22"/>
                </w:rPr>
                <w:t>11</w:t>
              </w:r>
            </w:ins>
          </w:p>
        </w:tc>
        <w:tc>
          <w:tcPr>
            <w:tcW w:w="3960" w:type="dxa"/>
          </w:tcPr>
          <w:p w14:paraId="662EC1CE" w14:textId="77777777" w:rsidR="00810221" w:rsidRPr="000926B2" w:rsidRDefault="00810221" w:rsidP="00EE1303">
            <w:pPr>
              <w:pStyle w:val="ListParagraph"/>
              <w:spacing w:line="360" w:lineRule="auto"/>
              <w:ind w:left="0"/>
              <w:jc w:val="both"/>
              <w:rPr>
                <w:ins w:id="1262" w:author="Chara Katiri" w:date="2015-04-12T15:36:00Z"/>
                <w:rFonts w:ascii="Times" w:hAnsi="Times" w:cs="Times New Roman"/>
                <w:sz w:val="22"/>
                <w:szCs w:val="22"/>
              </w:rPr>
            </w:pPr>
            <w:ins w:id="1263" w:author="Chara Katiri" w:date="2015-04-12T15:36:00Z">
              <w:r w:rsidRPr="000926B2">
                <w:rPr>
                  <w:rFonts w:ascii="Times" w:hAnsi="Times" w:cs="Times New Roman"/>
                  <w:sz w:val="22"/>
                  <w:szCs w:val="22"/>
                </w:rPr>
                <w:t>The system must provide information about the product: Title, Description, Price, Category and Seller contact information.</w:t>
              </w:r>
            </w:ins>
          </w:p>
        </w:tc>
        <w:tc>
          <w:tcPr>
            <w:tcW w:w="1274" w:type="dxa"/>
          </w:tcPr>
          <w:p w14:paraId="2ACDF812" w14:textId="77777777" w:rsidR="00810221" w:rsidRPr="000926B2" w:rsidRDefault="00810221" w:rsidP="00EE1303">
            <w:pPr>
              <w:pStyle w:val="ListParagraph"/>
              <w:spacing w:line="360" w:lineRule="auto"/>
              <w:ind w:left="0"/>
              <w:jc w:val="both"/>
              <w:rPr>
                <w:ins w:id="1264" w:author="Chara Katiri" w:date="2015-04-12T15:36:00Z"/>
                <w:rFonts w:ascii="Times" w:hAnsi="Times" w:cs="Times New Roman"/>
                <w:sz w:val="22"/>
                <w:szCs w:val="22"/>
              </w:rPr>
            </w:pPr>
            <w:ins w:id="1265" w:author="Chara Katiri" w:date="2015-04-12T15:36:00Z">
              <w:r w:rsidRPr="000926B2">
                <w:rPr>
                  <w:rFonts w:ascii="Times" w:hAnsi="Times" w:cs="Times New Roman"/>
                  <w:sz w:val="22"/>
                  <w:szCs w:val="22"/>
                </w:rPr>
                <w:t>Functional</w:t>
              </w:r>
            </w:ins>
          </w:p>
        </w:tc>
        <w:tc>
          <w:tcPr>
            <w:tcW w:w="1609" w:type="dxa"/>
          </w:tcPr>
          <w:p w14:paraId="3AB28429" w14:textId="252BEF62" w:rsidR="00810221" w:rsidRPr="000926B2" w:rsidRDefault="00810221" w:rsidP="00EE1303">
            <w:pPr>
              <w:pStyle w:val="ListParagraph"/>
              <w:spacing w:line="360" w:lineRule="auto"/>
              <w:ind w:left="0"/>
              <w:jc w:val="both"/>
              <w:rPr>
                <w:ins w:id="1266" w:author="Chara Katiri" w:date="2015-04-12T15:36:00Z"/>
                <w:rFonts w:ascii="Times" w:hAnsi="Times" w:cs="Times New Roman"/>
                <w:sz w:val="22"/>
                <w:szCs w:val="22"/>
              </w:rPr>
            </w:pPr>
          </w:p>
        </w:tc>
        <w:tc>
          <w:tcPr>
            <w:tcW w:w="1169" w:type="dxa"/>
          </w:tcPr>
          <w:p w14:paraId="6D84E685" w14:textId="77777777" w:rsidR="00810221" w:rsidRPr="000926B2" w:rsidRDefault="00810221" w:rsidP="00EE1303">
            <w:pPr>
              <w:pStyle w:val="ListParagraph"/>
              <w:spacing w:line="360" w:lineRule="auto"/>
              <w:ind w:left="0"/>
              <w:jc w:val="both"/>
              <w:rPr>
                <w:ins w:id="1267" w:author="Chara Katiri" w:date="2015-04-12T15:36:00Z"/>
                <w:rFonts w:ascii="Times" w:hAnsi="Times" w:cs="Times New Roman"/>
                <w:sz w:val="22"/>
                <w:szCs w:val="22"/>
              </w:rPr>
            </w:pPr>
            <w:ins w:id="1268" w:author="Chara Katiri" w:date="2015-04-12T15:36:00Z">
              <w:r w:rsidRPr="000926B2">
                <w:rPr>
                  <w:rFonts w:ascii="Times" w:hAnsi="Times" w:cs="Times New Roman"/>
                  <w:sz w:val="22"/>
                  <w:szCs w:val="22"/>
                </w:rPr>
                <w:t>M</w:t>
              </w:r>
            </w:ins>
          </w:p>
        </w:tc>
      </w:tr>
      <w:tr w:rsidR="00810221" w:rsidRPr="000926B2" w14:paraId="542B4344" w14:textId="77777777" w:rsidTr="00810221">
        <w:trPr>
          <w:ins w:id="1269" w:author="Chara Katiri" w:date="2015-04-12T15:36:00Z"/>
        </w:trPr>
        <w:tc>
          <w:tcPr>
            <w:tcW w:w="1116" w:type="dxa"/>
          </w:tcPr>
          <w:p w14:paraId="09DA8262" w14:textId="20A38DC1" w:rsidR="00810221" w:rsidRPr="000926B2" w:rsidRDefault="00D71A41" w:rsidP="00EE1303">
            <w:pPr>
              <w:pStyle w:val="ListParagraph"/>
              <w:spacing w:line="360" w:lineRule="auto"/>
              <w:ind w:left="0"/>
              <w:jc w:val="both"/>
              <w:rPr>
                <w:ins w:id="1270" w:author="Chara Katiri" w:date="2015-04-12T15:36:00Z"/>
                <w:rFonts w:ascii="Times" w:hAnsi="Times" w:cs="Times New Roman"/>
                <w:sz w:val="22"/>
                <w:szCs w:val="22"/>
              </w:rPr>
            </w:pPr>
            <w:ins w:id="1271" w:author="Chara Katiri" w:date="2015-04-12T15:36:00Z">
              <w:r w:rsidRPr="000926B2">
                <w:rPr>
                  <w:rFonts w:ascii="Times" w:hAnsi="Times" w:cs="Times New Roman"/>
                  <w:sz w:val="22"/>
                  <w:szCs w:val="22"/>
                </w:rPr>
                <w:t>12</w:t>
              </w:r>
            </w:ins>
          </w:p>
        </w:tc>
        <w:tc>
          <w:tcPr>
            <w:tcW w:w="3960" w:type="dxa"/>
          </w:tcPr>
          <w:p w14:paraId="1EC8A818" w14:textId="77777777" w:rsidR="00810221" w:rsidRPr="000926B2" w:rsidRDefault="00810221" w:rsidP="00EE1303">
            <w:pPr>
              <w:pStyle w:val="ListParagraph"/>
              <w:spacing w:line="360" w:lineRule="auto"/>
              <w:ind w:left="0"/>
              <w:jc w:val="both"/>
              <w:rPr>
                <w:ins w:id="1272" w:author="Chara Katiri" w:date="2015-04-12T15:36:00Z"/>
                <w:rFonts w:ascii="Times" w:hAnsi="Times" w:cs="Times New Roman"/>
                <w:sz w:val="22"/>
                <w:szCs w:val="22"/>
              </w:rPr>
            </w:pPr>
            <w:ins w:id="1273" w:author="Chara Katiri" w:date="2015-04-12T15:36:00Z">
              <w:r w:rsidRPr="000926B2">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12E566EE" w14:textId="77777777" w:rsidR="00810221" w:rsidRPr="000926B2" w:rsidRDefault="00810221" w:rsidP="00EE1303">
            <w:pPr>
              <w:pStyle w:val="ListParagraph"/>
              <w:spacing w:line="360" w:lineRule="auto"/>
              <w:ind w:left="0"/>
              <w:jc w:val="both"/>
              <w:rPr>
                <w:ins w:id="1274" w:author="Chara Katiri" w:date="2015-04-12T15:36:00Z"/>
                <w:rFonts w:ascii="Times" w:hAnsi="Times" w:cs="Times New Roman"/>
                <w:sz w:val="22"/>
                <w:szCs w:val="22"/>
              </w:rPr>
            </w:pPr>
            <w:ins w:id="1275" w:author="Chara Katiri" w:date="2015-04-12T15:36:00Z">
              <w:r w:rsidRPr="000926B2">
                <w:rPr>
                  <w:rFonts w:ascii="Times" w:hAnsi="Times" w:cs="Times New Roman"/>
                  <w:sz w:val="22"/>
                  <w:szCs w:val="22"/>
                </w:rPr>
                <w:t>Functional</w:t>
              </w:r>
            </w:ins>
          </w:p>
        </w:tc>
        <w:tc>
          <w:tcPr>
            <w:tcW w:w="1609" w:type="dxa"/>
          </w:tcPr>
          <w:p w14:paraId="05AA7382" w14:textId="218B3B8D" w:rsidR="00810221" w:rsidRPr="000926B2" w:rsidRDefault="00810221" w:rsidP="00EE1303">
            <w:pPr>
              <w:pStyle w:val="ListParagraph"/>
              <w:spacing w:line="360" w:lineRule="auto"/>
              <w:ind w:left="0"/>
              <w:jc w:val="both"/>
              <w:rPr>
                <w:ins w:id="1276" w:author="Chara Katiri" w:date="2015-04-12T15:36:00Z"/>
                <w:rFonts w:ascii="Times" w:hAnsi="Times" w:cs="Times New Roman"/>
                <w:sz w:val="22"/>
                <w:szCs w:val="22"/>
              </w:rPr>
            </w:pPr>
          </w:p>
        </w:tc>
        <w:tc>
          <w:tcPr>
            <w:tcW w:w="1169" w:type="dxa"/>
          </w:tcPr>
          <w:p w14:paraId="771DFACB" w14:textId="77777777" w:rsidR="00810221" w:rsidRPr="000926B2" w:rsidRDefault="00810221" w:rsidP="00EE1303">
            <w:pPr>
              <w:pStyle w:val="ListParagraph"/>
              <w:spacing w:line="360" w:lineRule="auto"/>
              <w:ind w:left="0"/>
              <w:jc w:val="both"/>
              <w:rPr>
                <w:ins w:id="1277" w:author="Chara Katiri" w:date="2015-04-12T15:36:00Z"/>
                <w:rFonts w:ascii="Times" w:hAnsi="Times" w:cs="Times New Roman"/>
                <w:sz w:val="22"/>
                <w:szCs w:val="22"/>
              </w:rPr>
            </w:pPr>
            <w:ins w:id="1278" w:author="Chara Katiri" w:date="2015-04-12T15:36:00Z">
              <w:r w:rsidRPr="000926B2">
                <w:rPr>
                  <w:rFonts w:ascii="Times" w:hAnsi="Times" w:cs="Times New Roman"/>
                  <w:sz w:val="22"/>
                  <w:szCs w:val="22"/>
                </w:rPr>
                <w:t>M</w:t>
              </w:r>
            </w:ins>
          </w:p>
        </w:tc>
      </w:tr>
      <w:tr w:rsidR="00810221" w:rsidRPr="000926B2" w14:paraId="2CE15D4A" w14:textId="77777777" w:rsidTr="00810221">
        <w:tblPrEx>
          <w:tblPrExChange w:id="1279" w:author="Chara Katiri" w:date="2015-04-12T15:37:00Z">
            <w:tblPrEx>
              <w:tblW w:w="9128" w:type="dxa"/>
            </w:tblPrEx>
          </w:tblPrExChange>
        </w:tblPrEx>
        <w:trPr>
          <w:ins w:id="1280" w:author="Chara Katiri" w:date="2015-04-12T15:31:00Z"/>
          <w:trPrChange w:id="1281" w:author="Chara Katiri" w:date="2015-04-12T15:37:00Z">
            <w:trPr>
              <w:gridBefore w:val="1"/>
              <w:gridAfter w:val="0"/>
            </w:trPr>
          </w:trPrChange>
        </w:trPr>
        <w:tc>
          <w:tcPr>
            <w:tcW w:w="1116" w:type="dxa"/>
            <w:shd w:val="clear" w:color="auto" w:fill="4F81BD" w:themeFill="accent1"/>
            <w:tcPrChange w:id="1282" w:author="Chara Katiri" w:date="2015-04-12T15:37:00Z">
              <w:tcPr>
                <w:tcW w:w="1116" w:type="dxa"/>
                <w:gridSpan w:val="2"/>
              </w:tcPr>
            </w:tcPrChange>
          </w:tcPr>
          <w:p w14:paraId="6B99FDBE" w14:textId="77777777" w:rsidR="00810221" w:rsidRPr="000926B2" w:rsidRDefault="00810221" w:rsidP="00EE1303">
            <w:pPr>
              <w:pStyle w:val="ListParagraph"/>
              <w:spacing w:line="360" w:lineRule="auto"/>
              <w:ind w:left="0"/>
              <w:jc w:val="both"/>
              <w:rPr>
                <w:ins w:id="1283" w:author="Chara Katiri" w:date="2015-04-12T15:31:00Z"/>
                <w:rFonts w:ascii="Times" w:hAnsi="Times" w:cs="Times New Roman"/>
                <w:sz w:val="22"/>
                <w:szCs w:val="22"/>
              </w:rPr>
            </w:pPr>
          </w:p>
        </w:tc>
        <w:tc>
          <w:tcPr>
            <w:tcW w:w="3960" w:type="dxa"/>
            <w:shd w:val="clear" w:color="auto" w:fill="4F81BD" w:themeFill="accent1"/>
            <w:tcPrChange w:id="1284" w:author="Chara Katiri" w:date="2015-04-12T15:37:00Z">
              <w:tcPr>
                <w:tcW w:w="3960" w:type="dxa"/>
                <w:gridSpan w:val="2"/>
              </w:tcPr>
            </w:tcPrChange>
          </w:tcPr>
          <w:p w14:paraId="0DA8532B" w14:textId="6F589405" w:rsidR="00810221" w:rsidRPr="000926B2" w:rsidRDefault="00810221" w:rsidP="00EE1303">
            <w:pPr>
              <w:pStyle w:val="ListParagraph"/>
              <w:spacing w:line="360" w:lineRule="auto"/>
              <w:ind w:left="0"/>
              <w:jc w:val="both"/>
              <w:rPr>
                <w:ins w:id="1285" w:author="Chara Katiri" w:date="2015-04-12T15:31:00Z"/>
                <w:rFonts w:ascii="Times" w:hAnsi="Times" w:cs="Times New Roman"/>
                <w:sz w:val="22"/>
                <w:szCs w:val="22"/>
              </w:rPr>
            </w:pPr>
            <w:ins w:id="1286" w:author="Chara Katiri" w:date="2015-04-12T15:37:00Z">
              <w:r w:rsidRPr="000926B2">
                <w:rPr>
                  <w:rFonts w:ascii="Times" w:hAnsi="Times" w:cs="Times New Roman"/>
                  <w:sz w:val="22"/>
                  <w:szCs w:val="22"/>
                </w:rPr>
                <w:t>Sort &amp; Search items</w:t>
              </w:r>
            </w:ins>
          </w:p>
        </w:tc>
        <w:tc>
          <w:tcPr>
            <w:tcW w:w="1274" w:type="dxa"/>
            <w:shd w:val="clear" w:color="auto" w:fill="4F81BD" w:themeFill="accent1"/>
            <w:tcPrChange w:id="1287" w:author="Chara Katiri" w:date="2015-04-12T15:37:00Z">
              <w:tcPr>
                <w:tcW w:w="1274" w:type="dxa"/>
              </w:tcPr>
            </w:tcPrChange>
          </w:tcPr>
          <w:p w14:paraId="0D8B56E4" w14:textId="77777777" w:rsidR="00810221" w:rsidRPr="000926B2" w:rsidRDefault="00810221" w:rsidP="00EE1303">
            <w:pPr>
              <w:pStyle w:val="ListParagraph"/>
              <w:spacing w:line="360" w:lineRule="auto"/>
              <w:ind w:left="0"/>
              <w:jc w:val="both"/>
              <w:rPr>
                <w:ins w:id="1288" w:author="Chara Katiri" w:date="2015-04-12T15:31:00Z"/>
                <w:rFonts w:ascii="Times" w:hAnsi="Times" w:cs="Times New Roman"/>
                <w:sz w:val="22"/>
                <w:szCs w:val="22"/>
              </w:rPr>
            </w:pPr>
          </w:p>
        </w:tc>
        <w:tc>
          <w:tcPr>
            <w:tcW w:w="1609" w:type="dxa"/>
            <w:shd w:val="clear" w:color="auto" w:fill="4F81BD" w:themeFill="accent1"/>
            <w:tcPrChange w:id="1289" w:author="Chara Katiri" w:date="2015-04-12T15:37:00Z">
              <w:tcPr>
                <w:tcW w:w="1609" w:type="dxa"/>
                <w:gridSpan w:val="3"/>
              </w:tcPr>
            </w:tcPrChange>
          </w:tcPr>
          <w:p w14:paraId="35911A22" w14:textId="77777777" w:rsidR="00810221" w:rsidRPr="000926B2" w:rsidRDefault="00810221" w:rsidP="00EE1303">
            <w:pPr>
              <w:pStyle w:val="ListParagraph"/>
              <w:spacing w:line="360" w:lineRule="auto"/>
              <w:ind w:left="0"/>
              <w:jc w:val="both"/>
              <w:rPr>
                <w:ins w:id="1290" w:author="Chara Katiri" w:date="2015-04-12T15:31:00Z"/>
                <w:rFonts w:ascii="Times" w:hAnsi="Times" w:cs="Times New Roman"/>
                <w:sz w:val="22"/>
                <w:szCs w:val="22"/>
              </w:rPr>
            </w:pPr>
          </w:p>
        </w:tc>
        <w:tc>
          <w:tcPr>
            <w:tcW w:w="1169" w:type="dxa"/>
            <w:shd w:val="clear" w:color="auto" w:fill="4F81BD" w:themeFill="accent1"/>
            <w:tcPrChange w:id="1291" w:author="Chara Katiri" w:date="2015-04-12T15:37:00Z">
              <w:tcPr>
                <w:tcW w:w="1169" w:type="dxa"/>
                <w:gridSpan w:val="2"/>
              </w:tcPr>
            </w:tcPrChange>
          </w:tcPr>
          <w:p w14:paraId="1AA451C3" w14:textId="77777777" w:rsidR="00810221" w:rsidRPr="000926B2" w:rsidRDefault="00810221" w:rsidP="00EE1303">
            <w:pPr>
              <w:pStyle w:val="ListParagraph"/>
              <w:spacing w:line="360" w:lineRule="auto"/>
              <w:ind w:left="0"/>
              <w:jc w:val="both"/>
              <w:rPr>
                <w:ins w:id="1292" w:author="Chara Katiri" w:date="2015-04-12T15:31:00Z"/>
                <w:rFonts w:ascii="Times" w:hAnsi="Times" w:cs="Times New Roman"/>
                <w:sz w:val="22"/>
                <w:szCs w:val="22"/>
              </w:rPr>
            </w:pPr>
          </w:p>
        </w:tc>
      </w:tr>
      <w:tr w:rsidR="00810221" w:rsidRPr="000926B2" w14:paraId="57FF7654" w14:textId="77777777" w:rsidTr="00810221">
        <w:trPr>
          <w:ins w:id="1293" w:author="Chara Katiri" w:date="2015-04-12T15:37:00Z"/>
        </w:trPr>
        <w:tc>
          <w:tcPr>
            <w:tcW w:w="1116" w:type="dxa"/>
          </w:tcPr>
          <w:p w14:paraId="5C565065" w14:textId="3BFCAC65" w:rsidR="00810221" w:rsidRPr="000926B2" w:rsidRDefault="00D71A41" w:rsidP="00EE1303">
            <w:pPr>
              <w:pStyle w:val="ListParagraph"/>
              <w:spacing w:line="360" w:lineRule="auto"/>
              <w:ind w:left="0"/>
              <w:jc w:val="both"/>
              <w:rPr>
                <w:ins w:id="1294" w:author="Chara Katiri" w:date="2015-04-12T15:37:00Z"/>
                <w:rFonts w:ascii="Times" w:hAnsi="Times" w:cs="Times New Roman"/>
                <w:sz w:val="22"/>
                <w:szCs w:val="22"/>
              </w:rPr>
            </w:pPr>
            <w:ins w:id="1295" w:author="Chara Katiri" w:date="2015-04-12T15:37:00Z">
              <w:r w:rsidRPr="000926B2">
                <w:rPr>
                  <w:rFonts w:ascii="Times" w:hAnsi="Times" w:cs="Times New Roman"/>
                  <w:sz w:val="22"/>
                  <w:szCs w:val="22"/>
                </w:rPr>
                <w:t>13</w:t>
              </w:r>
            </w:ins>
          </w:p>
        </w:tc>
        <w:tc>
          <w:tcPr>
            <w:tcW w:w="3960" w:type="dxa"/>
          </w:tcPr>
          <w:p w14:paraId="7657082E" w14:textId="77777777" w:rsidR="00810221" w:rsidRPr="000926B2" w:rsidRDefault="00810221" w:rsidP="00EE1303">
            <w:pPr>
              <w:pStyle w:val="ListParagraph"/>
              <w:spacing w:line="360" w:lineRule="auto"/>
              <w:ind w:left="0"/>
              <w:jc w:val="both"/>
              <w:rPr>
                <w:ins w:id="1296" w:author="Chara Katiri" w:date="2015-04-12T15:37:00Z"/>
                <w:rFonts w:ascii="Times" w:hAnsi="Times" w:cs="Times New Roman"/>
                <w:sz w:val="22"/>
                <w:szCs w:val="22"/>
              </w:rPr>
            </w:pPr>
            <w:ins w:id="1297" w:author="Chara Katiri" w:date="2015-04-12T15:37:00Z">
              <w:r w:rsidRPr="000926B2">
                <w:rPr>
                  <w:rFonts w:ascii="Times" w:hAnsi="Times" w:cs="Times New Roman"/>
                  <w:sz w:val="22"/>
                  <w:szCs w:val="22"/>
                </w:rPr>
                <w:t xml:space="preserve">The system must allow the users to search products based on categories e.g. books or room swaps. </w:t>
              </w:r>
            </w:ins>
          </w:p>
        </w:tc>
        <w:tc>
          <w:tcPr>
            <w:tcW w:w="1274" w:type="dxa"/>
          </w:tcPr>
          <w:p w14:paraId="03E1D695" w14:textId="77777777" w:rsidR="00810221" w:rsidRPr="000926B2" w:rsidRDefault="00810221" w:rsidP="00EE1303">
            <w:pPr>
              <w:pStyle w:val="ListParagraph"/>
              <w:spacing w:line="360" w:lineRule="auto"/>
              <w:ind w:left="0"/>
              <w:jc w:val="both"/>
              <w:rPr>
                <w:ins w:id="1298" w:author="Chara Katiri" w:date="2015-04-12T15:37:00Z"/>
                <w:rFonts w:ascii="Times" w:hAnsi="Times" w:cs="Times New Roman"/>
                <w:sz w:val="22"/>
                <w:szCs w:val="22"/>
              </w:rPr>
            </w:pPr>
            <w:ins w:id="1299" w:author="Chara Katiri" w:date="2015-04-12T15:37:00Z">
              <w:r w:rsidRPr="000926B2">
                <w:rPr>
                  <w:rFonts w:ascii="Times" w:hAnsi="Times" w:cs="Times New Roman"/>
                  <w:sz w:val="22"/>
                  <w:szCs w:val="22"/>
                </w:rPr>
                <w:t>Functional</w:t>
              </w:r>
            </w:ins>
          </w:p>
        </w:tc>
        <w:tc>
          <w:tcPr>
            <w:tcW w:w="1609" w:type="dxa"/>
          </w:tcPr>
          <w:p w14:paraId="09F1CE00" w14:textId="7578457E" w:rsidR="00810221" w:rsidRPr="000926B2" w:rsidRDefault="00810221" w:rsidP="00EE1303">
            <w:pPr>
              <w:pStyle w:val="ListParagraph"/>
              <w:spacing w:line="360" w:lineRule="auto"/>
              <w:ind w:left="0"/>
              <w:jc w:val="both"/>
              <w:rPr>
                <w:ins w:id="1300" w:author="Chara Katiri" w:date="2015-04-12T15:37:00Z"/>
                <w:rFonts w:ascii="Times" w:hAnsi="Times" w:cs="Times New Roman"/>
                <w:sz w:val="22"/>
                <w:szCs w:val="22"/>
              </w:rPr>
            </w:pPr>
          </w:p>
        </w:tc>
        <w:tc>
          <w:tcPr>
            <w:tcW w:w="1169" w:type="dxa"/>
          </w:tcPr>
          <w:p w14:paraId="1C788E80" w14:textId="77777777" w:rsidR="00810221" w:rsidRPr="000926B2" w:rsidRDefault="00810221" w:rsidP="00EE1303">
            <w:pPr>
              <w:pStyle w:val="ListParagraph"/>
              <w:spacing w:line="360" w:lineRule="auto"/>
              <w:ind w:left="0"/>
              <w:jc w:val="both"/>
              <w:rPr>
                <w:ins w:id="1301" w:author="Chara Katiri" w:date="2015-04-12T15:37:00Z"/>
                <w:rFonts w:ascii="Times" w:hAnsi="Times" w:cs="Times New Roman"/>
                <w:sz w:val="22"/>
                <w:szCs w:val="22"/>
              </w:rPr>
            </w:pPr>
            <w:ins w:id="1302" w:author="Chara Katiri" w:date="2015-04-12T15:37:00Z">
              <w:r w:rsidRPr="000926B2">
                <w:rPr>
                  <w:rFonts w:ascii="Times" w:hAnsi="Times" w:cs="Times New Roman"/>
                  <w:sz w:val="22"/>
                  <w:szCs w:val="22"/>
                </w:rPr>
                <w:t>M</w:t>
              </w:r>
            </w:ins>
          </w:p>
        </w:tc>
      </w:tr>
      <w:tr w:rsidR="00810221" w:rsidRPr="000926B2" w14:paraId="3FEFF63A" w14:textId="77777777" w:rsidTr="00810221">
        <w:trPr>
          <w:ins w:id="1303" w:author="Chara Katiri" w:date="2015-04-12T15:37:00Z"/>
        </w:trPr>
        <w:tc>
          <w:tcPr>
            <w:tcW w:w="1116" w:type="dxa"/>
          </w:tcPr>
          <w:p w14:paraId="7E6B4655" w14:textId="4331EDE0" w:rsidR="00810221" w:rsidRPr="000926B2" w:rsidRDefault="00D71A41" w:rsidP="00EE1303">
            <w:pPr>
              <w:pStyle w:val="ListParagraph"/>
              <w:spacing w:line="360" w:lineRule="auto"/>
              <w:ind w:left="0"/>
              <w:jc w:val="both"/>
              <w:rPr>
                <w:ins w:id="1304" w:author="Chara Katiri" w:date="2015-04-12T15:37:00Z"/>
                <w:rFonts w:ascii="Times" w:hAnsi="Times" w:cs="Times New Roman"/>
                <w:sz w:val="22"/>
                <w:szCs w:val="22"/>
              </w:rPr>
            </w:pPr>
            <w:ins w:id="1305" w:author="Chara Katiri" w:date="2015-04-12T15:37:00Z">
              <w:r w:rsidRPr="000926B2">
                <w:rPr>
                  <w:rFonts w:ascii="Times" w:hAnsi="Times" w:cs="Times New Roman"/>
                  <w:sz w:val="22"/>
                  <w:szCs w:val="22"/>
                </w:rPr>
                <w:t>14</w:t>
              </w:r>
            </w:ins>
          </w:p>
        </w:tc>
        <w:tc>
          <w:tcPr>
            <w:tcW w:w="3960" w:type="dxa"/>
          </w:tcPr>
          <w:p w14:paraId="74763891" w14:textId="77777777" w:rsidR="00810221" w:rsidRPr="000926B2" w:rsidRDefault="00810221" w:rsidP="00EE1303">
            <w:pPr>
              <w:pStyle w:val="ListParagraph"/>
              <w:spacing w:line="360" w:lineRule="auto"/>
              <w:ind w:left="0"/>
              <w:jc w:val="both"/>
              <w:rPr>
                <w:ins w:id="1306" w:author="Chara Katiri" w:date="2015-04-12T15:37:00Z"/>
                <w:rFonts w:ascii="Times" w:hAnsi="Times" w:cs="Times New Roman"/>
                <w:sz w:val="22"/>
                <w:szCs w:val="22"/>
              </w:rPr>
            </w:pPr>
            <w:ins w:id="1307" w:author="Chara Katiri" w:date="2015-04-12T15:37:00Z">
              <w:r w:rsidRPr="000926B2">
                <w:rPr>
                  <w:rFonts w:ascii="Times" w:hAnsi="Times" w:cs="Times New Roman"/>
                  <w:sz w:val="22"/>
                  <w:szCs w:val="22"/>
                </w:rPr>
                <w:t xml:space="preserve">The system must provide a search functionality (text-box search) to allow the users enter keywords. </w:t>
              </w:r>
            </w:ins>
          </w:p>
        </w:tc>
        <w:tc>
          <w:tcPr>
            <w:tcW w:w="1274" w:type="dxa"/>
          </w:tcPr>
          <w:p w14:paraId="7664FF18" w14:textId="77777777" w:rsidR="00810221" w:rsidRPr="000926B2" w:rsidRDefault="00810221" w:rsidP="00EE1303">
            <w:pPr>
              <w:pStyle w:val="ListParagraph"/>
              <w:spacing w:line="360" w:lineRule="auto"/>
              <w:ind w:left="0"/>
              <w:jc w:val="both"/>
              <w:rPr>
                <w:ins w:id="1308" w:author="Chara Katiri" w:date="2015-04-12T15:37:00Z"/>
                <w:rFonts w:ascii="Times" w:hAnsi="Times" w:cs="Times New Roman"/>
                <w:sz w:val="22"/>
                <w:szCs w:val="22"/>
              </w:rPr>
            </w:pPr>
            <w:ins w:id="1309" w:author="Chara Katiri" w:date="2015-04-12T15:37:00Z">
              <w:r w:rsidRPr="000926B2">
                <w:rPr>
                  <w:rFonts w:ascii="Times" w:hAnsi="Times" w:cs="Times New Roman"/>
                  <w:sz w:val="22"/>
                  <w:szCs w:val="22"/>
                </w:rPr>
                <w:t>Functional</w:t>
              </w:r>
            </w:ins>
          </w:p>
        </w:tc>
        <w:tc>
          <w:tcPr>
            <w:tcW w:w="1609" w:type="dxa"/>
          </w:tcPr>
          <w:p w14:paraId="1B9B35A1" w14:textId="220EF899" w:rsidR="00810221" w:rsidRPr="000926B2" w:rsidRDefault="00810221" w:rsidP="00EE1303">
            <w:pPr>
              <w:pStyle w:val="ListParagraph"/>
              <w:spacing w:line="360" w:lineRule="auto"/>
              <w:ind w:left="0"/>
              <w:jc w:val="both"/>
              <w:rPr>
                <w:ins w:id="1310" w:author="Chara Katiri" w:date="2015-04-12T15:37:00Z"/>
                <w:rFonts w:ascii="Times" w:hAnsi="Times" w:cs="Times New Roman"/>
                <w:sz w:val="22"/>
                <w:szCs w:val="22"/>
              </w:rPr>
            </w:pPr>
          </w:p>
        </w:tc>
        <w:tc>
          <w:tcPr>
            <w:tcW w:w="1169" w:type="dxa"/>
          </w:tcPr>
          <w:p w14:paraId="2C652959" w14:textId="77777777" w:rsidR="00810221" w:rsidRPr="000926B2" w:rsidRDefault="00810221" w:rsidP="00EE1303">
            <w:pPr>
              <w:pStyle w:val="ListParagraph"/>
              <w:spacing w:line="360" w:lineRule="auto"/>
              <w:ind w:left="0"/>
              <w:jc w:val="both"/>
              <w:rPr>
                <w:ins w:id="1311" w:author="Chara Katiri" w:date="2015-04-12T15:37:00Z"/>
                <w:rFonts w:ascii="Times" w:hAnsi="Times" w:cs="Times New Roman"/>
                <w:sz w:val="22"/>
                <w:szCs w:val="22"/>
              </w:rPr>
            </w:pPr>
            <w:ins w:id="1312" w:author="Chara Katiri" w:date="2015-04-12T15:37:00Z">
              <w:r w:rsidRPr="000926B2">
                <w:rPr>
                  <w:rFonts w:ascii="Times" w:hAnsi="Times" w:cs="Times New Roman"/>
                  <w:sz w:val="22"/>
                  <w:szCs w:val="22"/>
                </w:rPr>
                <w:t>M</w:t>
              </w:r>
            </w:ins>
          </w:p>
        </w:tc>
      </w:tr>
      <w:tr w:rsidR="00810221" w:rsidRPr="000926B2" w14:paraId="7ADAD9C0" w14:textId="77777777" w:rsidTr="00810221">
        <w:trPr>
          <w:ins w:id="1313" w:author="Chara Katiri" w:date="2015-04-12T15:37:00Z"/>
        </w:trPr>
        <w:tc>
          <w:tcPr>
            <w:tcW w:w="1116" w:type="dxa"/>
          </w:tcPr>
          <w:p w14:paraId="73C5E011" w14:textId="50E8D92D" w:rsidR="00810221" w:rsidRPr="000926B2" w:rsidRDefault="00D71A41" w:rsidP="00EE1303">
            <w:pPr>
              <w:pStyle w:val="ListParagraph"/>
              <w:spacing w:line="360" w:lineRule="auto"/>
              <w:ind w:left="0"/>
              <w:jc w:val="both"/>
              <w:rPr>
                <w:ins w:id="1314" w:author="Chara Katiri" w:date="2015-04-12T15:37:00Z"/>
                <w:rFonts w:ascii="Times" w:hAnsi="Times" w:cs="Times New Roman"/>
                <w:sz w:val="22"/>
                <w:szCs w:val="22"/>
              </w:rPr>
            </w:pPr>
            <w:ins w:id="1315" w:author="Chara Katiri" w:date="2015-04-12T15:37:00Z">
              <w:r w:rsidRPr="000926B2">
                <w:rPr>
                  <w:rFonts w:ascii="Times" w:hAnsi="Times" w:cs="Times New Roman"/>
                  <w:sz w:val="22"/>
                  <w:szCs w:val="22"/>
                </w:rPr>
                <w:t>15</w:t>
              </w:r>
            </w:ins>
          </w:p>
        </w:tc>
        <w:tc>
          <w:tcPr>
            <w:tcW w:w="3960" w:type="dxa"/>
          </w:tcPr>
          <w:p w14:paraId="0931D395" w14:textId="1C554200" w:rsidR="00810221" w:rsidRPr="000926B2" w:rsidRDefault="00810221" w:rsidP="00EE1303">
            <w:pPr>
              <w:pStyle w:val="ListParagraph"/>
              <w:spacing w:line="360" w:lineRule="auto"/>
              <w:ind w:left="0"/>
              <w:jc w:val="both"/>
              <w:rPr>
                <w:ins w:id="1316" w:author="Chara Katiri" w:date="2015-04-12T15:37:00Z"/>
                <w:rFonts w:ascii="Times" w:hAnsi="Times" w:cs="Times New Roman"/>
                <w:sz w:val="22"/>
                <w:szCs w:val="22"/>
              </w:rPr>
            </w:pPr>
            <w:ins w:id="1317" w:author="Chara Katiri" w:date="2015-04-12T15:37:00Z">
              <w:r w:rsidRPr="000926B2">
                <w:rPr>
                  <w:rFonts w:ascii="Times" w:hAnsi="Times" w:cs="Times New Roman"/>
                  <w:sz w:val="22"/>
                  <w:szCs w:val="22"/>
                </w:rPr>
                <w:t xml:space="preserve">The system </w:t>
              </w:r>
            </w:ins>
            <w:ins w:id="1318" w:author="Chara Katiri" w:date="2015-04-12T17:47:00Z">
              <w:r w:rsidR="00D71A41" w:rsidRPr="000926B2">
                <w:rPr>
                  <w:rFonts w:ascii="Times" w:hAnsi="Times" w:cs="Times New Roman"/>
                  <w:sz w:val="22"/>
                  <w:szCs w:val="22"/>
                </w:rPr>
                <w:t>could</w:t>
              </w:r>
            </w:ins>
            <w:ins w:id="1319" w:author="Chara Katiri" w:date="2015-04-12T15:37:00Z">
              <w:r w:rsidRPr="000926B2">
                <w:rPr>
                  <w:rFonts w:ascii="Times" w:hAnsi="Times" w:cs="Times New Roman"/>
                  <w:sz w:val="22"/>
                  <w:szCs w:val="22"/>
                </w:rPr>
                <w:t xml:space="preserve"> enable the users to sort the products based on price (Low to High, or High to Low).</w:t>
              </w:r>
            </w:ins>
          </w:p>
        </w:tc>
        <w:tc>
          <w:tcPr>
            <w:tcW w:w="1274" w:type="dxa"/>
          </w:tcPr>
          <w:p w14:paraId="578EA1B7" w14:textId="77777777" w:rsidR="00810221" w:rsidRPr="000926B2" w:rsidRDefault="00810221" w:rsidP="00EE1303">
            <w:pPr>
              <w:pStyle w:val="ListParagraph"/>
              <w:spacing w:line="360" w:lineRule="auto"/>
              <w:ind w:left="0"/>
              <w:jc w:val="both"/>
              <w:rPr>
                <w:ins w:id="1320" w:author="Chara Katiri" w:date="2015-04-12T15:37:00Z"/>
                <w:rFonts w:ascii="Times" w:hAnsi="Times" w:cs="Times New Roman"/>
                <w:sz w:val="22"/>
                <w:szCs w:val="22"/>
              </w:rPr>
            </w:pPr>
            <w:ins w:id="1321" w:author="Chara Katiri" w:date="2015-04-12T15:37:00Z">
              <w:r w:rsidRPr="000926B2">
                <w:rPr>
                  <w:rFonts w:ascii="Times" w:hAnsi="Times" w:cs="Times New Roman"/>
                  <w:sz w:val="22"/>
                  <w:szCs w:val="22"/>
                </w:rPr>
                <w:t>Functional</w:t>
              </w:r>
            </w:ins>
          </w:p>
        </w:tc>
        <w:tc>
          <w:tcPr>
            <w:tcW w:w="1609" w:type="dxa"/>
          </w:tcPr>
          <w:p w14:paraId="15DED83A" w14:textId="77777777" w:rsidR="00810221" w:rsidRPr="000926B2" w:rsidRDefault="00810221" w:rsidP="00EE1303">
            <w:pPr>
              <w:pStyle w:val="ListParagraph"/>
              <w:spacing w:line="360" w:lineRule="auto"/>
              <w:ind w:left="0"/>
              <w:jc w:val="both"/>
              <w:rPr>
                <w:ins w:id="1322" w:author="Chara Katiri" w:date="2015-04-12T15:37:00Z"/>
                <w:rFonts w:ascii="Times" w:hAnsi="Times" w:cs="Times New Roman"/>
                <w:sz w:val="22"/>
                <w:szCs w:val="22"/>
              </w:rPr>
            </w:pPr>
          </w:p>
        </w:tc>
        <w:tc>
          <w:tcPr>
            <w:tcW w:w="1169" w:type="dxa"/>
          </w:tcPr>
          <w:p w14:paraId="2119EE62" w14:textId="13D66DCC" w:rsidR="00810221" w:rsidRPr="000926B2" w:rsidRDefault="00D71A41" w:rsidP="00EE1303">
            <w:pPr>
              <w:pStyle w:val="ListParagraph"/>
              <w:spacing w:line="360" w:lineRule="auto"/>
              <w:ind w:left="0"/>
              <w:jc w:val="both"/>
              <w:rPr>
                <w:ins w:id="1323" w:author="Chara Katiri" w:date="2015-04-12T15:37:00Z"/>
                <w:rFonts w:ascii="Times" w:hAnsi="Times" w:cs="Times New Roman"/>
                <w:sz w:val="22"/>
                <w:szCs w:val="22"/>
              </w:rPr>
            </w:pPr>
            <w:ins w:id="1324" w:author="Chara Katiri" w:date="2015-04-12T15:37:00Z">
              <w:r w:rsidRPr="000926B2">
                <w:rPr>
                  <w:rFonts w:ascii="Times" w:hAnsi="Times" w:cs="Times New Roman"/>
                  <w:sz w:val="22"/>
                  <w:szCs w:val="22"/>
                </w:rPr>
                <w:t>C</w:t>
              </w:r>
            </w:ins>
          </w:p>
        </w:tc>
      </w:tr>
      <w:tr w:rsidR="00810221" w:rsidRPr="000926B2" w14:paraId="4B6C534B" w14:textId="77777777" w:rsidTr="00A9540C">
        <w:tblPrEx>
          <w:tblPrExChange w:id="1325" w:author="Chara Katiri" w:date="2015-04-12T14:47:00Z">
            <w:tblPrEx>
              <w:tblW w:w="9128" w:type="dxa"/>
            </w:tblPrEx>
          </w:tblPrExChange>
        </w:tblPrEx>
        <w:trPr>
          <w:ins w:id="1326" w:author="Chara Katiri" w:date="2015-04-12T14:47:00Z"/>
          <w:trPrChange w:id="1327" w:author="Chara Katiri" w:date="2015-04-12T14:47:00Z">
            <w:trPr>
              <w:gridBefore w:val="1"/>
              <w:gridAfter w:val="0"/>
            </w:trPr>
          </w:trPrChange>
        </w:trPr>
        <w:tc>
          <w:tcPr>
            <w:tcW w:w="1116" w:type="dxa"/>
            <w:shd w:val="clear" w:color="auto" w:fill="4F81BD" w:themeFill="accent1"/>
            <w:tcPrChange w:id="1328" w:author="Chara Katiri" w:date="2015-04-12T14:47:00Z">
              <w:tcPr>
                <w:tcW w:w="1116" w:type="dxa"/>
                <w:gridSpan w:val="2"/>
              </w:tcPr>
            </w:tcPrChange>
          </w:tcPr>
          <w:p w14:paraId="49A09F58" w14:textId="77777777" w:rsidR="00810221" w:rsidRPr="000926B2" w:rsidRDefault="00810221" w:rsidP="00EE1303">
            <w:pPr>
              <w:pStyle w:val="ListParagraph"/>
              <w:spacing w:line="360" w:lineRule="auto"/>
              <w:ind w:left="0"/>
              <w:jc w:val="both"/>
              <w:rPr>
                <w:ins w:id="1329" w:author="Chara Katiri" w:date="2015-04-12T14:47:00Z"/>
                <w:rFonts w:ascii="Times" w:hAnsi="Times" w:cs="Times New Roman"/>
                <w:sz w:val="22"/>
                <w:szCs w:val="22"/>
              </w:rPr>
            </w:pPr>
          </w:p>
        </w:tc>
        <w:tc>
          <w:tcPr>
            <w:tcW w:w="3960" w:type="dxa"/>
            <w:shd w:val="clear" w:color="auto" w:fill="4F81BD" w:themeFill="accent1"/>
            <w:tcPrChange w:id="1330" w:author="Chara Katiri" w:date="2015-04-12T14:47:00Z">
              <w:tcPr>
                <w:tcW w:w="3960" w:type="dxa"/>
                <w:gridSpan w:val="2"/>
              </w:tcPr>
            </w:tcPrChange>
          </w:tcPr>
          <w:p w14:paraId="320DD67A" w14:textId="5B6B326D" w:rsidR="00810221" w:rsidRPr="000926B2" w:rsidRDefault="00810221" w:rsidP="00EE1303">
            <w:pPr>
              <w:pStyle w:val="ListParagraph"/>
              <w:spacing w:line="360" w:lineRule="auto"/>
              <w:ind w:left="0"/>
              <w:jc w:val="both"/>
              <w:rPr>
                <w:ins w:id="1331" w:author="Chara Katiri" w:date="2015-04-12T14:47:00Z"/>
                <w:rFonts w:ascii="Times" w:hAnsi="Times" w:cs="Times New Roman"/>
                <w:sz w:val="22"/>
                <w:szCs w:val="22"/>
              </w:rPr>
            </w:pPr>
            <w:ins w:id="1332" w:author="Chara Katiri" w:date="2015-04-12T15:34:00Z">
              <w:r w:rsidRPr="000926B2">
                <w:rPr>
                  <w:rFonts w:ascii="Times" w:hAnsi="Times" w:cs="Times New Roman"/>
                  <w:sz w:val="22"/>
                  <w:szCs w:val="22"/>
                </w:rPr>
                <w:t xml:space="preserve">Favourites </w:t>
              </w:r>
            </w:ins>
          </w:p>
        </w:tc>
        <w:tc>
          <w:tcPr>
            <w:tcW w:w="1274" w:type="dxa"/>
            <w:shd w:val="clear" w:color="auto" w:fill="4F81BD" w:themeFill="accent1"/>
            <w:tcPrChange w:id="1333" w:author="Chara Katiri" w:date="2015-04-12T14:47:00Z">
              <w:tcPr>
                <w:tcW w:w="1274" w:type="dxa"/>
              </w:tcPr>
            </w:tcPrChange>
          </w:tcPr>
          <w:p w14:paraId="57E9C230" w14:textId="77777777" w:rsidR="00810221" w:rsidRPr="000926B2" w:rsidRDefault="00810221" w:rsidP="00EE1303">
            <w:pPr>
              <w:pStyle w:val="ListParagraph"/>
              <w:spacing w:line="360" w:lineRule="auto"/>
              <w:ind w:left="0"/>
              <w:jc w:val="both"/>
              <w:rPr>
                <w:ins w:id="1334" w:author="Chara Katiri" w:date="2015-04-12T14:47:00Z"/>
                <w:rFonts w:ascii="Times" w:hAnsi="Times" w:cs="Times New Roman"/>
                <w:sz w:val="22"/>
                <w:szCs w:val="22"/>
              </w:rPr>
            </w:pPr>
          </w:p>
        </w:tc>
        <w:tc>
          <w:tcPr>
            <w:tcW w:w="1609" w:type="dxa"/>
            <w:shd w:val="clear" w:color="auto" w:fill="4F81BD" w:themeFill="accent1"/>
            <w:tcPrChange w:id="1335" w:author="Chara Katiri" w:date="2015-04-12T14:47:00Z">
              <w:tcPr>
                <w:tcW w:w="1609" w:type="dxa"/>
                <w:gridSpan w:val="3"/>
              </w:tcPr>
            </w:tcPrChange>
          </w:tcPr>
          <w:p w14:paraId="3DCB8A4C" w14:textId="77777777" w:rsidR="00810221" w:rsidRPr="000926B2" w:rsidRDefault="00810221" w:rsidP="00EE1303">
            <w:pPr>
              <w:pStyle w:val="ListParagraph"/>
              <w:spacing w:line="360" w:lineRule="auto"/>
              <w:ind w:left="0"/>
              <w:jc w:val="both"/>
              <w:rPr>
                <w:ins w:id="1336" w:author="Chara Katiri" w:date="2015-04-12T14:47:00Z"/>
                <w:rFonts w:ascii="Times" w:hAnsi="Times" w:cs="Times New Roman"/>
                <w:sz w:val="22"/>
                <w:szCs w:val="22"/>
              </w:rPr>
            </w:pPr>
          </w:p>
        </w:tc>
        <w:tc>
          <w:tcPr>
            <w:tcW w:w="1169" w:type="dxa"/>
            <w:shd w:val="clear" w:color="auto" w:fill="4F81BD" w:themeFill="accent1"/>
            <w:tcPrChange w:id="1337" w:author="Chara Katiri" w:date="2015-04-12T14:47:00Z">
              <w:tcPr>
                <w:tcW w:w="1169" w:type="dxa"/>
                <w:gridSpan w:val="2"/>
              </w:tcPr>
            </w:tcPrChange>
          </w:tcPr>
          <w:p w14:paraId="44855DCD" w14:textId="77777777" w:rsidR="00810221" w:rsidRPr="000926B2" w:rsidRDefault="00810221" w:rsidP="00EE1303">
            <w:pPr>
              <w:pStyle w:val="ListParagraph"/>
              <w:spacing w:line="360" w:lineRule="auto"/>
              <w:ind w:left="0"/>
              <w:jc w:val="both"/>
              <w:rPr>
                <w:ins w:id="1338" w:author="Chara Katiri" w:date="2015-04-12T14:47:00Z"/>
                <w:rFonts w:ascii="Times" w:hAnsi="Times" w:cs="Times New Roman"/>
                <w:sz w:val="22"/>
                <w:szCs w:val="22"/>
              </w:rPr>
            </w:pPr>
          </w:p>
        </w:tc>
      </w:tr>
      <w:tr w:rsidR="00810221" w:rsidRPr="000926B2" w14:paraId="7CFB4DC8" w14:textId="77777777" w:rsidTr="00810221">
        <w:trPr>
          <w:ins w:id="1339" w:author="Chara Katiri" w:date="2015-04-12T15:34:00Z"/>
        </w:trPr>
        <w:tc>
          <w:tcPr>
            <w:tcW w:w="1116" w:type="dxa"/>
          </w:tcPr>
          <w:p w14:paraId="2CF7090A" w14:textId="77777777" w:rsidR="00810221" w:rsidRPr="000926B2" w:rsidRDefault="00810221" w:rsidP="00EE1303">
            <w:pPr>
              <w:pStyle w:val="ListParagraph"/>
              <w:spacing w:line="360" w:lineRule="auto"/>
              <w:ind w:left="0"/>
              <w:jc w:val="both"/>
              <w:rPr>
                <w:ins w:id="1340" w:author="Chara Katiri" w:date="2015-04-12T15:34:00Z"/>
                <w:rFonts w:ascii="Times" w:hAnsi="Times" w:cs="Times New Roman"/>
                <w:sz w:val="22"/>
                <w:szCs w:val="22"/>
              </w:rPr>
            </w:pPr>
            <w:ins w:id="1341" w:author="Chara Katiri" w:date="2015-04-12T15:34:00Z">
              <w:r w:rsidRPr="000926B2">
                <w:rPr>
                  <w:rFonts w:ascii="Times" w:hAnsi="Times" w:cs="Times New Roman"/>
                  <w:sz w:val="22"/>
                  <w:szCs w:val="22"/>
                </w:rPr>
                <w:t>12</w:t>
              </w:r>
            </w:ins>
          </w:p>
        </w:tc>
        <w:tc>
          <w:tcPr>
            <w:tcW w:w="3960" w:type="dxa"/>
          </w:tcPr>
          <w:p w14:paraId="1C229602" w14:textId="77777777" w:rsidR="00810221" w:rsidRPr="000926B2" w:rsidRDefault="00810221" w:rsidP="00EE1303">
            <w:pPr>
              <w:pStyle w:val="ListParagraph"/>
              <w:spacing w:line="360" w:lineRule="auto"/>
              <w:ind w:left="0"/>
              <w:jc w:val="both"/>
              <w:rPr>
                <w:ins w:id="1342" w:author="Chara Katiri" w:date="2015-04-12T15:34:00Z"/>
                <w:rFonts w:ascii="Times" w:hAnsi="Times" w:cs="Times New Roman"/>
                <w:sz w:val="22"/>
                <w:szCs w:val="22"/>
              </w:rPr>
            </w:pPr>
            <w:ins w:id="1343" w:author="Chara Katiri" w:date="2015-04-12T15:34:00Z">
              <w:r w:rsidRPr="000926B2">
                <w:rPr>
                  <w:rFonts w:ascii="Times" w:hAnsi="Times" w:cs="Times New Roman"/>
                  <w:sz w:val="22"/>
                  <w:szCs w:val="22"/>
                </w:rPr>
                <w:t xml:space="preserve">The system should allow users to bookmark items as ‘Favourites’.   </w:t>
              </w:r>
            </w:ins>
          </w:p>
        </w:tc>
        <w:tc>
          <w:tcPr>
            <w:tcW w:w="1274" w:type="dxa"/>
          </w:tcPr>
          <w:p w14:paraId="75E1883D" w14:textId="77777777" w:rsidR="00810221" w:rsidRPr="000926B2" w:rsidRDefault="00810221" w:rsidP="00EE1303">
            <w:pPr>
              <w:pStyle w:val="ListParagraph"/>
              <w:spacing w:line="360" w:lineRule="auto"/>
              <w:ind w:left="0"/>
              <w:jc w:val="both"/>
              <w:rPr>
                <w:ins w:id="1344" w:author="Chara Katiri" w:date="2015-04-12T15:34:00Z"/>
                <w:rFonts w:ascii="Times" w:hAnsi="Times" w:cs="Times New Roman"/>
                <w:sz w:val="22"/>
                <w:szCs w:val="22"/>
              </w:rPr>
            </w:pPr>
            <w:ins w:id="1345" w:author="Chara Katiri" w:date="2015-04-12T15:34:00Z">
              <w:r w:rsidRPr="000926B2">
                <w:rPr>
                  <w:rFonts w:ascii="Times" w:hAnsi="Times" w:cs="Times New Roman"/>
                  <w:sz w:val="22"/>
                  <w:szCs w:val="22"/>
                </w:rPr>
                <w:t>Functional</w:t>
              </w:r>
            </w:ins>
          </w:p>
        </w:tc>
        <w:tc>
          <w:tcPr>
            <w:tcW w:w="1609" w:type="dxa"/>
          </w:tcPr>
          <w:p w14:paraId="6834913B" w14:textId="3363C8F2" w:rsidR="00810221" w:rsidRPr="000926B2" w:rsidRDefault="00810221" w:rsidP="00EE1303">
            <w:pPr>
              <w:pStyle w:val="ListParagraph"/>
              <w:spacing w:line="360" w:lineRule="auto"/>
              <w:ind w:left="0"/>
              <w:jc w:val="both"/>
              <w:rPr>
                <w:ins w:id="1346" w:author="Chara Katiri" w:date="2015-04-12T15:34:00Z"/>
                <w:rFonts w:ascii="Times" w:hAnsi="Times" w:cs="Times New Roman"/>
                <w:sz w:val="22"/>
                <w:szCs w:val="22"/>
              </w:rPr>
            </w:pPr>
          </w:p>
        </w:tc>
        <w:tc>
          <w:tcPr>
            <w:tcW w:w="1169" w:type="dxa"/>
          </w:tcPr>
          <w:p w14:paraId="43B4750D" w14:textId="77777777" w:rsidR="00810221" w:rsidRPr="000926B2" w:rsidRDefault="00810221" w:rsidP="00EE1303">
            <w:pPr>
              <w:pStyle w:val="ListParagraph"/>
              <w:spacing w:line="360" w:lineRule="auto"/>
              <w:ind w:left="0"/>
              <w:jc w:val="both"/>
              <w:rPr>
                <w:ins w:id="1347" w:author="Chara Katiri" w:date="2015-04-12T15:34:00Z"/>
                <w:rFonts w:ascii="Times" w:hAnsi="Times" w:cs="Times New Roman"/>
                <w:sz w:val="22"/>
                <w:szCs w:val="22"/>
              </w:rPr>
            </w:pPr>
            <w:ins w:id="1348" w:author="Chara Katiri" w:date="2015-04-12T15:34:00Z">
              <w:r w:rsidRPr="000926B2">
                <w:rPr>
                  <w:rFonts w:ascii="Times" w:hAnsi="Times" w:cs="Times New Roman"/>
                  <w:sz w:val="22"/>
                  <w:szCs w:val="22"/>
                </w:rPr>
                <w:t>M</w:t>
              </w:r>
            </w:ins>
          </w:p>
        </w:tc>
      </w:tr>
      <w:tr w:rsidR="00810221" w:rsidRPr="000926B2" w14:paraId="1311B325" w14:textId="77777777" w:rsidTr="00810221">
        <w:trPr>
          <w:ins w:id="1349" w:author="Chara Katiri" w:date="2015-04-12T15:34:00Z"/>
        </w:trPr>
        <w:tc>
          <w:tcPr>
            <w:tcW w:w="1116" w:type="dxa"/>
          </w:tcPr>
          <w:p w14:paraId="4FE3FE99" w14:textId="77777777" w:rsidR="00810221" w:rsidRPr="000926B2" w:rsidRDefault="00810221" w:rsidP="00EE1303">
            <w:pPr>
              <w:pStyle w:val="ListParagraph"/>
              <w:spacing w:line="360" w:lineRule="auto"/>
              <w:ind w:left="0"/>
              <w:jc w:val="both"/>
              <w:rPr>
                <w:ins w:id="1350" w:author="Chara Katiri" w:date="2015-04-12T15:34:00Z"/>
                <w:rFonts w:ascii="Times" w:hAnsi="Times" w:cs="Times New Roman"/>
                <w:sz w:val="22"/>
                <w:szCs w:val="22"/>
              </w:rPr>
            </w:pPr>
            <w:ins w:id="1351" w:author="Chara Katiri" w:date="2015-04-12T15:34:00Z">
              <w:r w:rsidRPr="000926B2">
                <w:rPr>
                  <w:rFonts w:ascii="Times" w:hAnsi="Times" w:cs="Times New Roman"/>
                  <w:sz w:val="22"/>
                  <w:szCs w:val="22"/>
                </w:rPr>
                <w:t>13</w:t>
              </w:r>
            </w:ins>
          </w:p>
        </w:tc>
        <w:tc>
          <w:tcPr>
            <w:tcW w:w="3960" w:type="dxa"/>
          </w:tcPr>
          <w:p w14:paraId="78AB00AE" w14:textId="49EA5444" w:rsidR="00810221" w:rsidRPr="000926B2" w:rsidRDefault="00230C64" w:rsidP="00EE1303">
            <w:pPr>
              <w:pStyle w:val="ListParagraph"/>
              <w:spacing w:line="360" w:lineRule="auto"/>
              <w:ind w:left="0"/>
              <w:jc w:val="both"/>
              <w:rPr>
                <w:ins w:id="1352" w:author="Chara Katiri" w:date="2015-04-12T15:34:00Z"/>
                <w:rFonts w:ascii="Times" w:hAnsi="Times" w:cs="Times New Roman"/>
                <w:sz w:val="22"/>
                <w:szCs w:val="22"/>
              </w:rPr>
            </w:pPr>
            <w:ins w:id="1353" w:author="Chara Katiri" w:date="2015-05-02T17:08:00Z">
              <w:r w:rsidRPr="000926B2">
                <w:rPr>
                  <w:rFonts w:ascii="Times" w:hAnsi="Times" w:cs="Times New Roman"/>
                  <w:sz w:val="22"/>
                  <w:szCs w:val="22"/>
                </w:rPr>
                <w:t>The list of</w:t>
              </w:r>
            </w:ins>
            <w:ins w:id="1354" w:author="Chara Katiri" w:date="2015-05-02T17:07:00Z">
              <w:r w:rsidRPr="000926B2">
                <w:rPr>
                  <w:rFonts w:ascii="Times" w:hAnsi="Times" w:cs="Times New Roman"/>
                  <w:sz w:val="22"/>
                  <w:szCs w:val="22"/>
                </w:rPr>
                <w:t xml:space="preserve"> </w:t>
              </w:r>
            </w:ins>
            <w:ins w:id="1355" w:author="Chara Katiri" w:date="2015-05-02T17:09:00Z">
              <w:r w:rsidRPr="000926B2">
                <w:rPr>
                  <w:rFonts w:ascii="Times" w:hAnsi="Times" w:cs="Times New Roman"/>
                  <w:sz w:val="22"/>
                  <w:szCs w:val="22"/>
                </w:rPr>
                <w:t xml:space="preserve">Favourites must be private and not </w:t>
              </w:r>
            </w:ins>
            <w:ins w:id="1356" w:author="Chara Katiri" w:date="2015-05-02T17:11:00Z">
              <w:r w:rsidRPr="000926B2">
                <w:rPr>
                  <w:rFonts w:ascii="Times" w:hAnsi="Times" w:cs="Times New Roman"/>
                  <w:sz w:val="22"/>
                  <w:szCs w:val="22"/>
                </w:rPr>
                <w:t>visible</w:t>
              </w:r>
            </w:ins>
            <w:ins w:id="1357" w:author="Chara Katiri" w:date="2015-05-02T17:09:00Z">
              <w:r w:rsidRPr="000926B2">
                <w:rPr>
                  <w:rFonts w:ascii="Times" w:hAnsi="Times" w:cs="Times New Roman"/>
                  <w:sz w:val="22"/>
                  <w:szCs w:val="22"/>
                </w:rPr>
                <w:t xml:space="preserve"> </w:t>
              </w:r>
            </w:ins>
            <w:ins w:id="1358" w:author="Chara Katiri" w:date="2015-05-02T17:12:00Z">
              <w:r w:rsidR="002042E5" w:rsidRPr="000926B2">
                <w:rPr>
                  <w:rFonts w:ascii="Times" w:hAnsi="Times" w:cs="Times New Roman"/>
                  <w:sz w:val="22"/>
                  <w:szCs w:val="22"/>
                </w:rPr>
                <w:t>to</w:t>
              </w:r>
            </w:ins>
            <w:ins w:id="1359" w:author="Chara Katiri" w:date="2015-05-02T17:09:00Z">
              <w:r w:rsidR="002042E5" w:rsidRPr="000926B2">
                <w:rPr>
                  <w:rFonts w:ascii="Times" w:hAnsi="Times" w:cs="Times New Roman"/>
                  <w:sz w:val="22"/>
                  <w:szCs w:val="22"/>
                </w:rPr>
                <w:t xml:space="preserve"> others </w:t>
              </w:r>
              <w:r w:rsidRPr="000926B2">
                <w:rPr>
                  <w:rFonts w:ascii="Times" w:hAnsi="Times" w:cs="Times New Roman"/>
                  <w:sz w:val="22"/>
                  <w:szCs w:val="22"/>
                </w:rPr>
                <w:t xml:space="preserve">apart from the </w:t>
              </w:r>
            </w:ins>
            <w:ins w:id="1360" w:author="Chara Katiri" w:date="2015-05-02T17:12:00Z">
              <w:r w:rsidR="002042E5" w:rsidRPr="000926B2">
                <w:rPr>
                  <w:rFonts w:ascii="Times" w:hAnsi="Times" w:cs="Times New Roman"/>
                  <w:sz w:val="22"/>
                  <w:szCs w:val="22"/>
                </w:rPr>
                <w:t>user</w:t>
              </w:r>
            </w:ins>
            <w:ins w:id="1361" w:author="Chara Katiri" w:date="2015-05-02T17:09:00Z">
              <w:r w:rsidRPr="000926B2">
                <w:rPr>
                  <w:rFonts w:ascii="Times" w:hAnsi="Times" w:cs="Times New Roman"/>
                  <w:sz w:val="22"/>
                  <w:szCs w:val="22"/>
                </w:rPr>
                <w:t xml:space="preserve"> who created the personal Favourite. </w:t>
              </w:r>
            </w:ins>
            <w:ins w:id="1362" w:author="Chara Katiri" w:date="2015-04-12T15:34:00Z">
              <w:r w:rsidR="00810221" w:rsidRPr="000926B2">
                <w:rPr>
                  <w:rFonts w:ascii="Times" w:hAnsi="Times" w:cs="Times New Roman"/>
                  <w:sz w:val="22"/>
                  <w:szCs w:val="22"/>
                </w:rPr>
                <w:t xml:space="preserve"> </w:t>
              </w:r>
            </w:ins>
          </w:p>
        </w:tc>
        <w:tc>
          <w:tcPr>
            <w:tcW w:w="1274" w:type="dxa"/>
          </w:tcPr>
          <w:p w14:paraId="53460FE4" w14:textId="77777777" w:rsidR="00810221" w:rsidRPr="000926B2" w:rsidRDefault="00810221" w:rsidP="00EE1303">
            <w:pPr>
              <w:pStyle w:val="ListParagraph"/>
              <w:spacing w:line="360" w:lineRule="auto"/>
              <w:ind w:left="0"/>
              <w:jc w:val="both"/>
              <w:rPr>
                <w:ins w:id="1363" w:author="Chara Katiri" w:date="2015-04-12T15:34:00Z"/>
                <w:rFonts w:ascii="Times" w:hAnsi="Times" w:cs="Times New Roman"/>
                <w:sz w:val="22"/>
                <w:szCs w:val="22"/>
              </w:rPr>
            </w:pPr>
            <w:ins w:id="1364" w:author="Chara Katiri" w:date="2015-04-12T15:34:00Z">
              <w:r w:rsidRPr="000926B2">
                <w:rPr>
                  <w:rFonts w:ascii="Times" w:hAnsi="Times" w:cs="Times New Roman"/>
                  <w:sz w:val="22"/>
                  <w:szCs w:val="22"/>
                </w:rPr>
                <w:t>Non-functional</w:t>
              </w:r>
            </w:ins>
          </w:p>
        </w:tc>
        <w:tc>
          <w:tcPr>
            <w:tcW w:w="1609" w:type="dxa"/>
          </w:tcPr>
          <w:p w14:paraId="41DC8142" w14:textId="77777777" w:rsidR="00810221" w:rsidRPr="000926B2" w:rsidRDefault="00810221" w:rsidP="00EE1303">
            <w:pPr>
              <w:pStyle w:val="ListParagraph"/>
              <w:spacing w:line="360" w:lineRule="auto"/>
              <w:ind w:left="0"/>
              <w:jc w:val="both"/>
              <w:rPr>
                <w:ins w:id="1365" w:author="Chara Katiri" w:date="2015-04-12T15:34:00Z"/>
                <w:rFonts w:ascii="Times" w:hAnsi="Times" w:cs="Times New Roman"/>
                <w:sz w:val="22"/>
                <w:szCs w:val="22"/>
              </w:rPr>
            </w:pPr>
          </w:p>
        </w:tc>
        <w:tc>
          <w:tcPr>
            <w:tcW w:w="1169" w:type="dxa"/>
          </w:tcPr>
          <w:p w14:paraId="43579C3D" w14:textId="317308F8" w:rsidR="00810221" w:rsidRPr="000926B2" w:rsidRDefault="00D71A41" w:rsidP="00EE1303">
            <w:pPr>
              <w:pStyle w:val="ListParagraph"/>
              <w:spacing w:line="360" w:lineRule="auto"/>
              <w:ind w:left="0"/>
              <w:jc w:val="both"/>
              <w:rPr>
                <w:ins w:id="1366" w:author="Chara Katiri" w:date="2015-04-12T15:34:00Z"/>
                <w:rFonts w:ascii="Times" w:hAnsi="Times" w:cs="Times New Roman"/>
                <w:sz w:val="22"/>
                <w:szCs w:val="22"/>
              </w:rPr>
            </w:pPr>
            <w:ins w:id="1367" w:author="Chara Katiri" w:date="2015-04-12T15:34:00Z">
              <w:r w:rsidRPr="000926B2">
                <w:rPr>
                  <w:rFonts w:ascii="Times" w:hAnsi="Times" w:cs="Times New Roman"/>
                  <w:sz w:val="22"/>
                  <w:szCs w:val="22"/>
                </w:rPr>
                <w:t>M</w:t>
              </w:r>
            </w:ins>
          </w:p>
        </w:tc>
      </w:tr>
      <w:tr w:rsidR="00810221" w:rsidRPr="000926B2" w14:paraId="0AF7D079" w14:textId="77777777" w:rsidTr="007E3300">
        <w:trPr>
          <w:ins w:id="1368" w:author="Chara Katiri" w:date="2015-04-12T15:25:00Z"/>
        </w:trPr>
        <w:tc>
          <w:tcPr>
            <w:tcW w:w="1116" w:type="dxa"/>
            <w:shd w:val="clear" w:color="auto" w:fill="548DD4" w:themeFill="text2" w:themeFillTint="99"/>
          </w:tcPr>
          <w:p w14:paraId="7D07EAB6" w14:textId="77777777" w:rsidR="00810221" w:rsidRPr="000926B2" w:rsidRDefault="00810221" w:rsidP="00EE1303">
            <w:pPr>
              <w:pStyle w:val="ListParagraph"/>
              <w:spacing w:line="360" w:lineRule="auto"/>
              <w:ind w:left="0"/>
              <w:jc w:val="both"/>
              <w:rPr>
                <w:ins w:id="1369" w:author="Chara Katiri" w:date="2015-04-12T15:25:00Z"/>
                <w:rFonts w:ascii="Times" w:hAnsi="Times" w:cs="Times New Roman"/>
                <w:b/>
                <w:color w:val="FFFFFF" w:themeColor="background1"/>
                <w:sz w:val="22"/>
                <w:szCs w:val="22"/>
              </w:rPr>
            </w:pPr>
          </w:p>
        </w:tc>
        <w:tc>
          <w:tcPr>
            <w:tcW w:w="8012" w:type="dxa"/>
            <w:gridSpan w:val="4"/>
            <w:shd w:val="clear" w:color="auto" w:fill="548DD4" w:themeFill="text2" w:themeFillTint="99"/>
          </w:tcPr>
          <w:p w14:paraId="33C440D4" w14:textId="77777777" w:rsidR="00810221" w:rsidRPr="000926B2" w:rsidRDefault="00810221" w:rsidP="00EE1303">
            <w:pPr>
              <w:pStyle w:val="ListParagraph"/>
              <w:spacing w:line="360" w:lineRule="auto"/>
              <w:ind w:left="0"/>
              <w:jc w:val="both"/>
              <w:rPr>
                <w:ins w:id="1370" w:author="Chara Katiri" w:date="2015-04-12T15:25:00Z"/>
                <w:rFonts w:ascii="Times" w:hAnsi="Times" w:cs="Times New Roman"/>
                <w:b/>
                <w:color w:val="FFFFFF" w:themeColor="background1"/>
                <w:sz w:val="22"/>
                <w:szCs w:val="22"/>
              </w:rPr>
            </w:pPr>
            <w:commentRangeStart w:id="1371"/>
            <w:ins w:id="1372" w:author="Chara Katiri" w:date="2015-04-12T15:25:00Z">
              <w:r w:rsidRPr="000926B2">
                <w:rPr>
                  <w:rFonts w:ascii="Times" w:hAnsi="Times" w:cs="Times New Roman"/>
                  <w:b/>
                  <w:color w:val="FFFFFF" w:themeColor="background1"/>
                  <w:sz w:val="22"/>
                  <w:szCs w:val="22"/>
                </w:rPr>
                <w:t>Terms &amp; Conditions</w:t>
              </w:r>
            </w:ins>
            <w:commentRangeEnd w:id="1371"/>
            <w:ins w:id="1373" w:author="Chara Katiri" w:date="2015-05-02T17:13:00Z">
              <w:r w:rsidR="002042E5" w:rsidRPr="000926B2">
                <w:rPr>
                  <w:rStyle w:val="CommentReference"/>
                  <w:rFonts w:ascii="Times" w:hAnsi="Times"/>
                  <w:sz w:val="22"/>
                  <w:szCs w:val="22"/>
                </w:rPr>
                <w:commentReference w:id="1371"/>
              </w:r>
            </w:ins>
          </w:p>
        </w:tc>
      </w:tr>
      <w:tr w:rsidR="00810221" w:rsidRPr="000926B2" w14:paraId="1F509DFB" w14:textId="77777777" w:rsidTr="007E3300">
        <w:trPr>
          <w:ins w:id="1374" w:author="Chara Katiri" w:date="2015-04-12T15:25:00Z"/>
        </w:trPr>
        <w:tc>
          <w:tcPr>
            <w:tcW w:w="1116" w:type="dxa"/>
          </w:tcPr>
          <w:p w14:paraId="6005620F" w14:textId="77777777" w:rsidR="00810221" w:rsidRPr="000926B2" w:rsidRDefault="00810221" w:rsidP="00EE1303">
            <w:pPr>
              <w:pStyle w:val="ListParagraph"/>
              <w:spacing w:line="360" w:lineRule="auto"/>
              <w:ind w:left="0"/>
              <w:jc w:val="both"/>
              <w:rPr>
                <w:ins w:id="1375" w:author="Chara Katiri" w:date="2015-04-12T15:25:00Z"/>
                <w:rFonts w:ascii="Times" w:hAnsi="Times" w:cs="Times New Roman"/>
                <w:sz w:val="22"/>
                <w:szCs w:val="22"/>
              </w:rPr>
            </w:pPr>
            <w:ins w:id="1376" w:author="Chara Katiri" w:date="2015-04-12T15:25:00Z">
              <w:r w:rsidRPr="000926B2">
                <w:rPr>
                  <w:rFonts w:ascii="Times" w:hAnsi="Times" w:cs="Times New Roman"/>
                  <w:sz w:val="22"/>
                  <w:szCs w:val="22"/>
                </w:rPr>
                <w:t>3</w:t>
              </w:r>
            </w:ins>
          </w:p>
        </w:tc>
        <w:tc>
          <w:tcPr>
            <w:tcW w:w="3960" w:type="dxa"/>
          </w:tcPr>
          <w:p w14:paraId="498FCAD1" w14:textId="258D806E" w:rsidR="00810221" w:rsidRPr="000926B2" w:rsidRDefault="00810221" w:rsidP="00EE1303">
            <w:pPr>
              <w:spacing w:line="360" w:lineRule="auto"/>
              <w:contextualSpacing/>
              <w:jc w:val="both"/>
              <w:rPr>
                <w:ins w:id="1377" w:author="Chara Katiri" w:date="2015-04-12T15:25:00Z"/>
                <w:rFonts w:ascii="Times" w:eastAsia="Times New Roman" w:hAnsi="Times" w:cs="Times New Roman"/>
                <w:iCs/>
                <w:sz w:val="22"/>
                <w:szCs w:val="22"/>
                <w:lang w:val="en-GB"/>
              </w:rPr>
            </w:pPr>
            <w:ins w:id="1378" w:author="Chara Katiri" w:date="2015-04-12T15:25:00Z">
              <w:r w:rsidRPr="000926B2">
                <w:rPr>
                  <w:rFonts w:ascii="Times" w:hAnsi="Times" w:cs="Times New Roman"/>
                  <w:sz w:val="22"/>
                  <w:szCs w:val="22"/>
                </w:rPr>
                <w:t>The system must ask the users (byers &amp; sellers) to agree with ‘The Sales of Goods Act 1979’ and adhere to it:  “</w:t>
              </w:r>
              <w:r w:rsidRPr="000926B2">
                <w:rPr>
                  <w:rFonts w:ascii="Times" w:eastAsia="Times New Roman" w:hAnsi="Times" w:cs="Times New Roman"/>
                  <w:i/>
                  <w:iCs/>
                  <w:sz w:val="22"/>
                  <w:szCs w:val="22"/>
                  <w:lang w:val="en-GB"/>
                </w:rPr>
                <w:t xml:space="preserve">"traders must sell goods that are as described and of satisfactory quality” </w:t>
              </w:r>
            </w:ins>
            <w:sdt>
              <w:sdtPr>
                <w:rPr>
                  <w:rFonts w:ascii="Times" w:eastAsia="Times New Roman" w:hAnsi="Times" w:cs="Times New Roman"/>
                  <w:i/>
                  <w:iCs/>
                  <w:sz w:val="22"/>
                  <w:szCs w:val="22"/>
                  <w:lang w:val="en-GB"/>
                </w:rPr>
                <w:id w:val="765888566"/>
                <w:citation/>
              </w:sdtPr>
              <w:sdtContent>
                <w:r w:rsidR="00140463" w:rsidRPr="000926B2">
                  <w:rPr>
                    <w:rFonts w:ascii="Times" w:eastAsia="Times New Roman" w:hAnsi="Times" w:cs="Times New Roman"/>
                    <w:i/>
                    <w:iCs/>
                    <w:sz w:val="22"/>
                    <w:szCs w:val="22"/>
                    <w:lang w:val="en-GB"/>
                  </w:rPr>
                  <w:fldChar w:fldCharType="begin"/>
                </w:r>
                <w:r w:rsidR="00140463" w:rsidRPr="000926B2">
                  <w:rPr>
                    <w:rFonts w:ascii="Times" w:eastAsia="Times New Roman" w:hAnsi="Times" w:cs="Times New Roman"/>
                    <w:iCs/>
                    <w:sz w:val="22"/>
                    <w:szCs w:val="22"/>
                  </w:rPr>
                  <w:instrText xml:space="preserve"> CITATION Leg15 \l 1033 </w:instrText>
                </w:r>
                <w:r w:rsidR="00140463" w:rsidRPr="000926B2">
                  <w:rPr>
                    <w:rFonts w:ascii="Times" w:eastAsia="Times New Roman" w:hAnsi="Times" w:cs="Times New Roman"/>
                    <w:i/>
                    <w:iCs/>
                    <w:sz w:val="22"/>
                    <w:szCs w:val="22"/>
                    <w:lang w:val="en-GB"/>
                  </w:rPr>
                  <w:fldChar w:fldCharType="separate"/>
                </w:r>
                <w:r w:rsidR="000926B2" w:rsidRPr="000926B2">
                  <w:rPr>
                    <w:rFonts w:ascii="Times" w:eastAsia="Times New Roman" w:hAnsi="Times" w:cs="Times New Roman"/>
                    <w:noProof/>
                    <w:sz w:val="22"/>
                    <w:szCs w:val="22"/>
                  </w:rPr>
                  <w:t>[</w:t>
                </w:r>
                <w:r w:rsidR="000926B2" w:rsidRPr="000926B2">
                  <w:rPr>
                    <w:rFonts w:ascii="Times" w:eastAsia="Times New Roman" w:hAnsi="Times" w:cs="Times New Roman"/>
                    <w:noProof/>
                    <w:sz w:val="22"/>
                    <w:szCs w:val="22"/>
                  </w:rPr>
                  <w:fldChar w:fldCharType="begin"/>
                </w:r>
                <w:r w:rsidR="000926B2" w:rsidRPr="000926B2">
                  <w:rPr>
                    <w:rFonts w:ascii="Times" w:eastAsia="Times New Roman" w:hAnsi="Times" w:cs="Times New Roman"/>
                    <w:noProof/>
                    <w:sz w:val="22"/>
                    <w:szCs w:val="22"/>
                  </w:rPr>
                  <w:instrText xml:space="preserve"> HYPERLINK "" \l "Leg15" </w:instrText>
                </w:r>
                <w:r w:rsidR="000926B2" w:rsidRPr="000926B2">
                  <w:rPr>
                    <w:rFonts w:ascii="Times" w:eastAsia="Times New Roman" w:hAnsi="Times" w:cs="Times New Roman"/>
                    <w:noProof/>
                    <w:sz w:val="22"/>
                    <w:szCs w:val="22"/>
                  </w:rPr>
                </w:r>
                <w:r w:rsidR="000926B2" w:rsidRPr="000926B2">
                  <w:rPr>
                    <w:rFonts w:ascii="Times" w:eastAsia="Times New Roman" w:hAnsi="Times" w:cs="Times New Roman"/>
                    <w:noProof/>
                    <w:sz w:val="22"/>
                    <w:szCs w:val="22"/>
                  </w:rPr>
                  <w:fldChar w:fldCharType="separate"/>
                </w:r>
                <w:r w:rsidR="000926B2" w:rsidRPr="000926B2">
                  <w:rPr>
                    <w:rStyle w:val="Heading2Char"/>
                    <w:rFonts w:ascii="Times" w:eastAsia="Times New Roman" w:hAnsi="Times" w:cs="Times New Roman"/>
                    <w:noProof/>
                    <w:color w:val="auto"/>
                    <w:sz w:val="22"/>
                    <w:szCs w:val="22"/>
                  </w:rPr>
                  <w:t>28</w:t>
                </w:r>
                <w:r w:rsidR="000926B2" w:rsidRPr="000926B2">
                  <w:rPr>
                    <w:rFonts w:ascii="Times" w:eastAsia="Times New Roman" w:hAnsi="Times" w:cs="Times New Roman"/>
                    <w:noProof/>
                    <w:sz w:val="22"/>
                    <w:szCs w:val="22"/>
                  </w:rPr>
                  <w:fldChar w:fldCharType="end"/>
                </w:r>
                <w:r w:rsidR="000926B2" w:rsidRPr="000926B2">
                  <w:rPr>
                    <w:rFonts w:ascii="Times" w:eastAsia="Times New Roman" w:hAnsi="Times" w:cs="Times New Roman"/>
                    <w:noProof/>
                    <w:sz w:val="22"/>
                    <w:szCs w:val="22"/>
                  </w:rPr>
                  <w:t>]</w:t>
                </w:r>
                <w:r w:rsidR="00140463" w:rsidRPr="000926B2">
                  <w:rPr>
                    <w:rFonts w:ascii="Times" w:eastAsia="Times New Roman" w:hAnsi="Times" w:cs="Times New Roman"/>
                    <w:i/>
                    <w:iCs/>
                    <w:sz w:val="22"/>
                    <w:szCs w:val="22"/>
                    <w:lang w:val="en-GB"/>
                  </w:rPr>
                  <w:fldChar w:fldCharType="end"/>
                </w:r>
              </w:sdtContent>
            </w:sdt>
            <w:ins w:id="1379" w:author="Chara Katiri" w:date="2015-04-12T15:25:00Z">
              <w:r w:rsidRPr="000926B2">
                <w:rPr>
                  <w:rFonts w:ascii="Times" w:eastAsia="Times New Roman" w:hAnsi="Times" w:cs="Times New Roman"/>
                  <w:iCs/>
                  <w:sz w:val="22"/>
                  <w:szCs w:val="22"/>
                  <w:lang w:val="en-GB"/>
                </w:rPr>
                <w:t xml:space="preserve">, </w:t>
              </w:r>
            </w:ins>
            <w:sdt>
              <w:sdtPr>
                <w:rPr>
                  <w:rFonts w:ascii="Times" w:eastAsia="Times New Roman" w:hAnsi="Times" w:cs="Times New Roman"/>
                  <w:iCs/>
                  <w:sz w:val="22"/>
                  <w:szCs w:val="22"/>
                  <w:lang w:val="en-GB"/>
                </w:rPr>
                <w:id w:val="-1434116363"/>
                <w:citation/>
              </w:sdtPr>
              <w:sdtContent>
                <w:r w:rsidR="00140463" w:rsidRPr="000926B2">
                  <w:rPr>
                    <w:rFonts w:ascii="Times" w:eastAsia="Times New Roman" w:hAnsi="Times" w:cs="Times New Roman"/>
                    <w:iCs/>
                    <w:sz w:val="22"/>
                    <w:szCs w:val="22"/>
                    <w:lang w:val="en-GB"/>
                  </w:rPr>
                  <w:fldChar w:fldCharType="begin"/>
                </w:r>
                <w:r w:rsidR="00140463" w:rsidRPr="000926B2">
                  <w:rPr>
                    <w:rFonts w:ascii="Times" w:eastAsia="Times New Roman" w:hAnsi="Times" w:cs="Times New Roman"/>
                    <w:iCs/>
                    <w:sz w:val="22"/>
                    <w:szCs w:val="22"/>
                  </w:rPr>
                  <w:instrText xml:space="preserve"> CITATION Gla15 \l 1033 </w:instrText>
                </w:r>
                <w:r w:rsidR="00140463" w:rsidRPr="000926B2">
                  <w:rPr>
                    <w:rFonts w:ascii="Times" w:eastAsia="Times New Roman" w:hAnsi="Times" w:cs="Times New Roman"/>
                    <w:iCs/>
                    <w:sz w:val="22"/>
                    <w:szCs w:val="22"/>
                    <w:lang w:val="en-GB"/>
                  </w:rPr>
                  <w:fldChar w:fldCharType="separate"/>
                </w:r>
                <w:r w:rsidR="000926B2" w:rsidRPr="000926B2">
                  <w:rPr>
                    <w:rFonts w:ascii="Times" w:eastAsia="Times New Roman" w:hAnsi="Times" w:cs="Times New Roman"/>
                    <w:noProof/>
                    <w:sz w:val="22"/>
                    <w:szCs w:val="22"/>
                  </w:rPr>
                  <w:t>[</w:t>
                </w:r>
                <w:r w:rsidR="000926B2" w:rsidRPr="000926B2">
                  <w:rPr>
                    <w:rFonts w:ascii="Times" w:eastAsia="Times New Roman" w:hAnsi="Times" w:cs="Times New Roman"/>
                    <w:noProof/>
                    <w:sz w:val="22"/>
                    <w:szCs w:val="22"/>
                  </w:rPr>
                  <w:fldChar w:fldCharType="begin"/>
                </w:r>
                <w:r w:rsidR="000926B2" w:rsidRPr="000926B2">
                  <w:rPr>
                    <w:rFonts w:ascii="Times" w:eastAsia="Times New Roman" w:hAnsi="Times" w:cs="Times New Roman"/>
                    <w:noProof/>
                    <w:sz w:val="22"/>
                    <w:szCs w:val="22"/>
                  </w:rPr>
                  <w:instrText xml:space="preserve"> HYPERLINK "" \l "Gla15" </w:instrText>
                </w:r>
                <w:r w:rsidR="000926B2" w:rsidRPr="000926B2">
                  <w:rPr>
                    <w:rFonts w:ascii="Times" w:eastAsia="Times New Roman" w:hAnsi="Times" w:cs="Times New Roman"/>
                    <w:noProof/>
                    <w:sz w:val="22"/>
                    <w:szCs w:val="22"/>
                  </w:rPr>
                </w:r>
                <w:r w:rsidR="000926B2" w:rsidRPr="000926B2">
                  <w:rPr>
                    <w:rFonts w:ascii="Times" w:eastAsia="Times New Roman" w:hAnsi="Times" w:cs="Times New Roman"/>
                    <w:noProof/>
                    <w:sz w:val="22"/>
                    <w:szCs w:val="22"/>
                  </w:rPr>
                  <w:fldChar w:fldCharType="separate"/>
                </w:r>
                <w:r w:rsidR="000926B2" w:rsidRPr="000926B2">
                  <w:rPr>
                    <w:rStyle w:val="Heading2Char"/>
                    <w:rFonts w:ascii="Times" w:eastAsia="Times New Roman" w:hAnsi="Times" w:cs="Times New Roman"/>
                    <w:noProof/>
                    <w:color w:val="auto"/>
                    <w:sz w:val="22"/>
                    <w:szCs w:val="22"/>
                  </w:rPr>
                  <w:t>33</w:t>
                </w:r>
                <w:r w:rsidR="000926B2" w:rsidRPr="000926B2">
                  <w:rPr>
                    <w:rFonts w:ascii="Times" w:eastAsia="Times New Roman" w:hAnsi="Times" w:cs="Times New Roman"/>
                    <w:noProof/>
                    <w:sz w:val="22"/>
                    <w:szCs w:val="22"/>
                  </w:rPr>
                  <w:fldChar w:fldCharType="end"/>
                </w:r>
                <w:r w:rsidR="000926B2" w:rsidRPr="000926B2">
                  <w:rPr>
                    <w:rFonts w:ascii="Times" w:eastAsia="Times New Roman" w:hAnsi="Times" w:cs="Times New Roman"/>
                    <w:noProof/>
                    <w:sz w:val="22"/>
                    <w:szCs w:val="22"/>
                  </w:rPr>
                  <w:t>]</w:t>
                </w:r>
                <w:r w:rsidR="00140463" w:rsidRPr="000926B2">
                  <w:rPr>
                    <w:rFonts w:ascii="Times" w:eastAsia="Times New Roman" w:hAnsi="Times" w:cs="Times New Roman"/>
                    <w:iCs/>
                    <w:sz w:val="22"/>
                    <w:szCs w:val="22"/>
                    <w:lang w:val="en-GB"/>
                  </w:rPr>
                  <w:fldChar w:fldCharType="end"/>
                </w:r>
              </w:sdtContent>
            </w:sdt>
            <w:ins w:id="1380" w:author="Chara Katiri" w:date="2015-04-12T15:25:00Z">
              <w:r w:rsidRPr="000926B2">
                <w:rPr>
                  <w:rFonts w:ascii="Times" w:eastAsia="Times New Roman" w:hAnsi="Times" w:cs="Times New Roman"/>
                  <w:iCs/>
                  <w:sz w:val="22"/>
                  <w:szCs w:val="22"/>
                  <w:lang w:val="en-GB"/>
                </w:rPr>
                <w:t xml:space="preserve">. The Terms &amp; conditions must be accessible, meaningful and fair. </w:t>
              </w:r>
            </w:ins>
          </w:p>
        </w:tc>
        <w:tc>
          <w:tcPr>
            <w:tcW w:w="1274" w:type="dxa"/>
          </w:tcPr>
          <w:p w14:paraId="2C6486F3" w14:textId="77777777" w:rsidR="00810221" w:rsidRPr="000926B2" w:rsidRDefault="00810221" w:rsidP="00EE1303">
            <w:pPr>
              <w:pStyle w:val="ListParagraph"/>
              <w:spacing w:line="360" w:lineRule="auto"/>
              <w:ind w:left="0"/>
              <w:jc w:val="both"/>
              <w:rPr>
                <w:ins w:id="1381" w:author="Chara Katiri" w:date="2015-04-12T15:25:00Z"/>
                <w:rFonts w:ascii="Times" w:hAnsi="Times" w:cs="Times New Roman"/>
                <w:sz w:val="22"/>
                <w:szCs w:val="22"/>
              </w:rPr>
            </w:pPr>
            <w:ins w:id="1382" w:author="Chara Katiri" w:date="2015-04-12T15:25:00Z">
              <w:r w:rsidRPr="000926B2">
                <w:rPr>
                  <w:rFonts w:ascii="Times" w:hAnsi="Times" w:cs="Times New Roman"/>
                  <w:sz w:val="22"/>
                  <w:szCs w:val="22"/>
                </w:rPr>
                <w:t>Non-functional</w:t>
              </w:r>
            </w:ins>
          </w:p>
        </w:tc>
        <w:tc>
          <w:tcPr>
            <w:tcW w:w="1609" w:type="dxa"/>
          </w:tcPr>
          <w:p w14:paraId="2799D5A5" w14:textId="1620AAB5" w:rsidR="00810221" w:rsidRPr="000926B2" w:rsidRDefault="00810221" w:rsidP="00EE1303">
            <w:pPr>
              <w:pStyle w:val="ListParagraph"/>
              <w:spacing w:line="360" w:lineRule="auto"/>
              <w:ind w:left="0"/>
              <w:jc w:val="both"/>
              <w:rPr>
                <w:ins w:id="1383" w:author="Chara Katiri" w:date="2015-04-12T15:25:00Z"/>
                <w:rFonts w:ascii="Times" w:hAnsi="Times" w:cs="Times New Roman"/>
                <w:sz w:val="22"/>
                <w:szCs w:val="22"/>
              </w:rPr>
            </w:pPr>
          </w:p>
        </w:tc>
        <w:tc>
          <w:tcPr>
            <w:tcW w:w="1169" w:type="dxa"/>
          </w:tcPr>
          <w:p w14:paraId="53A5EBB7" w14:textId="77777777" w:rsidR="00810221" w:rsidRPr="000926B2" w:rsidRDefault="00810221" w:rsidP="00EE1303">
            <w:pPr>
              <w:pStyle w:val="ListParagraph"/>
              <w:spacing w:line="360" w:lineRule="auto"/>
              <w:ind w:left="0"/>
              <w:jc w:val="both"/>
              <w:rPr>
                <w:ins w:id="1384" w:author="Chara Katiri" w:date="2015-04-12T15:25:00Z"/>
                <w:rFonts w:ascii="Times" w:hAnsi="Times" w:cs="Times New Roman"/>
                <w:sz w:val="22"/>
                <w:szCs w:val="22"/>
              </w:rPr>
            </w:pPr>
            <w:ins w:id="1385" w:author="Chara Katiri" w:date="2015-04-12T15:25:00Z">
              <w:r w:rsidRPr="000926B2">
                <w:rPr>
                  <w:rFonts w:ascii="Times" w:hAnsi="Times" w:cs="Times New Roman"/>
                  <w:sz w:val="22"/>
                  <w:szCs w:val="22"/>
                </w:rPr>
                <w:t>M</w:t>
              </w:r>
            </w:ins>
          </w:p>
        </w:tc>
      </w:tr>
    </w:tbl>
    <w:p w14:paraId="3ACE17BC" w14:textId="77777777" w:rsidR="00FB7C9A" w:rsidRPr="000926B2" w:rsidRDefault="00FB7C9A" w:rsidP="00EE1303">
      <w:pPr>
        <w:spacing w:after="240" w:line="360" w:lineRule="auto"/>
        <w:contextualSpacing/>
        <w:jc w:val="both"/>
        <w:rPr>
          <w:rFonts w:ascii="Times" w:eastAsia="Times New Roman" w:hAnsi="Times" w:cs="Times New Roman"/>
          <w:b/>
          <w:sz w:val="22"/>
          <w:szCs w:val="22"/>
          <w:lang w:val="en-GB"/>
        </w:rPr>
      </w:pPr>
    </w:p>
    <w:p w14:paraId="343B40F1" w14:textId="77777777" w:rsidR="008D4B13" w:rsidRPr="000926B2" w:rsidRDefault="008D4B13"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386" w:name="_Toc290491154"/>
      <w:r w:rsidRPr="000926B2">
        <w:rPr>
          <w:rFonts w:ascii="Times" w:hAnsi="Times" w:cs="Times New Roman"/>
          <w:color w:val="auto"/>
          <w:sz w:val="22"/>
          <w:szCs w:val="22"/>
          <w:lang w:val="en-GB"/>
        </w:rPr>
        <w:t>Feasibility analysis</w:t>
      </w:r>
      <w:bookmarkEnd w:id="1386"/>
    </w:p>
    <w:p w14:paraId="09AE6427" w14:textId="1016D71A" w:rsidR="008736CF" w:rsidRPr="000926B2" w:rsidRDefault="0038407F" w:rsidP="00EE1303">
      <w:pPr>
        <w:spacing w:line="360" w:lineRule="auto"/>
        <w:ind w:left="360" w:firstLine="720"/>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Feasibility study</w:t>
      </w:r>
      <w:r w:rsidR="00140463" w:rsidRPr="000926B2">
        <w:rPr>
          <w:rFonts w:ascii="Times" w:eastAsia="Times New Roman" w:hAnsi="Times" w:cs="Times New Roman"/>
          <w:sz w:val="22"/>
          <w:szCs w:val="22"/>
          <w:lang w:val="en-GB"/>
        </w:rPr>
        <w:t xml:space="preserve"> </w:t>
      </w:r>
      <w:sdt>
        <w:sdtPr>
          <w:rPr>
            <w:rFonts w:ascii="Times" w:eastAsia="Times New Roman" w:hAnsi="Times" w:cs="Times New Roman"/>
            <w:sz w:val="22"/>
            <w:szCs w:val="22"/>
            <w:lang w:val="en-GB"/>
          </w:rPr>
          <w:id w:val="367104576"/>
          <w:citation/>
        </w:sdtPr>
        <w:sdtContent>
          <w:r w:rsidR="00140463" w:rsidRPr="000926B2">
            <w:rPr>
              <w:rFonts w:ascii="Times" w:eastAsia="Times New Roman" w:hAnsi="Times" w:cs="Times New Roman"/>
              <w:sz w:val="22"/>
              <w:szCs w:val="22"/>
              <w:lang w:val="en-GB"/>
            </w:rPr>
            <w:fldChar w:fldCharType="begin"/>
          </w:r>
          <w:r w:rsidR="00140463" w:rsidRPr="000926B2">
            <w:rPr>
              <w:rFonts w:ascii="Times" w:eastAsia="Times New Roman" w:hAnsi="Times" w:cs="Times New Roman"/>
              <w:sz w:val="22"/>
              <w:szCs w:val="22"/>
            </w:rPr>
            <w:instrText xml:space="preserve"> CITATION Ext15 \l 1033 </w:instrText>
          </w:r>
          <w:r w:rsidR="00140463"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Ext15" w:history="1">
            <w:r w:rsidR="000926B2" w:rsidRPr="000926B2">
              <w:rPr>
                <w:rStyle w:val="Heading2Char"/>
                <w:rFonts w:ascii="Times" w:eastAsia="Times New Roman" w:hAnsi="Times" w:cs="Times New Roman"/>
                <w:noProof/>
                <w:color w:val="auto"/>
                <w:sz w:val="22"/>
                <w:szCs w:val="22"/>
              </w:rPr>
              <w:t>34</w:t>
            </w:r>
          </w:hyperlink>
          <w:r w:rsidR="000926B2" w:rsidRPr="000926B2">
            <w:rPr>
              <w:rFonts w:ascii="Times" w:eastAsia="Times New Roman" w:hAnsi="Times" w:cs="Times New Roman"/>
              <w:noProof/>
              <w:sz w:val="22"/>
              <w:szCs w:val="22"/>
            </w:rPr>
            <w:t>]</w:t>
          </w:r>
          <w:r w:rsidR="00140463" w:rsidRPr="000926B2">
            <w:rPr>
              <w:rFonts w:ascii="Times" w:eastAsia="Times New Roman" w:hAnsi="Times" w:cs="Times New Roman"/>
              <w:sz w:val="22"/>
              <w:szCs w:val="22"/>
              <w:lang w:val="en-GB"/>
            </w:rPr>
            <w:fldChar w:fldCharType="end"/>
          </w:r>
        </w:sdtContent>
      </w:sdt>
      <w:r w:rsidRPr="000926B2">
        <w:rPr>
          <w:rFonts w:ascii="Times" w:eastAsia="Times New Roman" w:hAnsi="Times" w:cs="Times New Roman"/>
          <w:sz w:val="22"/>
          <w:szCs w:val="22"/>
          <w:lang w:val="en-GB"/>
        </w:rPr>
        <w:t xml:space="preserve"> is conducted as part of the assessment process. The </w:t>
      </w:r>
      <w:r w:rsidR="005E7B05" w:rsidRPr="000926B2">
        <w:rPr>
          <w:rFonts w:ascii="Times" w:eastAsia="Times New Roman" w:hAnsi="Times" w:cs="Times New Roman"/>
          <w:sz w:val="22"/>
          <w:szCs w:val="22"/>
          <w:lang w:val="en-GB"/>
        </w:rPr>
        <w:t xml:space="preserve">aim of the project analysis was to </w:t>
      </w:r>
      <w:r w:rsidRPr="000926B2">
        <w:rPr>
          <w:rFonts w:ascii="Times" w:eastAsia="Times New Roman" w:hAnsi="Times" w:cs="Times New Roman"/>
          <w:sz w:val="22"/>
          <w:szCs w:val="22"/>
          <w:lang w:val="en-GB"/>
        </w:rPr>
        <w:t xml:space="preserve">identify </w:t>
      </w:r>
      <w:r w:rsidR="005E7B05" w:rsidRPr="000926B2">
        <w:rPr>
          <w:rFonts w:ascii="Times" w:eastAsia="Times New Roman" w:hAnsi="Times" w:cs="Times New Roman"/>
          <w:sz w:val="22"/>
          <w:szCs w:val="22"/>
          <w:lang w:val="en-GB"/>
        </w:rPr>
        <w:t>trade-offs</w:t>
      </w:r>
      <w:r w:rsidRPr="000926B2">
        <w:rPr>
          <w:rFonts w:ascii="Times" w:eastAsia="Times New Roman" w:hAnsi="Times" w:cs="Times New Roman"/>
          <w:sz w:val="22"/>
          <w:szCs w:val="22"/>
          <w:lang w:val="en-GB"/>
        </w:rPr>
        <w:t xml:space="preserve"> </w:t>
      </w:r>
      <w:r w:rsidR="005E7B05" w:rsidRPr="000926B2">
        <w:rPr>
          <w:rFonts w:ascii="Times" w:eastAsia="Times New Roman" w:hAnsi="Times" w:cs="Times New Roman"/>
          <w:sz w:val="22"/>
          <w:szCs w:val="22"/>
          <w:lang w:val="en-GB"/>
        </w:rPr>
        <w:t>and</w:t>
      </w:r>
      <w:r w:rsidRPr="000926B2">
        <w:rPr>
          <w:rFonts w:ascii="Times" w:eastAsia="Times New Roman" w:hAnsi="Times" w:cs="Times New Roman"/>
          <w:sz w:val="22"/>
          <w:szCs w:val="22"/>
          <w:lang w:val="en-GB"/>
        </w:rPr>
        <w:t xml:space="preserve"> </w:t>
      </w:r>
      <w:r w:rsidR="00603FEC" w:rsidRPr="000926B2">
        <w:rPr>
          <w:rFonts w:ascii="Times" w:eastAsia="Times New Roman" w:hAnsi="Times" w:cs="Times New Roman"/>
          <w:sz w:val="22"/>
          <w:szCs w:val="22"/>
          <w:lang w:val="en-GB"/>
        </w:rPr>
        <w:t>outline alternative options</w:t>
      </w:r>
      <w:r w:rsidR="005E7B05" w:rsidRPr="000926B2">
        <w:rPr>
          <w:rFonts w:ascii="Times" w:eastAsia="Times New Roman" w:hAnsi="Times" w:cs="Times New Roman"/>
          <w:sz w:val="22"/>
          <w:szCs w:val="22"/>
          <w:lang w:val="en-GB"/>
        </w:rPr>
        <w:t>. The feasibility analysis</w:t>
      </w:r>
      <w:r w:rsidRPr="000926B2">
        <w:rPr>
          <w:rFonts w:ascii="Times" w:eastAsia="Times New Roman" w:hAnsi="Times" w:cs="Times New Roman"/>
          <w:sz w:val="22"/>
          <w:szCs w:val="22"/>
          <w:lang w:val="en-GB"/>
        </w:rPr>
        <w:t xml:space="preserve"> helped </w:t>
      </w:r>
      <w:r w:rsidR="005E7B05" w:rsidRPr="000926B2">
        <w:rPr>
          <w:rFonts w:ascii="Times" w:eastAsia="Times New Roman" w:hAnsi="Times" w:cs="Times New Roman"/>
          <w:sz w:val="22"/>
          <w:szCs w:val="22"/>
          <w:lang w:val="en-GB"/>
        </w:rPr>
        <w:t>recognise</w:t>
      </w:r>
      <w:r w:rsidRPr="000926B2">
        <w:rPr>
          <w:rFonts w:ascii="Times" w:eastAsia="Times New Roman" w:hAnsi="Times" w:cs="Times New Roman"/>
          <w:sz w:val="22"/>
          <w:szCs w:val="22"/>
          <w:lang w:val="en-GB"/>
        </w:rPr>
        <w:t xml:space="preserve"> issues and potential risks in the early stages of the software development system. </w:t>
      </w:r>
      <w:r w:rsidR="005E7B05" w:rsidRPr="000926B2">
        <w:rPr>
          <w:rFonts w:ascii="Times" w:eastAsia="Times New Roman" w:hAnsi="Times" w:cs="Times New Roman"/>
          <w:sz w:val="22"/>
          <w:szCs w:val="22"/>
          <w:lang w:val="en-GB"/>
        </w:rPr>
        <w:t xml:space="preserve">One of the first risks identified was </w:t>
      </w:r>
      <w:r w:rsidR="00FF37FB" w:rsidRPr="000926B2">
        <w:rPr>
          <w:rFonts w:ascii="Times" w:eastAsia="Times New Roman" w:hAnsi="Times" w:cs="Times New Roman"/>
          <w:sz w:val="22"/>
          <w:szCs w:val="22"/>
          <w:lang w:val="en-GB"/>
        </w:rPr>
        <w:t>that</w:t>
      </w:r>
      <w:r w:rsidRPr="000926B2">
        <w:rPr>
          <w:rFonts w:ascii="Times" w:eastAsia="Times New Roman" w:hAnsi="Times" w:cs="Times New Roman"/>
          <w:sz w:val="22"/>
          <w:szCs w:val="22"/>
          <w:lang w:val="en-GB"/>
        </w:rPr>
        <w:t xml:space="preserve"> the Service Team might not accept the deployment of the website to the </w:t>
      </w:r>
      <w:r w:rsidR="00EC0BC2" w:rsidRPr="000926B2">
        <w:rPr>
          <w:rFonts w:ascii="Times" w:eastAsia="Times New Roman" w:hAnsi="Times" w:cs="Times New Roman"/>
          <w:sz w:val="22"/>
          <w:szCs w:val="22"/>
          <w:lang w:val="en-GB"/>
        </w:rPr>
        <w:t>University</w:t>
      </w:r>
      <w:r w:rsidRPr="000926B2">
        <w:rPr>
          <w:rFonts w:ascii="Times" w:eastAsia="Times New Roman" w:hAnsi="Times" w:cs="Times New Roman"/>
          <w:sz w:val="22"/>
          <w:szCs w:val="22"/>
          <w:lang w:val="en-GB"/>
        </w:rPr>
        <w:t xml:space="preserve"> of Surrey in</w:t>
      </w:r>
      <w:r w:rsidR="00603FEC" w:rsidRPr="000926B2">
        <w:rPr>
          <w:rFonts w:ascii="Times" w:eastAsia="Times New Roman" w:hAnsi="Times" w:cs="Times New Roman"/>
          <w:sz w:val="22"/>
          <w:szCs w:val="22"/>
          <w:lang w:val="en-GB"/>
        </w:rPr>
        <w:t>tranet. After the discussion of the project with the Service Team, the feasibility of the project was also discussed with the project supervisor and the decision</w:t>
      </w:r>
      <w:r w:rsidR="00597D2D" w:rsidRPr="000926B2">
        <w:rPr>
          <w:rFonts w:ascii="Times" w:eastAsia="Times New Roman" w:hAnsi="Times" w:cs="Times New Roman"/>
          <w:sz w:val="22"/>
          <w:szCs w:val="22"/>
          <w:lang w:val="en-GB"/>
        </w:rPr>
        <w:t xml:space="preserve"> made</w:t>
      </w:r>
      <w:r w:rsidR="00603FEC" w:rsidRPr="000926B2">
        <w:rPr>
          <w:rFonts w:ascii="Times" w:eastAsia="Times New Roman" w:hAnsi="Times" w:cs="Times New Roman"/>
          <w:sz w:val="22"/>
          <w:szCs w:val="22"/>
          <w:lang w:val="en-GB"/>
        </w:rPr>
        <w:t xml:space="preserve"> was to go ahead</w:t>
      </w:r>
      <w:r w:rsidR="00FF37FB" w:rsidRPr="000926B2">
        <w:rPr>
          <w:rFonts w:ascii="Times" w:eastAsia="Times New Roman" w:hAnsi="Times" w:cs="Times New Roman"/>
          <w:sz w:val="22"/>
          <w:szCs w:val="22"/>
          <w:lang w:val="en-GB"/>
        </w:rPr>
        <w:t xml:space="preserve"> with the development of the digital Pinboard</w:t>
      </w:r>
      <w:r w:rsidR="00603FEC" w:rsidRPr="000926B2">
        <w:rPr>
          <w:rFonts w:ascii="Times" w:eastAsia="Times New Roman" w:hAnsi="Times" w:cs="Times New Roman"/>
          <w:sz w:val="22"/>
          <w:szCs w:val="22"/>
          <w:lang w:val="en-GB"/>
        </w:rPr>
        <w:t xml:space="preserve">. </w:t>
      </w:r>
    </w:p>
    <w:p w14:paraId="600EA6E9" w14:textId="2D9E465F" w:rsidR="00FF37FB" w:rsidRPr="000926B2" w:rsidRDefault="00603FEC" w:rsidP="00EE1303">
      <w:pPr>
        <w:spacing w:line="360" w:lineRule="auto"/>
        <w:ind w:left="360" w:firstLine="720"/>
        <w:contextualSpacing/>
        <w:jc w:val="both"/>
        <w:rPr>
          <w:rFonts w:ascii="Times" w:eastAsia="Times New Roman" w:hAnsi="Times" w:cs="Times New Roman"/>
          <w:sz w:val="22"/>
          <w:szCs w:val="22"/>
          <w:lang w:val="en-GB"/>
        </w:rPr>
      </w:pPr>
      <w:commentRangeStart w:id="1387"/>
      <w:r w:rsidRPr="000926B2">
        <w:rPr>
          <w:rFonts w:ascii="Times" w:eastAsia="Times New Roman" w:hAnsi="Times" w:cs="Times New Roman"/>
          <w:sz w:val="22"/>
          <w:szCs w:val="22"/>
          <w:lang w:val="en-GB"/>
        </w:rPr>
        <w:t>Even though the</w:t>
      </w:r>
      <w:r w:rsidR="00FF37FB" w:rsidRPr="000926B2">
        <w:rPr>
          <w:rFonts w:ascii="Times" w:eastAsia="Times New Roman" w:hAnsi="Times" w:cs="Times New Roman"/>
          <w:sz w:val="22"/>
          <w:szCs w:val="22"/>
          <w:lang w:val="en-GB"/>
        </w:rPr>
        <w:t xml:space="preserve"> Pinboard</w:t>
      </w:r>
      <w:r w:rsidRPr="000926B2">
        <w:rPr>
          <w:rFonts w:ascii="Times" w:eastAsia="Times New Roman" w:hAnsi="Times" w:cs="Times New Roman"/>
          <w:sz w:val="22"/>
          <w:szCs w:val="22"/>
          <w:lang w:val="en-GB"/>
        </w:rPr>
        <w:t xml:space="preserve"> website </w:t>
      </w:r>
      <w:commentRangeEnd w:id="1387"/>
      <w:r w:rsidR="00440D55" w:rsidRPr="000926B2">
        <w:rPr>
          <w:rStyle w:val="CommentReference"/>
          <w:rFonts w:ascii="Times" w:hAnsi="Times"/>
          <w:sz w:val="22"/>
          <w:szCs w:val="22"/>
        </w:rPr>
        <w:commentReference w:id="1387"/>
      </w:r>
      <w:ins w:id="1388" w:author="Chara Katiri" w:date="2015-04-11T06:24:00Z">
        <w:r w:rsidR="0030794C" w:rsidRPr="000926B2">
          <w:rPr>
            <w:rFonts w:ascii="Times" w:eastAsia="Times New Roman" w:hAnsi="Times" w:cs="Times New Roman"/>
            <w:sz w:val="22"/>
            <w:szCs w:val="22"/>
            <w:lang w:val="en-GB"/>
          </w:rPr>
          <w:t xml:space="preserve">might </w:t>
        </w:r>
      </w:ins>
      <w:r w:rsidR="00FF37FB" w:rsidRPr="000926B2">
        <w:rPr>
          <w:rFonts w:ascii="Times" w:eastAsia="Times New Roman" w:hAnsi="Times" w:cs="Times New Roman"/>
          <w:sz w:val="22"/>
          <w:szCs w:val="22"/>
          <w:lang w:val="en-GB"/>
        </w:rPr>
        <w:t>not</w:t>
      </w:r>
      <w:r w:rsidRPr="000926B2">
        <w:rPr>
          <w:rFonts w:ascii="Times" w:eastAsia="Times New Roman" w:hAnsi="Times" w:cs="Times New Roman"/>
          <w:sz w:val="22"/>
          <w:szCs w:val="22"/>
          <w:lang w:val="en-GB"/>
        </w:rPr>
        <w:t xml:space="preserve"> be deployed on the </w:t>
      </w:r>
      <w:r w:rsidR="00EC0BC2" w:rsidRPr="000926B2">
        <w:rPr>
          <w:rFonts w:ascii="Times" w:eastAsia="Times New Roman" w:hAnsi="Times" w:cs="Times New Roman"/>
          <w:sz w:val="22"/>
          <w:szCs w:val="22"/>
          <w:lang w:val="en-GB"/>
        </w:rPr>
        <w:t>University</w:t>
      </w:r>
      <w:r w:rsidR="00FF37FB" w:rsidRPr="000926B2">
        <w:rPr>
          <w:rFonts w:ascii="Times" w:eastAsia="Times New Roman" w:hAnsi="Times" w:cs="Times New Roman"/>
          <w:sz w:val="22"/>
          <w:szCs w:val="22"/>
          <w:lang w:val="en-GB"/>
        </w:rPr>
        <w:t xml:space="preserve">’s intranet, it </w:t>
      </w:r>
      <w:ins w:id="1389" w:author="Chara Katiri" w:date="2015-04-11T06:24:00Z">
        <w:r w:rsidR="0030794C" w:rsidRPr="000926B2">
          <w:rPr>
            <w:rFonts w:ascii="Times" w:eastAsia="Times New Roman" w:hAnsi="Times" w:cs="Times New Roman"/>
            <w:sz w:val="22"/>
            <w:szCs w:val="22"/>
            <w:lang w:val="en-GB"/>
          </w:rPr>
          <w:t xml:space="preserve">is </w:t>
        </w:r>
      </w:ins>
      <w:r w:rsidRPr="000926B2">
        <w:rPr>
          <w:rFonts w:ascii="Times" w:eastAsia="Times New Roman" w:hAnsi="Times" w:cs="Times New Roman"/>
          <w:sz w:val="22"/>
          <w:szCs w:val="22"/>
          <w:lang w:val="en-GB"/>
        </w:rPr>
        <w:t xml:space="preserve">an opportunity for </w:t>
      </w:r>
      <w:r w:rsidR="00FF37FB" w:rsidRPr="000926B2">
        <w:rPr>
          <w:rFonts w:ascii="Times" w:eastAsia="Times New Roman" w:hAnsi="Times" w:cs="Times New Roman"/>
          <w:sz w:val="22"/>
          <w:szCs w:val="22"/>
          <w:lang w:val="en-GB"/>
        </w:rPr>
        <w:t>the</w:t>
      </w:r>
      <w:r w:rsidRPr="000926B2">
        <w:rPr>
          <w:rFonts w:ascii="Times" w:eastAsia="Times New Roman" w:hAnsi="Times" w:cs="Times New Roman"/>
          <w:sz w:val="22"/>
          <w:szCs w:val="22"/>
          <w:lang w:val="en-GB"/>
        </w:rPr>
        <w:t xml:space="preserve"> final year </w:t>
      </w:r>
      <w:r w:rsidR="00FF37FB" w:rsidRPr="000926B2">
        <w:rPr>
          <w:rFonts w:ascii="Times" w:eastAsia="Times New Roman" w:hAnsi="Times" w:cs="Times New Roman"/>
          <w:sz w:val="22"/>
          <w:szCs w:val="22"/>
          <w:lang w:val="en-GB"/>
        </w:rPr>
        <w:t xml:space="preserve">computing </w:t>
      </w:r>
      <w:r w:rsidRPr="000926B2">
        <w:rPr>
          <w:rFonts w:ascii="Times" w:eastAsia="Times New Roman" w:hAnsi="Times" w:cs="Times New Roman"/>
          <w:sz w:val="22"/>
          <w:szCs w:val="22"/>
          <w:lang w:val="en-GB"/>
        </w:rPr>
        <w:t xml:space="preserve">student to </w:t>
      </w:r>
      <w:r w:rsidR="00263B12" w:rsidRPr="000926B2">
        <w:rPr>
          <w:rFonts w:ascii="Times" w:eastAsia="Times New Roman" w:hAnsi="Times" w:cs="Times New Roman"/>
          <w:sz w:val="22"/>
          <w:szCs w:val="22"/>
          <w:lang w:val="en-GB"/>
        </w:rPr>
        <w:t xml:space="preserve">plan and </w:t>
      </w:r>
      <w:r w:rsidR="007D5257" w:rsidRPr="000926B2">
        <w:rPr>
          <w:rFonts w:ascii="Times" w:eastAsia="Times New Roman" w:hAnsi="Times" w:cs="Times New Roman"/>
          <w:sz w:val="22"/>
          <w:szCs w:val="22"/>
          <w:lang w:val="en-GB"/>
        </w:rPr>
        <w:t xml:space="preserve">deliver the project through the different phases </w:t>
      </w:r>
      <w:ins w:id="1390" w:author="Chara Katiri" w:date="2015-05-02T17:15:00Z">
        <w:r w:rsidR="00D80C95" w:rsidRPr="000926B2">
          <w:rPr>
            <w:rFonts w:ascii="Times" w:eastAsia="Times New Roman" w:hAnsi="Times" w:cs="Times New Roman"/>
            <w:sz w:val="22"/>
            <w:szCs w:val="22"/>
            <w:lang w:val="en-GB"/>
          </w:rPr>
          <w:t xml:space="preserve">SDLC </w:t>
        </w:r>
      </w:ins>
      <w:r w:rsidR="007D5257" w:rsidRPr="000926B2">
        <w:rPr>
          <w:rFonts w:ascii="Times" w:eastAsia="Times New Roman" w:hAnsi="Times" w:cs="Times New Roman"/>
          <w:sz w:val="22"/>
          <w:szCs w:val="22"/>
          <w:lang w:val="en-GB"/>
        </w:rPr>
        <w:t>of systems</w:t>
      </w:r>
      <w:del w:id="1391" w:author="Chara Katiri" w:date="2015-05-02T17:15:00Z">
        <w:r w:rsidR="007D5257" w:rsidRPr="000926B2" w:rsidDel="00D80C95">
          <w:rPr>
            <w:rFonts w:ascii="Times" w:eastAsia="Times New Roman" w:hAnsi="Times" w:cs="Times New Roman"/>
            <w:sz w:val="22"/>
            <w:szCs w:val="22"/>
            <w:lang w:val="en-GB"/>
          </w:rPr>
          <w:delText>’</w:delText>
        </w:r>
      </w:del>
      <w:r w:rsidRPr="000926B2">
        <w:rPr>
          <w:rFonts w:ascii="Times" w:eastAsia="Times New Roman" w:hAnsi="Times" w:cs="Times New Roman"/>
          <w:sz w:val="22"/>
          <w:szCs w:val="22"/>
          <w:lang w:val="en-GB"/>
        </w:rPr>
        <w:t xml:space="preserve"> development lifecycle. It was also a</w:t>
      </w:r>
      <w:r w:rsidR="00597D2D" w:rsidRPr="000926B2">
        <w:rPr>
          <w:rFonts w:ascii="Times" w:eastAsia="Times New Roman" w:hAnsi="Times" w:cs="Times New Roman"/>
          <w:sz w:val="22"/>
          <w:szCs w:val="22"/>
          <w:lang w:val="en-GB"/>
        </w:rPr>
        <w:t>n</w:t>
      </w:r>
      <w:r w:rsidRPr="000926B2">
        <w:rPr>
          <w:rFonts w:ascii="Times" w:eastAsia="Times New Roman" w:hAnsi="Times" w:cs="Times New Roman"/>
          <w:sz w:val="22"/>
          <w:szCs w:val="22"/>
          <w:lang w:val="en-GB"/>
        </w:rPr>
        <w:t xml:space="preserve"> opportunity to achieve a challenge and develop a project </w:t>
      </w:r>
      <w:r w:rsidR="00597D2D" w:rsidRPr="000926B2">
        <w:rPr>
          <w:rFonts w:ascii="Times" w:eastAsia="Times New Roman" w:hAnsi="Times" w:cs="Times New Roman"/>
          <w:sz w:val="22"/>
          <w:szCs w:val="22"/>
          <w:lang w:val="en-GB"/>
        </w:rPr>
        <w:t xml:space="preserve">based on a new Framework without previous </w:t>
      </w:r>
      <w:r w:rsidR="00FF37FB" w:rsidRPr="000926B2">
        <w:rPr>
          <w:rFonts w:ascii="Times" w:eastAsia="Times New Roman" w:hAnsi="Times" w:cs="Times New Roman"/>
          <w:sz w:val="22"/>
          <w:szCs w:val="22"/>
          <w:lang w:val="en-GB"/>
        </w:rPr>
        <w:t xml:space="preserve">Spring MVC </w:t>
      </w:r>
      <w:r w:rsidR="00597D2D" w:rsidRPr="000926B2">
        <w:rPr>
          <w:rFonts w:ascii="Times" w:eastAsia="Times New Roman" w:hAnsi="Times" w:cs="Times New Roman"/>
          <w:sz w:val="22"/>
          <w:szCs w:val="22"/>
          <w:lang w:val="en-GB"/>
        </w:rPr>
        <w:t>experience</w:t>
      </w:r>
      <w:r w:rsidR="00FF37FB" w:rsidRPr="000926B2">
        <w:rPr>
          <w:rFonts w:ascii="Times" w:eastAsia="Times New Roman" w:hAnsi="Times" w:cs="Times New Roman"/>
          <w:sz w:val="22"/>
          <w:szCs w:val="22"/>
          <w:lang w:val="en-GB"/>
        </w:rPr>
        <w:t xml:space="preserve">.  </w:t>
      </w:r>
    </w:p>
    <w:p w14:paraId="26A95599" w14:textId="77777777" w:rsidR="00305226" w:rsidRPr="000926B2" w:rsidRDefault="00305226" w:rsidP="00EE1303">
      <w:pPr>
        <w:spacing w:line="360" w:lineRule="auto"/>
        <w:ind w:firstLine="360"/>
        <w:contextualSpacing/>
        <w:jc w:val="both"/>
        <w:rPr>
          <w:rFonts w:ascii="Times" w:eastAsia="Times New Roman" w:hAnsi="Times" w:cs="Times New Roman"/>
          <w:sz w:val="22"/>
          <w:szCs w:val="22"/>
          <w:lang w:val="en-GB"/>
        </w:rPr>
      </w:pPr>
    </w:p>
    <w:p w14:paraId="500DAF48" w14:textId="77777777" w:rsidR="00F5699F" w:rsidRPr="000926B2" w:rsidRDefault="00F5699F" w:rsidP="00EE1303">
      <w:pPr>
        <w:spacing w:line="360" w:lineRule="auto"/>
        <w:contextualSpacing/>
        <w:jc w:val="both"/>
        <w:rPr>
          <w:ins w:id="1392" w:author="Chara Katiri" w:date="2015-04-12T03:46:00Z"/>
          <w:rFonts w:ascii="Times" w:hAnsi="Times"/>
          <w:sz w:val="22"/>
          <w:szCs w:val="22"/>
          <w:rPrChange w:id="1393" w:author="Chara Katiri" w:date="2015-04-12T20:48:00Z">
            <w:rPr>
              <w:ins w:id="1394" w:author="Chara Katiri" w:date="2015-04-12T03:46:00Z"/>
              <w:rFonts w:ascii="Times" w:hAnsi="Times" w:cs="Times New Roman"/>
              <w:color w:val="auto"/>
              <w:sz w:val="22"/>
              <w:szCs w:val="22"/>
              <w:lang w:val="en-GB"/>
            </w:rPr>
          </w:rPrChange>
        </w:rPr>
        <w:pPrChange w:id="1395" w:author="Chara Katiri" w:date="2015-04-12T20:48:00Z">
          <w:pPr>
            <w:pStyle w:val="Heading2"/>
            <w:numPr>
              <w:numId w:val="13"/>
            </w:numPr>
            <w:spacing w:line="360" w:lineRule="auto"/>
            <w:ind w:left="792" w:hanging="432"/>
            <w:contextualSpacing/>
            <w:jc w:val="both"/>
          </w:pPr>
        </w:pPrChange>
      </w:pPr>
    </w:p>
    <w:p w14:paraId="50B385D9" w14:textId="7FDE46E1" w:rsidR="00E31113" w:rsidRPr="000926B2" w:rsidRDefault="00F5699F" w:rsidP="00EE1303">
      <w:pPr>
        <w:pStyle w:val="Heading2"/>
        <w:numPr>
          <w:ilvl w:val="1"/>
          <w:numId w:val="13"/>
        </w:numPr>
        <w:spacing w:line="360" w:lineRule="auto"/>
        <w:contextualSpacing/>
        <w:jc w:val="both"/>
        <w:rPr>
          <w:rFonts w:ascii="Times" w:hAnsi="Times" w:cs="Times New Roman"/>
          <w:sz w:val="22"/>
          <w:szCs w:val="22"/>
          <w:rPrChange w:id="1396" w:author="Chara Katiri" w:date="2015-04-12T20:48:00Z">
            <w:rPr/>
          </w:rPrChange>
        </w:rPr>
        <w:pPrChange w:id="1397" w:author="Chara Katiri" w:date="2015-04-12T20:48:00Z">
          <w:pPr>
            <w:spacing w:line="360" w:lineRule="auto"/>
            <w:contextualSpacing/>
            <w:jc w:val="both"/>
          </w:pPr>
        </w:pPrChange>
      </w:pPr>
      <w:bookmarkStart w:id="1398" w:name="_Toc290491155"/>
      <w:r w:rsidRPr="000926B2">
        <w:rPr>
          <w:rFonts w:ascii="Times" w:hAnsi="Times" w:cs="Times New Roman"/>
          <w:color w:val="auto"/>
          <w:sz w:val="22"/>
          <w:szCs w:val="22"/>
          <w:lang w:val="en-GB"/>
          <w:rPrChange w:id="1399" w:author="Chara Katiri" w:date="2015-04-12T20:48:00Z">
            <w:rPr>
              <w:rFonts w:ascii="Times" w:hAnsi="Times" w:cs="Times New Roman"/>
              <w:b/>
              <w:bCs/>
              <w:sz w:val="22"/>
              <w:szCs w:val="22"/>
              <w:lang w:val="en-GB"/>
            </w:rPr>
          </w:rPrChange>
        </w:rPr>
        <w:t>Summary of deliverables</w:t>
      </w:r>
      <w:bookmarkEnd w:id="1398"/>
      <w:r w:rsidRPr="000926B2">
        <w:rPr>
          <w:rFonts w:ascii="Times" w:hAnsi="Times" w:cs="Times New Roman"/>
          <w:color w:val="auto"/>
          <w:sz w:val="22"/>
          <w:szCs w:val="22"/>
          <w:lang w:val="en-GB"/>
          <w:rPrChange w:id="1400" w:author="Chara Katiri" w:date="2015-04-12T20:48:00Z">
            <w:rPr>
              <w:rFonts w:ascii="Times" w:hAnsi="Times" w:cs="Times New Roman"/>
              <w:b/>
              <w:bCs/>
              <w:sz w:val="22"/>
              <w:szCs w:val="22"/>
              <w:lang w:val="en-GB"/>
            </w:rPr>
          </w:rPrChange>
        </w:rPr>
        <w:t xml:space="preserve"> </w:t>
      </w:r>
    </w:p>
    <w:tbl>
      <w:tblPr>
        <w:tblStyle w:val="TableGrid"/>
        <w:tblW w:w="9180" w:type="dxa"/>
        <w:tblLook w:val="04A0" w:firstRow="1" w:lastRow="0" w:firstColumn="1" w:lastColumn="0" w:noHBand="0" w:noVBand="1"/>
      </w:tblPr>
      <w:tblGrid>
        <w:gridCol w:w="3652"/>
        <w:gridCol w:w="5528"/>
      </w:tblGrid>
      <w:tr w:rsidR="00FF4608" w:rsidRPr="000926B2" w14:paraId="6B610C3E" w14:textId="77777777" w:rsidTr="009C3DD6">
        <w:tc>
          <w:tcPr>
            <w:tcW w:w="3652" w:type="dxa"/>
            <w:shd w:val="clear" w:color="auto" w:fill="548DD4" w:themeFill="text2" w:themeFillTint="99"/>
          </w:tcPr>
          <w:p w14:paraId="0F24ADE1" w14:textId="77777777" w:rsidR="00FF4608" w:rsidRPr="000926B2" w:rsidRDefault="00FF4608" w:rsidP="00EE1303">
            <w:pPr>
              <w:spacing w:line="360" w:lineRule="auto"/>
              <w:contextualSpacing/>
              <w:jc w:val="both"/>
              <w:rPr>
                <w:rFonts w:ascii="Times" w:hAnsi="Times" w:cs="Times New Roman"/>
                <w:b/>
                <w:color w:val="FFFFFF" w:themeColor="background1"/>
                <w:sz w:val="22"/>
                <w:szCs w:val="22"/>
              </w:rPr>
            </w:pPr>
            <w:r w:rsidRPr="000926B2">
              <w:rPr>
                <w:rFonts w:ascii="Times" w:hAnsi="Times" w:cs="Times New Roman"/>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0926B2" w:rsidRDefault="00FF4608" w:rsidP="00EE1303">
            <w:pPr>
              <w:spacing w:line="360" w:lineRule="auto"/>
              <w:contextualSpacing/>
              <w:jc w:val="both"/>
              <w:rPr>
                <w:rFonts w:ascii="Times" w:hAnsi="Times" w:cs="Times New Roman"/>
                <w:b/>
                <w:color w:val="FFFFFF" w:themeColor="background1"/>
                <w:sz w:val="22"/>
                <w:szCs w:val="22"/>
              </w:rPr>
            </w:pPr>
            <w:r w:rsidRPr="000926B2">
              <w:rPr>
                <w:rFonts w:ascii="Times" w:hAnsi="Times" w:cs="Times New Roman"/>
                <w:b/>
                <w:bCs/>
                <w:color w:val="FFFFFF" w:themeColor="background1"/>
                <w:sz w:val="22"/>
                <w:szCs w:val="22"/>
                <w:lang w:val="en-GB"/>
              </w:rPr>
              <w:t>Description</w:t>
            </w:r>
          </w:p>
        </w:tc>
      </w:tr>
      <w:tr w:rsidR="00C94669" w:rsidRPr="000926B2" w14:paraId="77539768" w14:textId="77777777" w:rsidTr="009C3DD6">
        <w:trPr>
          <w:ins w:id="1401" w:author="Chara Katiri" w:date="2015-04-11T06:38:00Z"/>
        </w:trPr>
        <w:tc>
          <w:tcPr>
            <w:tcW w:w="3652" w:type="dxa"/>
          </w:tcPr>
          <w:p w14:paraId="58F36885" w14:textId="30549987" w:rsidR="00C94669" w:rsidRPr="000926B2" w:rsidRDefault="00C94669" w:rsidP="00EE1303">
            <w:pPr>
              <w:spacing w:line="360" w:lineRule="auto"/>
              <w:contextualSpacing/>
              <w:jc w:val="both"/>
              <w:rPr>
                <w:ins w:id="1402" w:author="Chara Katiri" w:date="2015-04-11T06:38:00Z"/>
                <w:rFonts w:ascii="Times" w:hAnsi="Times" w:cs="Times New Roman"/>
                <w:sz w:val="22"/>
                <w:szCs w:val="22"/>
              </w:rPr>
            </w:pPr>
            <w:ins w:id="1403" w:author="Chara Katiri" w:date="2015-04-11T06:39:00Z">
              <w:r w:rsidRPr="000926B2">
                <w:rPr>
                  <w:rFonts w:ascii="Times" w:hAnsi="Times" w:cs="Times New Roman"/>
                  <w:sz w:val="22"/>
                  <w:szCs w:val="22"/>
                </w:rPr>
                <w:t>Project Report</w:t>
              </w:r>
            </w:ins>
          </w:p>
        </w:tc>
        <w:tc>
          <w:tcPr>
            <w:tcW w:w="5528" w:type="dxa"/>
          </w:tcPr>
          <w:p w14:paraId="0CFD9541" w14:textId="18CC108F" w:rsidR="00C94669" w:rsidRPr="000926B2" w:rsidRDefault="00C94669" w:rsidP="00EE1303">
            <w:pPr>
              <w:spacing w:line="360" w:lineRule="auto"/>
              <w:contextualSpacing/>
              <w:jc w:val="both"/>
              <w:rPr>
                <w:ins w:id="1404" w:author="Chara Katiri" w:date="2015-04-11T06:38:00Z"/>
                <w:rFonts w:ascii="Times" w:hAnsi="Times" w:cs="Times New Roman"/>
                <w:sz w:val="22"/>
                <w:szCs w:val="22"/>
              </w:rPr>
            </w:pPr>
            <w:ins w:id="1405" w:author="Chara Katiri" w:date="2015-04-11T06:39:00Z">
              <w:r w:rsidRPr="000926B2">
                <w:rPr>
                  <w:rFonts w:ascii="Times" w:hAnsi="Times" w:cs="Times New Roman"/>
                  <w:sz w:val="22"/>
                  <w:szCs w:val="22"/>
                </w:rPr>
                <w:t xml:space="preserve">The project report provides detailed description of the project including literature review; </w:t>
              </w:r>
            </w:ins>
            <w:ins w:id="1406" w:author="Chara Katiri" w:date="2015-04-11T06:44:00Z">
              <w:r w:rsidR="007F68FD" w:rsidRPr="000926B2">
                <w:rPr>
                  <w:rFonts w:ascii="Times" w:hAnsi="Times" w:cs="Times New Roman"/>
                  <w:sz w:val="22"/>
                  <w:szCs w:val="22"/>
                </w:rPr>
                <w:t xml:space="preserve">objectives; </w:t>
              </w:r>
            </w:ins>
            <w:ins w:id="1407" w:author="Chara Katiri" w:date="2015-04-11T06:39:00Z">
              <w:r w:rsidR="007F68FD" w:rsidRPr="000926B2">
                <w:rPr>
                  <w:rFonts w:ascii="Times" w:hAnsi="Times" w:cs="Times New Roman"/>
                  <w:sz w:val="22"/>
                  <w:szCs w:val="22"/>
                </w:rPr>
                <w:t>system analysis, design and</w:t>
              </w:r>
            </w:ins>
            <w:ins w:id="1408" w:author="Chara Katiri" w:date="2015-04-11T06:40:00Z">
              <w:r w:rsidR="007F68FD" w:rsidRPr="000926B2">
                <w:rPr>
                  <w:rFonts w:ascii="Times" w:hAnsi="Times" w:cs="Times New Roman"/>
                  <w:sz w:val="22"/>
                  <w:szCs w:val="22"/>
                </w:rPr>
                <w:t xml:space="preserve"> implementation; test and evaluation</w:t>
              </w:r>
            </w:ins>
            <w:ins w:id="1409" w:author="Chara Katiri" w:date="2015-04-11T06:44:00Z">
              <w:r w:rsidR="007F68FD" w:rsidRPr="000926B2">
                <w:rPr>
                  <w:rFonts w:ascii="Times" w:hAnsi="Times" w:cs="Times New Roman"/>
                  <w:sz w:val="22"/>
                  <w:szCs w:val="22"/>
                </w:rPr>
                <w:t>;</w:t>
              </w:r>
            </w:ins>
            <w:ins w:id="1410" w:author="Chara Katiri" w:date="2015-04-11T06:40:00Z">
              <w:r w:rsidR="007F68FD" w:rsidRPr="000926B2">
                <w:rPr>
                  <w:rFonts w:ascii="Times" w:hAnsi="Times" w:cs="Times New Roman"/>
                  <w:sz w:val="22"/>
                  <w:szCs w:val="22"/>
                </w:rPr>
                <w:t xml:space="preserve"> reflections</w:t>
              </w:r>
            </w:ins>
            <w:ins w:id="1411" w:author="Chara Katiri" w:date="2015-04-11T06:44:00Z">
              <w:r w:rsidR="007F68FD" w:rsidRPr="000926B2">
                <w:rPr>
                  <w:rFonts w:ascii="Times" w:hAnsi="Times" w:cs="Times New Roman"/>
                  <w:sz w:val="22"/>
                  <w:szCs w:val="22"/>
                </w:rPr>
                <w:t xml:space="preserve"> and achievements</w:t>
              </w:r>
            </w:ins>
            <w:ins w:id="1412" w:author="Chara Katiri" w:date="2015-04-11T06:40:00Z">
              <w:r w:rsidR="007F68FD" w:rsidRPr="000926B2">
                <w:rPr>
                  <w:rFonts w:ascii="Times" w:hAnsi="Times" w:cs="Times New Roman"/>
                  <w:sz w:val="22"/>
                  <w:szCs w:val="22"/>
                </w:rPr>
                <w:t xml:space="preserve">. </w:t>
              </w:r>
            </w:ins>
          </w:p>
        </w:tc>
      </w:tr>
      <w:tr w:rsidR="00FF4608" w:rsidRPr="000926B2" w14:paraId="627B2621" w14:textId="77777777" w:rsidTr="009C3DD6">
        <w:tc>
          <w:tcPr>
            <w:tcW w:w="3652" w:type="dxa"/>
          </w:tcPr>
          <w:p w14:paraId="051F9545" w14:textId="77777777" w:rsidR="00FF4608" w:rsidRPr="000926B2" w:rsidRDefault="00FF4608"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Project Design </w:t>
            </w:r>
          </w:p>
        </w:tc>
        <w:tc>
          <w:tcPr>
            <w:tcW w:w="5528" w:type="dxa"/>
          </w:tcPr>
          <w:p w14:paraId="27AE3D87" w14:textId="3B6E598E" w:rsidR="00FF4608" w:rsidRPr="000926B2" w:rsidRDefault="00FF4608"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The </w:t>
            </w:r>
            <w:r w:rsidR="0043543D" w:rsidRPr="000926B2">
              <w:rPr>
                <w:rFonts w:ascii="Times" w:hAnsi="Times" w:cs="Times New Roman"/>
                <w:sz w:val="22"/>
                <w:szCs w:val="22"/>
              </w:rPr>
              <w:t xml:space="preserve">structure </w:t>
            </w:r>
            <w:r w:rsidR="007D5257" w:rsidRPr="000926B2">
              <w:rPr>
                <w:rFonts w:ascii="Times" w:hAnsi="Times" w:cs="Times New Roman"/>
                <w:sz w:val="22"/>
                <w:szCs w:val="22"/>
              </w:rPr>
              <w:t xml:space="preserve">of the solution </w:t>
            </w:r>
            <w:r w:rsidR="0043543D" w:rsidRPr="000926B2">
              <w:rPr>
                <w:rFonts w:ascii="Times" w:hAnsi="Times" w:cs="Times New Roman"/>
                <w:sz w:val="22"/>
                <w:szCs w:val="22"/>
              </w:rPr>
              <w:t xml:space="preserve">and the plan to implement </w:t>
            </w:r>
            <w:r w:rsidR="007D5257" w:rsidRPr="000926B2">
              <w:rPr>
                <w:rFonts w:ascii="Times" w:hAnsi="Times" w:cs="Times New Roman"/>
                <w:sz w:val="22"/>
                <w:szCs w:val="22"/>
              </w:rPr>
              <w:t xml:space="preserve">the </w:t>
            </w:r>
            <w:r w:rsidR="0043543D" w:rsidRPr="000926B2">
              <w:rPr>
                <w:rFonts w:ascii="Times" w:hAnsi="Times" w:cs="Times New Roman"/>
                <w:sz w:val="22"/>
                <w:szCs w:val="22"/>
              </w:rPr>
              <w:t>functional and non-functional requirements in order to meet the project objectives</w:t>
            </w:r>
            <w:r w:rsidR="007D5257" w:rsidRPr="000926B2">
              <w:rPr>
                <w:rFonts w:ascii="Times" w:hAnsi="Times" w:cs="Times New Roman"/>
                <w:sz w:val="22"/>
                <w:szCs w:val="22"/>
              </w:rPr>
              <w:t>.</w:t>
            </w:r>
          </w:p>
        </w:tc>
      </w:tr>
      <w:tr w:rsidR="003933E4" w:rsidRPr="000926B2" w14:paraId="452A281C" w14:textId="77777777" w:rsidTr="009C3DD6">
        <w:trPr>
          <w:ins w:id="1413" w:author="Chara Katiri" w:date="2015-04-11T06:31:00Z"/>
        </w:trPr>
        <w:tc>
          <w:tcPr>
            <w:tcW w:w="3652" w:type="dxa"/>
          </w:tcPr>
          <w:p w14:paraId="361B5074" w14:textId="7D518C24" w:rsidR="003933E4" w:rsidRPr="000926B2" w:rsidRDefault="003933E4" w:rsidP="00EE1303">
            <w:pPr>
              <w:spacing w:line="360" w:lineRule="auto"/>
              <w:contextualSpacing/>
              <w:jc w:val="both"/>
              <w:rPr>
                <w:ins w:id="1414" w:author="Chara Katiri" w:date="2015-04-11T06:31:00Z"/>
                <w:rFonts w:ascii="Times" w:hAnsi="Times" w:cs="Times New Roman"/>
                <w:sz w:val="22"/>
                <w:szCs w:val="22"/>
              </w:rPr>
            </w:pPr>
            <w:ins w:id="1415" w:author="Chara Katiri" w:date="2015-04-11T06:31:00Z">
              <w:r w:rsidRPr="000926B2">
                <w:rPr>
                  <w:rFonts w:ascii="Times" w:hAnsi="Times" w:cs="Times New Roman"/>
                  <w:sz w:val="22"/>
                  <w:szCs w:val="22"/>
                </w:rPr>
                <w:t>Project Video</w:t>
              </w:r>
            </w:ins>
          </w:p>
        </w:tc>
        <w:tc>
          <w:tcPr>
            <w:tcW w:w="5528" w:type="dxa"/>
          </w:tcPr>
          <w:p w14:paraId="50EA3CC5" w14:textId="1F81C537" w:rsidR="003933E4" w:rsidRPr="000926B2" w:rsidRDefault="007F68FD" w:rsidP="00EE1303">
            <w:pPr>
              <w:spacing w:line="360" w:lineRule="auto"/>
              <w:contextualSpacing/>
              <w:jc w:val="both"/>
              <w:rPr>
                <w:ins w:id="1416" w:author="Chara Katiri" w:date="2015-04-11T06:31:00Z"/>
                <w:rFonts w:ascii="Times" w:hAnsi="Times" w:cs="Times New Roman"/>
                <w:sz w:val="22"/>
                <w:szCs w:val="22"/>
              </w:rPr>
            </w:pPr>
            <w:ins w:id="1417" w:author="Chara Katiri" w:date="2015-04-11T06:41:00Z">
              <w:r w:rsidRPr="000926B2">
                <w:rPr>
                  <w:rFonts w:ascii="Times" w:hAnsi="Times" w:cs="Times New Roman"/>
                  <w:sz w:val="22"/>
                  <w:szCs w:val="22"/>
                </w:rPr>
                <w:t xml:space="preserve">The project video </w:t>
              </w:r>
            </w:ins>
            <w:ins w:id="1418" w:author="Chara Katiri" w:date="2015-04-11T06:45:00Z">
              <w:r w:rsidRPr="000926B2">
                <w:rPr>
                  <w:rFonts w:ascii="Times" w:hAnsi="Times" w:cs="Times New Roman"/>
                  <w:sz w:val="22"/>
                  <w:szCs w:val="22"/>
                </w:rPr>
                <w:t>presents</w:t>
              </w:r>
            </w:ins>
            <w:ins w:id="1419" w:author="Chara Katiri" w:date="2015-04-11T06:41:00Z">
              <w:r w:rsidRPr="000926B2">
                <w:rPr>
                  <w:rFonts w:ascii="Times" w:hAnsi="Times" w:cs="Times New Roman"/>
                  <w:sz w:val="22"/>
                  <w:szCs w:val="22"/>
                </w:rPr>
                <w:t xml:space="preserve"> the key functionalities offered by the system created. </w:t>
              </w:r>
            </w:ins>
          </w:p>
        </w:tc>
      </w:tr>
      <w:tr w:rsidR="00FF4608" w:rsidRPr="000926B2" w14:paraId="55E15DE3" w14:textId="77777777" w:rsidTr="009C3DD6">
        <w:tc>
          <w:tcPr>
            <w:tcW w:w="3652" w:type="dxa"/>
          </w:tcPr>
          <w:p w14:paraId="2972A1C5" w14:textId="77777777" w:rsidR="00FF4608" w:rsidRPr="000926B2" w:rsidRDefault="0043543D" w:rsidP="00EE1303">
            <w:pPr>
              <w:spacing w:line="360" w:lineRule="auto"/>
              <w:contextualSpacing/>
              <w:jc w:val="both"/>
              <w:rPr>
                <w:rFonts w:ascii="Times" w:hAnsi="Times" w:cs="Times New Roman"/>
                <w:sz w:val="22"/>
                <w:szCs w:val="22"/>
              </w:rPr>
            </w:pPr>
            <w:commentRangeStart w:id="1420"/>
            <w:r w:rsidRPr="000926B2">
              <w:rPr>
                <w:rFonts w:ascii="Times" w:hAnsi="Times" w:cs="Times New Roman"/>
                <w:sz w:val="22"/>
                <w:szCs w:val="22"/>
              </w:rPr>
              <w:t xml:space="preserve">Definition of functionalities and services </w:t>
            </w:r>
            <w:commentRangeEnd w:id="1420"/>
            <w:r w:rsidR="00D80C95" w:rsidRPr="000926B2">
              <w:rPr>
                <w:rStyle w:val="CommentReference"/>
                <w:rFonts w:ascii="Times" w:hAnsi="Times"/>
                <w:sz w:val="22"/>
                <w:szCs w:val="22"/>
              </w:rPr>
              <w:commentReference w:id="1420"/>
            </w:r>
          </w:p>
        </w:tc>
        <w:tc>
          <w:tcPr>
            <w:tcW w:w="5528" w:type="dxa"/>
          </w:tcPr>
          <w:p w14:paraId="2DB4DDFB" w14:textId="136E7BD3" w:rsidR="0043543D" w:rsidRPr="000926B2" w:rsidRDefault="0043543D"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The services delivered by the project should be clearly defined for the benefit of</w:t>
            </w:r>
            <w:r w:rsidR="007D5257" w:rsidRPr="000926B2">
              <w:rPr>
                <w:rFonts w:ascii="Times" w:hAnsi="Times" w:cs="Times New Roman"/>
                <w:sz w:val="22"/>
                <w:szCs w:val="22"/>
              </w:rPr>
              <w:t>:</w:t>
            </w:r>
            <w:r w:rsidRPr="000926B2">
              <w:rPr>
                <w:rFonts w:ascii="Times" w:hAnsi="Times" w:cs="Times New Roman"/>
                <w:sz w:val="22"/>
                <w:szCs w:val="22"/>
              </w:rPr>
              <w:t xml:space="preserve"> </w:t>
            </w:r>
          </w:p>
          <w:p w14:paraId="0EB4B0BE" w14:textId="17DD6FA6" w:rsidR="0043543D" w:rsidRPr="000926B2" w:rsidRDefault="007D5257"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i) </w:t>
            </w:r>
            <w:del w:id="1421" w:author="Chara Katiri" w:date="2015-05-02T17:17:00Z">
              <w:r w:rsidRPr="000926B2" w:rsidDel="00D80C95">
                <w:rPr>
                  <w:rFonts w:ascii="Times" w:hAnsi="Times" w:cs="Times New Roman"/>
                  <w:sz w:val="22"/>
                  <w:szCs w:val="22"/>
                </w:rPr>
                <w:delText>the</w:delText>
              </w:r>
            </w:del>
            <w:ins w:id="1422" w:author="Chara Katiri" w:date="2015-05-02T17:17:00Z">
              <w:r w:rsidR="00D80C95" w:rsidRPr="000926B2">
                <w:rPr>
                  <w:rFonts w:ascii="Times" w:hAnsi="Times" w:cs="Times New Roman"/>
                  <w:sz w:val="22"/>
                  <w:szCs w:val="22"/>
                </w:rPr>
                <w:t>The</w:t>
              </w:r>
            </w:ins>
            <w:r w:rsidRPr="000926B2">
              <w:rPr>
                <w:rFonts w:ascii="Times" w:hAnsi="Times" w:cs="Times New Roman"/>
                <w:sz w:val="22"/>
                <w:szCs w:val="22"/>
              </w:rPr>
              <w:t xml:space="preserve"> customer:</w:t>
            </w:r>
            <w:r w:rsidR="0043543D" w:rsidRPr="000926B2">
              <w:rPr>
                <w:rFonts w:ascii="Times" w:hAnsi="Times" w:cs="Times New Roman"/>
                <w:sz w:val="22"/>
                <w:szCs w:val="22"/>
              </w:rPr>
              <w:t xml:space="preserve"> to describe how navigate thought and use the website</w:t>
            </w:r>
            <w:del w:id="1423" w:author="Chara Katiri" w:date="2015-05-02T17:17:00Z">
              <w:r w:rsidRPr="000926B2" w:rsidDel="00D80C95">
                <w:rPr>
                  <w:rFonts w:ascii="Times" w:hAnsi="Times" w:cs="Times New Roman"/>
                  <w:sz w:val="22"/>
                  <w:szCs w:val="22"/>
                </w:rPr>
                <w:delText>;</w:delText>
              </w:r>
            </w:del>
            <w:r w:rsidR="0043543D" w:rsidRPr="000926B2">
              <w:rPr>
                <w:rFonts w:ascii="Times" w:hAnsi="Times" w:cs="Times New Roman"/>
                <w:sz w:val="22"/>
                <w:szCs w:val="22"/>
              </w:rPr>
              <w:t xml:space="preserve"> </w:t>
            </w:r>
          </w:p>
          <w:p w14:paraId="44ED123C" w14:textId="173E1821" w:rsidR="00FF4608" w:rsidRPr="000926B2" w:rsidRDefault="0043543D"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ii) </w:t>
            </w:r>
            <w:del w:id="1424" w:author="Chara Katiri" w:date="2015-05-02T17:17:00Z">
              <w:r w:rsidRPr="000926B2" w:rsidDel="00D80C95">
                <w:rPr>
                  <w:rFonts w:ascii="Times" w:hAnsi="Times" w:cs="Times New Roman"/>
                  <w:sz w:val="22"/>
                  <w:szCs w:val="22"/>
                </w:rPr>
                <w:delText>the</w:delText>
              </w:r>
            </w:del>
            <w:ins w:id="1425" w:author="Chara Katiri" w:date="2015-05-02T17:17:00Z">
              <w:r w:rsidR="00D80C95" w:rsidRPr="000926B2">
                <w:rPr>
                  <w:rFonts w:ascii="Times" w:hAnsi="Times" w:cs="Times New Roman"/>
                  <w:sz w:val="22"/>
                  <w:szCs w:val="22"/>
                </w:rPr>
                <w:t>The</w:t>
              </w:r>
            </w:ins>
            <w:r w:rsidRPr="000926B2">
              <w:rPr>
                <w:rFonts w:ascii="Times" w:hAnsi="Times" w:cs="Times New Roman"/>
                <w:sz w:val="22"/>
                <w:szCs w:val="22"/>
              </w:rPr>
              <w:t xml:space="preserve"> IT team</w:t>
            </w:r>
            <w:r w:rsidR="007D5257" w:rsidRPr="000926B2">
              <w:rPr>
                <w:rFonts w:ascii="Times" w:hAnsi="Times" w:cs="Times New Roman"/>
                <w:sz w:val="22"/>
                <w:szCs w:val="22"/>
              </w:rPr>
              <w:t>:</w:t>
            </w:r>
            <w:r w:rsidRPr="000926B2">
              <w:rPr>
                <w:rFonts w:ascii="Times" w:hAnsi="Times" w:cs="Times New Roman"/>
                <w:sz w:val="22"/>
                <w:szCs w:val="22"/>
              </w:rPr>
              <w:t xml:space="preserve"> that </w:t>
            </w:r>
            <w:r w:rsidR="007D5257" w:rsidRPr="000926B2">
              <w:rPr>
                <w:rFonts w:ascii="Times" w:hAnsi="Times" w:cs="Times New Roman"/>
                <w:sz w:val="22"/>
                <w:szCs w:val="22"/>
              </w:rPr>
              <w:t>will be</w:t>
            </w:r>
            <w:r w:rsidRPr="000926B2">
              <w:rPr>
                <w:rFonts w:ascii="Times" w:hAnsi="Times" w:cs="Times New Roman"/>
                <w:sz w:val="22"/>
                <w:szCs w:val="22"/>
              </w:rPr>
              <w:t xml:space="preserve"> responsible for the maintenance of the website</w:t>
            </w:r>
            <w:r w:rsidR="007D5257" w:rsidRPr="000926B2">
              <w:rPr>
                <w:rFonts w:ascii="Times" w:hAnsi="Times" w:cs="Times New Roman"/>
                <w:sz w:val="22"/>
                <w:szCs w:val="22"/>
              </w:rPr>
              <w:t xml:space="preserve"> if the deployment of the solution is accepted</w:t>
            </w:r>
            <w:r w:rsidRPr="000926B2">
              <w:rPr>
                <w:rFonts w:ascii="Times" w:hAnsi="Times" w:cs="Times New Roman"/>
                <w:sz w:val="22"/>
                <w:szCs w:val="22"/>
              </w:rPr>
              <w:t xml:space="preserve">. </w:t>
            </w:r>
            <w:r w:rsidR="00FF4608" w:rsidRPr="000926B2">
              <w:rPr>
                <w:rFonts w:ascii="Times" w:hAnsi="Times" w:cs="Times New Roman"/>
                <w:sz w:val="22"/>
                <w:szCs w:val="22"/>
              </w:rPr>
              <w:t xml:space="preserve"> </w:t>
            </w:r>
          </w:p>
        </w:tc>
      </w:tr>
      <w:tr w:rsidR="00FF4608" w:rsidRPr="000926B2" w14:paraId="7E87FB95" w14:textId="77777777" w:rsidTr="009C3DD6">
        <w:tc>
          <w:tcPr>
            <w:tcW w:w="3652" w:type="dxa"/>
          </w:tcPr>
          <w:p w14:paraId="41DBC25A" w14:textId="77777777" w:rsidR="00FF4608" w:rsidRPr="000926B2" w:rsidRDefault="0043543D" w:rsidP="00EE1303">
            <w:pPr>
              <w:spacing w:line="360" w:lineRule="auto"/>
              <w:contextualSpacing/>
              <w:jc w:val="both"/>
              <w:rPr>
                <w:rFonts w:ascii="Times" w:hAnsi="Times" w:cs="Times New Roman"/>
                <w:sz w:val="22"/>
                <w:szCs w:val="22"/>
              </w:rPr>
            </w:pPr>
            <w:commentRangeStart w:id="1426"/>
            <w:r w:rsidRPr="000926B2">
              <w:rPr>
                <w:rFonts w:ascii="Times" w:hAnsi="Times" w:cs="Times New Roman"/>
                <w:sz w:val="22"/>
                <w:szCs w:val="22"/>
              </w:rPr>
              <w:t xml:space="preserve">Specification of Roles and responsibilities </w:t>
            </w:r>
            <w:commentRangeEnd w:id="1426"/>
            <w:r w:rsidR="00D80C95" w:rsidRPr="000926B2">
              <w:rPr>
                <w:rStyle w:val="CommentReference"/>
                <w:rFonts w:ascii="Times" w:hAnsi="Times"/>
                <w:sz w:val="22"/>
                <w:szCs w:val="22"/>
              </w:rPr>
              <w:commentReference w:id="1426"/>
            </w:r>
          </w:p>
        </w:tc>
        <w:tc>
          <w:tcPr>
            <w:tcW w:w="5528" w:type="dxa"/>
          </w:tcPr>
          <w:p w14:paraId="26BBDE53" w14:textId="77777777" w:rsidR="00FF4608" w:rsidRPr="000926B2" w:rsidRDefault="0043543D"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Clear specification of roles and responsibilities of:</w:t>
            </w:r>
          </w:p>
          <w:p w14:paraId="104CD1A6" w14:textId="0FE00000" w:rsidR="0043543D" w:rsidRPr="000926B2" w:rsidRDefault="0043543D"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i) </w:t>
            </w:r>
            <w:del w:id="1427" w:author="Chara Katiri" w:date="2015-05-02T17:17:00Z">
              <w:r w:rsidRPr="000926B2" w:rsidDel="00D80C95">
                <w:rPr>
                  <w:rFonts w:ascii="Times" w:hAnsi="Times" w:cs="Times New Roman"/>
                  <w:sz w:val="22"/>
                  <w:szCs w:val="22"/>
                </w:rPr>
                <w:delText>the</w:delText>
              </w:r>
            </w:del>
            <w:ins w:id="1428" w:author="Chara Katiri" w:date="2015-05-02T17:17:00Z">
              <w:r w:rsidR="00D80C95" w:rsidRPr="000926B2">
                <w:rPr>
                  <w:rFonts w:ascii="Times" w:hAnsi="Times" w:cs="Times New Roman"/>
                  <w:sz w:val="22"/>
                  <w:szCs w:val="22"/>
                </w:rPr>
                <w:t>The</w:t>
              </w:r>
            </w:ins>
            <w:r w:rsidRPr="000926B2">
              <w:rPr>
                <w:rFonts w:ascii="Times" w:hAnsi="Times" w:cs="Times New Roman"/>
                <w:sz w:val="22"/>
                <w:szCs w:val="22"/>
              </w:rPr>
              <w:t xml:space="preserve"> user and </w:t>
            </w:r>
            <w:r w:rsidR="008736CF" w:rsidRPr="000926B2">
              <w:rPr>
                <w:rFonts w:ascii="Times" w:hAnsi="Times" w:cs="Times New Roman"/>
                <w:sz w:val="22"/>
                <w:szCs w:val="22"/>
              </w:rPr>
              <w:t>the policies that must adhere</w:t>
            </w:r>
            <w:del w:id="1429" w:author="Chara Katiri" w:date="2015-05-02T17:17:00Z">
              <w:r w:rsidR="007D5257" w:rsidRPr="000926B2" w:rsidDel="00D80C95">
                <w:rPr>
                  <w:rFonts w:ascii="Times" w:hAnsi="Times" w:cs="Times New Roman"/>
                  <w:sz w:val="22"/>
                  <w:szCs w:val="22"/>
                </w:rPr>
                <w:delText>;</w:delText>
              </w:r>
            </w:del>
          </w:p>
          <w:p w14:paraId="6E138952" w14:textId="26E38FDE" w:rsidR="008736CF" w:rsidRPr="000926B2" w:rsidRDefault="008736CF" w:rsidP="00EE1303">
            <w:pPr>
              <w:spacing w:line="360" w:lineRule="auto"/>
              <w:contextualSpacing/>
              <w:jc w:val="both"/>
              <w:rPr>
                <w:rFonts w:ascii="Times" w:hAnsi="Times" w:cs="Times New Roman"/>
                <w:sz w:val="22"/>
                <w:szCs w:val="22"/>
              </w:rPr>
            </w:pPr>
            <w:r w:rsidRPr="000926B2">
              <w:rPr>
                <w:rFonts w:ascii="Times" w:hAnsi="Times" w:cs="Times New Roman"/>
                <w:sz w:val="22"/>
                <w:szCs w:val="22"/>
              </w:rPr>
              <w:t xml:space="preserve">ii) </w:t>
            </w:r>
            <w:del w:id="1430" w:author="Chara Katiri" w:date="2015-05-02T17:17:00Z">
              <w:r w:rsidRPr="000926B2" w:rsidDel="00D80C95">
                <w:rPr>
                  <w:rFonts w:ascii="Times" w:hAnsi="Times" w:cs="Times New Roman"/>
                  <w:sz w:val="22"/>
                  <w:szCs w:val="22"/>
                </w:rPr>
                <w:delText>the</w:delText>
              </w:r>
            </w:del>
            <w:ins w:id="1431" w:author="Chara Katiri" w:date="2015-05-02T17:17:00Z">
              <w:r w:rsidR="00D80C95" w:rsidRPr="000926B2">
                <w:rPr>
                  <w:rFonts w:ascii="Times" w:hAnsi="Times" w:cs="Times New Roman"/>
                  <w:sz w:val="22"/>
                  <w:szCs w:val="22"/>
                </w:rPr>
                <w:t>The</w:t>
              </w:r>
            </w:ins>
            <w:r w:rsidRPr="000926B2">
              <w:rPr>
                <w:rFonts w:ascii="Times" w:hAnsi="Times" w:cs="Times New Roman"/>
                <w:sz w:val="22"/>
                <w:szCs w:val="22"/>
              </w:rPr>
              <w:t xml:space="preserve"> IT Team that </w:t>
            </w:r>
            <w:r w:rsidR="007D5257" w:rsidRPr="000926B2">
              <w:rPr>
                <w:rFonts w:ascii="Times" w:hAnsi="Times" w:cs="Times New Roman"/>
                <w:sz w:val="22"/>
                <w:szCs w:val="22"/>
              </w:rPr>
              <w:t>will be</w:t>
            </w:r>
            <w:r w:rsidRPr="000926B2">
              <w:rPr>
                <w:rFonts w:ascii="Times" w:hAnsi="Times" w:cs="Times New Roman"/>
                <w:sz w:val="22"/>
                <w:szCs w:val="22"/>
              </w:rPr>
              <w:t xml:space="preserve"> responsible for the maintenance of the website</w:t>
            </w:r>
            <w:r w:rsidR="007D5257" w:rsidRPr="000926B2">
              <w:rPr>
                <w:rFonts w:ascii="Times" w:hAnsi="Times" w:cs="Times New Roman"/>
                <w:sz w:val="22"/>
                <w:szCs w:val="22"/>
              </w:rPr>
              <w:t xml:space="preserve"> if the deployment of the solution is accepted</w:t>
            </w:r>
            <w:r w:rsidRPr="000926B2">
              <w:rPr>
                <w:rFonts w:ascii="Times" w:hAnsi="Times" w:cs="Times New Roman"/>
                <w:sz w:val="22"/>
                <w:szCs w:val="22"/>
              </w:rPr>
              <w:t>.</w:t>
            </w:r>
          </w:p>
        </w:tc>
      </w:tr>
    </w:tbl>
    <w:p w14:paraId="13BD4364" w14:textId="77777777" w:rsidR="003E52AD" w:rsidRPr="000926B2" w:rsidRDefault="003E52AD" w:rsidP="00EE1303">
      <w:pPr>
        <w:spacing w:after="240" w:line="360" w:lineRule="auto"/>
        <w:contextualSpacing/>
        <w:jc w:val="both"/>
        <w:rPr>
          <w:rFonts w:ascii="Times" w:eastAsia="Times New Roman" w:hAnsi="Times" w:cs="Times New Roman"/>
          <w:sz w:val="22"/>
          <w:szCs w:val="22"/>
          <w:lang w:val="en-GB"/>
        </w:rPr>
      </w:pPr>
    </w:p>
    <w:p w14:paraId="14ACD3A1" w14:textId="1BD0E5ED" w:rsidR="008D4B13" w:rsidRPr="000926B2" w:rsidRDefault="003F330E"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1432" w:name="_Toc290491156"/>
      <w:r w:rsidRPr="000926B2">
        <w:rPr>
          <w:rFonts w:ascii="Times" w:hAnsi="Times" w:cs="Times New Roman"/>
          <w:color w:val="auto"/>
          <w:sz w:val="22"/>
          <w:szCs w:val="22"/>
          <w:lang w:val="en-GB"/>
        </w:rPr>
        <w:t>Stakeholders</w:t>
      </w:r>
      <w:bookmarkEnd w:id="1432"/>
    </w:p>
    <w:p w14:paraId="45E34E6A" w14:textId="298C2930" w:rsidR="008736CF" w:rsidRPr="000926B2" w:rsidRDefault="00140463" w:rsidP="00EE1303">
      <w:pPr>
        <w:spacing w:line="360" w:lineRule="auto"/>
        <w:ind w:firstLine="720"/>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Stakeholders </w:t>
      </w:r>
      <w:sdt>
        <w:sdtPr>
          <w:rPr>
            <w:rFonts w:ascii="Times" w:eastAsia="Times New Roman" w:hAnsi="Times" w:cs="Times New Roman"/>
            <w:sz w:val="22"/>
            <w:szCs w:val="22"/>
            <w:lang w:val="en-GB"/>
          </w:rPr>
          <w:id w:val="-2128848659"/>
          <w:citation/>
        </w:sdtPr>
        <w:sdtContent>
          <w:r w:rsidRPr="000926B2">
            <w:rPr>
              <w:rFonts w:ascii="Times" w:eastAsia="Times New Roman" w:hAnsi="Times" w:cs="Times New Roman"/>
              <w:sz w:val="22"/>
              <w:szCs w:val="22"/>
              <w:lang w:val="en-GB"/>
            </w:rPr>
            <w:fldChar w:fldCharType="begin"/>
          </w:r>
          <w:r w:rsidRPr="000926B2">
            <w:rPr>
              <w:rFonts w:ascii="Times" w:eastAsia="Times New Roman" w:hAnsi="Times" w:cs="Times New Roman"/>
              <w:sz w:val="22"/>
              <w:szCs w:val="22"/>
            </w:rPr>
            <w:instrText xml:space="preserve"> CITATION Dic15 \l 1033 </w:instrText>
          </w:r>
          <w:r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Dic15" w:history="1">
            <w:r w:rsidR="000926B2" w:rsidRPr="000926B2">
              <w:rPr>
                <w:rStyle w:val="Heading2Char"/>
                <w:rFonts w:ascii="Times" w:eastAsia="Times New Roman" w:hAnsi="Times" w:cs="Times New Roman"/>
                <w:noProof/>
                <w:color w:val="auto"/>
                <w:sz w:val="22"/>
                <w:szCs w:val="22"/>
              </w:rPr>
              <w:t>35</w:t>
            </w:r>
          </w:hyperlink>
          <w:r w:rsidR="000926B2" w:rsidRPr="000926B2">
            <w:rPr>
              <w:rFonts w:ascii="Times" w:eastAsia="Times New Roman" w:hAnsi="Times" w:cs="Times New Roman"/>
              <w:noProof/>
              <w:sz w:val="22"/>
              <w:szCs w:val="22"/>
            </w:rPr>
            <w:t>]</w:t>
          </w:r>
          <w:r w:rsidRPr="000926B2">
            <w:rPr>
              <w:rFonts w:ascii="Times" w:eastAsia="Times New Roman" w:hAnsi="Times" w:cs="Times New Roman"/>
              <w:sz w:val="22"/>
              <w:szCs w:val="22"/>
              <w:lang w:val="en-GB"/>
            </w:rPr>
            <w:fldChar w:fldCharType="end"/>
          </w:r>
        </w:sdtContent>
      </w:sdt>
      <w:r w:rsidR="008736CF" w:rsidRPr="000926B2">
        <w:rPr>
          <w:rFonts w:ascii="Times" w:eastAsia="Times New Roman" w:hAnsi="Times" w:cs="Times New Roman"/>
          <w:sz w:val="22"/>
          <w:szCs w:val="22"/>
          <w:lang w:val="en-GB"/>
        </w:rPr>
        <w:t xml:space="preserve">are </w:t>
      </w:r>
      <w:r w:rsidR="008736CF" w:rsidRPr="000926B2">
        <w:rPr>
          <w:rFonts w:ascii="Times" w:eastAsia="Times New Roman" w:hAnsi="Times" w:cs="Times New Roman"/>
          <w:sz w:val="22"/>
          <w:szCs w:val="22"/>
          <w:shd w:val="clear" w:color="auto" w:fill="FFFFFF"/>
          <w:lang w:val="en-GB"/>
        </w:rPr>
        <w:t>individuals</w:t>
      </w:r>
      <w:r w:rsidR="008736CF" w:rsidRPr="000926B2">
        <w:rPr>
          <w:rFonts w:ascii="Times" w:eastAsia="Times New Roman" w:hAnsi="Times" w:cs="Times New Roman"/>
          <w:sz w:val="22"/>
          <w:szCs w:val="22"/>
          <w:lang w:val="en-GB"/>
        </w:rPr>
        <w:t xml:space="preserve"> or organizations with interest in a project. Typically they are internal or external investors, employees, customers and suppliers. </w:t>
      </w:r>
      <w:r w:rsidR="00B94870" w:rsidRPr="000926B2">
        <w:rPr>
          <w:rFonts w:ascii="Times" w:eastAsia="Times New Roman" w:hAnsi="Times" w:cs="Times New Roman"/>
          <w:sz w:val="22"/>
          <w:szCs w:val="22"/>
          <w:lang w:val="en-GB"/>
        </w:rPr>
        <w:t>Stakeholders</w:t>
      </w:r>
      <w:r w:rsidR="008A51D7" w:rsidRPr="000926B2">
        <w:rPr>
          <w:rFonts w:ascii="Times" w:eastAsia="Times New Roman" w:hAnsi="Times" w:cs="Times New Roman"/>
          <w:sz w:val="22"/>
          <w:szCs w:val="22"/>
          <w:lang w:val="en-GB"/>
        </w:rPr>
        <w:t xml:space="preserve"> of the digital Pinboard solution</w:t>
      </w:r>
      <w:r w:rsidR="00B94870" w:rsidRPr="000926B2">
        <w:rPr>
          <w:rFonts w:ascii="Times" w:eastAsia="Times New Roman" w:hAnsi="Times" w:cs="Times New Roman"/>
          <w:sz w:val="22"/>
          <w:szCs w:val="22"/>
          <w:lang w:val="en-GB"/>
        </w:rPr>
        <w:t xml:space="preserve"> include the target audience,</w:t>
      </w:r>
      <w:r w:rsidR="008A51D7" w:rsidRPr="000926B2">
        <w:rPr>
          <w:rFonts w:ascii="Times" w:eastAsia="Times New Roman" w:hAnsi="Times" w:cs="Times New Roman"/>
          <w:sz w:val="22"/>
          <w:szCs w:val="22"/>
          <w:lang w:val="en-GB"/>
        </w:rPr>
        <w:t xml:space="preserve"> which is a subset of students</w:t>
      </w:r>
      <w:proofErr w:type="gramStart"/>
      <w:r w:rsidR="008A51D7" w:rsidRPr="000926B2">
        <w:rPr>
          <w:rFonts w:ascii="Times" w:eastAsia="Times New Roman" w:hAnsi="Times" w:cs="Times New Roman"/>
          <w:sz w:val="22"/>
          <w:szCs w:val="22"/>
          <w:lang w:val="en-GB"/>
        </w:rPr>
        <w:t>;</w:t>
      </w:r>
      <w:proofErr w:type="gramEnd"/>
      <w:r w:rsidR="008A51D7" w:rsidRPr="000926B2">
        <w:rPr>
          <w:rFonts w:ascii="Times" w:eastAsia="Times New Roman" w:hAnsi="Times" w:cs="Times New Roman"/>
          <w:sz w:val="22"/>
          <w:szCs w:val="22"/>
          <w:lang w:val="en-GB"/>
        </w:rPr>
        <w:t xml:space="preserve"> sellers </w:t>
      </w:r>
      <w:r w:rsidR="00B94870" w:rsidRPr="000926B2">
        <w:rPr>
          <w:rFonts w:ascii="Times" w:eastAsia="Times New Roman" w:hAnsi="Times" w:cs="Times New Roman"/>
          <w:sz w:val="22"/>
          <w:szCs w:val="22"/>
          <w:lang w:val="en-GB"/>
        </w:rPr>
        <w:t xml:space="preserve">of </w:t>
      </w:r>
      <w:r w:rsidR="008A51D7" w:rsidRPr="000926B2">
        <w:rPr>
          <w:rFonts w:ascii="Times" w:eastAsia="Times New Roman" w:hAnsi="Times" w:cs="Times New Roman"/>
          <w:sz w:val="22"/>
          <w:szCs w:val="22"/>
          <w:lang w:val="en-GB"/>
        </w:rPr>
        <w:t>second-hand</w:t>
      </w:r>
      <w:r w:rsidR="00B94870" w:rsidRPr="000926B2">
        <w:rPr>
          <w:rFonts w:ascii="Times" w:eastAsia="Times New Roman" w:hAnsi="Times" w:cs="Times New Roman"/>
          <w:sz w:val="22"/>
          <w:szCs w:val="22"/>
          <w:lang w:val="en-GB"/>
        </w:rPr>
        <w:t xml:space="preserve"> books and </w:t>
      </w:r>
      <w:del w:id="1433" w:author="Chara Katiri" w:date="2015-05-02T17:25:00Z">
        <w:r w:rsidR="00B94870" w:rsidRPr="000926B2" w:rsidDel="00581F9A">
          <w:rPr>
            <w:rFonts w:ascii="Times" w:eastAsia="Times New Roman" w:hAnsi="Times" w:cs="Times New Roman"/>
            <w:sz w:val="22"/>
            <w:szCs w:val="22"/>
            <w:lang w:val="en-GB"/>
          </w:rPr>
          <w:delText xml:space="preserve">seekers </w:delText>
        </w:r>
      </w:del>
      <w:ins w:id="1434" w:author="Chara Katiri" w:date="2015-05-02T17:25:00Z">
        <w:r w:rsidR="00581F9A" w:rsidRPr="000926B2">
          <w:rPr>
            <w:rFonts w:ascii="Times" w:eastAsia="Times New Roman" w:hAnsi="Times" w:cs="Times New Roman"/>
            <w:sz w:val="22"/>
            <w:szCs w:val="22"/>
            <w:lang w:val="en-GB"/>
          </w:rPr>
          <w:t xml:space="preserve">those who wish to </w:t>
        </w:r>
      </w:ins>
      <w:del w:id="1435" w:author="Chara Katiri" w:date="2015-05-02T17:25:00Z">
        <w:r w:rsidR="00B94870" w:rsidRPr="000926B2" w:rsidDel="00581F9A">
          <w:rPr>
            <w:rFonts w:ascii="Times" w:eastAsia="Times New Roman" w:hAnsi="Times" w:cs="Times New Roman"/>
            <w:sz w:val="22"/>
            <w:szCs w:val="22"/>
            <w:lang w:val="en-GB"/>
          </w:rPr>
          <w:delText xml:space="preserve">of room </w:delText>
        </w:r>
      </w:del>
      <w:r w:rsidR="008A51D7" w:rsidRPr="000926B2">
        <w:rPr>
          <w:rFonts w:ascii="Times" w:eastAsia="Times New Roman" w:hAnsi="Times" w:cs="Times New Roman"/>
          <w:sz w:val="22"/>
          <w:szCs w:val="22"/>
          <w:lang w:val="en-GB"/>
        </w:rPr>
        <w:t>swap</w:t>
      </w:r>
      <w:r w:rsidR="00B94870" w:rsidRPr="000926B2">
        <w:rPr>
          <w:rFonts w:ascii="Times" w:eastAsia="Times New Roman" w:hAnsi="Times" w:cs="Times New Roman"/>
          <w:sz w:val="22"/>
          <w:szCs w:val="22"/>
          <w:lang w:val="en-GB"/>
        </w:rPr>
        <w:t xml:space="preserve"> </w:t>
      </w:r>
      <w:ins w:id="1436" w:author="Chara Katiri" w:date="2015-05-02T17:26:00Z">
        <w:r w:rsidR="00581F9A" w:rsidRPr="000926B2">
          <w:rPr>
            <w:rFonts w:ascii="Times" w:eastAsia="Times New Roman" w:hAnsi="Times" w:cs="Times New Roman"/>
            <w:sz w:val="22"/>
            <w:szCs w:val="22"/>
            <w:lang w:val="en-GB"/>
          </w:rPr>
          <w:t xml:space="preserve">rooms </w:t>
        </w:r>
      </w:ins>
      <w:r w:rsidR="00B94870" w:rsidRPr="000926B2">
        <w:rPr>
          <w:rFonts w:ascii="Times" w:eastAsia="Times New Roman" w:hAnsi="Times" w:cs="Times New Roman"/>
          <w:sz w:val="22"/>
          <w:szCs w:val="22"/>
          <w:lang w:val="en-GB"/>
        </w:rPr>
        <w:t xml:space="preserve">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0926B2"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0926B2" w:rsidRDefault="008736CF" w:rsidP="00EE1303">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0926B2">
              <w:rPr>
                <w:rFonts w:ascii="Times" w:hAnsi="Times" w:cs="Times New Roman"/>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0926B2" w:rsidRDefault="008736CF" w:rsidP="00EE1303">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0926B2">
              <w:rPr>
                <w:rFonts w:ascii="Times" w:hAnsi="Times" w:cs="Times New Roman"/>
                <w:b/>
                <w:bCs/>
                <w:color w:val="FFFFFF" w:themeColor="background1"/>
                <w:sz w:val="22"/>
                <w:szCs w:val="22"/>
              </w:rPr>
              <w:t>Support Role</w:t>
            </w:r>
          </w:p>
        </w:tc>
      </w:tr>
      <w:tr w:rsidR="008736CF" w:rsidRPr="000926B2"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0EC48A0E" w:rsidR="008736CF" w:rsidRPr="000926B2" w:rsidRDefault="008736CF" w:rsidP="00EE1303">
            <w:pPr>
              <w:widowControl w:val="0"/>
              <w:autoSpaceDE w:val="0"/>
              <w:autoSpaceDN w:val="0"/>
              <w:adjustRightInd w:val="0"/>
              <w:spacing w:line="360" w:lineRule="auto"/>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926B2">
              <w:rPr>
                <w:rFonts w:ascii="Times" w:hAnsi="Times" w:cs="Times New Roman"/>
                <w:sz w:val="22"/>
                <w:szCs w:val="22"/>
              </w:rPr>
              <w:t xml:space="preserve">A subset of </w:t>
            </w:r>
            <w:r w:rsidR="00EC0BC2" w:rsidRPr="000926B2">
              <w:rPr>
                <w:rFonts w:ascii="Times" w:hAnsi="Times" w:cs="Times New Roman"/>
                <w:sz w:val="22"/>
                <w:szCs w:val="22"/>
              </w:rPr>
              <w:t>University</w:t>
            </w:r>
            <w:r w:rsidRPr="000926B2">
              <w:rPr>
                <w:rFonts w:ascii="Times" w:hAnsi="Times" w:cs="Times New Roman"/>
                <w:sz w:val="22"/>
                <w:szCs w:val="22"/>
              </w:rPr>
              <w:t xml:space="preserve"> of Surrey students </w:t>
            </w:r>
            <w:del w:id="1437" w:author="Chara Katiri" w:date="2015-05-02T17:21:00Z">
              <w:r w:rsidRPr="000926B2" w:rsidDel="009530EF">
                <w:rPr>
                  <w:rFonts w:ascii="Times" w:hAnsi="Times" w:cs="Times New Roman"/>
                  <w:sz w:val="22"/>
                  <w:szCs w:val="22"/>
                </w:rPr>
                <w:delText>/</w:delText>
              </w:r>
            </w:del>
            <w:r w:rsidRPr="000926B2">
              <w:rPr>
                <w:rFonts w:ascii="Times" w:hAnsi="Times" w:cs="Times New Roman"/>
                <w:sz w:val="22"/>
                <w:szCs w:val="22"/>
              </w:rPr>
              <w:t>and academics</w:t>
            </w:r>
            <w:ins w:id="1438" w:author="Chara Katiri" w:date="2015-05-02T17:21:00Z">
              <w:r w:rsidR="009530EF" w:rsidRPr="000926B2">
                <w:rPr>
                  <w:rFonts w:ascii="Times" w:hAnsi="Times" w:cs="Times New Roman"/>
                  <w:sz w:val="22"/>
                  <w:szCs w:val="22"/>
                </w:rPr>
                <w:t>.</w:t>
              </w:r>
            </w:ins>
            <w:r w:rsidRPr="000926B2">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0926B2" w:rsidRDefault="008736CF" w:rsidP="00EE1303">
            <w:pPr>
              <w:widowControl w:val="0"/>
              <w:autoSpaceDE w:val="0"/>
              <w:autoSpaceDN w:val="0"/>
              <w:adjustRightInd w:val="0"/>
              <w:spacing w:line="360" w:lineRule="auto"/>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926B2">
              <w:rPr>
                <w:rFonts w:ascii="Times" w:hAnsi="Times" w:cs="Times New Roman"/>
                <w:sz w:val="22"/>
                <w:szCs w:val="22"/>
              </w:rPr>
              <w:t xml:space="preserve">A group of volunteers that wish to test the application and are interested in the functionalities that the application offers. </w:t>
            </w:r>
          </w:p>
        </w:tc>
      </w:tr>
      <w:tr w:rsidR="008736CF" w:rsidRPr="000926B2"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23BBD91E" w:rsidR="008736CF" w:rsidRPr="000926B2" w:rsidRDefault="008736CF" w:rsidP="00EE1303">
            <w:pPr>
              <w:widowControl w:val="0"/>
              <w:autoSpaceDE w:val="0"/>
              <w:autoSpaceDN w:val="0"/>
              <w:adjustRightInd w:val="0"/>
              <w:spacing w:line="360" w:lineRule="auto"/>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0926B2">
              <w:rPr>
                <w:rFonts w:ascii="Times" w:hAnsi="Times" w:cs="Times New Roman"/>
                <w:sz w:val="22"/>
                <w:szCs w:val="22"/>
              </w:rPr>
              <w:t>University</w:t>
            </w:r>
            <w:r w:rsidRPr="000926B2">
              <w:rPr>
                <w:rFonts w:ascii="Times" w:hAnsi="Times" w:cs="Times New Roman"/>
                <w:sz w:val="22"/>
                <w:szCs w:val="22"/>
              </w:rPr>
              <w:t xml:space="preserve"> of Surrey IT and Service Desk</w:t>
            </w:r>
            <w:ins w:id="1439" w:author="Chara Katiri" w:date="2015-05-02T17:21:00Z">
              <w:r w:rsidR="009530EF" w:rsidRPr="000926B2">
                <w:rPr>
                  <w:rFonts w:ascii="Times" w:hAnsi="Times" w:cs="Times New Roman"/>
                  <w:sz w:val="22"/>
                  <w:szCs w:val="22"/>
                </w:rPr>
                <w:t>.</w:t>
              </w:r>
            </w:ins>
            <w:r w:rsidRPr="000926B2">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0926B2" w:rsidRDefault="008736CF" w:rsidP="00EE1303">
            <w:pPr>
              <w:widowControl w:val="0"/>
              <w:autoSpaceDE w:val="0"/>
              <w:autoSpaceDN w:val="0"/>
              <w:adjustRightInd w:val="0"/>
              <w:spacing w:line="360" w:lineRule="auto"/>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926B2">
              <w:rPr>
                <w:rFonts w:ascii="Times" w:hAnsi="Times" w:cs="Times New Roman"/>
                <w:sz w:val="22"/>
                <w:szCs w:val="22"/>
              </w:rPr>
              <w:t>The support team</w:t>
            </w:r>
            <w:r w:rsidR="00910986" w:rsidRPr="000926B2">
              <w:rPr>
                <w:rFonts w:ascii="Times" w:hAnsi="Times" w:cs="Times New Roman"/>
                <w:sz w:val="22"/>
                <w:szCs w:val="22"/>
              </w:rPr>
              <w:t xml:space="preserve"> if the deployment of the solution is accepted</w:t>
            </w:r>
            <w:r w:rsidRPr="000926B2">
              <w:rPr>
                <w:rFonts w:ascii="Times" w:hAnsi="Times" w:cs="Times New Roman"/>
                <w:sz w:val="22"/>
                <w:szCs w:val="22"/>
              </w:rPr>
              <w:t xml:space="preserve">. </w:t>
            </w:r>
          </w:p>
        </w:tc>
      </w:tr>
      <w:tr w:rsidR="008736CF" w:rsidRPr="000926B2"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0926B2" w:rsidRDefault="008736CF" w:rsidP="00EE1303">
            <w:pPr>
              <w:widowControl w:val="0"/>
              <w:autoSpaceDE w:val="0"/>
              <w:autoSpaceDN w:val="0"/>
              <w:adjustRightInd w:val="0"/>
              <w:spacing w:line="360" w:lineRule="auto"/>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926B2">
              <w:rPr>
                <w:rFonts w:ascii="Times" w:hAnsi="Times" w:cs="Times New Roman"/>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0926B2" w:rsidRDefault="008736CF" w:rsidP="00EE1303">
            <w:pPr>
              <w:widowControl w:val="0"/>
              <w:autoSpaceDE w:val="0"/>
              <w:autoSpaceDN w:val="0"/>
              <w:adjustRightInd w:val="0"/>
              <w:spacing w:line="360" w:lineRule="auto"/>
              <w:contextualSpacing/>
              <w:jc w:val="both"/>
              <w:rPr>
                <w:rFonts w:ascii="Times" w:hAnsi="Times" w:cs="Times New Roman"/>
                <w:sz w:val="22"/>
                <w:szCs w:val="22"/>
              </w:rPr>
            </w:pPr>
            <w:r w:rsidRPr="000926B2">
              <w:rPr>
                <w:rFonts w:ascii="Times" w:hAnsi="Times" w:cs="Times New Roman"/>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926B2">
              <w:rPr>
                <w:rFonts w:ascii="Times" w:hAnsi="Times" w:cs="Times New Roman"/>
                <w:sz w:val="22"/>
                <w:szCs w:val="22"/>
              </w:rPr>
              <w:t xml:space="preserve">Computer Science Student, the developer. </w:t>
            </w:r>
          </w:p>
        </w:tc>
      </w:tr>
      <w:tr w:rsidR="008736CF" w:rsidRPr="000926B2"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0926B2" w:rsidRDefault="008736CF" w:rsidP="00EE1303">
            <w:pPr>
              <w:widowControl w:val="0"/>
              <w:autoSpaceDE w:val="0"/>
              <w:autoSpaceDN w:val="0"/>
              <w:adjustRightInd w:val="0"/>
              <w:spacing w:after="240" w:line="360" w:lineRule="auto"/>
              <w:contextualSpacing/>
              <w:jc w:val="both"/>
              <w:rPr>
                <w:rFonts w:ascii="Times" w:hAnsi="Times" w:cs="Times New Roman"/>
                <w:sz w:val="22"/>
                <w:szCs w:val="22"/>
              </w:rPr>
            </w:pPr>
            <w:r w:rsidRPr="000926B2">
              <w:rPr>
                <w:rFonts w:ascii="Times" w:hAnsi="Times" w:cs="Times New Roman"/>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0926B2" w:rsidRDefault="008736CF" w:rsidP="00EE1303">
            <w:pPr>
              <w:widowControl w:val="0"/>
              <w:autoSpaceDE w:val="0"/>
              <w:autoSpaceDN w:val="0"/>
              <w:adjustRightInd w:val="0"/>
              <w:spacing w:after="240" w:line="360" w:lineRule="auto"/>
              <w:contextualSpacing/>
              <w:jc w:val="both"/>
              <w:rPr>
                <w:rFonts w:ascii="Times" w:hAnsi="Times" w:cs="Times New Roman"/>
                <w:sz w:val="22"/>
                <w:szCs w:val="22"/>
              </w:rPr>
            </w:pPr>
            <w:r w:rsidRPr="000926B2">
              <w:rPr>
                <w:rFonts w:ascii="Times" w:hAnsi="Times" w:cs="Times New Roman"/>
                <w:sz w:val="22"/>
                <w:szCs w:val="22"/>
              </w:rPr>
              <w:t>Professional proje</w:t>
            </w:r>
            <w:r w:rsidR="00910986" w:rsidRPr="000926B2">
              <w:rPr>
                <w:rFonts w:ascii="Times" w:hAnsi="Times" w:cs="Times New Roman"/>
                <w:sz w:val="22"/>
                <w:szCs w:val="22"/>
              </w:rPr>
              <w:t>ct supervisor and coordinator.</w:t>
            </w:r>
          </w:p>
        </w:tc>
      </w:tr>
    </w:tbl>
    <w:p w14:paraId="0E9105DD" w14:textId="77777777" w:rsidR="00A0554B" w:rsidRPr="000926B2" w:rsidRDefault="00A0554B" w:rsidP="00EE1303">
      <w:pPr>
        <w:spacing w:after="240" w:line="360" w:lineRule="auto"/>
        <w:ind w:left="360"/>
        <w:contextualSpacing/>
        <w:jc w:val="both"/>
        <w:rPr>
          <w:rFonts w:ascii="Times" w:eastAsia="Times New Roman" w:hAnsi="Times" w:cs="Times New Roman"/>
          <w:b/>
          <w:sz w:val="22"/>
          <w:szCs w:val="22"/>
          <w:lang w:val="en-GB"/>
        </w:rPr>
      </w:pPr>
    </w:p>
    <w:p w14:paraId="6C9A9D4A" w14:textId="77777777" w:rsidR="008736CF" w:rsidRPr="000926B2" w:rsidRDefault="00A0554B" w:rsidP="00EE1303">
      <w:pPr>
        <w:spacing w:line="360" w:lineRule="auto"/>
        <w:contextualSpacing/>
        <w:jc w:val="both"/>
        <w:rPr>
          <w:rFonts w:ascii="Times" w:eastAsia="Times New Roman" w:hAnsi="Times" w:cs="Times New Roman"/>
          <w:b/>
          <w:sz w:val="22"/>
          <w:szCs w:val="22"/>
          <w:lang w:val="en-GB"/>
        </w:rPr>
      </w:pPr>
      <w:r w:rsidRPr="000926B2">
        <w:rPr>
          <w:rFonts w:ascii="Times" w:eastAsia="Times New Roman" w:hAnsi="Times" w:cs="Times New Roman"/>
          <w:b/>
          <w:sz w:val="22"/>
          <w:szCs w:val="22"/>
          <w:lang w:val="en-GB"/>
        </w:rPr>
        <w:br w:type="page"/>
      </w:r>
    </w:p>
    <w:p w14:paraId="1F7D9702" w14:textId="77777777" w:rsidR="003F330E" w:rsidRPr="000926B2" w:rsidRDefault="003F330E" w:rsidP="00EE1303">
      <w:pPr>
        <w:pStyle w:val="Heading1"/>
        <w:numPr>
          <w:ilvl w:val="0"/>
          <w:numId w:val="13"/>
        </w:numPr>
        <w:spacing w:line="360" w:lineRule="auto"/>
        <w:contextualSpacing/>
        <w:jc w:val="both"/>
        <w:rPr>
          <w:rFonts w:ascii="Times" w:hAnsi="Times" w:cs="Times New Roman"/>
          <w:color w:val="auto"/>
          <w:sz w:val="22"/>
          <w:szCs w:val="22"/>
          <w:lang w:val="en-GB"/>
        </w:rPr>
      </w:pPr>
      <w:bookmarkStart w:id="1440" w:name="_Toc290491157"/>
      <w:r w:rsidRPr="000926B2">
        <w:rPr>
          <w:rFonts w:ascii="Times" w:hAnsi="Times" w:cs="Times New Roman"/>
          <w:color w:val="auto"/>
          <w:sz w:val="22"/>
          <w:szCs w:val="22"/>
          <w:lang w:val="en-GB"/>
        </w:rPr>
        <w:t>System design</w:t>
      </w:r>
      <w:bookmarkEnd w:id="1440"/>
      <w:r w:rsidRPr="000926B2">
        <w:rPr>
          <w:rFonts w:ascii="Times" w:hAnsi="Times" w:cs="Times New Roman"/>
          <w:color w:val="auto"/>
          <w:sz w:val="22"/>
          <w:szCs w:val="22"/>
          <w:lang w:val="en-GB"/>
        </w:rPr>
        <w:t xml:space="preserve"> </w:t>
      </w:r>
    </w:p>
    <w:p w14:paraId="3016E0D3" w14:textId="77777777" w:rsidR="003F330E" w:rsidRPr="000926B2" w:rsidRDefault="003F330E"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1441" w:name="_Toc290491158"/>
      <w:r w:rsidRPr="000926B2">
        <w:rPr>
          <w:rFonts w:ascii="Times" w:hAnsi="Times" w:cs="Times New Roman"/>
          <w:color w:val="auto"/>
          <w:sz w:val="22"/>
          <w:szCs w:val="22"/>
          <w:lang w:val="en-GB"/>
        </w:rPr>
        <w:t>Design method</w:t>
      </w:r>
      <w:bookmarkEnd w:id="1441"/>
    </w:p>
    <w:p w14:paraId="7C90EE4E" w14:textId="79A65441" w:rsidR="00E718CA" w:rsidRPr="000926B2" w:rsidRDefault="00242865" w:rsidP="00EE1303">
      <w:pPr>
        <w:spacing w:line="360" w:lineRule="auto"/>
        <w:ind w:firstLine="720"/>
        <w:contextualSpacing/>
        <w:jc w:val="both"/>
        <w:rPr>
          <w:ins w:id="1442" w:author="Chara Katiri" w:date="2015-04-11T17:07:00Z"/>
          <w:rFonts w:ascii="Times" w:eastAsia="Times New Roman" w:hAnsi="Times" w:cs="Times New Roman"/>
          <w:sz w:val="22"/>
          <w:szCs w:val="22"/>
          <w:lang w:val="en-GB"/>
        </w:rPr>
      </w:pPr>
      <w:commentRangeStart w:id="1443"/>
      <w:ins w:id="1444" w:author="Chara Katiri" w:date="2015-04-11T06:52:00Z">
        <w:r w:rsidRPr="000926B2">
          <w:rPr>
            <w:rFonts w:ascii="Times" w:eastAsia="Times New Roman" w:hAnsi="Times" w:cs="Times New Roman"/>
            <w:sz w:val="22"/>
            <w:szCs w:val="22"/>
            <w:lang w:val="en-GB"/>
          </w:rPr>
          <w:t xml:space="preserve">Waterfall </w:t>
        </w:r>
        <w:commentRangeEnd w:id="1443"/>
        <w:r w:rsidRPr="000926B2">
          <w:rPr>
            <w:rStyle w:val="CommentReference"/>
            <w:rFonts w:ascii="Times" w:hAnsi="Times" w:cs="Times New Roman"/>
            <w:sz w:val="22"/>
            <w:szCs w:val="22"/>
          </w:rPr>
          <w:commentReference w:id="1443"/>
        </w:r>
      </w:ins>
      <w:ins w:id="1445" w:author="Chara Katiri" w:date="2015-04-11T16:59:00Z">
        <w:r w:rsidR="00110498" w:rsidRPr="000926B2">
          <w:rPr>
            <w:rFonts w:ascii="Times" w:eastAsia="Times New Roman" w:hAnsi="Times" w:cs="Times New Roman"/>
            <w:sz w:val="22"/>
            <w:szCs w:val="22"/>
            <w:lang w:val="en-GB"/>
          </w:rPr>
          <w:t xml:space="preserve">methodology </w:t>
        </w:r>
      </w:ins>
      <w:ins w:id="1446" w:author="Chara Katiri" w:date="2015-04-11T06:52:00Z">
        <w:r w:rsidRPr="000926B2">
          <w:rPr>
            <w:rFonts w:ascii="Times" w:eastAsia="Times New Roman" w:hAnsi="Times" w:cs="Times New Roman"/>
            <w:sz w:val="22"/>
            <w:szCs w:val="22"/>
            <w:lang w:val="en-GB"/>
          </w:rPr>
          <w:t xml:space="preserve">was chosen </w:t>
        </w:r>
      </w:ins>
      <w:ins w:id="1447" w:author="Chara Katiri" w:date="2015-04-11T06:53:00Z">
        <w:r w:rsidRPr="000926B2">
          <w:rPr>
            <w:rFonts w:ascii="Times" w:eastAsia="Times New Roman" w:hAnsi="Times" w:cs="Times New Roman"/>
            <w:sz w:val="22"/>
            <w:szCs w:val="22"/>
            <w:lang w:val="en-GB"/>
          </w:rPr>
          <w:t xml:space="preserve">over Agile </w:t>
        </w:r>
      </w:ins>
      <w:ins w:id="1448" w:author="Chara Katiri" w:date="2015-04-11T06:52:00Z">
        <w:r w:rsidRPr="000926B2">
          <w:rPr>
            <w:rFonts w:ascii="Times" w:eastAsia="Times New Roman" w:hAnsi="Times" w:cs="Times New Roman"/>
            <w:sz w:val="22"/>
            <w:szCs w:val="22"/>
            <w:lang w:val="en-GB"/>
          </w:rPr>
          <w:t xml:space="preserve">as the </w:t>
        </w:r>
      </w:ins>
      <w:r w:rsidR="00A0554B" w:rsidRPr="000926B2">
        <w:rPr>
          <w:rFonts w:ascii="Times" w:eastAsia="Times New Roman" w:hAnsi="Times" w:cs="Times New Roman"/>
          <w:sz w:val="22"/>
          <w:szCs w:val="22"/>
          <w:lang w:val="en-GB"/>
        </w:rPr>
        <w:t xml:space="preserve">development </w:t>
      </w:r>
      <w:ins w:id="1449" w:author="Chara Katiri" w:date="2015-04-11T06:53:00Z">
        <w:r w:rsidR="00A83E53" w:rsidRPr="000926B2">
          <w:rPr>
            <w:rFonts w:ascii="Times" w:eastAsia="Times New Roman" w:hAnsi="Times" w:cs="Times New Roman"/>
            <w:sz w:val="22"/>
            <w:szCs w:val="22"/>
            <w:lang w:val="en-GB"/>
          </w:rPr>
          <w:t xml:space="preserve">approach. </w:t>
        </w:r>
      </w:ins>
      <w:r w:rsidR="00F10A69" w:rsidRPr="000926B2">
        <w:rPr>
          <w:rFonts w:ascii="Times" w:eastAsia="Times New Roman" w:hAnsi="Times" w:cs="Times New Roman"/>
          <w:sz w:val="22"/>
          <w:szCs w:val="22"/>
          <w:lang w:val="en-GB"/>
        </w:rPr>
        <w:t xml:space="preserve">In the project environment, Waterfall methodology can be easily understood not only by the </w:t>
      </w:r>
      <w:r w:rsidR="00663C46" w:rsidRPr="000926B2">
        <w:rPr>
          <w:rFonts w:ascii="Times" w:eastAsia="Times New Roman" w:hAnsi="Times" w:cs="Times New Roman"/>
          <w:sz w:val="22"/>
          <w:szCs w:val="22"/>
          <w:lang w:val="en-GB"/>
        </w:rPr>
        <w:t>developer</w:t>
      </w:r>
      <w:r w:rsidR="00F10A69" w:rsidRPr="000926B2">
        <w:rPr>
          <w:rFonts w:ascii="Times" w:eastAsia="Times New Roman" w:hAnsi="Times" w:cs="Times New Roman"/>
          <w:sz w:val="22"/>
          <w:szCs w:val="22"/>
          <w:lang w:val="en-GB"/>
        </w:rPr>
        <w:t xml:space="preserve"> but also the client</w:t>
      </w:r>
      <w:ins w:id="1450" w:author="Chara Katiri" w:date="2015-04-11T06:54:00Z">
        <w:r w:rsidR="00A83E53" w:rsidRPr="000926B2">
          <w:rPr>
            <w:rFonts w:ascii="Times" w:eastAsia="Times New Roman" w:hAnsi="Times" w:cs="Times New Roman"/>
            <w:sz w:val="22"/>
            <w:szCs w:val="22"/>
            <w:lang w:val="en-GB"/>
          </w:rPr>
          <w:t xml:space="preserve"> due to the </w:t>
        </w:r>
      </w:ins>
      <w:ins w:id="1451" w:author="Chara Katiri" w:date="2015-04-11T17:11:00Z">
        <w:r w:rsidR="00AA6363" w:rsidRPr="000926B2">
          <w:rPr>
            <w:rFonts w:ascii="Times" w:eastAsia="Times New Roman" w:hAnsi="Times" w:cs="Times New Roman"/>
            <w:sz w:val="22"/>
            <w:szCs w:val="22"/>
            <w:lang w:val="en-GB"/>
          </w:rPr>
          <w:t xml:space="preserve">clarity of the </w:t>
        </w:r>
      </w:ins>
      <w:ins w:id="1452" w:author="Chara Katiri" w:date="2015-04-11T16:56:00Z">
        <w:r w:rsidR="00110498" w:rsidRPr="000926B2">
          <w:rPr>
            <w:rFonts w:ascii="Times" w:eastAsia="Times New Roman" w:hAnsi="Times" w:cs="Times New Roman"/>
            <w:sz w:val="22"/>
            <w:szCs w:val="22"/>
            <w:lang w:val="en-GB"/>
          </w:rPr>
          <w:t xml:space="preserve">linear </w:t>
        </w:r>
      </w:ins>
      <w:ins w:id="1453" w:author="Chara Katiri" w:date="2015-04-11T06:54:00Z">
        <w:r w:rsidR="00A83E53" w:rsidRPr="000926B2">
          <w:rPr>
            <w:rFonts w:ascii="Times" w:eastAsia="Times New Roman" w:hAnsi="Times" w:cs="Times New Roman"/>
            <w:sz w:val="22"/>
            <w:szCs w:val="22"/>
            <w:lang w:val="en-GB"/>
          </w:rPr>
          <w:t>sequence</w:t>
        </w:r>
      </w:ins>
      <w:ins w:id="1454" w:author="Chara Katiri" w:date="2015-04-11T17:31:00Z">
        <w:r w:rsidR="001F1D98" w:rsidRPr="000926B2">
          <w:rPr>
            <w:rFonts w:ascii="Times" w:eastAsia="Times New Roman" w:hAnsi="Times" w:cs="Times New Roman"/>
            <w:sz w:val="22"/>
            <w:szCs w:val="22"/>
            <w:lang w:val="en-GB"/>
          </w:rPr>
          <w:t>.</w:t>
        </w:r>
      </w:ins>
      <w:ins w:id="1455" w:author="Chara Katiri" w:date="2015-04-11T06:54:00Z">
        <w:r w:rsidR="00A83E53" w:rsidRPr="000926B2">
          <w:rPr>
            <w:rFonts w:ascii="Times" w:eastAsia="Times New Roman" w:hAnsi="Times" w:cs="Times New Roman"/>
            <w:sz w:val="22"/>
            <w:szCs w:val="22"/>
            <w:lang w:val="en-GB"/>
          </w:rPr>
          <w:t xml:space="preserve"> </w:t>
        </w:r>
      </w:ins>
    </w:p>
    <w:p w14:paraId="7E7C82B7" w14:textId="07B2B36E" w:rsidR="00110498" w:rsidRPr="000926B2" w:rsidRDefault="00A53F78" w:rsidP="00EE1303">
      <w:pPr>
        <w:spacing w:line="360" w:lineRule="auto"/>
        <w:ind w:firstLine="720"/>
        <w:contextualSpacing/>
        <w:jc w:val="both"/>
        <w:rPr>
          <w:ins w:id="1456" w:author="Chara Katiri" w:date="2015-04-11T16:57:00Z"/>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In contrast </w:t>
      </w:r>
      <w:r w:rsidR="00D72463" w:rsidRPr="000926B2">
        <w:rPr>
          <w:rFonts w:ascii="Times" w:eastAsia="Times New Roman" w:hAnsi="Times" w:cs="Times New Roman"/>
          <w:sz w:val="22"/>
          <w:szCs w:val="22"/>
          <w:lang w:val="en-GB"/>
        </w:rPr>
        <w:t>to</w:t>
      </w:r>
      <w:r w:rsidRPr="000926B2">
        <w:rPr>
          <w:rFonts w:ascii="Times" w:eastAsia="Times New Roman" w:hAnsi="Times" w:cs="Times New Roman"/>
          <w:sz w:val="22"/>
          <w:szCs w:val="22"/>
          <w:lang w:val="en-GB"/>
        </w:rPr>
        <w:t xml:space="preserve"> </w:t>
      </w:r>
      <w:proofErr w:type="gramStart"/>
      <w:r w:rsidRPr="000926B2">
        <w:rPr>
          <w:rFonts w:ascii="Times" w:eastAsia="Times New Roman" w:hAnsi="Times" w:cs="Times New Roman"/>
          <w:sz w:val="22"/>
          <w:szCs w:val="22"/>
          <w:lang w:val="en-GB"/>
        </w:rPr>
        <w:t>Agile</w:t>
      </w:r>
      <w:proofErr w:type="gramEnd"/>
      <w:r w:rsidRPr="000926B2">
        <w:rPr>
          <w:rFonts w:ascii="Times" w:eastAsia="Times New Roman" w:hAnsi="Times" w:cs="Times New Roman"/>
          <w:sz w:val="22"/>
          <w:szCs w:val="22"/>
          <w:lang w:val="en-GB"/>
        </w:rPr>
        <w:t xml:space="preserve"> methodology, </w:t>
      </w:r>
      <w:ins w:id="1457" w:author="Chara Katiri" w:date="2015-04-11T18:00:00Z">
        <w:r w:rsidR="00EA0B0C" w:rsidRPr="000926B2">
          <w:rPr>
            <w:rFonts w:ascii="Times" w:eastAsia="Times New Roman" w:hAnsi="Times" w:cs="Times New Roman"/>
            <w:sz w:val="22"/>
            <w:szCs w:val="22"/>
            <w:lang w:val="en-GB"/>
          </w:rPr>
          <w:t xml:space="preserve">in </w:t>
        </w:r>
      </w:ins>
      <w:r w:rsidRPr="000926B2">
        <w:rPr>
          <w:rFonts w:ascii="Times" w:eastAsia="Times New Roman" w:hAnsi="Times" w:cs="Times New Roman"/>
          <w:sz w:val="22"/>
          <w:szCs w:val="22"/>
          <w:lang w:val="en-GB"/>
        </w:rPr>
        <w:t>Waterfall</w:t>
      </w:r>
      <w:ins w:id="1458" w:author="Chara Katiri" w:date="2015-04-11T18:00:00Z">
        <w:r w:rsidR="00EA0B0C" w:rsidRPr="000926B2">
          <w:rPr>
            <w:rFonts w:ascii="Times" w:eastAsia="Times New Roman" w:hAnsi="Times" w:cs="Times New Roman"/>
            <w:sz w:val="22"/>
            <w:szCs w:val="22"/>
            <w:lang w:val="en-GB"/>
          </w:rPr>
          <w:t>,</w:t>
        </w:r>
      </w:ins>
      <w:r w:rsidRPr="000926B2">
        <w:rPr>
          <w:rFonts w:ascii="Times" w:eastAsia="Times New Roman" w:hAnsi="Times" w:cs="Times New Roman"/>
          <w:sz w:val="22"/>
          <w:szCs w:val="22"/>
          <w:lang w:val="en-GB"/>
        </w:rPr>
        <w:t xml:space="preserve"> </w:t>
      </w:r>
      <w:ins w:id="1459" w:author="Chara Katiri" w:date="2015-04-11T18:00:00Z">
        <w:r w:rsidR="00EA0B0C" w:rsidRPr="000926B2">
          <w:rPr>
            <w:rFonts w:ascii="Times" w:eastAsia="Times New Roman" w:hAnsi="Times" w:cs="Times New Roman"/>
            <w:sz w:val="22"/>
            <w:szCs w:val="22"/>
            <w:lang w:val="en-GB"/>
          </w:rPr>
          <w:t xml:space="preserve">the </w:t>
        </w:r>
      </w:ins>
      <w:r w:rsidR="00D72463" w:rsidRPr="000926B2">
        <w:rPr>
          <w:rFonts w:ascii="Times" w:eastAsia="Times New Roman" w:hAnsi="Times" w:cs="Times New Roman"/>
          <w:sz w:val="22"/>
          <w:szCs w:val="22"/>
          <w:lang w:val="en-GB"/>
        </w:rPr>
        <w:t>complete</w:t>
      </w:r>
      <w:r w:rsidRPr="000926B2">
        <w:rPr>
          <w:rFonts w:ascii="Times" w:eastAsia="Times New Roman" w:hAnsi="Times" w:cs="Times New Roman"/>
          <w:sz w:val="22"/>
          <w:szCs w:val="22"/>
          <w:lang w:val="en-GB"/>
        </w:rPr>
        <w:t xml:space="preserve"> scope of </w:t>
      </w:r>
      <w:r w:rsidR="00D72463" w:rsidRPr="000926B2">
        <w:rPr>
          <w:rFonts w:ascii="Times" w:eastAsia="Times New Roman" w:hAnsi="Times" w:cs="Times New Roman"/>
          <w:sz w:val="22"/>
          <w:szCs w:val="22"/>
          <w:lang w:val="en-GB"/>
        </w:rPr>
        <w:t>requirements is</w:t>
      </w:r>
      <w:r w:rsidRPr="000926B2">
        <w:rPr>
          <w:rFonts w:ascii="Times" w:eastAsia="Times New Roman" w:hAnsi="Times" w:cs="Times New Roman"/>
          <w:sz w:val="22"/>
          <w:szCs w:val="22"/>
          <w:lang w:val="en-GB"/>
        </w:rPr>
        <w:t xml:space="preserve"> known in advance</w:t>
      </w:r>
      <w:ins w:id="1460" w:author="Chara Katiri" w:date="2015-04-11T16:56:00Z">
        <w:r w:rsidR="00110498" w:rsidRPr="000926B2">
          <w:rPr>
            <w:rFonts w:ascii="Times" w:eastAsia="Times New Roman" w:hAnsi="Times" w:cs="Times New Roman"/>
            <w:sz w:val="22"/>
            <w:szCs w:val="22"/>
            <w:lang w:val="en-GB"/>
          </w:rPr>
          <w:t xml:space="preserve"> and therefore </w:t>
        </w:r>
      </w:ins>
      <w:ins w:id="1461" w:author="Chara Katiri" w:date="2015-04-11T16:57:00Z">
        <w:r w:rsidR="00110498" w:rsidRPr="000926B2">
          <w:rPr>
            <w:rFonts w:ascii="Times" w:eastAsia="Times New Roman" w:hAnsi="Times" w:cs="Times New Roman"/>
            <w:sz w:val="22"/>
            <w:szCs w:val="22"/>
            <w:lang w:val="en-GB"/>
          </w:rPr>
          <w:t xml:space="preserve">each </w:t>
        </w:r>
      </w:ins>
      <w:ins w:id="1462" w:author="Chara Katiri" w:date="2015-04-11T17:56:00Z">
        <w:r w:rsidR="00EA0B0C" w:rsidRPr="000926B2">
          <w:rPr>
            <w:rFonts w:ascii="Times" w:eastAsia="Times New Roman" w:hAnsi="Times" w:cs="Times New Roman"/>
            <w:sz w:val="22"/>
            <w:szCs w:val="22"/>
            <w:lang w:val="en-GB"/>
          </w:rPr>
          <w:t>phase</w:t>
        </w:r>
      </w:ins>
      <w:ins w:id="1463" w:author="Chara Katiri" w:date="2015-04-11T16:57:00Z">
        <w:r w:rsidR="00110498" w:rsidRPr="000926B2">
          <w:rPr>
            <w:rFonts w:ascii="Times" w:eastAsia="Times New Roman" w:hAnsi="Times" w:cs="Times New Roman"/>
            <w:sz w:val="22"/>
            <w:szCs w:val="22"/>
            <w:lang w:val="en-GB"/>
          </w:rPr>
          <w:t xml:space="preserve"> </w:t>
        </w:r>
      </w:ins>
      <w:ins w:id="1464" w:author="Chara Katiri" w:date="2015-04-11T18:01:00Z">
        <w:r w:rsidR="00EA0B0C" w:rsidRPr="000926B2">
          <w:rPr>
            <w:rFonts w:ascii="Times" w:eastAsia="Times New Roman" w:hAnsi="Times" w:cs="Times New Roman"/>
            <w:sz w:val="22"/>
            <w:szCs w:val="22"/>
            <w:lang w:val="en-GB"/>
          </w:rPr>
          <w:t>must be</w:t>
        </w:r>
      </w:ins>
      <w:ins w:id="1465" w:author="Chara Katiri" w:date="2015-04-11T16:57:00Z">
        <w:r w:rsidR="00110498" w:rsidRPr="000926B2">
          <w:rPr>
            <w:rFonts w:ascii="Times" w:eastAsia="Times New Roman" w:hAnsi="Times" w:cs="Times New Roman"/>
            <w:sz w:val="22"/>
            <w:szCs w:val="22"/>
            <w:lang w:val="en-GB"/>
          </w:rPr>
          <w:t xml:space="preserve"> </w:t>
        </w:r>
      </w:ins>
      <w:ins w:id="1466" w:author="Chara Katiri" w:date="2015-04-11T16:58:00Z">
        <w:r w:rsidR="00110498" w:rsidRPr="000926B2">
          <w:rPr>
            <w:rFonts w:ascii="Times" w:eastAsia="Times New Roman" w:hAnsi="Times" w:cs="Times New Roman"/>
            <w:sz w:val="22"/>
            <w:szCs w:val="22"/>
            <w:lang w:val="en-GB"/>
          </w:rPr>
          <w:t xml:space="preserve">fully </w:t>
        </w:r>
      </w:ins>
      <w:ins w:id="1467" w:author="Chara Katiri" w:date="2015-04-11T17:56:00Z">
        <w:r w:rsidR="00EA0B0C" w:rsidRPr="000926B2">
          <w:rPr>
            <w:rFonts w:ascii="Times" w:eastAsia="Times New Roman" w:hAnsi="Times" w:cs="Times New Roman"/>
            <w:sz w:val="22"/>
            <w:szCs w:val="22"/>
            <w:lang w:val="en-GB"/>
          </w:rPr>
          <w:t>developed</w:t>
        </w:r>
      </w:ins>
      <w:ins w:id="1468" w:author="Chara Katiri" w:date="2015-04-11T16:58:00Z">
        <w:r w:rsidR="00110498" w:rsidRPr="000926B2">
          <w:rPr>
            <w:rFonts w:ascii="Times" w:eastAsia="Times New Roman" w:hAnsi="Times" w:cs="Times New Roman"/>
            <w:sz w:val="22"/>
            <w:szCs w:val="22"/>
            <w:lang w:val="en-GB"/>
          </w:rPr>
          <w:t xml:space="preserve"> </w:t>
        </w:r>
      </w:ins>
      <w:ins w:id="1469" w:author="Chara Katiri" w:date="2015-04-11T17:56:00Z">
        <w:r w:rsidR="00EA0B0C" w:rsidRPr="000926B2">
          <w:rPr>
            <w:rFonts w:ascii="Times" w:eastAsia="Times New Roman" w:hAnsi="Times" w:cs="Times New Roman"/>
            <w:sz w:val="22"/>
            <w:szCs w:val="22"/>
            <w:lang w:val="en-GB"/>
          </w:rPr>
          <w:t xml:space="preserve">and delivered </w:t>
        </w:r>
      </w:ins>
      <w:ins w:id="1470" w:author="Chara Katiri" w:date="2015-04-11T16:57:00Z">
        <w:r w:rsidR="00110498" w:rsidRPr="000926B2">
          <w:rPr>
            <w:rFonts w:ascii="Times" w:eastAsia="Times New Roman" w:hAnsi="Times" w:cs="Times New Roman"/>
            <w:sz w:val="22"/>
            <w:szCs w:val="22"/>
            <w:lang w:val="en-GB"/>
          </w:rPr>
          <w:t xml:space="preserve">before the developer moves to the next </w:t>
        </w:r>
      </w:ins>
      <w:ins w:id="1471" w:author="Chara Katiri" w:date="2015-04-11T18:01:00Z">
        <w:r w:rsidR="00EA0B0C" w:rsidRPr="000926B2">
          <w:rPr>
            <w:rFonts w:ascii="Times" w:eastAsia="Times New Roman" w:hAnsi="Times" w:cs="Times New Roman"/>
            <w:sz w:val="22"/>
            <w:szCs w:val="22"/>
            <w:lang w:val="en-GB"/>
          </w:rPr>
          <w:t>one</w:t>
        </w:r>
      </w:ins>
      <w:ins w:id="1472" w:author="Chara Katiri" w:date="2015-04-11T16:57:00Z">
        <w:r w:rsidR="00110498" w:rsidRPr="000926B2">
          <w:rPr>
            <w:rFonts w:ascii="Times" w:eastAsia="Times New Roman" w:hAnsi="Times" w:cs="Times New Roman"/>
            <w:sz w:val="22"/>
            <w:szCs w:val="22"/>
            <w:lang w:val="en-GB"/>
          </w:rPr>
          <w:t xml:space="preserve">. </w:t>
        </w:r>
      </w:ins>
      <w:ins w:id="1473" w:author="Chara Katiri" w:date="2015-04-11T17:58:00Z">
        <w:r w:rsidR="00EA0B0C" w:rsidRPr="000926B2">
          <w:rPr>
            <w:rFonts w:ascii="Times" w:eastAsia="Times New Roman" w:hAnsi="Times" w:cs="Times New Roman"/>
            <w:sz w:val="22"/>
            <w:szCs w:val="22"/>
            <w:lang w:val="en-GB"/>
          </w:rPr>
          <w:t>Tasks are divided chronologically in achievable chunks and delivered in a number of phases. Specific deliverables and review process makes each phase easy to manage</w:t>
        </w:r>
      </w:ins>
      <w:ins w:id="1474" w:author="Chara Katiri" w:date="2015-04-11T18:08:00Z">
        <w:r w:rsidR="00833900" w:rsidRPr="000926B2">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881273325"/>
          <w:citation/>
        </w:sdtPr>
        <w:sdtContent>
          <w:r w:rsidR="00140463" w:rsidRPr="000926B2">
            <w:rPr>
              <w:rFonts w:ascii="Times" w:eastAsia="Times New Roman" w:hAnsi="Times" w:cs="Times New Roman"/>
              <w:sz w:val="22"/>
              <w:szCs w:val="22"/>
              <w:lang w:val="en-GB"/>
            </w:rPr>
            <w:fldChar w:fldCharType="begin"/>
          </w:r>
          <w:r w:rsidR="00140463" w:rsidRPr="000926B2">
            <w:rPr>
              <w:rFonts w:ascii="Times" w:eastAsia="Times New Roman" w:hAnsi="Times" w:cs="Times New Roman"/>
              <w:sz w:val="22"/>
              <w:szCs w:val="22"/>
            </w:rPr>
            <w:instrText xml:space="preserve"> CITATION stq15 \l 1033 </w:instrText>
          </w:r>
          <w:r w:rsidR="00140463"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stq15" w:history="1">
            <w:r w:rsidR="000926B2" w:rsidRPr="000926B2">
              <w:rPr>
                <w:rStyle w:val="Heading2Char"/>
                <w:rFonts w:ascii="Times" w:eastAsia="Times New Roman" w:hAnsi="Times" w:cs="Times New Roman"/>
                <w:noProof/>
                <w:color w:val="auto"/>
                <w:sz w:val="22"/>
                <w:szCs w:val="22"/>
              </w:rPr>
              <w:t>36</w:t>
            </w:r>
          </w:hyperlink>
          <w:r w:rsidR="000926B2" w:rsidRPr="000926B2">
            <w:rPr>
              <w:rFonts w:ascii="Times" w:eastAsia="Times New Roman" w:hAnsi="Times" w:cs="Times New Roman"/>
              <w:noProof/>
              <w:sz w:val="22"/>
              <w:szCs w:val="22"/>
            </w:rPr>
            <w:t>]</w:t>
          </w:r>
          <w:r w:rsidR="00140463" w:rsidRPr="000926B2">
            <w:rPr>
              <w:rFonts w:ascii="Times" w:eastAsia="Times New Roman" w:hAnsi="Times" w:cs="Times New Roman"/>
              <w:sz w:val="22"/>
              <w:szCs w:val="22"/>
              <w:lang w:val="en-GB"/>
            </w:rPr>
            <w:fldChar w:fldCharType="end"/>
          </w:r>
        </w:sdtContent>
      </w:sdt>
      <w:ins w:id="1475" w:author="Chara Katiri" w:date="2015-04-11T17:58:00Z">
        <w:r w:rsidR="00EA0B0C" w:rsidRPr="000926B2">
          <w:rPr>
            <w:rFonts w:ascii="Times" w:eastAsia="Times New Roman" w:hAnsi="Times" w:cs="Times New Roman"/>
            <w:sz w:val="22"/>
            <w:szCs w:val="22"/>
            <w:lang w:val="en-GB"/>
          </w:rPr>
          <w:t>.</w:t>
        </w:r>
      </w:ins>
    </w:p>
    <w:p w14:paraId="4B1ADF31" w14:textId="5FB75AEB" w:rsidR="00833900" w:rsidRPr="000926B2" w:rsidRDefault="00833900" w:rsidP="00EE1303">
      <w:pPr>
        <w:spacing w:line="360" w:lineRule="auto"/>
        <w:contextualSpacing/>
        <w:jc w:val="both"/>
        <w:rPr>
          <w:ins w:id="1476" w:author="Chara Katiri" w:date="2015-04-11T18:09:00Z"/>
          <w:rFonts w:ascii="Times" w:eastAsia="Times New Roman" w:hAnsi="Times" w:cs="Times New Roman"/>
          <w:sz w:val="22"/>
          <w:szCs w:val="22"/>
          <w:lang w:val="en-GB"/>
        </w:rPr>
      </w:pPr>
      <w:ins w:id="1477" w:author="Chara Katiri" w:date="2015-04-11T18:09:00Z">
        <w:r w:rsidRPr="000926B2">
          <w:rPr>
            <w:rFonts w:ascii="Times" w:eastAsia="Times New Roman" w:hAnsi="Times" w:cs="Times New Roman"/>
            <w:sz w:val="22"/>
            <w:szCs w:val="22"/>
            <w:lang w:val="en-GB"/>
          </w:rPr>
          <w:t>The diagram below shows the Waterfall Software Development Life Cycle (SDLC) and the tasks required in each phase:</w:t>
        </w:r>
      </w:ins>
    </w:p>
    <w:p w14:paraId="453DA4FB" w14:textId="64549B52" w:rsidR="00F147DD" w:rsidRPr="000926B2" w:rsidRDefault="00F147DD" w:rsidP="00EE1303">
      <w:pPr>
        <w:spacing w:line="360" w:lineRule="auto"/>
        <w:ind w:firstLine="720"/>
        <w:contextualSpacing/>
        <w:jc w:val="both"/>
        <w:rPr>
          <w:ins w:id="1478" w:author="Chara Katiri" w:date="2015-05-02T13:42:00Z"/>
          <w:rFonts w:ascii="Times" w:eastAsia="Times New Roman" w:hAnsi="Times" w:cs="Times New Roman"/>
          <w:sz w:val="22"/>
          <w:szCs w:val="22"/>
          <w:lang w:val="en-GB"/>
        </w:rPr>
      </w:pPr>
    </w:p>
    <w:p w14:paraId="6A0843B2" w14:textId="2BC313E7" w:rsidR="007E6964" w:rsidRPr="000926B2" w:rsidRDefault="00304713" w:rsidP="00EE1303">
      <w:pPr>
        <w:spacing w:line="360" w:lineRule="auto"/>
        <w:ind w:firstLine="720"/>
        <w:contextualSpacing/>
        <w:jc w:val="both"/>
        <w:rPr>
          <w:rFonts w:ascii="Times" w:eastAsia="Times New Roman" w:hAnsi="Times" w:cs="Times New Roman"/>
          <w:sz w:val="22"/>
          <w:szCs w:val="22"/>
          <w:lang w:val="en-GB"/>
        </w:rPr>
      </w:pPr>
      <w:ins w:id="1479" w:author="Chara Katiri" w:date="2015-05-02T13:57:00Z">
        <w:r w:rsidRPr="000926B2">
          <w:rPr>
            <w:rFonts w:ascii="Times" w:eastAsia="Times New Roman" w:hAnsi="Times" w:cs="Times New Roman"/>
            <w:noProof/>
            <w:sz w:val="22"/>
            <w:szCs w:val="22"/>
            <w:rPrChange w:id="1480" w:author="Unknown">
              <w:rPr>
                <w:noProof/>
              </w:rPr>
            </w:rPrChange>
          </w:rPr>
          <w:drawing>
            <wp:inline distT="0" distB="0" distL="0" distR="0" wp14:anchorId="5839DB6D" wp14:editId="289308BD">
              <wp:extent cx="5715000" cy="2840990"/>
              <wp:effectExtent l="0" t="0" r="0" b="3810"/>
              <wp:docPr id="25" name="Picture 25" descr="Macintosh HD:Users:CharaKatiri:Desktop:Screen Shot 2015-05-02 at 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Screen Shot 2015-05-02 at 13.5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40990"/>
                      </a:xfrm>
                      <a:prstGeom prst="rect">
                        <a:avLst/>
                      </a:prstGeom>
                      <a:noFill/>
                      <a:ln>
                        <a:noFill/>
                      </a:ln>
                    </pic:spPr>
                  </pic:pic>
                </a:graphicData>
              </a:graphic>
            </wp:inline>
          </w:drawing>
        </w:r>
      </w:ins>
    </w:p>
    <w:p w14:paraId="7D2B8BDC" w14:textId="77777777" w:rsidR="00A0554B" w:rsidRPr="000926B2" w:rsidRDefault="00A0554B" w:rsidP="00EE1303">
      <w:pPr>
        <w:spacing w:line="360" w:lineRule="auto"/>
        <w:contextualSpacing/>
        <w:jc w:val="both"/>
        <w:rPr>
          <w:rFonts w:ascii="Times" w:eastAsia="Times New Roman" w:hAnsi="Times" w:cs="Times New Roman"/>
          <w:sz w:val="22"/>
          <w:szCs w:val="22"/>
          <w:lang w:val="en-GB"/>
        </w:rPr>
        <w:pPrChange w:id="1481" w:author="Chara Katiri" w:date="2015-04-12T20:48:00Z">
          <w:pPr>
            <w:spacing w:line="360" w:lineRule="auto"/>
            <w:ind w:firstLine="360"/>
            <w:contextualSpacing/>
            <w:jc w:val="both"/>
          </w:pPr>
        </w:pPrChange>
      </w:pPr>
    </w:p>
    <w:p w14:paraId="3517A2D3" w14:textId="77777777" w:rsidR="003F330E" w:rsidRPr="000926B2" w:rsidRDefault="003F330E"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1482" w:name="_Toc290491159"/>
      <w:commentRangeStart w:id="1483"/>
      <w:r w:rsidRPr="000926B2">
        <w:rPr>
          <w:rFonts w:ascii="Times" w:hAnsi="Times" w:cs="Times New Roman"/>
          <w:color w:val="auto"/>
          <w:sz w:val="22"/>
          <w:szCs w:val="22"/>
          <w:lang w:val="en-GB"/>
        </w:rPr>
        <w:t>Design plan</w:t>
      </w:r>
      <w:commentRangeEnd w:id="1483"/>
      <w:r w:rsidR="00E931AA" w:rsidRPr="000926B2">
        <w:rPr>
          <w:rStyle w:val="CommentReference"/>
          <w:rFonts w:ascii="Times" w:eastAsiaTheme="minorEastAsia" w:hAnsi="Times" w:cs="Times New Roman"/>
          <w:b w:val="0"/>
          <w:bCs w:val="0"/>
          <w:color w:val="auto"/>
          <w:sz w:val="22"/>
          <w:szCs w:val="22"/>
        </w:rPr>
        <w:commentReference w:id="1483"/>
      </w:r>
      <w:bookmarkEnd w:id="1482"/>
    </w:p>
    <w:p w14:paraId="05A012C4" w14:textId="1AC196C1" w:rsidR="000655FD" w:rsidRPr="000926B2" w:rsidRDefault="00833900" w:rsidP="00EE1303">
      <w:pPr>
        <w:spacing w:line="360" w:lineRule="auto"/>
        <w:contextualSpacing/>
        <w:jc w:val="both"/>
        <w:rPr>
          <w:ins w:id="1484" w:author="Chara Katiri" w:date="2015-04-11T18:49:00Z"/>
          <w:rFonts w:ascii="Times" w:eastAsia="Times New Roman" w:hAnsi="Times" w:cs="Times New Roman"/>
          <w:sz w:val="22"/>
          <w:szCs w:val="22"/>
          <w:lang w:val="en-GB"/>
        </w:rPr>
      </w:pPr>
      <w:ins w:id="1485" w:author="Chara Katiri" w:date="2015-04-11T18:10:00Z">
        <w:r w:rsidRPr="000926B2">
          <w:rPr>
            <w:rFonts w:ascii="Times" w:eastAsia="Times New Roman" w:hAnsi="Times" w:cs="Times New Roman"/>
            <w:sz w:val="22"/>
            <w:szCs w:val="22"/>
            <w:lang w:val="en-GB"/>
          </w:rPr>
          <w:t xml:space="preserve">The purpose of the design </w:t>
        </w:r>
      </w:ins>
      <w:ins w:id="1486" w:author="Chara Katiri" w:date="2015-04-11T18:11:00Z">
        <w:r w:rsidRPr="000926B2">
          <w:rPr>
            <w:rFonts w:ascii="Times" w:eastAsia="Times New Roman" w:hAnsi="Times" w:cs="Times New Roman"/>
            <w:sz w:val="22"/>
            <w:szCs w:val="22"/>
            <w:lang w:val="en-GB"/>
          </w:rPr>
          <w:t xml:space="preserve">phase </w:t>
        </w:r>
      </w:ins>
      <w:ins w:id="1487" w:author="Chara Katiri" w:date="2015-04-11T18:13:00Z">
        <w:r w:rsidR="004C4C08" w:rsidRPr="000926B2">
          <w:rPr>
            <w:rFonts w:ascii="Times" w:eastAsia="Times New Roman" w:hAnsi="Times" w:cs="Times New Roman"/>
            <w:sz w:val="22"/>
            <w:szCs w:val="22"/>
            <w:lang w:val="en-GB"/>
          </w:rPr>
          <w:t>was</w:t>
        </w:r>
      </w:ins>
      <w:ins w:id="1488" w:author="Chara Katiri" w:date="2015-04-11T18:11:00Z">
        <w:r w:rsidRPr="000926B2">
          <w:rPr>
            <w:rFonts w:ascii="Times" w:eastAsia="Times New Roman" w:hAnsi="Times" w:cs="Times New Roman"/>
            <w:sz w:val="22"/>
            <w:szCs w:val="22"/>
            <w:lang w:val="en-GB"/>
          </w:rPr>
          <w:t xml:space="preserve"> to define </w:t>
        </w:r>
      </w:ins>
      <w:ins w:id="1489" w:author="Chara Katiri" w:date="2015-04-11T18:46:00Z">
        <w:r w:rsidR="000655FD" w:rsidRPr="000926B2">
          <w:rPr>
            <w:rFonts w:ascii="Times" w:eastAsia="Times New Roman" w:hAnsi="Times" w:cs="Times New Roman"/>
            <w:sz w:val="22"/>
            <w:szCs w:val="22"/>
            <w:lang w:val="en-GB"/>
          </w:rPr>
          <w:t>i) the Architectural design, ii) the High-Level design and iii) the Low-Level design</w:t>
        </w:r>
      </w:ins>
      <w:ins w:id="1490" w:author="Chara Katiri" w:date="2015-04-11T19:30:00Z">
        <w:r w:rsidR="004F4BD6" w:rsidRPr="000926B2">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542014799"/>
          <w:citation/>
        </w:sdtPr>
        <w:sdtContent>
          <w:r w:rsidR="00140463" w:rsidRPr="000926B2">
            <w:rPr>
              <w:rFonts w:ascii="Times" w:eastAsia="Times New Roman" w:hAnsi="Times" w:cs="Times New Roman"/>
              <w:sz w:val="22"/>
              <w:szCs w:val="22"/>
              <w:lang w:val="en-GB"/>
            </w:rPr>
            <w:fldChar w:fldCharType="begin"/>
          </w:r>
          <w:r w:rsidR="00140463" w:rsidRPr="000926B2">
            <w:rPr>
              <w:rFonts w:ascii="Times" w:eastAsia="Times New Roman" w:hAnsi="Times" w:cs="Times New Roman"/>
              <w:sz w:val="22"/>
              <w:szCs w:val="22"/>
            </w:rPr>
            <w:instrText xml:space="preserve"> CITATION Cso15 \l 1033 </w:instrText>
          </w:r>
          <w:r w:rsidR="00140463"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Cso15" w:history="1">
            <w:r w:rsidR="000926B2" w:rsidRPr="000926B2">
              <w:rPr>
                <w:rStyle w:val="Heading2Char"/>
                <w:rFonts w:ascii="Times" w:eastAsia="Times New Roman" w:hAnsi="Times" w:cs="Times New Roman"/>
                <w:noProof/>
                <w:color w:val="auto"/>
                <w:sz w:val="22"/>
                <w:szCs w:val="22"/>
              </w:rPr>
              <w:t>37</w:t>
            </w:r>
          </w:hyperlink>
          <w:r w:rsidR="000926B2" w:rsidRPr="000926B2">
            <w:rPr>
              <w:rFonts w:ascii="Times" w:eastAsia="Times New Roman" w:hAnsi="Times" w:cs="Times New Roman"/>
              <w:noProof/>
              <w:sz w:val="22"/>
              <w:szCs w:val="22"/>
            </w:rPr>
            <w:t>]</w:t>
          </w:r>
          <w:r w:rsidR="00140463" w:rsidRPr="000926B2">
            <w:rPr>
              <w:rFonts w:ascii="Times" w:eastAsia="Times New Roman" w:hAnsi="Times" w:cs="Times New Roman"/>
              <w:sz w:val="22"/>
              <w:szCs w:val="22"/>
              <w:lang w:val="en-GB"/>
            </w:rPr>
            <w:fldChar w:fldCharType="end"/>
          </w:r>
        </w:sdtContent>
      </w:sdt>
      <w:ins w:id="1491" w:author="Chara Katiri" w:date="2015-04-11T18:46:00Z">
        <w:r w:rsidR="000655FD" w:rsidRPr="000926B2">
          <w:rPr>
            <w:rFonts w:ascii="Times" w:eastAsia="Times New Roman" w:hAnsi="Times" w:cs="Times New Roman"/>
            <w:sz w:val="22"/>
            <w:szCs w:val="22"/>
            <w:lang w:val="en-GB"/>
          </w:rPr>
          <w:t xml:space="preserve">. </w:t>
        </w:r>
      </w:ins>
    </w:p>
    <w:p w14:paraId="05784ADB" w14:textId="41B48A7B" w:rsidR="000655FD" w:rsidRPr="000926B2" w:rsidRDefault="000655FD" w:rsidP="00EE1303">
      <w:pPr>
        <w:spacing w:line="360" w:lineRule="auto"/>
        <w:ind w:firstLine="720"/>
        <w:contextualSpacing/>
        <w:jc w:val="both"/>
        <w:rPr>
          <w:ins w:id="1492" w:author="Chara Katiri" w:date="2015-04-11T18:51:00Z"/>
          <w:rFonts w:ascii="Times" w:eastAsia="Times New Roman" w:hAnsi="Times" w:cs="Times New Roman"/>
          <w:sz w:val="22"/>
          <w:szCs w:val="22"/>
          <w:lang w:val="en-GB"/>
        </w:rPr>
        <w:pPrChange w:id="1493" w:author="Chara Katiri" w:date="2015-04-12T20:48:00Z">
          <w:pPr>
            <w:spacing w:line="360" w:lineRule="auto"/>
            <w:contextualSpacing/>
            <w:jc w:val="both"/>
          </w:pPr>
        </w:pPrChange>
      </w:pPr>
      <w:ins w:id="1494" w:author="Chara Katiri" w:date="2015-04-11T18:49:00Z">
        <w:r w:rsidRPr="000926B2">
          <w:rPr>
            <w:rFonts w:ascii="Times" w:eastAsia="Times New Roman" w:hAnsi="Times" w:cs="Times New Roman"/>
            <w:sz w:val="22"/>
            <w:szCs w:val="22"/>
            <w:lang w:val="en-GB"/>
          </w:rPr>
          <w:t>The Architectural design</w:t>
        </w:r>
        <w:r w:rsidR="00792297" w:rsidRPr="000926B2">
          <w:rPr>
            <w:rFonts w:ascii="Times" w:eastAsia="Times New Roman" w:hAnsi="Times" w:cs="Times New Roman"/>
            <w:sz w:val="22"/>
            <w:szCs w:val="22"/>
            <w:lang w:val="en-GB"/>
          </w:rPr>
          <w:t xml:space="preserve"> phase aimed</w:t>
        </w:r>
        <w:r w:rsidRPr="000926B2">
          <w:rPr>
            <w:rFonts w:ascii="Times" w:eastAsia="Times New Roman" w:hAnsi="Times" w:cs="Times New Roman"/>
            <w:sz w:val="22"/>
            <w:szCs w:val="22"/>
            <w:lang w:val="en-GB"/>
          </w:rPr>
          <w:t xml:space="preserve"> to answer the most </w:t>
        </w:r>
      </w:ins>
      <w:ins w:id="1495" w:author="Chara Katiri" w:date="2015-04-11T18:16:00Z">
        <w:r w:rsidR="004C4C08" w:rsidRPr="000926B2">
          <w:rPr>
            <w:rFonts w:ascii="Times" w:eastAsia="Times New Roman" w:hAnsi="Times" w:cs="Times New Roman"/>
            <w:sz w:val="22"/>
            <w:szCs w:val="22"/>
            <w:lang w:val="en-GB"/>
          </w:rPr>
          <w:t xml:space="preserve">fundamental </w:t>
        </w:r>
      </w:ins>
      <w:ins w:id="1496" w:author="Chara Katiri" w:date="2015-04-11T18:17:00Z">
        <w:r w:rsidR="004C4C08" w:rsidRPr="000926B2">
          <w:rPr>
            <w:rFonts w:ascii="Times" w:eastAsia="Times New Roman" w:hAnsi="Times" w:cs="Times New Roman"/>
            <w:sz w:val="22"/>
            <w:szCs w:val="22"/>
            <w:lang w:val="en-GB"/>
          </w:rPr>
          <w:t>questions</w:t>
        </w:r>
      </w:ins>
      <w:ins w:id="1497" w:author="Chara Katiri" w:date="2015-04-11T18:16:00Z">
        <w:r w:rsidR="004C4C08" w:rsidRPr="000926B2">
          <w:rPr>
            <w:rFonts w:ascii="Times" w:eastAsia="Times New Roman" w:hAnsi="Times" w:cs="Times New Roman"/>
            <w:sz w:val="22"/>
            <w:szCs w:val="22"/>
            <w:lang w:val="en-GB"/>
          </w:rPr>
          <w:t xml:space="preserve"> </w:t>
        </w:r>
      </w:ins>
      <w:ins w:id="1498" w:author="Chara Katiri" w:date="2015-04-11T18:18:00Z">
        <w:r w:rsidR="004C4C08" w:rsidRPr="000926B2">
          <w:rPr>
            <w:rFonts w:ascii="Times" w:eastAsia="Times New Roman" w:hAnsi="Times" w:cs="Times New Roman"/>
            <w:sz w:val="22"/>
            <w:szCs w:val="22"/>
            <w:lang w:val="en-GB"/>
          </w:rPr>
          <w:t>that affect the system as a whole</w:t>
        </w:r>
      </w:ins>
      <w:ins w:id="1499" w:author="Chara Katiri" w:date="2015-04-11T18:52:00Z">
        <w:r w:rsidR="00792297" w:rsidRPr="000926B2">
          <w:rPr>
            <w:rFonts w:ascii="Times" w:eastAsia="Times New Roman" w:hAnsi="Times" w:cs="Times New Roman"/>
            <w:sz w:val="22"/>
            <w:szCs w:val="22"/>
            <w:lang w:val="en-GB"/>
          </w:rPr>
          <w:t xml:space="preserve">. </w:t>
        </w:r>
      </w:ins>
      <w:ins w:id="1500" w:author="Chara Katiri" w:date="2015-04-11T19:04:00Z">
        <w:r w:rsidR="00F07A43" w:rsidRPr="000926B2">
          <w:rPr>
            <w:rFonts w:ascii="Times" w:eastAsia="Times New Roman" w:hAnsi="Times" w:cs="Times New Roman"/>
            <w:sz w:val="22"/>
            <w:szCs w:val="22"/>
            <w:lang w:val="en-GB"/>
          </w:rPr>
          <w:t xml:space="preserve">Some of the decisions </w:t>
        </w:r>
      </w:ins>
      <w:ins w:id="1501" w:author="Chara Katiri" w:date="2015-04-11T19:05:00Z">
        <w:r w:rsidR="00F07A43" w:rsidRPr="000926B2">
          <w:rPr>
            <w:rFonts w:ascii="Times" w:eastAsia="Times New Roman" w:hAnsi="Times" w:cs="Times New Roman"/>
            <w:sz w:val="22"/>
            <w:szCs w:val="22"/>
            <w:lang w:val="en-GB"/>
          </w:rPr>
          <w:t>made in this phase include</w:t>
        </w:r>
      </w:ins>
      <w:ins w:id="1502" w:author="Chara Katiri" w:date="2015-05-02T17:23:00Z">
        <w:r w:rsidR="00581F9A" w:rsidRPr="000926B2">
          <w:rPr>
            <w:rFonts w:ascii="Times" w:eastAsia="Times New Roman" w:hAnsi="Times" w:cs="Times New Roman"/>
            <w:sz w:val="22"/>
            <w:szCs w:val="22"/>
            <w:lang w:val="en-GB"/>
          </w:rPr>
          <w:t>d</w:t>
        </w:r>
      </w:ins>
      <w:ins w:id="1503" w:author="Chara Katiri" w:date="2015-04-11T19:01:00Z">
        <w:r w:rsidR="00792297" w:rsidRPr="000926B2">
          <w:rPr>
            <w:rFonts w:ascii="Times" w:eastAsia="Times New Roman" w:hAnsi="Times" w:cs="Times New Roman"/>
            <w:sz w:val="22"/>
            <w:szCs w:val="22"/>
            <w:lang w:val="en-GB"/>
          </w:rPr>
          <w:t>:</w:t>
        </w:r>
      </w:ins>
      <w:ins w:id="1504" w:author="Chara Katiri" w:date="2015-04-11T19:02:00Z">
        <w:r w:rsidR="00792297" w:rsidRPr="000926B2">
          <w:rPr>
            <w:rFonts w:ascii="Times" w:eastAsia="Times New Roman" w:hAnsi="Times" w:cs="Times New Roman"/>
            <w:sz w:val="22"/>
            <w:szCs w:val="22"/>
            <w:lang w:val="en-GB"/>
          </w:rPr>
          <w:t xml:space="preserve"> use of a database instead of regular files to </w:t>
        </w:r>
      </w:ins>
      <w:ins w:id="1505" w:author="Chara Katiri" w:date="2015-04-11T18:52:00Z">
        <w:r w:rsidRPr="000926B2">
          <w:rPr>
            <w:rFonts w:ascii="Times" w:eastAsia="Times New Roman" w:hAnsi="Times" w:cs="Times New Roman"/>
            <w:sz w:val="22"/>
            <w:szCs w:val="22"/>
            <w:lang w:val="en-GB"/>
          </w:rPr>
          <w:t>store the c</w:t>
        </w:r>
        <w:r w:rsidR="00F07A43" w:rsidRPr="000926B2">
          <w:rPr>
            <w:rFonts w:ascii="Times" w:eastAsia="Times New Roman" w:hAnsi="Times" w:cs="Times New Roman"/>
            <w:sz w:val="22"/>
            <w:szCs w:val="22"/>
            <w:lang w:val="en-GB"/>
          </w:rPr>
          <w:t>ontent that the system</w:t>
        </w:r>
      </w:ins>
      <w:ins w:id="1506" w:author="Chara Katiri" w:date="2015-05-02T17:23:00Z">
        <w:r w:rsidR="00581F9A" w:rsidRPr="000926B2">
          <w:rPr>
            <w:rFonts w:ascii="Times" w:eastAsia="Times New Roman" w:hAnsi="Times" w:cs="Times New Roman"/>
            <w:sz w:val="22"/>
            <w:szCs w:val="22"/>
            <w:lang w:val="en-GB"/>
          </w:rPr>
          <w:t xml:space="preserve"> will</w:t>
        </w:r>
      </w:ins>
      <w:ins w:id="1507" w:author="Chara Katiri" w:date="2015-04-11T18:52:00Z">
        <w:r w:rsidR="00F07A43" w:rsidRPr="000926B2">
          <w:rPr>
            <w:rFonts w:ascii="Times" w:eastAsia="Times New Roman" w:hAnsi="Times" w:cs="Times New Roman"/>
            <w:sz w:val="22"/>
            <w:szCs w:val="22"/>
            <w:lang w:val="en-GB"/>
          </w:rPr>
          <w:t xml:space="preserve"> </w:t>
        </w:r>
      </w:ins>
      <w:ins w:id="1508" w:author="Chara Katiri" w:date="2015-04-11T19:05:00Z">
        <w:r w:rsidR="00F07A43" w:rsidRPr="000926B2">
          <w:rPr>
            <w:rFonts w:ascii="Times" w:eastAsia="Times New Roman" w:hAnsi="Times" w:cs="Times New Roman"/>
            <w:sz w:val="22"/>
            <w:szCs w:val="22"/>
            <w:lang w:val="en-GB"/>
          </w:rPr>
          <w:t>make use/generate</w:t>
        </w:r>
      </w:ins>
      <w:ins w:id="1509" w:author="Chara Katiri" w:date="2015-05-02T17:23:00Z">
        <w:r w:rsidR="00581F9A" w:rsidRPr="000926B2">
          <w:rPr>
            <w:rFonts w:ascii="Times" w:eastAsia="Times New Roman" w:hAnsi="Times" w:cs="Times New Roman"/>
            <w:sz w:val="22"/>
            <w:szCs w:val="22"/>
            <w:lang w:val="en-GB"/>
          </w:rPr>
          <w:t>;</w:t>
        </w:r>
      </w:ins>
      <w:ins w:id="1510" w:author="Chara Katiri" w:date="2015-04-11T18:52:00Z">
        <w:r w:rsidR="00F07A43" w:rsidRPr="000926B2">
          <w:rPr>
            <w:rFonts w:ascii="Times" w:eastAsia="Times New Roman" w:hAnsi="Times" w:cs="Times New Roman"/>
            <w:sz w:val="22"/>
            <w:szCs w:val="22"/>
            <w:lang w:val="en-GB"/>
          </w:rPr>
          <w:t xml:space="preserve"> </w:t>
        </w:r>
      </w:ins>
      <w:ins w:id="1511" w:author="Chara Katiri" w:date="2015-04-11T18:55:00Z">
        <w:r w:rsidR="00792297" w:rsidRPr="000926B2">
          <w:rPr>
            <w:rFonts w:ascii="Times" w:eastAsia="Times New Roman" w:hAnsi="Times" w:cs="Times New Roman"/>
            <w:sz w:val="22"/>
            <w:szCs w:val="22"/>
            <w:lang w:val="en-GB"/>
          </w:rPr>
          <w:t xml:space="preserve">use of a computer </w:t>
        </w:r>
      </w:ins>
      <w:ins w:id="1512" w:author="Chara Katiri" w:date="2015-04-11T19:03:00Z">
        <w:r w:rsidR="00792297" w:rsidRPr="000926B2">
          <w:rPr>
            <w:rFonts w:ascii="Times" w:eastAsia="Times New Roman" w:hAnsi="Times" w:cs="Times New Roman"/>
            <w:sz w:val="22"/>
            <w:szCs w:val="22"/>
            <w:lang w:val="en-GB"/>
          </w:rPr>
          <w:t>instead of</w:t>
        </w:r>
      </w:ins>
      <w:ins w:id="1513" w:author="Chara Katiri" w:date="2015-04-11T18:55:00Z">
        <w:r w:rsidR="00792297" w:rsidRPr="000926B2">
          <w:rPr>
            <w:rFonts w:ascii="Times" w:eastAsia="Times New Roman" w:hAnsi="Times" w:cs="Times New Roman"/>
            <w:sz w:val="22"/>
            <w:szCs w:val="22"/>
            <w:lang w:val="en-GB"/>
          </w:rPr>
          <w:t xml:space="preserve"> a distributed system of numerous computers to run the system</w:t>
        </w:r>
      </w:ins>
      <w:ins w:id="1514" w:author="Chara Katiri" w:date="2015-04-11T18:57:00Z">
        <w:r w:rsidR="00792297" w:rsidRPr="000926B2">
          <w:rPr>
            <w:rFonts w:ascii="Times" w:eastAsia="Times New Roman" w:hAnsi="Times" w:cs="Times New Roman"/>
            <w:sz w:val="22"/>
            <w:szCs w:val="22"/>
            <w:lang w:val="en-GB"/>
          </w:rPr>
          <w:t xml:space="preserve">. </w:t>
        </w:r>
      </w:ins>
    </w:p>
    <w:p w14:paraId="1980EA69" w14:textId="1342A380" w:rsidR="004C4C08" w:rsidRPr="000926B2" w:rsidRDefault="00792297" w:rsidP="00EE1303">
      <w:pPr>
        <w:spacing w:line="360" w:lineRule="auto"/>
        <w:ind w:firstLine="720"/>
        <w:contextualSpacing/>
        <w:jc w:val="both"/>
        <w:rPr>
          <w:ins w:id="1515" w:author="Chara Katiri" w:date="2015-04-11T19:00:00Z"/>
          <w:rFonts w:ascii="Times" w:eastAsia="Times New Roman" w:hAnsi="Times" w:cs="Times New Roman"/>
          <w:sz w:val="22"/>
          <w:szCs w:val="22"/>
          <w:lang w:val="en-GB"/>
        </w:rPr>
        <w:pPrChange w:id="1516" w:author="Chara Katiri" w:date="2015-04-12T20:48:00Z">
          <w:pPr>
            <w:spacing w:line="360" w:lineRule="auto"/>
            <w:contextualSpacing/>
            <w:jc w:val="both"/>
          </w:pPr>
        </w:pPrChange>
      </w:pPr>
      <w:ins w:id="1517" w:author="Chara Katiri" w:date="2015-04-11T18:58:00Z">
        <w:r w:rsidRPr="000926B2">
          <w:rPr>
            <w:rFonts w:ascii="Times" w:eastAsia="Times New Roman" w:hAnsi="Times" w:cs="Times New Roman"/>
            <w:sz w:val="22"/>
            <w:szCs w:val="22"/>
            <w:lang w:val="en-GB"/>
          </w:rPr>
          <w:t>In</w:t>
        </w:r>
      </w:ins>
      <w:ins w:id="1518" w:author="Chara Katiri" w:date="2015-04-11T18:50:00Z">
        <w:r w:rsidR="000655FD" w:rsidRPr="000926B2">
          <w:rPr>
            <w:rFonts w:ascii="Times" w:eastAsia="Times New Roman" w:hAnsi="Times" w:cs="Times New Roman"/>
            <w:sz w:val="22"/>
            <w:szCs w:val="22"/>
            <w:lang w:val="en-GB"/>
          </w:rPr>
          <w:t xml:space="preserve"> High-Level design</w:t>
        </w:r>
      </w:ins>
      <w:ins w:id="1519" w:author="Chara Katiri" w:date="2015-04-11T19:19:00Z">
        <w:r w:rsidR="00472836" w:rsidRPr="000926B2">
          <w:rPr>
            <w:rFonts w:ascii="Times" w:eastAsia="Times New Roman" w:hAnsi="Times" w:cs="Times New Roman"/>
            <w:sz w:val="22"/>
            <w:szCs w:val="22"/>
            <w:lang w:val="en-GB"/>
          </w:rPr>
          <w:t xml:space="preserve"> (HLD)</w:t>
        </w:r>
      </w:ins>
      <w:ins w:id="1520" w:author="Chara Katiri" w:date="2015-04-11T18:50:00Z">
        <w:r w:rsidR="000655FD" w:rsidRPr="000926B2">
          <w:rPr>
            <w:rFonts w:ascii="Times" w:eastAsia="Times New Roman" w:hAnsi="Times" w:cs="Times New Roman"/>
            <w:sz w:val="22"/>
            <w:szCs w:val="22"/>
            <w:lang w:val="en-GB"/>
          </w:rPr>
          <w:t xml:space="preserve"> </w:t>
        </w:r>
      </w:ins>
      <w:ins w:id="1521" w:author="Chara Katiri" w:date="2015-04-11T18:58:00Z">
        <w:r w:rsidRPr="000926B2">
          <w:rPr>
            <w:rFonts w:ascii="Times" w:eastAsia="Times New Roman" w:hAnsi="Times" w:cs="Times New Roman"/>
            <w:sz w:val="22"/>
            <w:szCs w:val="22"/>
            <w:lang w:val="en-GB"/>
          </w:rPr>
          <w:t xml:space="preserve">phase the system </w:t>
        </w:r>
      </w:ins>
      <w:ins w:id="1522" w:author="Chara Katiri" w:date="2015-04-11T19:14:00Z">
        <w:r w:rsidR="00472836" w:rsidRPr="000926B2">
          <w:rPr>
            <w:rFonts w:ascii="Times" w:eastAsia="Times New Roman" w:hAnsi="Times" w:cs="Times New Roman"/>
            <w:sz w:val="22"/>
            <w:szCs w:val="22"/>
            <w:lang w:val="en-GB"/>
          </w:rPr>
          <w:t>was</w:t>
        </w:r>
      </w:ins>
      <w:ins w:id="1523" w:author="Chara Katiri" w:date="2015-04-11T18:58:00Z">
        <w:r w:rsidRPr="000926B2">
          <w:rPr>
            <w:rFonts w:ascii="Times" w:eastAsia="Times New Roman" w:hAnsi="Times" w:cs="Times New Roman"/>
            <w:sz w:val="22"/>
            <w:szCs w:val="22"/>
            <w:lang w:val="en-GB"/>
          </w:rPr>
          <w:t xml:space="preserve"> divided into </w:t>
        </w:r>
      </w:ins>
      <w:ins w:id="1524" w:author="Chara Katiri" w:date="2015-04-11T19:10:00Z">
        <w:r w:rsidR="001C459D" w:rsidRPr="000926B2">
          <w:rPr>
            <w:rFonts w:ascii="Times" w:eastAsia="Times New Roman" w:hAnsi="Times" w:cs="Times New Roman"/>
            <w:sz w:val="22"/>
            <w:szCs w:val="22"/>
            <w:lang w:val="en-GB"/>
          </w:rPr>
          <w:t xml:space="preserve">a </w:t>
        </w:r>
      </w:ins>
      <w:ins w:id="1525" w:author="Chara Katiri" w:date="2015-04-11T19:14:00Z">
        <w:r w:rsidR="00472836" w:rsidRPr="000926B2">
          <w:rPr>
            <w:rFonts w:ascii="Times" w:eastAsia="Times New Roman" w:hAnsi="Times" w:cs="Times New Roman"/>
            <w:sz w:val="22"/>
            <w:szCs w:val="22"/>
            <w:lang w:val="en-GB"/>
          </w:rPr>
          <w:t>number</w:t>
        </w:r>
      </w:ins>
      <w:ins w:id="1526" w:author="Chara Katiri" w:date="2015-04-11T19:10:00Z">
        <w:r w:rsidR="001C459D" w:rsidRPr="000926B2">
          <w:rPr>
            <w:rFonts w:ascii="Times" w:eastAsia="Times New Roman" w:hAnsi="Times" w:cs="Times New Roman"/>
            <w:sz w:val="22"/>
            <w:szCs w:val="22"/>
            <w:lang w:val="en-GB"/>
          </w:rPr>
          <w:t xml:space="preserve"> of </w:t>
        </w:r>
      </w:ins>
      <w:ins w:id="1527" w:author="Chara Katiri" w:date="2015-04-11T18:58:00Z">
        <w:r w:rsidRPr="000926B2">
          <w:rPr>
            <w:rFonts w:ascii="Times" w:eastAsia="Times New Roman" w:hAnsi="Times" w:cs="Times New Roman"/>
            <w:sz w:val="22"/>
            <w:szCs w:val="22"/>
            <w:lang w:val="en-GB"/>
          </w:rPr>
          <w:t>modules</w:t>
        </w:r>
      </w:ins>
      <w:ins w:id="1528" w:author="Chara Katiri" w:date="2015-04-11T18:59:00Z">
        <w:r w:rsidR="00472836" w:rsidRPr="000926B2">
          <w:rPr>
            <w:rFonts w:ascii="Times" w:eastAsia="Times New Roman" w:hAnsi="Times" w:cs="Times New Roman"/>
            <w:sz w:val="22"/>
            <w:szCs w:val="22"/>
            <w:lang w:val="en-GB"/>
          </w:rPr>
          <w:t xml:space="preserve"> </w:t>
        </w:r>
      </w:ins>
      <w:ins w:id="1529" w:author="Chara Katiri" w:date="2015-04-11T19:14:00Z">
        <w:r w:rsidR="00472836" w:rsidRPr="000926B2">
          <w:rPr>
            <w:rFonts w:ascii="Times" w:eastAsia="Times New Roman" w:hAnsi="Times" w:cs="Times New Roman"/>
            <w:sz w:val="22"/>
            <w:szCs w:val="22"/>
            <w:lang w:val="en-GB"/>
          </w:rPr>
          <w:t xml:space="preserve">to </w:t>
        </w:r>
      </w:ins>
      <w:ins w:id="1530" w:author="Chara Katiri" w:date="2015-04-11T19:24:00Z">
        <w:r w:rsidR="004F4BD6" w:rsidRPr="000926B2">
          <w:rPr>
            <w:rFonts w:ascii="Times" w:eastAsia="Times New Roman" w:hAnsi="Times" w:cs="Times New Roman"/>
            <w:sz w:val="22"/>
            <w:szCs w:val="22"/>
            <w:lang w:val="en-GB"/>
          </w:rPr>
          <w:t>enable</w:t>
        </w:r>
      </w:ins>
      <w:ins w:id="1531" w:author="Chara Katiri" w:date="2015-04-11T19:16:00Z">
        <w:r w:rsidR="00472836" w:rsidRPr="000926B2">
          <w:rPr>
            <w:rFonts w:ascii="Times" w:eastAsia="Times New Roman" w:hAnsi="Times" w:cs="Times New Roman"/>
            <w:sz w:val="22"/>
            <w:szCs w:val="22"/>
            <w:lang w:val="en-GB"/>
          </w:rPr>
          <w:t xml:space="preserve"> delivery of tasks in achievable chucks</w:t>
        </w:r>
      </w:ins>
      <w:ins w:id="1532" w:author="Chara Katiri" w:date="2015-04-11T19:25:00Z">
        <w:r w:rsidR="004F4BD6" w:rsidRPr="000926B2">
          <w:rPr>
            <w:rFonts w:ascii="Times" w:eastAsia="Times New Roman" w:hAnsi="Times" w:cs="Times New Roman"/>
            <w:sz w:val="22"/>
            <w:szCs w:val="22"/>
            <w:lang w:val="en-GB"/>
          </w:rPr>
          <w:t xml:space="preserve"> and therefore make the system more manageable</w:t>
        </w:r>
      </w:ins>
      <w:ins w:id="1533" w:author="Chara Katiri" w:date="2015-04-11T18:59:00Z">
        <w:r w:rsidR="00472836" w:rsidRPr="000926B2">
          <w:rPr>
            <w:rFonts w:ascii="Times" w:eastAsia="Times New Roman" w:hAnsi="Times" w:cs="Times New Roman"/>
            <w:sz w:val="22"/>
            <w:szCs w:val="22"/>
            <w:lang w:val="en-GB"/>
          </w:rPr>
          <w:t>.</w:t>
        </w:r>
      </w:ins>
      <w:ins w:id="1534" w:author="Chara Katiri" w:date="2015-04-11T19:14:00Z">
        <w:r w:rsidR="00472836" w:rsidRPr="000926B2">
          <w:rPr>
            <w:rFonts w:ascii="Times" w:eastAsia="Times New Roman" w:hAnsi="Times" w:cs="Times New Roman"/>
            <w:sz w:val="22"/>
            <w:szCs w:val="22"/>
            <w:lang w:val="en-GB"/>
          </w:rPr>
          <w:t xml:space="preserve"> </w:t>
        </w:r>
      </w:ins>
    </w:p>
    <w:p w14:paraId="39297F7F" w14:textId="3527E7BB" w:rsidR="00792297" w:rsidRPr="000926B2" w:rsidRDefault="00792297" w:rsidP="00EE1303">
      <w:pPr>
        <w:spacing w:line="360" w:lineRule="auto"/>
        <w:ind w:firstLine="720"/>
        <w:contextualSpacing/>
        <w:jc w:val="both"/>
        <w:rPr>
          <w:ins w:id="1535" w:author="Chara Katiri" w:date="2015-04-11T18:17:00Z"/>
          <w:rFonts w:ascii="Times" w:eastAsia="Times New Roman" w:hAnsi="Times" w:cs="Times New Roman"/>
          <w:sz w:val="22"/>
          <w:szCs w:val="22"/>
          <w:lang w:val="en-GB"/>
        </w:rPr>
        <w:pPrChange w:id="1536" w:author="Chara Katiri" w:date="2015-04-12T20:48:00Z">
          <w:pPr>
            <w:spacing w:line="360" w:lineRule="auto"/>
            <w:contextualSpacing/>
            <w:jc w:val="both"/>
          </w:pPr>
        </w:pPrChange>
      </w:pPr>
      <w:ins w:id="1537" w:author="Chara Katiri" w:date="2015-04-11T19:00:00Z">
        <w:r w:rsidRPr="000926B2">
          <w:rPr>
            <w:rFonts w:ascii="Times" w:eastAsia="Times New Roman" w:hAnsi="Times" w:cs="Times New Roman"/>
            <w:sz w:val="22"/>
            <w:szCs w:val="22"/>
            <w:lang w:val="en-GB"/>
          </w:rPr>
          <w:t xml:space="preserve">Finally, </w:t>
        </w:r>
      </w:ins>
      <w:ins w:id="1538" w:author="Chara Katiri" w:date="2015-04-11T19:18:00Z">
        <w:r w:rsidR="00472836" w:rsidRPr="000926B2">
          <w:rPr>
            <w:rFonts w:ascii="Times" w:eastAsia="Times New Roman" w:hAnsi="Times" w:cs="Times New Roman"/>
            <w:sz w:val="22"/>
            <w:szCs w:val="22"/>
            <w:lang w:val="en-GB"/>
          </w:rPr>
          <w:t>in</w:t>
        </w:r>
      </w:ins>
      <w:ins w:id="1539" w:author="Chara Katiri" w:date="2015-04-11T19:17:00Z">
        <w:r w:rsidR="00472836" w:rsidRPr="000926B2">
          <w:rPr>
            <w:rFonts w:ascii="Times" w:eastAsia="Times New Roman" w:hAnsi="Times" w:cs="Times New Roman"/>
            <w:sz w:val="22"/>
            <w:szCs w:val="22"/>
            <w:lang w:val="en-GB"/>
          </w:rPr>
          <w:t xml:space="preserve"> </w:t>
        </w:r>
      </w:ins>
      <w:ins w:id="1540" w:author="Chara Katiri" w:date="2015-04-11T19:00:00Z">
        <w:r w:rsidRPr="000926B2">
          <w:rPr>
            <w:rFonts w:ascii="Times" w:eastAsia="Times New Roman" w:hAnsi="Times" w:cs="Times New Roman"/>
            <w:sz w:val="22"/>
            <w:szCs w:val="22"/>
            <w:lang w:val="en-GB"/>
          </w:rPr>
          <w:t xml:space="preserve">Low-Level </w:t>
        </w:r>
      </w:ins>
      <w:ins w:id="1541" w:author="Chara Katiri" w:date="2015-04-11T19:27:00Z">
        <w:r w:rsidR="004F4BD6" w:rsidRPr="000926B2">
          <w:rPr>
            <w:rFonts w:ascii="Times" w:eastAsia="Times New Roman" w:hAnsi="Times" w:cs="Times New Roman"/>
            <w:sz w:val="22"/>
            <w:szCs w:val="22"/>
            <w:lang w:val="en-GB"/>
          </w:rPr>
          <w:t xml:space="preserve">design </w:t>
        </w:r>
      </w:ins>
      <w:ins w:id="1542" w:author="Chara Katiri" w:date="2015-04-11T19:19:00Z">
        <w:r w:rsidR="00472836" w:rsidRPr="000926B2">
          <w:rPr>
            <w:rFonts w:ascii="Times" w:eastAsia="Times New Roman" w:hAnsi="Times" w:cs="Times New Roman"/>
            <w:sz w:val="22"/>
            <w:szCs w:val="22"/>
            <w:lang w:val="en-GB"/>
          </w:rPr>
          <w:t>(LLD)</w:t>
        </w:r>
      </w:ins>
      <w:ins w:id="1543" w:author="Chara Katiri" w:date="2015-04-11T19:27:00Z">
        <w:r w:rsidR="004F4BD6" w:rsidRPr="000926B2">
          <w:rPr>
            <w:rFonts w:ascii="Times" w:eastAsia="Times New Roman" w:hAnsi="Times" w:cs="Times New Roman"/>
            <w:sz w:val="22"/>
            <w:szCs w:val="22"/>
            <w:lang w:val="en-GB"/>
          </w:rPr>
          <w:t xml:space="preserve"> phase</w:t>
        </w:r>
      </w:ins>
      <w:ins w:id="1544" w:author="Chara Katiri" w:date="2015-04-11T19:19:00Z">
        <w:r w:rsidR="00472836" w:rsidRPr="000926B2">
          <w:rPr>
            <w:rFonts w:ascii="Times" w:eastAsia="Times New Roman" w:hAnsi="Times" w:cs="Times New Roman"/>
            <w:sz w:val="22"/>
            <w:szCs w:val="22"/>
            <w:lang w:val="en-GB"/>
          </w:rPr>
          <w:t xml:space="preserve"> </w:t>
        </w:r>
      </w:ins>
      <w:ins w:id="1545" w:author="Chara Katiri" w:date="2015-04-11T19:18:00Z">
        <w:r w:rsidR="00472836" w:rsidRPr="000926B2">
          <w:rPr>
            <w:rFonts w:ascii="Times" w:eastAsia="Times New Roman" w:hAnsi="Times" w:cs="Times New Roman"/>
            <w:sz w:val="22"/>
            <w:szCs w:val="22"/>
            <w:lang w:val="en-GB"/>
          </w:rPr>
          <w:t>the data structure</w:t>
        </w:r>
      </w:ins>
      <w:ins w:id="1546" w:author="Chara Katiri" w:date="2015-04-11T19:27:00Z">
        <w:r w:rsidR="004F4BD6" w:rsidRPr="000926B2">
          <w:rPr>
            <w:rFonts w:ascii="Times" w:eastAsia="Times New Roman" w:hAnsi="Times" w:cs="Times New Roman"/>
            <w:sz w:val="22"/>
            <w:szCs w:val="22"/>
            <w:lang w:val="en-GB"/>
          </w:rPr>
          <w:t>, logic</w:t>
        </w:r>
      </w:ins>
      <w:ins w:id="1547" w:author="Chara Katiri" w:date="2015-04-11T19:18:00Z">
        <w:r w:rsidR="00472836" w:rsidRPr="000926B2">
          <w:rPr>
            <w:rFonts w:ascii="Times" w:eastAsia="Times New Roman" w:hAnsi="Times" w:cs="Times New Roman"/>
            <w:sz w:val="22"/>
            <w:szCs w:val="22"/>
            <w:lang w:val="en-GB"/>
          </w:rPr>
          <w:t xml:space="preserve"> and algorithms for each module were </w:t>
        </w:r>
      </w:ins>
      <w:ins w:id="1548" w:author="Chara Katiri" w:date="2015-04-11T19:26:00Z">
        <w:r w:rsidR="004F4BD6" w:rsidRPr="000926B2">
          <w:rPr>
            <w:rFonts w:ascii="Times" w:eastAsia="Times New Roman" w:hAnsi="Times" w:cs="Times New Roman"/>
            <w:sz w:val="22"/>
            <w:szCs w:val="22"/>
            <w:lang w:val="en-GB"/>
          </w:rPr>
          <w:t>defined for each module</w:t>
        </w:r>
      </w:ins>
      <w:ins w:id="1549" w:author="Chara Katiri" w:date="2015-04-11T19:27:00Z">
        <w:r w:rsidR="004F4BD6" w:rsidRPr="000926B2">
          <w:rPr>
            <w:rFonts w:ascii="Times" w:eastAsia="Times New Roman" w:hAnsi="Times" w:cs="Times New Roman"/>
            <w:sz w:val="22"/>
            <w:szCs w:val="22"/>
            <w:lang w:val="en-GB"/>
          </w:rPr>
          <w:t xml:space="preserve"> and class diagrams were created</w:t>
        </w:r>
      </w:ins>
      <w:ins w:id="1550" w:author="Chara Katiri" w:date="2015-04-11T19:18:00Z">
        <w:r w:rsidR="00472836" w:rsidRPr="000926B2">
          <w:rPr>
            <w:rFonts w:ascii="Times" w:eastAsia="Times New Roman" w:hAnsi="Times" w:cs="Times New Roman"/>
            <w:sz w:val="22"/>
            <w:szCs w:val="22"/>
            <w:lang w:val="en-GB"/>
          </w:rPr>
          <w:t xml:space="preserve">. </w:t>
        </w:r>
      </w:ins>
    </w:p>
    <w:p w14:paraId="54247C63" w14:textId="64033020" w:rsidR="004F4BD6" w:rsidRPr="000926B2" w:rsidRDefault="004F4BD6" w:rsidP="00EE1303">
      <w:pPr>
        <w:spacing w:line="360" w:lineRule="auto"/>
        <w:contextualSpacing/>
        <w:jc w:val="both"/>
        <w:rPr>
          <w:ins w:id="1551" w:author="Chara Katiri" w:date="2015-04-11T19:31:00Z"/>
          <w:rFonts w:ascii="Times" w:eastAsia="Times New Roman" w:hAnsi="Times" w:cs="Times New Roman"/>
          <w:sz w:val="22"/>
          <w:szCs w:val="22"/>
          <w:lang w:val="en-GB"/>
        </w:rPr>
      </w:pPr>
      <w:ins w:id="1552" w:author="Chara Katiri" w:date="2015-04-11T19:31:00Z">
        <w:r w:rsidRPr="000926B2">
          <w:rPr>
            <w:rFonts w:ascii="Times" w:eastAsia="Times New Roman" w:hAnsi="Times" w:cs="Times New Roman"/>
            <w:sz w:val="22"/>
            <w:szCs w:val="22"/>
            <w:lang w:val="en-GB"/>
          </w:rPr>
          <w:t>The main resource that the development plan was based on is the final year student - developer (CK) and the supervisor (SW) that support</w:t>
        </w:r>
      </w:ins>
      <w:ins w:id="1553" w:author="Chara Katiri" w:date="2015-05-02T17:24:00Z">
        <w:r w:rsidR="00581F9A" w:rsidRPr="000926B2">
          <w:rPr>
            <w:rFonts w:ascii="Times" w:eastAsia="Times New Roman" w:hAnsi="Times" w:cs="Times New Roman"/>
            <w:sz w:val="22"/>
            <w:szCs w:val="22"/>
            <w:lang w:val="en-GB"/>
          </w:rPr>
          <w:t>ed</w:t>
        </w:r>
      </w:ins>
      <w:ins w:id="1554" w:author="Chara Katiri" w:date="2015-04-11T19:31:00Z">
        <w:r w:rsidR="00581F9A" w:rsidRPr="000926B2">
          <w:rPr>
            <w:rFonts w:ascii="Times" w:eastAsia="Times New Roman" w:hAnsi="Times" w:cs="Times New Roman"/>
            <w:sz w:val="22"/>
            <w:szCs w:val="22"/>
            <w:lang w:val="en-GB"/>
          </w:rPr>
          <w:t xml:space="preserve"> and guided</w:t>
        </w:r>
        <w:r w:rsidRPr="000926B2">
          <w:rPr>
            <w:rFonts w:ascii="Times" w:eastAsia="Times New Roman" w:hAnsi="Times" w:cs="Times New Roman"/>
            <w:sz w:val="22"/>
            <w:szCs w:val="22"/>
            <w:lang w:val="en-GB"/>
          </w:rPr>
          <w:t xml:space="preserve"> the project. </w:t>
        </w:r>
      </w:ins>
    </w:p>
    <w:p w14:paraId="7834382D" w14:textId="77777777" w:rsidR="004C4C08" w:rsidRPr="000926B2" w:rsidRDefault="004C4C08" w:rsidP="00EE1303">
      <w:pPr>
        <w:spacing w:line="360" w:lineRule="auto"/>
        <w:contextualSpacing/>
        <w:jc w:val="both"/>
        <w:rPr>
          <w:ins w:id="1555" w:author="Chara Katiri" w:date="2015-04-11T18:17:00Z"/>
          <w:rFonts w:ascii="Times" w:eastAsia="Times New Roman" w:hAnsi="Times" w:cs="Times New Roman"/>
          <w:sz w:val="22"/>
          <w:szCs w:val="22"/>
          <w:lang w:val="en-GB"/>
        </w:rPr>
      </w:pPr>
    </w:p>
    <w:p w14:paraId="4EBA9063" w14:textId="5ABF6E3B" w:rsidR="009527DF" w:rsidRPr="000926B2" w:rsidRDefault="007E68D7"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1556" w:name="_Toc290491160"/>
      <w:r w:rsidRPr="000926B2">
        <w:rPr>
          <w:rFonts w:ascii="Times" w:hAnsi="Times" w:cs="Times New Roman"/>
          <w:color w:val="auto"/>
          <w:sz w:val="22"/>
          <w:szCs w:val="22"/>
          <w:lang w:val="en-GB"/>
        </w:rPr>
        <w:t>Diagrams</w:t>
      </w:r>
      <w:bookmarkEnd w:id="1556"/>
      <w:r w:rsidRPr="000926B2">
        <w:rPr>
          <w:rFonts w:ascii="Times" w:hAnsi="Times" w:cs="Times New Roman"/>
          <w:color w:val="auto"/>
          <w:sz w:val="22"/>
          <w:szCs w:val="22"/>
          <w:lang w:val="en-GB"/>
        </w:rPr>
        <w:t xml:space="preserve"> </w:t>
      </w:r>
    </w:p>
    <w:p w14:paraId="2A543345" w14:textId="29CDD236" w:rsidR="007E68D7" w:rsidRPr="000926B2" w:rsidRDefault="007E68D7" w:rsidP="00EE1303">
      <w:pPr>
        <w:pStyle w:val="Heading2"/>
        <w:numPr>
          <w:ilvl w:val="2"/>
          <w:numId w:val="13"/>
        </w:numPr>
        <w:spacing w:line="360" w:lineRule="auto"/>
        <w:contextualSpacing/>
        <w:jc w:val="both"/>
        <w:rPr>
          <w:ins w:id="1557" w:author="Chara Katiri" w:date="2015-04-12T02:25:00Z"/>
          <w:rFonts w:ascii="Times" w:hAnsi="Times" w:cs="Times New Roman"/>
          <w:color w:val="auto"/>
          <w:sz w:val="22"/>
          <w:szCs w:val="22"/>
          <w:lang w:val="en-GB"/>
        </w:rPr>
      </w:pPr>
      <w:bookmarkStart w:id="1558" w:name="_Toc290491161"/>
      <w:r w:rsidRPr="000926B2">
        <w:rPr>
          <w:rFonts w:ascii="Times" w:hAnsi="Times" w:cs="Times New Roman"/>
          <w:color w:val="auto"/>
          <w:sz w:val="22"/>
          <w:szCs w:val="22"/>
          <w:lang w:val="en-GB"/>
        </w:rPr>
        <w:t>Class diagram</w:t>
      </w:r>
      <w:bookmarkEnd w:id="1558"/>
    </w:p>
    <w:p w14:paraId="52EEE961" w14:textId="337ADE8D" w:rsidR="00C44BF6" w:rsidRPr="000926B2" w:rsidRDefault="00C44BF6" w:rsidP="00EE1303">
      <w:pPr>
        <w:spacing w:line="360" w:lineRule="auto"/>
        <w:contextualSpacing/>
        <w:jc w:val="both"/>
        <w:rPr>
          <w:ins w:id="1559" w:author="Chara Katiri" w:date="2015-04-12T19:51:00Z"/>
          <w:rFonts w:ascii="Times" w:hAnsi="Times"/>
          <w:sz w:val="22"/>
          <w:szCs w:val="22"/>
        </w:rPr>
        <w:pPrChange w:id="1560" w:author="Chara Katiri" w:date="2015-04-12T20:48:00Z">
          <w:pPr/>
        </w:pPrChange>
      </w:pPr>
    </w:p>
    <w:p w14:paraId="7B377718" w14:textId="77777777" w:rsidR="00855909" w:rsidRPr="000926B2" w:rsidRDefault="002C7C8A" w:rsidP="00EE1303">
      <w:pPr>
        <w:spacing w:line="360" w:lineRule="auto"/>
        <w:contextualSpacing/>
        <w:jc w:val="both"/>
        <w:rPr>
          <w:ins w:id="1561" w:author="Chara Katiri" w:date="2015-04-12T20:08:00Z"/>
          <w:rFonts w:ascii="Times" w:hAnsi="Times"/>
          <w:sz w:val="22"/>
          <w:szCs w:val="22"/>
        </w:rPr>
        <w:pPrChange w:id="1562" w:author="Chara Katiri" w:date="2015-04-12T20:48:00Z">
          <w:pPr/>
        </w:pPrChange>
      </w:pPr>
      <w:ins w:id="1563" w:author="Chara Katiri" w:date="2015-04-12T19:51:00Z">
        <w:r w:rsidRPr="000926B2">
          <w:rPr>
            <w:rFonts w:ascii="Times" w:hAnsi="Times"/>
            <w:sz w:val="22"/>
            <w:szCs w:val="22"/>
          </w:rPr>
          <w:t xml:space="preserve">A class diagram </w:t>
        </w:r>
      </w:ins>
      <w:ins w:id="1564" w:author="Chara Katiri" w:date="2015-04-12T19:52:00Z">
        <w:r w:rsidRPr="000926B2">
          <w:rPr>
            <w:rFonts w:ascii="Times" w:hAnsi="Times"/>
            <w:sz w:val="22"/>
            <w:szCs w:val="22"/>
          </w:rPr>
          <w:t>was</w:t>
        </w:r>
      </w:ins>
      <w:ins w:id="1565" w:author="Chara Katiri" w:date="2015-04-12T19:51:00Z">
        <w:r w:rsidRPr="000926B2">
          <w:rPr>
            <w:rFonts w:ascii="Times" w:hAnsi="Times"/>
            <w:sz w:val="22"/>
            <w:szCs w:val="22"/>
          </w:rPr>
          <w:t xml:space="preserve"> created </w:t>
        </w:r>
      </w:ins>
      <w:ins w:id="1566" w:author="Chara Katiri" w:date="2015-04-12T19:54:00Z">
        <w:r w:rsidRPr="000926B2">
          <w:rPr>
            <w:rFonts w:ascii="Times" w:hAnsi="Times"/>
            <w:sz w:val="22"/>
            <w:szCs w:val="22"/>
          </w:rPr>
          <w:t xml:space="preserve">as a modeling technique </w:t>
        </w:r>
      </w:ins>
      <w:ins w:id="1567" w:author="Chara Katiri" w:date="2015-04-12T19:52:00Z">
        <w:r w:rsidRPr="000926B2">
          <w:rPr>
            <w:rFonts w:ascii="Times" w:hAnsi="Times"/>
            <w:sz w:val="22"/>
            <w:szCs w:val="22"/>
          </w:rPr>
          <w:t xml:space="preserve">to help visualize the </w:t>
        </w:r>
      </w:ins>
      <w:ins w:id="1568" w:author="Chara Katiri" w:date="2015-04-12T19:54:00Z">
        <w:r w:rsidRPr="000926B2">
          <w:rPr>
            <w:rFonts w:ascii="Times" w:hAnsi="Times"/>
            <w:sz w:val="22"/>
            <w:szCs w:val="22"/>
          </w:rPr>
          <w:t xml:space="preserve">relationship </w:t>
        </w:r>
      </w:ins>
      <w:ins w:id="1569" w:author="Chara Katiri" w:date="2015-04-12T19:55:00Z">
        <w:r w:rsidRPr="000926B2">
          <w:rPr>
            <w:rFonts w:ascii="Times" w:hAnsi="Times"/>
            <w:sz w:val="22"/>
            <w:szCs w:val="22"/>
          </w:rPr>
          <w:t xml:space="preserve">between </w:t>
        </w:r>
        <w:r w:rsidR="006060C1" w:rsidRPr="000926B2">
          <w:rPr>
            <w:rFonts w:ascii="Times" w:hAnsi="Times"/>
            <w:sz w:val="22"/>
            <w:szCs w:val="22"/>
          </w:rPr>
          <w:t xml:space="preserve">different types of </w:t>
        </w:r>
        <w:r w:rsidRPr="000926B2">
          <w:rPr>
            <w:rFonts w:ascii="Times" w:hAnsi="Times"/>
            <w:sz w:val="22"/>
            <w:szCs w:val="22"/>
          </w:rPr>
          <w:t>objects</w:t>
        </w:r>
      </w:ins>
      <w:ins w:id="1570" w:author="Chara Katiri" w:date="2015-04-12T19:57:00Z">
        <w:r w:rsidR="006060C1" w:rsidRPr="000926B2">
          <w:rPr>
            <w:rFonts w:ascii="Times" w:hAnsi="Times"/>
            <w:sz w:val="22"/>
            <w:szCs w:val="22"/>
          </w:rPr>
          <w:t xml:space="preserve"> and classes</w:t>
        </w:r>
      </w:ins>
      <w:ins w:id="1571" w:author="Chara Katiri" w:date="2015-04-12T19:55:00Z">
        <w:r w:rsidRPr="000926B2">
          <w:rPr>
            <w:rFonts w:ascii="Times" w:hAnsi="Times"/>
            <w:sz w:val="22"/>
            <w:szCs w:val="22"/>
          </w:rPr>
          <w:t xml:space="preserve">. </w:t>
        </w:r>
      </w:ins>
    </w:p>
    <w:p w14:paraId="043B6794" w14:textId="77777777" w:rsidR="00855909" w:rsidRPr="000926B2" w:rsidRDefault="00855909" w:rsidP="00EE1303">
      <w:pPr>
        <w:spacing w:line="360" w:lineRule="auto"/>
        <w:contextualSpacing/>
        <w:jc w:val="both"/>
        <w:rPr>
          <w:ins w:id="1572" w:author="Chara Katiri" w:date="2015-04-12T20:08:00Z"/>
          <w:rFonts w:ascii="Times" w:hAnsi="Times"/>
          <w:sz w:val="22"/>
          <w:szCs w:val="22"/>
        </w:rPr>
        <w:pPrChange w:id="1573" w:author="Chara Katiri" w:date="2015-04-12T20:48:00Z">
          <w:pPr/>
        </w:pPrChange>
      </w:pPr>
    </w:p>
    <w:p w14:paraId="43C96AAE" w14:textId="77777777" w:rsidR="00855909" w:rsidRPr="000926B2" w:rsidRDefault="00855909" w:rsidP="00EE1303">
      <w:pPr>
        <w:spacing w:line="360" w:lineRule="auto"/>
        <w:contextualSpacing/>
        <w:jc w:val="both"/>
        <w:rPr>
          <w:ins w:id="1574" w:author="Chara Katiri" w:date="2015-04-12T20:09:00Z"/>
          <w:rFonts w:ascii="Times" w:hAnsi="Times"/>
          <w:sz w:val="22"/>
          <w:szCs w:val="22"/>
        </w:rPr>
        <w:pPrChange w:id="1575" w:author="Chara Katiri" w:date="2015-04-12T20:48:00Z">
          <w:pPr/>
        </w:pPrChange>
      </w:pPr>
      <w:ins w:id="1576" w:author="Chara Katiri" w:date="2015-04-12T20:08:00Z">
        <w:r w:rsidRPr="000926B2">
          <w:rPr>
            <w:rFonts w:ascii="Times" w:hAnsi="Times"/>
            <w:sz w:val="22"/>
            <w:szCs w:val="22"/>
            <w:highlight w:val="yellow"/>
            <w:rPrChange w:id="1577" w:author="Chara Katiri" w:date="2015-04-12T20:48:00Z">
              <w:rPr>
                <w:rFonts w:ascii="Times" w:hAnsi="Times"/>
                <w:sz w:val="22"/>
                <w:szCs w:val="22"/>
              </w:rPr>
            </w:rPrChange>
          </w:rPr>
          <w:t>The Pinboard class diagram is shown below.</w:t>
        </w:r>
        <w:r w:rsidRPr="000926B2">
          <w:rPr>
            <w:rFonts w:ascii="Times" w:hAnsi="Times"/>
            <w:sz w:val="22"/>
            <w:szCs w:val="22"/>
          </w:rPr>
          <w:t xml:space="preserve"> </w:t>
        </w:r>
      </w:ins>
    </w:p>
    <w:p w14:paraId="412BFF64" w14:textId="77777777" w:rsidR="00855909" w:rsidRPr="000926B2" w:rsidRDefault="00855909" w:rsidP="00EE1303">
      <w:pPr>
        <w:spacing w:line="360" w:lineRule="auto"/>
        <w:contextualSpacing/>
        <w:jc w:val="both"/>
        <w:rPr>
          <w:ins w:id="1578" w:author="Chara Katiri" w:date="2015-04-12T20:08:00Z"/>
          <w:rFonts w:ascii="Times" w:hAnsi="Times"/>
          <w:sz w:val="22"/>
          <w:szCs w:val="22"/>
        </w:rPr>
        <w:pPrChange w:id="1579" w:author="Chara Katiri" w:date="2015-04-12T20:48:00Z">
          <w:pPr/>
        </w:pPrChange>
      </w:pPr>
    </w:p>
    <w:p w14:paraId="738F5B27" w14:textId="25AEF2D9" w:rsidR="002C7C8A" w:rsidRPr="000926B2" w:rsidRDefault="002C7C8A" w:rsidP="00EE1303">
      <w:pPr>
        <w:spacing w:line="360" w:lineRule="auto"/>
        <w:contextualSpacing/>
        <w:jc w:val="both"/>
        <w:rPr>
          <w:ins w:id="1580" w:author="Chara Katiri" w:date="2015-04-12T20:09:00Z"/>
          <w:rFonts w:ascii="Times" w:hAnsi="Times"/>
          <w:sz w:val="22"/>
          <w:szCs w:val="22"/>
        </w:rPr>
        <w:pPrChange w:id="1581" w:author="Chara Katiri" w:date="2015-04-12T20:48:00Z">
          <w:pPr/>
        </w:pPrChange>
      </w:pPr>
      <w:ins w:id="1582" w:author="Chara Katiri" w:date="2015-04-12T19:54:00Z">
        <w:r w:rsidRPr="000926B2">
          <w:rPr>
            <w:rFonts w:ascii="Times" w:hAnsi="Times"/>
            <w:sz w:val="22"/>
            <w:szCs w:val="22"/>
          </w:rPr>
          <w:t xml:space="preserve"> </w:t>
        </w:r>
      </w:ins>
      <w:ins w:id="1583" w:author="Chara Katiri" w:date="2015-04-12T20:09:00Z">
        <w:r w:rsidR="00855909" w:rsidRPr="000926B2">
          <w:rPr>
            <w:rFonts w:ascii="Times" w:hAnsi="Times"/>
            <w:sz w:val="22"/>
            <w:szCs w:val="22"/>
          </w:rPr>
          <w:t>Relationship between classes: (</w:t>
        </w:r>
        <w:r w:rsidR="00855909" w:rsidRPr="000926B2">
          <w:rPr>
            <w:rFonts w:ascii="Times" w:hAnsi="Times"/>
            <w:sz w:val="22"/>
            <w:szCs w:val="22"/>
            <w:highlight w:val="yellow"/>
            <w:rPrChange w:id="1584" w:author="Chara Katiri" w:date="2015-04-12T20:48:00Z">
              <w:rPr>
                <w:rFonts w:ascii="Times" w:hAnsi="Times"/>
                <w:sz w:val="22"/>
                <w:szCs w:val="22"/>
              </w:rPr>
            </w:rPrChange>
          </w:rPr>
          <w:t>to be completed</w:t>
        </w:r>
        <w:r w:rsidR="00855909" w:rsidRPr="000926B2">
          <w:rPr>
            <w:rFonts w:ascii="Times" w:hAnsi="Times"/>
            <w:sz w:val="22"/>
            <w:szCs w:val="22"/>
          </w:rPr>
          <w:t xml:space="preserve">) </w:t>
        </w:r>
      </w:ins>
    </w:p>
    <w:p w14:paraId="749EE3AE" w14:textId="77777777" w:rsidR="00086671" w:rsidRPr="000926B2" w:rsidRDefault="00086671" w:rsidP="00EE1303">
      <w:pPr>
        <w:spacing w:line="360" w:lineRule="auto"/>
        <w:contextualSpacing/>
        <w:jc w:val="both"/>
        <w:rPr>
          <w:ins w:id="1585" w:author="Chara Katiri" w:date="2015-04-12T02:26:00Z"/>
          <w:rFonts w:ascii="Times" w:hAnsi="Times"/>
          <w:sz w:val="22"/>
          <w:szCs w:val="22"/>
          <w:rPrChange w:id="1586" w:author="Chara Katiri" w:date="2015-04-12T20:48:00Z">
            <w:rPr>
              <w:ins w:id="1587" w:author="Chara Katiri" w:date="2015-04-12T02:26:00Z"/>
            </w:rPr>
          </w:rPrChange>
        </w:rPr>
        <w:sectPr w:rsidR="00086671" w:rsidRPr="000926B2" w:rsidSect="00871CBC">
          <w:pgSz w:w="11900" w:h="16840"/>
          <w:pgMar w:top="1440" w:right="1440" w:bottom="1440" w:left="1440" w:header="708" w:footer="708" w:gutter="0"/>
          <w:cols w:space="708"/>
          <w:titlePg/>
          <w:docGrid w:linePitch="360"/>
        </w:sectPr>
        <w:pPrChange w:id="1588" w:author="Chara Katiri" w:date="2015-04-12T20:48:00Z">
          <w:pPr/>
        </w:pPrChange>
      </w:pPr>
    </w:p>
    <w:p w14:paraId="3B8AEFB6" w14:textId="28CBD8D1" w:rsidR="00E554F2" w:rsidRPr="000926B2" w:rsidRDefault="00F65A8D" w:rsidP="00EE1303">
      <w:pPr>
        <w:pStyle w:val="Heading2"/>
        <w:numPr>
          <w:ilvl w:val="2"/>
          <w:numId w:val="13"/>
        </w:numPr>
        <w:spacing w:line="360" w:lineRule="auto"/>
        <w:contextualSpacing/>
        <w:jc w:val="both"/>
        <w:rPr>
          <w:ins w:id="1589" w:author="Chara Katiri" w:date="2015-04-12T18:21:00Z"/>
          <w:rFonts w:ascii="Times" w:hAnsi="Times" w:cs="Times New Roman"/>
          <w:sz w:val="22"/>
          <w:szCs w:val="22"/>
          <w:lang w:val="en-GB"/>
          <w:rPrChange w:id="1590" w:author="Chara Katiri" w:date="2015-04-12T20:48:00Z">
            <w:rPr>
              <w:ins w:id="1591" w:author="Chara Katiri" w:date="2015-04-12T18:21:00Z"/>
            </w:rPr>
          </w:rPrChange>
        </w:rPr>
        <w:pPrChange w:id="1592" w:author="Chara Katiri" w:date="2015-04-12T20:48:00Z">
          <w:pPr>
            <w:spacing w:line="360" w:lineRule="auto"/>
            <w:ind w:left="720"/>
            <w:jc w:val="both"/>
          </w:pPr>
        </w:pPrChange>
      </w:pPr>
      <w:bookmarkStart w:id="1593" w:name="_Toc290491162"/>
      <w:ins w:id="1594" w:author="Chara Katiri" w:date="2015-04-12T15:15:00Z">
        <w:r w:rsidRPr="000926B2">
          <w:rPr>
            <w:rFonts w:ascii="Times" w:hAnsi="Times" w:cs="Times New Roman"/>
            <w:color w:val="auto"/>
            <w:sz w:val="22"/>
            <w:szCs w:val="22"/>
            <w:lang w:val="en-GB"/>
            <w:rPrChange w:id="1595" w:author="Chara Katiri" w:date="2015-04-12T20:48:00Z">
              <w:rPr>
                <w:rFonts w:ascii="Times" w:hAnsi="Times" w:cs="Times New Roman"/>
                <w:sz w:val="22"/>
                <w:szCs w:val="22"/>
                <w:lang w:val="en-GB"/>
              </w:rPr>
            </w:rPrChange>
          </w:rPr>
          <w:t>Use case diagram</w:t>
        </w:r>
        <w:bookmarkEnd w:id="1593"/>
        <w:r w:rsidRPr="000926B2">
          <w:rPr>
            <w:rFonts w:ascii="Times" w:hAnsi="Times" w:cs="Times New Roman"/>
            <w:color w:val="auto"/>
            <w:sz w:val="22"/>
            <w:szCs w:val="22"/>
            <w:lang w:val="en-GB"/>
            <w:rPrChange w:id="1596" w:author="Chara Katiri" w:date="2015-04-12T20:48:00Z">
              <w:rPr>
                <w:rFonts w:ascii="Times" w:hAnsi="Times" w:cs="Times New Roman"/>
                <w:sz w:val="22"/>
                <w:szCs w:val="22"/>
                <w:lang w:val="en-GB"/>
              </w:rPr>
            </w:rPrChange>
          </w:rPr>
          <w:t xml:space="preserve"> </w:t>
        </w:r>
      </w:ins>
    </w:p>
    <w:p w14:paraId="5DE01598" w14:textId="1EEB4BAA" w:rsidR="00E554F2" w:rsidRPr="000926B2" w:rsidRDefault="00E554F2" w:rsidP="00EE1303">
      <w:pPr>
        <w:spacing w:line="360" w:lineRule="auto"/>
        <w:ind w:left="720" w:firstLine="360"/>
        <w:contextualSpacing/>
        <w:jc w:val="both"/>
        <w:rPr>
          <w:ins w:id="1597" w:author="Chara Katiri" w:date="2015-04-12T18:21:00Z"/>
          <w:rFonts w:ascii="Times" w:hAnsi="Times"/>
          <w:sz w:val="22"/>
          <w:szCs w:val="22"/>
        </w:rPr>
        <w:pPrChange w:id="1598" w:author="Chara Katiri" w:date="2015-04-12T20:48:00Z">
          <w:pPr>
            <w:spacing w:line="360" w:lineRule="auto"/>
            <w:ind w:left="720"/>
            <w:jc w:val="both"/>
          </w:pPr>
        </w:pPrChange>
      </w:pPr>
      <w:ins w:id="1599" w:author="Chara Katiri" w:date="2015-04-12T18:21:00Z">
        <w:r w:rsidRPr="000926B2">
          <w:rPr>
            <w:rFonts w:ascii="Times" w:hAnsi="Times"/>
            <w:sz w:val="22"/>
            <w:szCs w:val="22"/>
          </w:rPr>
          <w:t xml:space="preserve">Main actors of the system: </w:t>
        </w:r>
      </w:ins>
      <w:ins w:id="1600" w:author="Chara Katiri" w:date="2015-04-12T18:48:00Z">
        <w:r w:rsidR="009B3145" w:rsidRPr="000926B2">
          <w:rPr>
            <w:rFonts w:ascii="Times" w:hAnsi="Times"/>
            <w:sz w:val="22"/>
            <w:szCs w:val="22"/>
          </w:rPr>
          <w:t>Admin and standard user</w:t>
        </w:r>
      </w:ins>
      <w:ins w:id="1601" w:author="Chara Katiri" w:date="2015-04-12T19:03:00Z">
        <w:r w:rsidR="009B3145" w:rsidRPr="000926B2">
          <w:rPr>
            <w:rFonts w:ascii="Times" w:hAnsi="Times"/>
            <w:sz w:val="22"/>
            <w:szCs w:val="22"/>
          </w:rPr>
          <w:t>s</w:t>
        </w:r>
      </w:ins>
      <w:ins w:id="1602" w:author="Chara Katiri" w:date="2015-04-12T18:48:00Z">
        <w:r w:rsidR="009B3145" w:rsidRPr="000926B2">
          <w:rPr>
            <w:rFonts w:ascii="Times" w:hAnsi="Times"/>
            <w:sz w:val="22"/>
            <w:szCs w:val="22"/>
          </w:rPr>
          <w:t xml:space="preserve"> (sellers and b</w:t>
        </w:r>
        <w:r w:rsidR="007E3D22" w:rsidRPr="000926B2">
          <w:rPr>
            <w:rFonts w:ascii="Times" w:hAnsi="Times"/>
            <w:sz w:val="22"/>
            <w:szCs w:val="22"/>
          </w:rPr>
          <w:t>uyers</w:t>
        </w:r>
      </w:ins>
      <w:ins w:id="1603" w:author="Chara Katiri" w:date="2015-04-12T19:03:00Z">
        <w:r w:rsidR="009B3145" w:rsidRPr="000926B2">
          <w:rPr>
            <w:rFonts w:ascii="Times" w:hAnsi="Times"/>
            <w:sz w:val="22"/>
            <w:szCs w:val="22"/>
          </w:rPr>
          <w:t>)</w:t>
        </w:r>
      </w:ins>
      <w:ins w:id="1604" w:author="Chara Katiri" w:date="2015-04-12T18:48:00Z">
        <w:r w:rsidR="007E3D22" w:rsidRPr="000926B2">
          <w:rPr>
            <w:rFonts w:ascii="Times" w:hAnsi="Times"/>
            <w:sz w:val="22"/>
            <w:szCs w:val="22"/>
          </w:rPr>
          <w:t xml:space="preserve"> are the key stakeholders of they </w:t>
        </w:r>
      </w:ins>
      <w:ins w:id="1605" w:author="Chara Katiri" w:date="2015-04-12T18:49:00Z">
        <w:r w:rsidR="007E3D22" w:rsidRPr="000926B2">
          <w:rPr>
            <w:rFonts w:ascii="Times" w:hAnsi="Times"/>
            <w:sz w:val="22"/>
            <w:szCs w:val="22"/>
          </w:rPr>
          <w:t>system</w:t>
        </w:r>
      </w:ins>
      <w:ins w:id="1606" w:author="Chara Katiri" w:date="2015-04-12T18:48:00Z">
        <w:r w:rsidR="007E3D22" w:rsidRPr="000926B2">
          <w:rPr>
            <w:rFonts w:ascii="Times" w:hAnsi="Times"/>
            <w:sz w:val="22"/>
            <w:szCs w:val="22"/>
          </w:rPr>
          <w:t xml:space="preserve"> </w:t>
        </w:r>
      </w:ins>
      <w:ins w:id="1607" w:author="Chara Katiri" w:date="2015-04-12T18:49:00Z">
        <w:r w:rsidR="007E3D22" w:rsidRPr="000926B2">
          <w:rPr>
            <w:rFonts w:ascii="Times" w:hAnsi="Times"/>
            <w:sz w:val="22"/>
            <w:szCs w:val="22"/>
          </w:rPr>
          <w:t xml:space="preserve">and they interact with each other. </w:t>
        </w:r>
      </w:ins>
    </w:p>
    <w:p w14:paraId="36712703" w14:textId="4FEF5EAF" w:rsidR="00E554F2" w:rsidRPr="000926B2" w:rsidRDefault="00E554F2" w:rsidP="00EE1303">
      <w:pPr>
        <w:pStyle w:val="ListParagraph"/>
        <w:numPr>
          <w:ilvl w:val="0"/>
          <w:numId w:val="70"/>
        </w:numPr>
        <w:spacing w:line="360" w:lineRule="auto"/>
        <w:jc w:val="both"/>
        <w:rPr>
          <w:ins w:id="1608" w:author="Chara Katiri" w:date="2015-04-12T18:24:00Z"/>
          <w:rFonts w:ascii="Times" w:hAnsi="Times"/>
          <w:sz w:val="22"/>
          <w:szCs w:val="22"/>
          <w:rPrChange w:id="1609" w:author="Chara Katiri" w:date="2015-04-12T20:48:00Z">
            <w:rPr>
              <w:ins w:id="1610" w:author="Chara Katiri" w:date="2015-04-12T18:24:00Z"/>
            </w:rPr>
          </w:rPrChange>
        </w:rPr>
        <w:pPrChange w:id="1611" w:author="Chara Katiri" w:date="2015-04-12T20:48:00Z">
          <w:pPr>
            <w:spacing w:line="360" w:lineRule="auto"/>
            <w:ind w:left="720"/>
            <w:jc w:val="both"/>
          </w:pPr>
        </w:pPrChange>
      </w:pPr>
      <w:ins w:id="1612" w:author="Chara Katiri" w:date="2015-04-12T18:24:00Z">
        <w:r w:rsidRPr="000926B2">
          <w:rPr>
            <w:rFonts w:ascii="Times" w:hAnsi="Times"/>
            <w:sz w:val="22"/>
            <w:szCs w:val="22"/>
            <w:rPrChange w:id="1613" w:author="Chara Katiri" w:date="2015-04-12T20:48:00Z">
              <w:rPr/>
            </w:rPrChange>
          </w:rPr>
          <w:t>Admin</w:t>
        </w:r>
      </w:ins>
      <w:ins w:id="1614" w:author="Chara Katiri" w:date="2015-04-12T18:54:00Z">
        <w:r w:rsidR="007E3D22" w:rsidRPr="000926B2">
          <w:rPr>
            <w:rFonts w:ascii="Times" w:hAnsi="Times"/>
            <w:sz w:val="22"/>
            <w:szCs w:val="22"/>
          </w:rPr>
          <w:t>: the admin has full control over the system</w:t>
        </w:r>
        <w:r w:rsidR="009B3145" w:rsidRPr="000926B2">
          <w:rPr>
            <w:rFonts w:ascii="Times" w:hAnsi="Times"/>
            <w:sz w:val="22"/>
            <w:szCs w:val="22"/>
          </w:rPr>
          <w:t>.</w:t>
        </w:r>
      </w:ins>
      <w:ins w:id="1615" w:author="Chara Katiri" w:date="2015-04-12T18:55:00Z">
        <w:r w:rsidR="009B3145" w:rsidRPr="000926B2">
          <w:rPr>
            <w:rFonts w:ascii="Times" w:hAnsi="Times"/>
            <w:sz w:val="22"/>
            <w:szCs w:val="22"/>
          </w:rPr>
          <w:t xml:space="preserve"> He is responsible for </w:t>
        </w:r>
      </w:ins>
      <w:ins w:id="1616" w:author="Chara Katiri" w:date="2015-04-12T18:56:00Z">
        <w:r w:rsidR="009B3145" w:rsidRPr="000926B2">
          <w:rPr>
            <w:rFonts w:ascii="Times" w:hAnsi="Times"/>
            <w:sz w:val="22"/>
            <w:szCs w:val="22"/>
          </w:rPr>
          <w:t>maintenance, he provides</w:t>
        </w:r>
      </w:ins>
      <w:ins w:id="1617" w:author="Chara Katiri" w:date="2015-04-12T18:55:00Z">
        <w:r w:rsidR="009B3145" w:rsidRPr="000926B2">
          <w:rPr>
            <w:rFonts w:ascii="Times" w:hAnsi="Times"/>
            <w:sz w:val="22"/>
            <w:szCs w:val="22"/>
          </w:rPr>
          <w:t xml:space="preserve"> </w:t>
        </w:r>
      </w:ins>
      <w:ins w:id="1618" w:author="Chara Katiri" w:date="2015-04-12T18:56:00Z">
        <w:r w:rsidR="009B3145" w:rsidRPr="000926B2">
          <w:rPr>
            <w:rFonts w:ascii="Times" w:hAnsi="Times"/>
            <w:sz w:val="22"/>
            <w:szCs w:val="22"/>
          </w:rPr>
          <w:t xml:space="preserve">user </w:t>
        </w:r>
      </w:ins>
      <w:ins w:id="1619" w:author="Chara Katiri" w:date="2015-04-12T18:55:00Z">
        <w:r w:rsidR="009B3145" w:rsidRPr="000926B2">
          <w:rPr>
            <w:rFonts w:ascii="Times" w:hAnsi="Times"/>
            <w:sz w:val="22"/>
            <w:szCs w:val="22"/>
          </w:rPr>
          <w:t>support w</w:t>
        </w:r>
      </w:ins>
      <w:ins w:id="1620" w:author="Chara Katiri" w:date="2015-04-12T18:56:00Z">
        <w:r w:rsidR="009B3145" w:rsidRPr="000926B2">
          <w:rPr>
            <w:rFonts w:ascii="Times" w:hAnsi="Times"/>
            <w:sz w:val="22"/>
            <w:szCs w:val="22"/>
          </w:rPr>
          <w:t xml:space="preserve">hen required </w:t>
        </w:r>
      </w:ins>
      <w:ins w:id="1621" w:author="Chara Katiri" w:date="2015-04-12T18:57:00Z">
        <w:r w:rsidR="009B3145" w:rsidRPr="000926B2">
          <w:rPr>
            <w:rFonts w:ascii="Times" w:hAnsi="Times"/>
            <w:sz w:val="22"/>
            <w:szCs w:val="22"/>
          </w:rPr>
          <w:t>and can</w:t>
        </w:r>
      </w:ins>
      <w:ins w:id="1622" w:author="Chara Katiri" w:date="2015-04-12T18:54:00Z">
        <w:r w:rsidR="009B3145" w:rsidRPr="000926B2">
          <w:rPr>
            <w:rFonts w:ascii="Times" w:hAnsi="Times"/>
            <w:sz w:val="22"/>
            <w:szCs w:val="22"/>
          </w:rPr>
          <w:t xml:space="preserve"> delete users and </w:t>
        </w:r>
      </w:ins>
      <w:ins w:id="1623" w:author="Chara Katiri" w:date="2015-04-12T18:55:00Z">
        <w:r w:rsidR="009B3145" w:rsidRPr="000926B2">
          <w:rPr>
            <w:rFonts w:ascii="Times" w:hAnsi="Times"/>
            <w:sz w:val="22"/>
            <w:szCs w:val="22"/>
          </w:rPr>
          <w:t>adverts</w:t>
        </w:r>
      </w:ins>
      <w:ins w:id="1624" w:author="Chara Katiri" w:date="2015-04-12T18:54:00Z">
        <w:r w:rsidR="009B3145" w:rsidRPr="000926B2">
          <w:rPr>
            <w:rFonts w:ascii="Times" w:hAnsi="Times"/>
            <w:sz w:val="22"/>
            <w:szCs w:val="22"/>
          </w:rPr>
          <w:t xml:space="preserve"> </w:t>
        </w:r>
      </w:ins>
      <w:ins w:id="1625" w:author="Chara Katiri" w:date="2015-04-12T18:57:00Z">
        <w:r w:rsidR="009B3145" w:rsidRPr="000926B2">
          <w:rPr>
            <w:rFonts w:ascii="Times" w:hAnsi="Times"/>
            <w:sz w:val="22"/>
            <w:szCs w:val="22"/>
          </w:rPr>
          <w:t>if required.</w:t>
        </w:r>
      </w:ins>
    </w:p>
    <w:p w14:paraId="78A94BDF" w14:textId="48DF6729" w:rsidR="00E554F2" w:rsidRPr="000926B2" w:rsidRDefault="009B3145" w:rsidP="00EE1303">
      <w:pPr>
        <w:pStyle w:val="ListParagraph"/>
        <w:numPr>
          <w:ilvl w:val="0"/>
          <w:numId w:val="70"/>
        </w:numPr>
        <w:spacing w:line="360" w:lineRule="auto"/>
        <w:jc w:val="both"/>
        <w:rPr>
          <w:ins w:id="1626" w:author="Chara Katiri" w:date="2015-04-12T18:24:00Z"/>
          <w:rFonts w:ascii="Times" w:hAnsi="Times"/>
          <w:sz w:val="22"/>
          <w:szCs w:val="22"/>
          <w:rPrChange w:id="1627" w:author="Chara Katiri" w:date="2015-04-12T20:48:00Z">
            <w:rPr>
              <w:ins w:id="1628" w:author="Chara Katiri" w:date="2015-04-12T18:24:00Z"/>
            </w:rPr>
          </w:rPrChange>
        </w:rPr>
        <w:pPrChange w:id="1629" w:author="Chara Katiri" w:date="2015-04-12T20:48:00Z">
          <w:pPr>
            <w:spacing w:line="360" w:lineRule="auto"/>
            <w:ind w:left="720"/>
            <w:jc w:val="both"/>
          </w:pPr>
        </w:pPrChange>
      </w:pPr>
      <w:ins w:id="1630" w:author="Chara Katiri" w:date="2015-04-12T19:03:00Z">
        <w:r w:rsidRPr="000926B2">
          <w:rPr>
            <w:rFonts w:ascii="Times" w:hAnsi="Times"/>
            <w:sz w:val="22"/>
            <w:szCs w:val="22"/>
          </w:rPr>
          <w:t>Standard users can be buyers or sellers.</w:t>
        </w:r>
      </w:ins>
      <w:ins w:id="1631" w:author="Chara Katiri" w:date="2015-05-02T17:25:00Z">
        <w:r w:rsidR="00581F9A" w:rsidRPr="000926B2">
          <w:rPr>
            <w:rFonts w:ascii="Times" w:hAnsi="Times"/>
            <w:sz w:val="22"/>
            <w:szCs w:val="22"/>
          </w:rPr>
          <w:t xml:space="preserve"> </w:t>
        </w:r>
      </w:ins>
      <w:ins w:id="1632" w:author="Chara Katiri" w:date="2015-04-12T18:24:00Z">
        <w:r w:rsidR="00E554F2" w:rsidRPr="000926B2">
          <w:rPr>
            <w:rFonts w:ascii="Times" w:hAnsi="Times"/>
            <w:sz w:val="22"/>
            <w:szCs w:val="22"/>
            <w:rPrChange w:id="1633" w:author="Chara Katiri" w:date="2015-04-12T20:48:00Z">
              <w:rPr/>
            </w:rPrChange>
          </w:rPr>
          <w:t xml:space="preserve">Seller: the seller </w:t>
        </w:r>
      </w:ins>
      <w:ins w:id="1634" w:author="Chara Katiri" w:date="2015-04-12T18:32:00Z">
        <w:r w:rsidR="001A4463" w:rsidRPr="000926B2">
          <w:rPr>
            <w:rFonts w:ascii="Times" w:hAnsi="Times"/>
            <w:sz w:val="22"/>
            <w:szCs w:val="22"/>
            <w:rPrChange w:id="1635" w:author="Chara Katiri" w:date="2015-04-12T20:48:00Z">
              <w:rPr/>
            </w:rPrChange>
          </w:rPr>
          <w:t xml:space="preserve">makes use of the system to </w:t>
        </w:r>
      </w:ins>
      <w:ins w:id="1636" w:author="Chara Katiri" w:date="2015-04-12T18:24:00Z">
        <w:r w:rsidR="001A4463" w:rsidRPr="000926B2">
          <w:rPr>
            <w:rFonts w:ascii="Times" w:hAnsi="Times"/>
            <w:sz w:val="22"/>
            <w:szCs w:val="22"/>
            <w:rPrChange w:id="1637" w:author="Chara Katiri" w:date="2015-04-12T20:48:00Z">
              <w:rPr/>
            </w:rPrChange>
          </w:rPr>
          <w:t xml:space="preserve">post </w:t>
        </w:r>
      </w:ins>
      <w:ins w:id="1638" w:author="Chara Katiri" w:date="2015-04-12T18:26:00Z">
        <w:r w:rsidR="001A4463" w:rsidRPr="000926B2">
          <w:rPr>
            <w:rFonts w:ascii="Times" w:hAnsi="Times"/>
            <w:sz w:val="22"/>
            <w:szCs w:val="22"/>
            <w:rPrChange w:id="1639" w:author="Chara Katiri" w:date="2015-04-12T20:48:00Z">
              <w:rPr/>
            </w:rPrChange>
          </w:rPr>
          <w:t xml:space="preserve">advertisements and supply information about the </w:t>
        </w:r>
      </w:ins>
      <w:ins w:id="1640" w:author="Chara Katiri" w:date="2015-04-12T18:24:00Z">
        <w:r w:rsidR="001A4463" w:rsidRPr="000926B2">
          <w:rPr>
            <w:rFonts w:ascii="Times" w:hAnsi="Times"/>
            <w:sz w:val="22"/>
            <w:szCs w:val="22"/>
            <w:rPrChange w:id="1641" w:author="Chara Katiri" w:date="2015-04-12T20:48:00Z">
              <w:rPr/>
            </w:rPrChange>
          </w:rPr>
          <w:t xml:space="preserve">items </w:t>
        </w:r>
      </w:ins>
      <w:ins w:id="1642" w:author="Chara Katiri" w:date="2015-04-12T18:25:00Z">
        <w:r w:rsidR="001A4463" w:rsidRPr="000926B2">
          <w:rPr>
            <w:rFonts w:ascii="Times" w:hAnsi="Times"/>
            <w:sz w:val="22"/>
            <w:szCs w:val="22"/>
            <w:rPrChange w:id="1643" w:author="Chara Katiri" w:date="2015-04-12T20:48:00Z">
              <w:rPr/>
            </w:rPrChange>
          </w:rPr>
          <w:t>available</w:t>
        </w:r>
      </w:ins>
      <w:ins w:id="1644" w:author="Chara Katiri" w:date="2015-04-12T18:24:00Z">
        <w:r w:rsidR="001A4463" w:rsidRPr="000926B2">
          <w:rPr>
            <w:rFonts w:ascii="Times" w:hAnsi="Times"/>
            <w:sz w:val="22"/>
            <w:szCs w:val="22"/>
            <w:rPrChange w:id="1645" w:author="Chara Katiri" w:date="2015-04-12T20:48:00Z">
              <w:rPr/>
            </w:rPrChange>
          </w:rPr>
          <w:t xml:space="preserve"> </w:t>
        </w:r>
      </w:ins>
      <w:ins w:id="1646" w:author="Chara Katiri" w:date="2015-04-12T18:25:00Z">
        <w:r w:rsidR="001A4463" w:rsidRPr="000926B2">
          <w:rPr>
            <w:rFonts w:ascii="Times" w:hAnsi="Times"/>
            <w:sz w:val="22"/>
            <w:szCs w:val="22"/>
            <w:rPrChange w:id="1647" w:author="Chara Katiri" w:date="2015-04-12T20:48:00Z">
              <w:rPr/>
            </w:rPrChange>
          </w:rPr>
          <w:t xml:space="preserve">for sale. When the item is sold the seller deletes the </w:t>
        </w:r>
      </w:ins>
      <w:ins w:id="1648" w:author="Chara Katiri" w:date="2015-04-12T18:30:00Z">
        <w:r w:rsidR="001A4463" w:rsidRPr="000926B2">
          <w:rPr>
            <w:rFonts w:ascii="Times" w:hAnsi="Times"/>
            <w:sz w:val="22"/>
            <w:szCs w:val="22"/>
            <w:rPrChange w:id="1649" w:author="Chara Katiri" w:date="2015-04-12T20:48:00Z">
              <w:rPr/>
            </w:rPrChange>
          </w:rPr>
          <w:t>advert</w:t>
        </w:r>
      </w:ins>
      <w:ins w:id="1650" w:author="Chara Katiri" w:date="2015-04-12T18:25:00Z">
        <w:r w:rsidR="001A4463" w:rsidRPr="000926B2">
          <w:rPr>
            <w:rFonts w:ascii="Times" w:hAnsi="Times"/>
            <w:sz w:val="22"/>
            <w:szCs w:val="22"/>
            <w:rPrChange w:id="1651" w:author="Chara Katiri" w:date="2015-04-12T20:48:00Z">
              <w:rPr/>
            </w:rPrChange>
          </w:rPr>
          <w:t xml:space="preserve"> for </w:t>
        </w:r>
      </w:ins>
      <w:ins w:id="1652" w:author="Chara Katiri" w:date="2015-04-12T18:30:00Z">
        <w:r w:rsidR="001A4463" w:rsidRPr="000926B2">
          <w:rPr>
            <w:rFonts w:ascii="Times" w:hAnsi="Times"/>
            <w:sz w:val="22"/>
            <w:szCs w:val="22"/>
            <w:rPrChange w:id="1653" w:author="Chara Katiri" w:date="2015-04-12T20:48:00Z">
              <w:rPr/>
            </w:rPrChange>
          </w:rPr>
          <w:t>that item</w:t>
        </w:r>
      </w:ins>
      <w:ins w:id="1654" w:author="Chara Katiri" w:date="2015-04-12T18:25:00Z">
        <w:r w:rsidR="001A4463" w:rsidRPr="000926B2">
          <w:rPr>
            <w:rFonts w:ascii="Times" w:hAnsi="Times"/>
            <w:sz w:val="22"/>
            <w:szCs w:val="22"/>
            <w:rPrChange w:id="1655" w:author="Chara Katiri" w:date="2015-04-12T20:48:00Z">
              <w:rPr/>
            </w:rPrChange>
          </w:rPr>
          <w:t>.</w:t>
        </w:r>
      </w:ins>
    </w:p>
    <w:p w14:paraId="531ACF6C" w14:textId="63A3EDFE" w:rsidR="00581F9A" w:rsidRPr="000926B2" w:rsidRDefault="00E554F2" w:rsidP="00EE1303">
      <w:pPr>
        <w:pStyle w:val="ListParagraph"/>
        <w:numPr>
          <w:ilvl w:val="0"/>
          <w:numId w:val="70"/>
        </w:numPr>
        <w:spacing w:line="360" w:lineRule="auto"/>
        <w:jc w:val="both"/>
        <w:rPr>
          <w:ins w:id="1656" w:author="Chara Katiri" w:date="2015-05-02T17:30:00Z"/>
          <w:rFonts w:ascii="Times" w:hAnsi="Times"/>
          <w:sz w:val="22"/>
          <w:szCs w:val="22"/>
        </w:rPr>
        <w:pPrChange w:id="1657" w:author="Chara Katiri" w:date="2015-04-12T20:48:00Z">
          <w:pPr>
            <w:spacing w:line="360" w:lineRule="auto"/>
            <w:ind w:left="720"/>
            <w:jc w:val="both"/>
          </w:pPr>
        </w:pPrChange>
      </w:pPr>
      <w:ins w:id="1658" w:author="Chara Katiri" w:date="2015-04-12T18:24:00Z">
        <w:r w:rsidRPr="000926B2">
          <w:rPr>
            <w:rFonts w:ascii="Times" w:hAnsi="Times"/>
            <w:sz w:val="22"/>
            <w:szCs w:val="22"/>
            <w:rPrChange w:id="1659" w:author="Chara Katiri" w:date="2015-04-12T20:48:00Z">
              <w:rPr/>
            </w:rPrChange>
          </w:rPr>
          <w:t>Buyer</w:t>
        </w:r>
      </w:ins>
      <w:ins w:id="1660" w:author="Chara Katiri" w:date="2015-04-12T18:26:00Z">
        <w:r w:rsidR="001A4463" w:rsidRPr="000926B2">
          <w:rPr>
            <w:rFonts w:ascii="Times" w:hAnsi="Times"/>
            <w:sz w:val="22"/>
            <w:szCs w:val="22"/>
            <w:rPrChange w:id="1661" w:author="Chara Katiri" w:date="2015-04-12T20:48:00Z">
              <w:rPr/>
            </w:rPrChange>
          </w:rPr>
          <w:t xml:space="preserve">: the buyer </w:t>
        </w:r>
      </w:ins>
      <w:ins w:id="1662" w:author="Chara Katiri" w:date="2015-04-12T18:30:00Z">
        <w:r w:rsidR="001A4463" w:rsidRPr="000926B2">
          <w:rPr>
            <w:rFonts w:ascii="Times" w:hAnsi="Times"/>
            <w:sz w:val="22"/>
            <w:szCs w:val="22"/>
            <w:rPrChange w:id="1663" w:author="Chara Katiri" w:date="2015-04-12T20:48:00Z">
              <w:rPr/>
            </w:rPrChange>
          </w:rPr>
          <w:t xml:space="preserve">uses the </w:t>
        </w:r>
      </w:ins>
      <w:ins w:id="1664" w:author="Chara Katiri" w:date="2015-04-12T18:31:00Z">
        <w:r w:rsidR="001A4463" w:rsidRPr="000926B2">
          <w:rPr>
            <w:rFonts w:ascii="Times" w:hAnsi="Times"/>
            <w:sz w:val="22"/>
            <w:szCs w:val="22"/>
            <w:rPrChange w:id="1665" w:author="Chara Katiri" w:date="2015-04-12T20:48:00Z">
              <w:rPr/>
            </w:rPrChange>
          </w:rPr>
          <w:t>information</w:t>
        </w:r>
      </w:ins>
      <w:ins w:id="1666" w:author="Chara Katiri" w:date="2015-04-12T18:30:00Z">
        <w:r w:rsidR="001A4463" w:rsidRPr="000926B2">
          <w:rPr>
            <w:rFonts w:ascii="Times" w:hAnsi="Times"/>
            <w:sz w:val="22"/>
            <w:szCs w:val="22"/>
            <w:rPrChange w:id="1667" w:author="Chara Katiri" w:date="2015-04-12T20:48:00Z">
              <w:rPr/>
            </w:rPrChange>
          </w:rPr>
          <w:t xml:space="preserve"> </w:t>
        </w:r>
      </w:ins>
      <w:ins w:id="1668" w:author="Chara Katiri" w:date="2015-04-12T18:31:00Z">
        <w:r w:rsidR="001A4463" w:rsidRPr="000926B2">
          <w:rPr>
            <w:rFonts w:ascii="Times" w:hAnsi="Times"/>
            <w:sz w:val="22"/>
            <w:szCs w:val="22"/>
            <w:rPrChange w:id="1669" w:author="Chara Katiri" w:date="2015-04-12T20:48:00Z">
              <w:rPr/>
            </w:rPrChange>
          </w:rPr>
          <w:t xml:space="preserve">supplied by the seller to decide which item to buy. </w:t>
        </w:r>
      </w:ins>
      <w:ins w:id="1670" w:author="Chara Katiri" w:date="2015-04-12T18:50:00Z">
        <w:r w:rsidR="007E3D22" w:rsidRPr="000926B2">
          <w:rPr>
            <w:rFonts w:ascii="Times" w:hAnsi="Times"/>
            <w:sz w:val="22"/>
            <w:szCs w:val="22"/>
          </w:rPr>
          <w:t>The most useful feature</w:t>
        </w:r>
      </w:ins>
      <w:ins w:id="1671" w:author="Chara Katiri" w:date="2015-05-02T17:28:00Z">
        <w:r w:rsidR="00581F9A" w:rsidRPr="000926B2">
          <w:rPr>
            <w:rFonts w:ascii="Times" w:hAnsi="Times"/>
            <w:sz w:val="22"/>
            <w:szCs w:val="22"/>
          </w:rPr>
          <w:t>s</w:t>
        </w:r>
      </w:ins>
      <w:ins w:id="1672" w:author="Chara Katiri" w:date="2015-04-12T18:50:00Z">
        <w:r w:rsidR="007E3D22" w:rsidRPr="000926B2">
          <w:rPr>
            <w:rFonts w:ascii="Times" w:hAnsi="Times"/>
            <w:sz w:val="22"/>
            <w:szCs w:val="22"/>
          </w:rPr>
          <w:t xml:space="preserve"> for the buyer </w:t>
        </w:r>
      </w:ins>
      <w:ins w:id="1673" w:author="Chara Katiri" w:date="2015-04-12T18:52:00Z">
        <w:r w:rsidR="00581F9A" w:rsidRPr="000926B2">
          <w:rPr>
            <w:rFonts w:ascii="Times" w:hAnsi="Times"/>
            <w:sz w:val="22"/>
            <w:szCs w:val="22"/>
          </w:rPr>
          <w:t>are</w:t>
        </w:r>
      </w:ins>
      <w:ins w:id="1674" w:author="Chara Katiri" w:date="2015-05-02T17:29:00Z">
        <w:r w:rsidR="00581F9A" w:rsidRPr="000926B2">
          <w:rPr>
            <w:rFonts w:ascii="Times" w:hAnsi="Times"/>
            <w:sz w:val="22"/>
            <w:szCs w:val="22"/>
          </w:rPr>
          <w:t>:</w:t>
        </w:r>
      </w:ins>
      <w:ins w:id="1675" w:author="Chara Katiri" w:date="2015-04-12T18:52:00Z">
        <w:r w:rsidR="007E3D22" w:rsidRPr="000926B2">
          <w:rPr>
            <w:rFonts w:ascii="Times" w:hAnsi="Times"/>
            <w:sz w:val="22"/>
            <w:szCs w:val="22"/>
          </w:rPr>
          <w:t xml:space="preserve"> </w:t>
        </w:r>
      </w:ins>
    </w:p>
    <w:p w14:paraId="5EEFB469" w14:textId="317E79CF" w:rsidR="00581F9A" w:rsidRPr="000926B2" w:rsidRDefault="00581F9A" w:rsidP="00EE1303">
      <w:pPr>
        <w:pStyle w:val="ListParagraph"/>
        <w:numPr>
          <w:ilvl w:val="0"/>
          <w:numId w:val="75"/>
        </w:numPr>
        <w:spacing w:line="360" w:lineRule="auto"/>
        <w:jc w:val="both"/>
        <w:rPr>
          <w:ins w:id="1676" w:author="Chara Katiri" w:date="2015-05-02T17:30:00Z"/>
          <w:rFonts w:ascii="Times" w:hAnsi="Times"/>
          <w:sz w:val="22"/>
          <w:szCs w:val="22"/>
        </w:rPr>
        <w:pPrChange w:id="1677" w:author="Chara Katiri" w:date="2015-05-02T17:30:00Z">
          <w:pPr>
            <w:spacing w:line="360" w:lineRule="auto"/>
            <w:ind w:left="720"/>
            <w:jc w:val="both"/>
          </w:pPr>
        </w:pPrChange>
      </w:pPr>
      <w:ins w:id="1678" w:author="Chara Katiri" w:date="2015-05-02T17:29:00Z">
        <w:r w:rsidRPr="000926B2">
          <w:rPr>
            <w:rFonts w:ascii="Times" w:hAnsi="Times"/>
            <w:i/>
            <w:sz w:val="22"/>
            <w:szCs w:val="22"/>
            <w:rPrChange w:id="1679" w:author="Chara Katiri" w:date="2015-05-02T17:30:00Z">
              <w:rPr>
                <w:rFonts w:ascii="Times" w:hAnsi="Times"/>
                <w:sz w:val="22"/>
                <w:szCs w:val="22"/>
              </w:rPr>
            </w:rPrChange>
          </w:rPr>
          <w:t>Books</w:t>
        </w:r>
      </w:ins>
      <w:ins w:id="1680" w:author="Chara Katiri" w:date="2015-05-02T17:28:00Z">
        <w:r w:rsidRPr="000926B2">
          <w:rPr>
            <w:rFonts w:ascii="Times" w:hAnsi="Times"/>
            <w:i/>
            <w:sz w:val="22"/>
            <w:szCs w:val="22"/>
            <w:rPrChange w:id="1681" w:author="Chara Katiri" w:date="2015-05-02T17:30:00Z">
              <w:rPr>
                <w:rFonts w:ascii="Times" w:hAnsi="Times"/>
                <w:sz w:val="22"/>
                <w:szCs w:val="22"/>
              </w:rPr>
            </w:rPrChange>
          </w:rPr>
          <w:t xml:space="preserve"> and Rooms</w:t>
        </w:r>
        <w:r w:rsidRPr="000926B2">
          <w:rPr>
            <w:rFonts w:ascii="Times" w:hAnsi="Times"/>
            <w:sz w:val="22"/>
            <w:szCs w:val="22"/>
          </w:rPr>
          <w:t xml:space="preserve"> categories that allow </w:t>
        </w:r>
      </w:ins>
      <w:ins w:id="1682" w:author="Chara Katiri" w:date="2015-05-02T17:31:00Z">
        <w:r w:rsidRPr="000926B2">
          <w:rPr>
            <w:rFonts w:ascii="Times" w:hAnsi="Times"/>
            <w:sz w:val="22"/>
            <w:szCs w:val="22"/>
          </w:rPr>
          <w:t>him</w:t>
        </w:r>
      </w:ins>
      <w:ins w:id="1683" w:author="Chara Katiri" w:date="2015-05-02T17:28:00Z">
        <w:r w:rsidRPr="000926B2">
          <w:rPr>
            <w:rFonts w:ascii="Times" w:hAnsi="Times"/>
            <w:sz w:val="22"/>
            <w:szCs w:val="22"/>
          </w:rPr>
          <w:t xml:space="preserve"> to search items by category </w:t>
        </w:r>
      </w:ins>
    </w:p>
    <w:p w14:paraId="1C322118" w14:textId="439FA555" w:rsidR="00581F9A" w:rsidRPr="000926B2" w:rsidRDefault="00581F9A" w:rsidP="00EE1303">
      <w:pPr>
        <w:pStyle w:val="ListParagraph"/>
        <w:numPr>
          <w:ilvl w:val="0"/>
          <w:numId w:val="75"/>
        </w:numPr>
        <w:spacing w:line="360" w:lineRule="auto"/>
        <w:jc w:val="both"/>
        <w:rPr>
          <w:ins w:id="1684" w:author="Chara Katiri" w:date="2015-05-02T17:27:00Z"/>
          <w:rFonts w:ascii="Times" w:hAnsi="Times"/>
          <w:sz w:val="22"/>
          <w:szCs w:val="22"/>
        </w:rPr>
        <w:pPrChange w:id="1685" w:author="Chara Katiri" w:date="2015-05-02T17:30:00Z">
          <w:pPr>
            <w:spacing w:line="360" w:lineRule="auto"/>
            <w:ind w:left="720"/>
            <w:jc w:val="both"/>
          </w:pPr>
        </w:pPrChange>
      </w:pPr>
      <w:ins w:id="1686" w:author="Chara Katiri" w:date="2015-05-02T17:31:00Z">
        <w:r w:rsidRPr="000926B2">
          <w:rPr>
            <w:rFonts w:ascii="Times" w:hAnsi="Times"/>
            <w:i/>
            <w:sz w:val="22"/>
            <w:szCs w:val="22"/>
          </w:rPr>
          <w:t>Search</w:t>
        </w:r>
      </w:ins>
      <w:ins w:id="1687" w:author="Chara Katiri" w:date="2015-05-02T17:29:00Z">
        <w:r w:rsidRPr="000926B2">
          <w:rPr>
            <w:rFonts w:ascii="Times" w:hAnsi="Times"/>
            <w:i/>
            <w:sz w:val="22"/>
            <w:szCs w:val="22"/>
            <w:rPrChange w:id="1688" w:author="Chara Katiri" w:date="2015-05-02T17:30:00Z">
              <w:rPr>
                <w:rFonts w:ascii="Times" w:hAnsi="Times"/>
                <w:sz w:val="22"/>
                <w:szCs w:val="22"/>
              </w:rPr>
            </w:rPrChange>
          </w:rPr>
          <w:t xml:space="preserve"> box</w:t>
        </w:r>
        <w:r w:rsidRPr="000926B2">
          <w:rPr>
            <w:rFonts w:ascii="Times" w:hAnsi="Times"/>
            <w:sz w:val="22"/>
            <w:szCs w:val="22"/>
          </w:rPr>
          <w:t xml:space="preserve"> that allow </w:t>
        </w:r>
      </w:ins>
      <w:ins w:id="1689" w:author="Chara Katiri" w:date="2015-05-02T17:31:00Z">
        <w:r w:rsidRPr="000926B2">
          <w:rPr>
            <w:rFonts w:ascii="Times" w:hAnsi="Times"/>
            <w:sz w:val="22"/>
            <w:szCs w:val="22"/>
          </w:rPr>
          <w:t>him</w:t>
        </w:r>
      </w:ins>
      <w:ins w:id="1690" w:author="Chara Katiri" w:date="2015-05-02T17:29:00Z">
        <w:r w:rsidRPr="000926B2">
          <w:rPr>
            <w:rFonts w:ascii="Times" w:hAnsi="Times"/>
            <w:sz w:val="22"/>
            <w:szCs w:val="22"/>
          </w:rPr>
          <w:t xml:space="preserve"> to search by keyword </w:t>
        </w:r>
      </w:ins>
    </w:p>
    <w:p w14:paraId="3795026E" w14:textId="4F06F958" w:rsidR="00581F9A" w:rsidRPr="000926B2" w:rsidRDefault="00581F9A" w:rsidP="00EE1303">
      <w:pPr>
        <w:pStyle w:val="ListParagraph"/>
        <w:numPr>
          <w:ilvl w:val="0"/>
          <w:numId w:val="75"/>
        </w:numPr>
        <w:spacing w:line="360" w:lineRule="auto"/>
        <w:jc w:val="both"/>
        <w:rPr>
          <w:ins w:id="1691" w:author="Chara Katiri" w:date="2015-05-02T17:31:00Z"/>
          <w:rFonts w:ascii="Times" w:hAnsi="Times"/>
          <w:sz w:val="22"/>
          <w:szCs w:val="22"/>
        </w:rPr>
        <w:pPrChange w:id="1692" w:author="Chara Katiri" w:date="2015-05-02T17:30:00Z">
          <w:pPr>
            <w:spacing w:line="360" w:lineRule="auto"/>
            <w:ind w:left="720"/>
            <w:jc w:val="both"/>
          </w:pPr>
        </w:pPrChange>
      </w:pPr>
      <w:ins w:id="1693" w:author="Chara Katiri" w:date="2015-05-02T17:29:00Z">
        <w:r w:rsidRPr="000926B2">
          <w:rPr>
            <w:rFonts w:ascii="Times" w:hAnsi="Times"/>
            <w:i/>
            <w:sz w:val="22"/>
            <w:szCs w:val="22"/>
            <w:rPrChange w:id="1694" w:author="Chara Katiri" w:date="2015-05-02T17:30:00Z">
              <w:rPr>
                <w:rFonts w:ascii="Times" w:hAnsi="Times"/>
                <w:sz w:val="22"/>
                <w:szCs w:val="22"/>
              </w:rPr>
            </w:rPrChange>
          </w:rPr>
          <w:t>Favourites</w:t>
        </w:r>
        <w:r w:rsidRPr="000926B2">
          <w:rPr>
            <w:rFonts w:ascii="Times" w:hAnsi="Times"/>
            <w:sz w:val="22"/>
            <w:szCs w:val="22"/>
          </w:rPr>
          <w:t xml:space="preserve"> that allow </w:t>
        </w:r>
      </w:ins>
      <w:ins w:id="1695" w:author="Chara Katiri" w:date="2015-05-02T17:32:00Z">
        <w:r w:rsidRPr="000926B2">
          <w:rPr>
            <w:rFonts w:ascii="Times" w:hAnsi="Times"/>
            <w:sz w:val="22"/>
            <w:szCs w:val="22"/>
          </w:rPr>
          <w:t>him</w:t>
        </w:r>
      </w:ins>
      <w:ins w:id="1696" w:author="Chara Katiri" w:date="2015-05-02T17:29:00Z">
        <w:r w:rsidRPr="000926B2">
          <w:rPr>
            <w:rFonts w:ascii="Times" w:hAnsi="Times"/>
            <w:sz w:val="22"/>
            <w:szCs w:val="22"/>
          </w:rPr>
          <w:t xml:space="preserve"> to </w:t>
        </w:r>
      </w:ins>
      <w:ins w:id="1697" w:author="Chara Katiri" w:date="2015-04-12T19:01:00Z">
        <w:r w:rsidRPr="000926B2">
          <w:rPr>
            <w:rFonts w:ascii="Times" w:hAnsi="Times"/>
            <w:sz w:val="22"/>
            <w:szCs w:val="22"/>
          </w:rPr>
          <w:t>bookmark items as favorites</w:t>
        </w:r>
      </w:ins>
      <w:ins w:id="1698" w:author="Chara Katiri" w:date="2015-04-12T19:00:00Z">
        <w:r w:rsidR="009B3145" w:rsidRPr="000926B2">
          <w:rPr>
            <w:rFonts w:ascii="Times" w:hAnsi="Times"/>
            <w:sz w:val="22"/>
            <w:szCs w:val="22"/>
          </w:rPr>
          <w:t xml:space="preserve">. </w:t>
        </w:r>
      </w:ins>
    </w:p>
    <w:p w14:paraId="0EB43C62" w14:textId="5D8C1F91" w:rsidR="009B3145" w:rsidRPr="000926B2" w:rsidRDefault="007E3D22" w:rsidP="00EE1303">
      <w:pPr>
        <w:spacing w:line="360" w:lineRule="auto"/>
        <w:ind w:left="1440"/>
        <w:contextualSpacing/>
        <w:jc w:val="both"/>
        <w:rPr>
          <w:ins w:id="1699" w:author="Chara Katiri" w:date="2015-04-12T18:33:00Z"/>
          <w:rFonts w:ascii="Times" w:hAnsi="Times"/>
          <w:sz w:val="22"/>
          <w:szCs w:val="22"/>
          <w:rPrChange w:id="1700" w:author="Chara Katiri" w:date="2015-05-02T17:31:00Z">
            <w:rPr>
              <w:ins w:id="1701" w:author="Chara Katiri" w:date="2015-04-12T18:33:00Z"/>
            </w:rPr>
          </w:rPrChange>
        </w:rPr>
        <w:pPrChange w:id="1702" w:author="Chara Katiri" w:date="2015-05-02T17:31:00Z">
          <w:pPr>
            <w:spacing w:line="360" w:lineRule="auto"/>
            <w:ind w:left="720"/>
            <w:jc w:val="both"/>
          </w:pPr>
        </w:pPrChange>
      </w:pPr>
      <w:ins w:id="1703" w:author="Chara Katiri" w:date="2015-04-12T18:53:00Z">
        <w:r w:rsidRPr="000926B2">
          <w:rPr>
            <w:rFonts w:ascii="Times" w:hAnsi="Times"/>
            <w:sz w:val="22"/>
            <w:szCs w:val="22"/>
            <w:rPrChange w:id="1704" w:author="Chara Katiri" w:date="2015-05-02T17:31:00Z">
              <w:rPr/>
            </w:rPrChange>
          </w:rPr>
          <w:t>These feature</w:t>
        </w:r>
        <w:r w:rsidR="009B3145" w:rsidRPr="000926B2">
          <w:rPr>
            <w:rFonts w:ascii="Times" w:hAnsi="Times"/>
            <w:sz w:val="22"/>
            <w:szCs w:val="22"/>
            <w:rPrChange w:id="1705" w:author="Chara Katiri" w:date="2015-05-02T17:31:00Z">
              <w:rPr/>
            </w:rPrChange>
          </w:rPr>
          <w:t>s help the buyer</w:t>
        </w:r>
      </w:ins>
      <w:ins w:id="1706" w:author="Chara Katiri" w:date="2015-05-02T17:31:00Z">
        <w:r w:rsidR="00581F9A" w:rsidRPr="000926B2">
          <w:rPr>
            <w:rFonts w:ascii="Times" w:hAnsi="Times"/>
            <w:sz w:val="22"/>
            <w:szCs w:val="22"/>
          </w:rPr>
          <w:t>s</w:t>
        </w:r>
      </w:ins>
      <w:ins w:id="1707" w:author="Chara Katiri" w:date="2015-04-12T18:53:00Z">
        <w:r w:rsidR="009B3145" w:rsidRPr="000926B2">
          <w:rPr>
            <w:rFonts w:ascii="Times" w:hAnsi="Times"/>
            <w:sz w:val="22"/>
            <w:szCs w:val="22"/>
            <w:rPrChange w:id="1708" w:author="Chara Katiri" w:date="2015-05-02T17:31:00Z">
              <w:rPr/>
            </w:rPrChange>
          </w:rPr>
          <w:t xml:space="preserve"> navigate faster</w:t>
        </w:r>
        <w:r w:rsidRPr="000926B2">
          <w:rPr>
            <w:rFonts w:ascii="Times" w:hAnsi="Times"/>
            <w:sz w:val="22"/>
            <w:szCs w:val="22"/>
            <w:rPrChange w:id="1709" w:author="Chara Katiri" w:date="2015-05-02T17:31:00Z">
              <w:rPr/>
            </w:rPrChange>
          </w:rPr>
          <w:t xml:space="preserve"> to the item he is interested in buying. </w:t>
        </w:r>
      </w:ins>
      <w:ins w:id="1710" w:author="Chara Katiri" w:date="2015-04-12T18:58:00Z">
        <w:r w:rsidR="009B3145" w:rsidRPr="000926B2">
          <w:rPr>
            <w:rFonts w:ascii="Times" w:hAnsi="Times"/>
            <w:sz w:val="22"/>
            <w:szCs w:val="22"/>
            <w:rPrChange w:id="1711" w:author="Chara Katiri" w:date="2015-05-02T17:31:00Z">
              <w:rPr/>
            </w:rPrChange>
          </w:rPr>
          <w:t>The buyer has no permission</w:t>
        </w:r>
      </w:ins>
      <w:ins w:id="1712" w:author="Chara Katiri" w:date="2015-04-12T18:59:00Z">
        <w:r w:rsidR="009B3145" w:rsidRPr="000926B2">
          <w:rPr>
            <w:rFonts w:ascii="Times" w:hAnsi="Times"/>
            <w:sz w:val="22"/>
            <w:szCs w:val="22"/>
            <w:rPrChange w:id="1713" w:author="Chara Katiri" w:date="2015-05-02T17:31:00Z">
              <w:rPr/>
            </w:rPrChange>
          </w:rPr>
          <w:t>s</w:t>
        </w:r>
      </w:ins>
      <w:ins w:id="1714" w:author="Chara Katiri" w:date="2015-04-12T18:58:00Z">
        <w:r w:rsidR="009B3145" w:rsidRPr="000926B2">
          <w:rPr>
            <w:rFonts w:ascii="Times" w:hAnsi="Times"/>
            <w:sz w:val="22"/>
            <w:szCs w:val="22"/>
            <w:rPrChange w:id="1715" w:author="Chara Katiri" w:date="2015-05-02T17:31:00Z">
              <w:rPr/>
            </w:rPrChange>
          </w:rPr>
          <w:t xml:space="preserve"> to </w:t>
        </w:r>
      </w:ins>
      <w:ins w:id="1716" w:author="Chara Katiri" w:date="2015-04-12T18:59:00Z">
        <w:r w:rsidR="009B3145" w:rsidRPr="000926B2">
          <w:rPr>
            <w:rFonts w:ascii="Times" w:hAnsi="Times"/>
            <w:sz w:val="22"/>
            <w:szCs w:val="22"/>
            <w:rPrChange w:id="1717" w:author="Chara Katiri" w:date="2015-05-02T17:31:00Z">
              <w:rPr/>
            </w:rPrChange>
          </w:rPr>
          <w:t xml:space="preserve">modify or delete any of the items listed for sale. </w:t>
        </w:r>
      </w:ins>
      <w:ins w:id="1718" w:author="Chara Katiri" w:date="2015-04-12T18:58:00Z">
        <w:r w:rsidR="009B3145" w:rsidRPr="000926B2">
          <w:rPr>
            <w:rFonts w:ascii="Times" w:hAnsi="Times"/>
            <w:sz w:val="22"/>
            <w:szCs w:val="22"/>
            <w:rPrChange w:id="1719" w:author="Chara Katiri" w:date="2015-05-02T17:31:00Z">
              <w:rPr/>
            </w:rPrChange>
          </w:rPr>
          <w:t xml:space="preserve"> </w:t>
        </w:r>
      </w:ins>
    </w:p>
    <w:p w14:paraId="64EDC5CB" w14:textId="77777777" w:rsidR="00E65CA5" w:rsidRPr="000926B2" w:rsidRDefault="00E65CA5" w:rsidP="00EE1303">
      <w:pPr>
        <w:spacing w:line="360" w:lineRule="auto"/>
        <w:ind w:left="1080"/>
        <w:contextualSpacing/>
        <w:jc w:val="both"/>
        <w:rPr>
          <w:ins w:id="1720" w:author="Chara Katiri" w:date="2015-04-12T19:33:00Z"/>
          <w:rFonts w:ascii="Times" w:hAnsi="Times"/>
          <w:sz w:val="22"/>
          <w:szCs w:val="22"/>
        </w:rPr>
        <w:pPrChange w:id="1721" w:author="Chara Katiri" w:date="2015-04-12T20:48:00Z">
          <w:pPr>
            <w:spacing w:line="360" w:lineRule="auto"/>
            <w:ind w:left="504" w:firstLine="720"/>
            <w:contextualSpacing/>
            <w:jc w:val="both"/>
          </w:pPr>
        </w:pPrChange>
      </w:pPr>
    </w:p>
    <w:p w14:paraId="63659B17" w14:textId="4BFB9C9E" w:rsidR="009B3145" w:rsidRPr="000926B2" w:rsidRDefault="009B3145" w:rsidP="00EE1303">
      <w:pPr>
        <w:spacing w:line="360" w:lineRule="auto"/>
        <w:ind w:left="720"/>
        <w:contextualSpacing/>
        <w:jc w:val="both"/>
        <w:rPr>
          <w:ins w:id="1722" w:author="Chara Katiri" w:date="2015-04-12T19:04:00Z"/>
          <w:rFonts w:ascii="Times" w:hAnsi="Times"/>
          <w:sz w:val="22"/>
          <w:szCs w:val="22"/>
        </w:rPr>
        <w:pPrChange w:id="1723" w:author="Chara Katiri" w:date="2015-04-12T20:48:00Z">
          <w:pPr>
            <w:spacing w:line="360" w:lineRule="auto"/>
            <w:ind w:left="504" w:firstLine="720"/>
            <w:contextualSpacing/>
            <w:jc w:val="both"/>
          </w:pPr>
        </w:pPrChange>
      </w:pPr>
      <w:ins w:id="1724" w:author="Chara Katiri" w:date="2015-04-12T19:04:00Z">
        <w:r w:rsidRPr="000926B2">
          <w:rPr>
            <w:rFonts w:ascii="Times" w:hAnsi="Times"/>
            <w:sz w:val="22"/>
            <w:szCs w:val="22"/>
          </w:rPr>
          <w:t>Pre-conditions:</w:t>
        </w:r>
      </w:ins>
    </w:p>
    <w:p w14:paraId="3A37010D" w14:textId="056D7FB8" w:rsidR="00E65CA5" w:rsidRPr="000926B2" w:rsidRDefault="00385F50" w:rsidP="00EE1303">
      <w:pPr>
        <w:pStyle w:val="ListParagraph"/>
        <w:numPr>
          <w:ilvl w:val="0"/>
          <w:numId w:val="71"/>
        </w:numPr>
        <w:spacing w:line="360" w:lineRule="auto"/>
        <w:jc w:val="both"/>
        <w:rPr>
          <w:ins w:id="1725" w:author="Chara Katiri" w:date="2015-04-12T19:32:00Z"/>
          <w:rFonts w:ascii="Times" w:hAnsi="Times"/>
          <w:sz w:val="22"/>
          <w:szCs w:val="22"/>
        </w:rPr>
        <w:pPrChange w:id="1726" w:author="Chara Katiri" w:date="2015-04-12T20:48:00Z">
          <w:pPr>
            <w:spacing w:line="360" w:lineRule="auto"/>
            <w:ind w:left="504" w:firstLine="720"/>
            <w:contextualSpacing/>
            <w:jc w:val="both"/>
          </w:pPr>
        </w:pPrChange>
      </w:pPr>
      <w:ins w:id="1727" w:author="Chara Katiri" w:date="2015-04-12T19:18:00Z">
        <w:r w:rsidRPr="000926B2">
          <w:rPr>
            <w:rFonts w:ascii="Times" w:hAnsi="Times"/>
            <w:sz w:val="22"/>
            <w:szCs w:val="22"/>
          </w:rPr>
          <w:t xml:space="preserve">The user is a UoS student or </w:t>
        </w:r>
      </w:ins>
      <w:ins w:id="1728" w:author="Chara Katiri" w:date="2015-05-02T14:32:00Z">
        <w:r w:rsidR="006C3C9B" w:rsidRPr="000926B2">
          <w:rPr>
            <w:rFonts w:ascii="Times" w:hAnsi="Times"/>
            <w:sz w:val="22"/>
            <w:szCs w:val="22"/>
          </w:rPr>
          <w:t>academic</w:t>
        </w:r>
      </w:ins>
      <w:ins w:id="1729" w:author="Chara Katiri" w:date="2015-04-12T19:21:00Z">
        <w:r w:rsidRPr="000926B2">
          <w:rPr>
            <w:rFonts w:ascii="Times" w:hAnsi="Times"/>
            <w:sz w:val="22"/>
            <w:szCs w:val="22"/>
          </w:rPr>
          <w:t xml:space="preserve"> (or admin)</w:t>
        </w:r>
      </w:ins>
      <w:ins w:id="1730" w:author="Chara Katiri" w:date="2015-04-12T19:18:00Z">
        <w:r w:rsidRPr="000926B2">
          <w:rPr>
            <w:rFonts w:ascii="Times" w:hAnsi="Times"/>
            <w:sz w:val="22"/>
            <w:szCs w:val="22"/>
          </w:rPr>
          <w:t xml:space="preserve"> and therefore </w:t>
        </w:r>
      </w:ins>
      <w:ins w:id="1731" w:author="Chara Katiri" w:date="2015-04-12T19:19:00Z">
        <w:r w:rsidRPr="000926B2">
          <w:rPr>
            <w:rFonts w:ascii="Times" w:hAnsi="Times"/>
            <w:sz w:val="22"/>
            <w:szCs w:val="22"/>
          </w:rPr>
          <w:t>has</w:t>
        </w:r>
      </w:ins>
      <w:ins w:id="1732" w:author="Chara Katiri" w:date="2015-04-12T19:18:00Z">
        <w:r w:rsidRPr="000926B2">
          <w:rPr>
            <w:rFonts w:ascii="Times" w:hAnsi="Times"/>
            <w:sz w:val="22"/>
            <w:szCs w:val="22"/>
          </w:rPr>
          <w:t xml:space="preserve"> a UoS </w:t>
        </w:r>
      </w:ins>
      <w:ins w:id="1733" w:author="Chara Katiri" w:date="2015-04-12T19:31:00Z">
        <w:r w:rsidR="00E65CA5" w:rsidRPr="000926B2">
          <w:rPr>
            <w:rFonts w:ascii="Times" w:hAnsi="Times"/>
            <w:sz w:val="22"/>
            <w:szCs w:val="22"/>
          </w:rPr>
          <w:t xml:space="preserve">username and email address. </w:t>
        </w:r>
      </w:ins>
    </w:p>
    <w:p w14:paraId="4A927719" w14:textId="77777777" w:rsidR="00E65CA5" w:rsidRPr="000926B2" w:rsidRDefault="00E65CA5" w:rsidP="00EE1303">
      <w:pPr>
        <w:spacing w:line="360" w:lineRule="auto"/>
        <w:contextualSpacing/>
        <w:jc w:val="both"/>
        <w:rPr>
          <w:ins w:id="1734" w:author="Chara Katiri" w:date="2015-04-12T19:32:00Z"/>
          <w:rFonts w:ascii="Times" w:hAnsi="Times"/>
          <w:sz w:val="22"/>
          <w:szCs w:val="22"/>
        </w:rPr>
        <w:pPrChange w:id="1735" w:author="Chara Katiri" w:date="2015-04-12T20:48:00Z">
          <w:pPr>
            <w:spacing w:line="360" w:lineRule="auto"/>
            <w:ind w:left="504" w:firstLine="720"/>
            <w:contextualSpacing/>
            <w:jc w:val="both"/>
          </w:pPr>
        </w:pPrChange>
      </w:pPr>
    </w:p>
    <w:p w14:paraId="36B9E096" w14:textId="1ABB7AD7" w:rsidR="00E65CA5" w:rsidRPr="000926B2" w:rsidRDefault="00E65CA5" w:rsidP="00EE1303">
      <w:pPr>
        <w:spacing w:line="360" w:lineRule="auto"/>
        <w:ind w:left="720"/>
        <w:contextualSpacing/>
        <w:jc w:val="both"/>
        <w:rPr>
          <w:ins w:id="1736" w:author="Chara Katiri" w:date="2015-04-12T19:33:00Z"/>
          <w:rFonts w:ascii="Times" w:hAnsi="Times"/>
          <w:sz w:val="22"/>
          <w:szCs w:val="22"/>
        </w:rPr>
        <w:pPrChange w:id="1737" w:author="Chara Katiri" w:date="2015-04-12T20:48:00Z">
          <w:pPr>
            <w:spacing w:line="360" w:lineRule="auto"/>
            <w:ind w:left="504" w:firstLine="720"/>
            <w:contextualSpacing/>
            <w:jc w:val="both"/>
          </w:pPr>
        </w:pPrChange>
      </w:pPr>
      <w:ins w:id="1738" w:author="Chara Katiri" w:date="2015-04-12T19:33:00Z">
        <w:r w:rsidRPr="000926B2">
          <w:rPr>
            <w:rFonts w:ascii="Times" w:hAnsi="Times"/>
            <w:sz w:val="22"/>
            <w:szCs w:val="22"/>
          </w:rPr>
          <w:t xml:space="preserve">Basic flow: </w:t>
        </w:r>
      </w:ins>
    </w:p>
    <w:p w14:paraId="34826281" w14:textId="48DCBC37" w:rsidR="00E65CA5" w:rsidRPr="000926B2" w:rsidRDefault="00E65CA5" w:rsidP="00EE1303">
      <w:pPr>
        <w:pStyle w:val="ListParagraph"/>
        <w:numPr>
          <w:ilvl w:val="0"/>
          <w:numId w:val="72"/>
        </w:numPr>
        <w:spacing w:line="360" w:lineRule="auto"/>
        <w:jc w:val="both"/>
        <w:rPr>
          <w:ins w:id="1739" w:author="Chara Katiri" w:date="2015-04-12T19:33:00Z"/>
          <w:rFonts w:ascii="Times" w:hAnsi="Times"/>
          <w:sz w:val="22"/>
          <w:szCs w:val="22"/>
        </w:rPr>
        <w:pPrChange w:id="1740" w:author="Chara Katiri" w:date="2015-04-12T20:48:00Z">
          <w:pPr>
            <w:spacing w:line="360" w:lineRule="auto"/>
            <w:ind w:left="504" w:firstLine="720"/>
            <w:contextualSpacing/>
            <w:jc w:val="both"/>
          </w:pPr>
        </w:pPrChange>
      </w:pPr>
      <w:ins w:id="1741" w:author="Chara Katiri" w:date="2015-04-12T19:33:00Z">
        <w:r w:rsidRPr="000926B2">
          <w:rPr>
            <w:rFonts w:ascii="Times" w:hAnsi="Times"/>
            <w:sz w:val="22"/>
            <w:szCs w:val="22"/>
          </w:rPr>
          <w:t>The user log</w:t>
        </w:r>
      </w:ins>
      <w:ins w:id="1742" w:author="Chara Katiri" w:date="2015-04-12T19:34:00Z">
        <w:r w:rsidRPr="000926B2">
          <w:rPr>
            <w:rFonts w:ascii="Times" w:hAnsi="Times"/>
            <w:sz w:val="22"/>
            <w:szCs w:val="22"/>
          </w:rPr>
          <w:t xml:space="preserve">s </w:t>
        </w:r>
      </w:ins>
      <w:ins w:id="1743" w:author="Chara Katiri" w:date="2015-04-12T19:33:00Z">
        <w:r w:rsidRPr="000926B2">
          <w:rPr>
            <w:rFonts w:ascii="Times" w:hAnsi="Times"/>
            <w:sz w:val="22"/>
            <w:szCs w:val="22"/>
          </w:rPr>
          <w:t>in using his UoS username.</w:t>
        </w:r>
      </w:ins>
    </w:p>
    <w:p w14:paraId="6021BBEE" w14:textId="5A661216" w:rsidR="00E65CA5" w:rsidRPr="000926B2" w:rsidRDefault="00E65CA5" w:rsidP="00EE1303">
      <w:pPr>
        <w:pStyle w:val="ListParagraph"/>
        <w:numPr>
          <w:ilvl w:val="0"/>
          <w:numId w:val="72"/>
        </w:numPr>
        <w:spacing w:line="360" w:lineRule="auto"/>
        <w:jc w:val="both"/>
        <w:rPr>
          <w:ins w:id="1744" w:author="Chara Katiri" w:date="2015-04-12T19:38:00Z"/>
          <w:rFonts w:ascii="Times" w:hAnsi="Times"/>
          <w:sz w:val="22"/>
          <w:szCs w:val="22"/>
        </w:rPr>
        <w:pPrChange w:id="1745" w:author="Chara Katiri" w:date="2015-04-12T20:48:00Z">
          <w:pPr>
            <w:spacing w:line="360" w:lineRule="auto"/>
            <w:ind w:left="504" w:firstLine="720"/>
            <w:contextualSpacing/>
            <w:jc w:val="both"/>
          </w:pPr>
        </w:pPrChange>
      </w:pPr>
      <w:ins w:id="1746" w:author="Chara Katiri" w:date="2015-04-12T19:35:00Z">
        <w:r w:rsidRPr="000926B2">
          <w:rPr>
            <w:rFonts w:ascii="Times" w:hAnsi="Times"/>
            <w:sz w:val="22"/>
            <w:szCs w:val="22"/>
          </w:rPr>
          <w:t xml:space="preserve">The </w:t>
        </w:r>
        <w:r w:rsidR="00837A3F" w:rsidRPr="000926B2">
          <w:rPr>
            <w:rFonts w:ascii="Times" w:hAnsi="Times"/>
            <w:sz w:val="22"/>
            <w:szCs w:val="22"/>
          </w:rPr>
          <w:t>seller posts adverts such as second</w:t>
        </w:r>
      </w:ins>
      <w:ins w:id="1747" w:author="Chara Katiri" w:date="2015-04-12T19:40:00Z">
        <w:r w:rsidR="00837A3F" w:rsidRPr="000926B2">
          <w:rPr>
            <w:rFonts w:ascii="Times" w:hAnsi="Times"/>
            <w:sz w:val="22"/>
            <w:szCs w:val="22"/>
          </w:rPr>
          <w:t>-hand</w:t>
        </w:r>
      </w:ins>
      <w:ins w:id="1748" w:author="Chara Katiri" w:date="2015-04-12T19:35:00Z">
        <w:r w:rsidR="00837A3F" w:rsidRPr="000926B2">
          <w:rPr>
            <w:rFonts w:ascii="Times" w:hAnsi="Times"/>
            <w:sz w:val="22"/>
            <w:szCs w:val="22"/>
          </w:rPr>
          <w:t xml:space="preserve"> books </w:t>
        </w:r>
      </w:ins>
      <w:ins w:id="1749" w:author="Chara Katiri" w:date="2015-04-12T19:37:00Z">
        <w:r w:rsidR="00837A3F" w:rsidRPr="000926B2">
          <w:rPr>
            <w:rFonts w:ascii="Times" w:hAnsi="Times"/>
            <w:sz w:val="22"/>
            <w:szCs w:val="22"/>
          </w:rPr>
          <w:t>available</w:t>
        </w:r>
      </w:ins>
      <w:ins w:id="1750" w:author="Chara Katiri" w:date="2015-04-12T19:35:00Z">
        <w:r w:rsidR="00837A3F" w:rsidRPr="000926B2">
          <w:rPr>
            <w:rFonts w:ascii="Times" w:hAnsi="Times"/>
            <w:sz w:val="22"/>
            <w:szCs w:val="22"/>
          </w:rPr>
          <w:t xml:space="preserve"> </w:t>
        </w:r>
      </w:ins>
      <w:ins w:id="1751" w:author="Chara Katiri" w:date="2015-04-12T19:37:00Z">
        <w:r w:rsidR="00837A3F" w:rsidRPr="000926B2">
          <w:rPr>
            <w:rFonts w:ascii="Times" w:hAnsi="Times"/>
            <w:sz w:val="22"/>
            <w:szCs w:val="22"/>
          </w:rPr>
          <w:t xml:space="preserve">for sale or </w:t>
        </w:r>
      </w:ins>
      <w:ins w:id="1752" w:author="Chara Katiri" w:date="2015-04-12T19:38:00Z">
        <w:r w:rsidR="00837A3F" w:rsidRPr="000926B2">
          <w:rPr>
            <w:rFonts w:ascii="Times" w:hAnsi="Times"/>
            <w:sz w:val="22"/>
            <w:szCs w:val="22"/>
          </w:rPr>
          <w:t xml:space="preserve">room swaps requests. </w:t>
        </w:r>
      </w:ins>
    </w:p>
    <w:p w14:paraId="3B010548" w14:textId="4ABE3A2D" w:rsidR="00837A3F" w:rsidRPr="000926B2" w:rsidRDefault="00837A3F" w:rsidP="00EE1303">
      <w:pPr>
        <w:pStyle w:val="ListParagraph"/>
        <w:numPr>
          <w:ilvl w:val="0"/>
          <w:numId w:val="72"/>
        </w:numPr>
        <w:spacing w:line="360" w:lineRule="auto"/>
        <w:jc w:val="both"/>
        <w:rPr>
          <w:ins w:id="1753" w:author="Chara Katiri" w:date="2015-04-12T19:38:00Z"/>
          <w:rFonts w:ascii="Times" w:hAnsi="Times"/>
          <w:sz w:val="22"/>
          <w:szCs w:val="22"/>
        </w:rPr>
        <w:pPrChange w:id="1754" w:author="Chara Katiri" w:date="2015-04-12T20:48:00Z">
          <w:pPr>
            <w:spacing w:line="360" w:lineRule="auto"/>
            <w:ind w:left="504" w:firstLine="720"/>
            <w:contextualSpacing/>
            <w:jc w:val="both"/>
          </w:pPr>
        </w:pPrChange>
      </w:pPr>
      <w:ins w:id="1755" w:author="Chara Katiri" w:date="2015-04-12T19:38:00Z">
        <w:r w:rsidRPr="000926B2">
          <w:rPr>
            <w:rFonts w:ascii="Times" w:hAnsi="Times"/>
            <w:sz w:val="22"/>
            <w:szCs w:val="22"/>
          </w:rPr>
          <w:t xml:space="preserve">The buyer searches the catalogue of available items. </w:t>
        </w:r>
      </w:ins>
    </w:p>
    <w:p w14:paraId="450A5283" w14:textId="11FC3CFD" w:rsidR="00E65CA5" w:rsidRPr="000926B2" w:rsidRDefault="00837A3F" w:rsidP="00EE1303">
      <w:pPr>
        <w:pStyle w:val="ListParagraph"/>
        <w:numPr>
          <w:ilvl w:val="0"/>
          <w:numId w:val="72"/>
        </w:numPr>
        <w:spacing w:line="360" w:lineRule="auto"/>
        <w:jc w:val="both"/>
        <w:rPr>
          <w:ins w:id="1756" w:author="Chara Katiri" w:date="2015-04-12T19:41:00Z"/>
          <w:rFonts w:ascii="Times" w:hAnsi="Times"/>
          <w:sz w:val="22"/>
          <w:szCs w:val="22"/>
        </w:rPr>
        <w:pPrChange w:id="1757" w:author="Chara Katiri" w:date="2015-04-12T20:48:00Z">
          <w:pPr>
            <w:spacing w:line="360" w:lineRule="auto"/>
            <w:ind w:left="504" w:firstLine="720"/>
            <w:contextualSpacing/>
            <w:jc w:val="both"/>
          </w:pPr>
        </w:pPrChange>
      </w:pPr>
      <w:ins w:id="1758" w:author="Chara Katiri" w:date="2015-04-12T19:38:00Z">
        <w:r w:rsidRPr="000926B2">
          <w:rPr>
            <w:rFonts w:ascii="Times" w:hAnsi="Times"/>
            <w:sz w:val="22"/>
            <w:szCs w:val="22"/>
          </w:rPr>
          <w:t xml:space="preserve">The buyer can create bookmarks for items he is interested in and </w:t>
        </w:r>
      </w:ins>
      <w:ins w:id="1759" w:author="Chara Katiri" w:date="2015-04-12T19:40:00Z">
        <w:r w:rsidRPr="000926B2">
          <w:rPr>
            <w:rFonts w:ascii="Times" w:hAnsi="Times"/>
            <w:sz w:val="22"/>
            <w:szCs w:val="22"/>
          </w:rPr>
          <w:t>also view</w:t>
        </w:r>
      </w:ins>
      <w:ins w:id="1760" w:author="Chara Katiri" w:date="2015-04-12T19:38:00Z">
        <w:r w:rsidRPr="000926B2">
          <w:rPr>
            <w:rFonts w:ascii="Times" w:hAnsi="Times"/>
            <w:sz w:val="22"/>
            <w:szCs w:val="22"/>
          </w:rPr>
          <w:t xml:space="preserve"> </w:t>
        </w:r>
      </w:ins>
      <w:ins w:id="1761" w:author="Chara Katiri" w:date="2015-04-12T19:40:00Z">
        <w:r w:rsidRPr="000926B2">
          <w:rPr>
            <w:rFonts w:ascii="Times" w:hAnsi="Times"/>
            <w:sz w:val="22"/>
            <w:szCs w:val="22"/>
          </w:rPr>
          <w:t xml:space="preserve">those bookmarks in a list. </w:t>
        </w:r>
      </w:ins>
    </w:p>
    <w:p w14:paraId="046D45E2" w14:textId="14382129" w:rsidR="00837A3F" w:rsidRPr="000926B2" w:rsidRDefault="00837A3F" w:rsidP="00EE1303">
      <w:pPr>
        <w:pStyle w:val="ListParagraph"/>
        <w:numPr>
          <w:ilvl w:val="0"/>
          <w:numId w:val="72"/>
        </w:numPr>
        <w:spacing w:line="360" w:lineRule="auto"/>
        <w:jc w:val="both"/>
        <w:rPr>
          <w:ins w:id="1762" w:author="Chara Katiri" w:date="2015-04-12T19:42:00Z"/>
          <w:rFonts w:ascii="Times" w:hAnsi="Times"/>
          <w:sz w:val="22"/>
          <w:szCs w:val="22"/>
        </w:rPr>
        <w:pPrChange w:id="1763" w:author="Chara Katiri" w:date="2015-04-12T20:48:00Z">
          <w:pPr>
            <w:spacing w:line="360" w:lineRule="auto"/>
            <w:ind w:left="504" w:firstLine="720"/>
            <w:contextualSpacing/>
            <w:jc w:val="both"/>
          </w:pPr>
        </w:pPrChange>
      </w:pPr>
      <w:ins w:id="1764" w:author="Chara Katiri" w:date="2015-04-12T19:41:00Z">
        <w:r w:rsidRPr="000926B2">
          <w:rPr>
            <w:rFonts w:ascii="Times" w:hAnsi="Times"/>
            <w:sz w:val="22"/>
            <w:szCs w:val="22"/>
          </w:rPr>
          <w:t xml:space="preserve">The buyer decides which item to buy and gets in touch with the seller </w:t>
        </w:r>
      </w:ins>
      <w:ins w:id="1765" w:author="Chara Katiri" w:date="2015-04-12T19:42:00Z">
        <w:r w:rsidRPr="000926B2">
          <w:rPr>
            <w:rFonts w:ascii="Times" w:hAnsi="Times"/>
            <w:sz w:val="22"/>
            <w:szCs w:val="22"/>
          </w:rPr>
          <w:t xml:space="preserve">via email or a phone call. </w:t>
        </w:r>
      </w:ins>
    </w:p>
    <w:p w14:paraId="77B251A4" w14:textId="77777777" w:rsidR="00837A3F" w:rsidRPr="000926B2" w:rsidRDefault="00837A3F" w:rsidP="00EE1303">
      <w:pPr>
        <w:pStyle w:val="ListParagraph"/>
        <w:numPr>
          <w:ilvl w:val="0"/>
          <w:numId w:val="72"/>
        </w:numPr>
        <w:spacing w:line="360" w:lineRule="auto"/>
        <w:jc w:val="both"/>
        <w:rPr>
          <w:ins w:id="1766" w:author="Chara Katiri" w:date="2015-04-12T19:43:00Z"/>
          <w:rFonts w:ascii="Times" w:hAnsi="Times"/>
          <w:sz w:val="22"/>
          <w:szCs w:val="22"/>
        </w:rPr>
        <w:pPrChange w:id="1767" w:author="Chara Katiri" w:date="2015-04-12T20:48:00Z">
          <w:pPr>
            <w:spacing w:line="360" w:lineRule="auto"/>
            <w:ind w:left="504" w:firstLine="720"/>
            <w:contextualSpacing/>
            <w:jc w:val="both"/>
          </w:pPr>
        </w:pPrChange>
      </w:pPr>
      <w:ins w:id="1768" w:author="Chara Katiri" w:date="2015-04-12T19:43:00Z">
        <w:r w:rsidRPr="000926B2">
          <w:rPr>
            <w:rFonts w:ascii="Times" w:hAnsi="Times"/>
            <w:sz w:val="22"/>
            <w:szCs w:val="22"/>
          </w:rPr>
          <w:t xml:space="preserve">The seller meets the buyer to deliver the item and collect the payment from the buyer. </w:t>
        </w:r>
      </w:ins>
    </w:p>
    <w:p w14:paraId="5978BE89" w14:textId="5D556F1E" w:rsidR="00837A3F" w:rsidRPr="000926B2" w:rsidRDefault="00837A3F" w:rsidP="00EE1303">
      <w:pPr>
        <w:pStyle w:val="ListParagraph"/>
        <w:numPr>
          <w:ilvl w:val="0"/>
          <w:numId w:val="72"/>
        </w:numPr>
        <w:spacing w:line="360" w:lineRule="auto"/>
        <w:jc w:val="both"/>
        <w:rPr>
          <w:ins w:id="1769" w:author="Chara Katiri" w:date="2015-04-12T19:44:00Z"/>
          <w:rFonts w:ascii="Times" w:hAnsi="Times"/>
          <w:sz w:val="22"/>
          <w:szCs w:val="22"/>
        </w:rPr>
        <w:pPrChange w:id="1770" w:author="Chara Katiri" w:date="2015-04-12T20:48:00Z">
          <w:pPr>
            <w:spacing w:line="360" w:lineRule="auto"/>
            <w:ind w:left="504" w:firstLine="720"/>
            <w:contextualSpacing/>
            <w:jc w:val="both"/>
          </w:pPr>
        </w:pPrChange>
      </w:pPr>
      <w:ins w:id="1771" w:author="Chara Katiri" w:date="2015-04-12T19:43:00Z">
        <w:r w:rsidRPr="000926B2">
          <w:rPr>
            <w:rFonts w:ascii="Times" w:hAnsi="Times"/>
            <w:sz w:val="22"/>
            <w:szCs w:val="22"/>
          </w:rPr>
          <w:t xml:space="preserve">The </w:t>
        </w:r>
      </w:ins>
      <w:ins w:id="1772" w:author="Chara Katiri" w:date="2015-04-12T19:44:00Z">
        <w:r w:rsidRPr="000926B2">
          <w:rPr>
            <w:rFonts w:ascii="Times" w:hAnsi="Times"/>
            <w:sz w:val="22"/>
            <w:szCs w:val="22"/>
          </w:rPr>
          <w:t>seller</w:t>
        </w:r>
      </w:ins>
      <w:ins w:id="1773" w:author="Chara Katiri" w:date="2015-04-12T19:43:00Z">
        <w:r w:rsidRPr="000926B2">
          <w:rPr>
            <w:rFonts w:ascii="Times" w:hAnsi="Times"/>
            <w:sz w:val="22"/>
            <w:szCs w:val="22"/>
          </w:rPr>
          <w:t xml:space="preserve"> deletes the advert for the item sold </w:t>
        </w:r>
      </w:ins>
      <w:ins w:id="1774" w:author="Chara Katiri" w:date="2015-04-12T19:44:00Z">
        <w:r w:rsidRPr="000926B2">
          <w:rPr>
            <w:rFonts w:ascii="Times" w:hAnsi="Times"/>
            <w:sz w:val="22"/>
            <w:szCs w:val="22"/>
          </w:rPr>
          <w:t>as</w:t>
        </w:r>
      </w:ins>
      <w:ins w:id="1775" w:author="Chara Katiri" w:date="2015-04-12T19:43:00Z">
        <w:r w:rsidRPr="000926B2">
          <w:rPr>
            <w:rFonts w:ascii="Times" w:hAnsi="Times"/>
            <w:sz w:val="22"/>
            <w:szCs w:val="22"/>
          </w:rPr>
          <w:t xml:space="preserve"> is no longer available. </w:t>
        </w:r>
      </w:ins>
    </w:p>
    <w:p w14:paraId="1C3EA5E2" w14:textId="01E3E22E" w:rsidR="00837A3F" w:rsidRPr="000926B2" w:rsidRDefault="00837A3F" w:rsidP="00EE1303">
      <w:pPr>
        <w:pStyle w:val="ListParagraph"/>
        <w:numPr>
          <w:ilvl w:val="0"/>
          <w:numId w:val="72"/>
        </w:numPr>
        <w:spacing w:line="360" w:lineRule="auto"/>
        <w:jc w:val="both"/>
        <w:rPr>
          <w:ins w:id="1776" w:author="Chara Katiri" w:date="2015-04-12T19:46:00Z"/>
          <w:rFonts w:ascii="Times" w:hAnsi="Times"/>
          <w:sz w:val="22"/>
          <w:szCs w:val="22"/>
        </w:rPr>
        <w:pPrChange w:id="1777" w:author="Chara Katiri" w:date="2015-04-12T20:48:00Z">
          <w:pPr>
            <w:spacing w:line="360" w:lineRule="auto"/>
            <w:ind w:left="504" w:firstLine="720"/>
            <w:contextualSpacing/>
            <w:jc w:val="both"/>
          </w:pPr>
        </w:pPrChange>
      </w:pPr>
      <w:ins w:id="1778" w:author="Chara Katiri" w:date="2015-04-12T19:45:00Z">
        <w:r w:rsidRPr="000926B2">
          <w:rPr>
            <w:rFonts w:ascii="Times" w:hAnsi="Times"/>
            <w:sz w:val="22"/>
            <w:szCs w:val="22"/>
          </w:rPr>
          <w:t xml:space="preserve">If required, </w:t>
        </w:r>
      </w:ins>
      <w:ins w:id="1779" w:author="Chara Katiri" w:date="2015-04-12T19:44:00Z">
        <w:r w:rsidRPr="000926B2">
          <w:rPr>
            <w:rFonts w:ascii="Times" w:hAnsi="Times"/>
            <w:sz w:val="22"/>
            <w:szCs w:val="22"/>
          </w:rPr>
          <w:t xml:space="preserve">the admin has permissions to delete a user or an advert at any stage of this process. </w:t>
        </w:r>
      </w:ins>
    </w:p>
    <w:p w14:paraId="18B21E24" w14:textId="77777777" w:rsidR="004604ED" w:rsidRPr="000926B2" w:rsidRDefault="004604ED" w:rsidP="00EE1303">
      <w:pPr>
        <w:spacing w:line="360" w:lineRule="auto"/>
        <w:ind w:left="1440"/>
        <w:contextualSpacing/>
        <w:jc w:val="both"/>
        <w:rPr>
          <w:ins w:id="1780" w:author="Chara Katiri" w:date="2015-04-12T19:46:00Z"/>
          <w:rFonts w:ascii="Times" w:hAnsi="Times"/>
          <w:sz w:val="22"/>
          <w:szCs w:val="22"/>
        </w:rPr>
        <w:pPrChange w:id="1781" w:author="Chara Katiri" w:date="2015-04-12T20:48:00Z">
          <w:pPr>
            <w:spacing w:line="360" w:lineRule="auto"/>
            <w:ind w:left="504" w:firstLine="720"/>
            <w:contextualSpacing/>
            <w:jc w:val="both"/>
          </w:pPr>
        </w:pPrChange>
      </w:pPr>
    </w:p>
    <w:p w14:paraId="5FAB48E7" w14:textId="77777777" w:rsidR="002314C5" w:rsidRPr="000926B2" w:rsidRDefault="002314C5" w:rsidP="00EE1303">
      <w:pPr>
        <w:spacing w:line="360" w:lineRule="auto"/>
        <w:contextualSpacing/>
        <w:jc w:val="both"/>
        <w:rPr>
          <w:ins w:id="1782" w:author="Chara Katiri" w:date="2015-04-12T19:32:00Z"/>
          <w:rFonts w:ascii="Times" w:hAnsi="Times"/>
          <w:sz w:val="22"/>
          <w:szCs w:val="22"/>
          <w:rPrChange w:id="1783" w:author="Chara Katiri" w:date="2015-05-02T19:28:00Z">
            <w:rPr>
              <w:ins w:id="1784" w:author="Chara Katiri" w:date="2015-04-12T19:32:00Z"/>
            </w:rPr>
          </w:rPrChange>
        </w:rPr>
        <w:pPrChange w:id="1785" w:author="Chara Katiri" w:date="2015-05-02T19:28:00Z">
          <w:pPr>
            <w:spacing w:line="360" w:lineRule="auto"/>
            <w:ind w:left="504" w:firstLine="720"/>
            <w:contextualSpacing/>
            <w:jc w:val="both"/>
          </w:pPr>
        </w:pPrChange>
      </w:pPr>
    </w:p>
    <w:p w14:paraId="68617E3D" w14:textId="460BF92D" w:rsidR="00E65CA5" w:rsidRPr="000926B2" w:rsidRDefault="004604ED" w:rsidP="00EE1303">
      <w:pPr>
        <w:spacing w:line="360" w:lineRule="auto"/>
        <w:ind w:left="720"/>
        <w:contextualSpacing/>
        <w:jc w:val="both"/>
        <w:rPr>
          <w:ins w:id="1786" w:author="Chara Katiri" w:date="2015-04-12T19:32:00Z"/>
          <w:rFonts w:ascii="Times" w:hAnsi="Times"/>
          <w:sz w:val="22"/>
          <w:szCs w:val="22"/>
        </w:rPr>
      </w:pPr>
      <w:commentRangeStart w:id="1787"/>
      <w:ins w:id="1788" w:author="Chara Katiri" w:date="2015-04-12T19:32:00Z">
        <w:r w:rsidRPr="000926B2">
          <w:rPr>
            <w:rFonts w:ascii="Times" w:hAnsi="Times"/>
            <w:sz w:val="22"/>
            <w:szCs w:val="22"/>
            <w:highlight w:val="yellow"/>
          </w:rPr>
          <w:t>The use-</w:t>
        </w:r>
        <w:r w:rsidR="00E65CA5" w:rsidRPr="000926B2">
          <w:rPr>
            <w:rFonts w:ascii="Times" w:hAnsi="Times"/>
            <w:sz w:val="22"/>
            <w:szCs w:val="22"/>
            <w:highlight w:val="yellow"/>
            <w:rPrChange w:id="1789" w:author="Chara Katiri" w:date="2015-04-12T20:48:00Z">
              <w:rPr>
                <w:rFonts w:ascii="Times" w:hAnsi="Times"/>
                <w:sz w:val="22"/>
                <w:szCs w:val="22"/>
              </w:rPr>
            </w:rPrChange>
          </w:rPr>
          <w:t>case diagram below shows the main functions of the system.</w:t>
        </w:r>
      </w:ins>
      <w:commentRangeEnd w:id="1787"/>
      <w:ins w:id="1790" w:author="Chara Katiri" w:date="2015-04-12T19:50:00Z">
        <w:r w:rsidRPr="000926B2">
          <w:rPr>
            <w:rStyle w:val="CommentReference"/>
            <w:rFonts w:ascii="Times" w:hAnsi="Times"/>
            <w:sz w:val="22"/>
            <w:szCs w:val="22"/>
            <w:rPrChange w:id="1791" w:author="Chara Katiri" w:date="2015-04-12T20:48:00Z">
              <w:rPr>
                <w:rStyle w:val="CommentReference"/>
              </w:rPr>
            </w:rPrChange>
          </w:rPr>
          <w:commentReference w:id="1787"/>
        </w:r>
      </w:ins>
    </w:p>
    <w:p w14:paraId="69D69AB0" w14:textId="77777777" w:rsidR="00E65CA5" w:rsidRPr="000926B2" w:rsidRDefault="00E65CA5" w:rsidP="00EE1303">
      <w:pPr>
        <w:spacing w:line="360" w:lineRule="auto"/>
        <w:ind w:left="1224"/>
        <w:contextualSpacing/>
        <w:jc w:val="both"/>
        <w:rPr>
          <w:ins w:id="1792" w:author="Chara Katiri" w:date="2015-04-12T19:31:00Z"/>
          <w:rFonts w:ascii="Times" w:hAnsi="Times"/>
          <w:sz w:val="22"/>
          <w:szCs w:val="22"/>
          <w:rPrChange w:id="1793" w:author="Chara Katiri" w:date="2015-04-12T20:48:00Z">
            <w:rPr>
              <w:ins w:id="1794" w:author="Chara Katiri" w:date="2015-04-12T19:31:00Z"/>
            </w:rPr>
          </w:rPrChange>
        </w:rPr>
        <w:pPrChange w:id="1795" w:author="Chara Katiri" w:date="2015-04-12T20:48:00Z">
          <w:pPr>
            <w:spacing w:line="360" w:lineRule="auto"/>
            <w:ind w:left="504" w:firstLine="720"/>
            <w:contextualSpacing/>
            <w:jc w:val="both"/>
          </w:pPr>
        </w:pPrChange>
      </w:pPr>
    </w:p>
    <w:p w14:paraId="367D78A9" w14:textId="77777777" w:rsidR="009B3145" w:rsidRPr="000926B2" w:rsidRDefault="009B3145" w:rsidP="00EE1303">
      <w:pPr>
        <w:spacing w:line="360" w:lineRule="auto"/>
        <w:ind w:left="1080"/>
        <w:contextualSpacing/>
        <w:jc w:val="both"/>
        <w:rPr>
          <w:ins w:id="1796" w:author="Chara Katiri" w:date="2015-04-12T19:04:00Z"/>
          <w:rFonts w:ascii="Times" w:hAnsi="Times"/>
          <w:sz w:val="22"/>
          <w:szCs w:val="22"/>
          <w:rPrChange w:id="1797" w:author="Chara Katiri" w:date="2015-04-12T20:48:00Z">
            <w:rPr>
              <w:ins w:id="1798" w:author="Chara Katiri" w:date="2015-04-12T19:04:00Z"/>
            </w:rPr>
          </w:rPrChange>
        </w:rPr>
        <w:pPrChange w:id="1799" w:author="Chara Katiri" w:date="2015-04-12T20:48:00Z">
          <w:pPr>
            <w:spacing w:line="360" w:lineRule="auto"/>
            <w:ind w:left="720"/>
            <w:jc w:val="both"/>
          </w:pPr>
        </w:pPrChange>
      </w:pPr>
    </w:p>
    <w:p w14:paraId="3CC83583" w14:textId="77777777" w:rsidR="003F330E" w:rsidRPr="000926B2" w:rsidRDefault="003F330E"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800" w:name="_Toc290491163"/>
      <w:r w:rsidRPr="000926B2">
        <w:rPr>
          <w:rFonts w:ascii="Times" w:hAnsi="Times" w:cs="Times New Roman"/>
          <w:color w:val="auto"/>
          <w:sz w:val="22"/>
          <w:szCs w:val="22"/>
          <w:lang w:val="en-GB"/>
        </w:rPr>
        <w:t>Architecture and programming language</w:t>
      </w:r>
      <w:bookmarkEnd w:id="1800"/>
    </w:p>
    <w:p w14:paraId="179C78DF" w14:textId="1C695CDB" w:rsidR="00805ABE" w:rsidRPr="000926B2" w:rsidRDefault="00805ABE" w:rsidP="00EE1303">
      <w:pPr>
        <w:spacing w:after="240" w:line="360" w:lineRule="auto"/>
        <w:ind w:left="864" w:firstLine="360"/>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The system architecture is separated in several layers to </w:t>
      </w:r>
      <w:r w:rsidR="00981657" w:rsidRPr="000926B2">
        <w:rPr>
          <w:rFonts w:ascii="Times" w:eastAsia="Times New Roman" w:hAnsi="Times" w:cs="Times New Roman"/>
          <w:sz w:val="22"/>
          <w:szCs w:val="22"/>
          <w:lang w:val="en-GB"/>
        </w:rPr>
        <w:t>achieve efficiency and maintainability of the website</w:t>
      </w:r>
      <w:r w:rsidRPr="000926B2">
        <w:rPr>
          <w:rFonts w:ascii="Times" w:eastAsia="Times New Roman" w:hAnsi="Times" w:cs="Times New Roman"/>
          <w:sz w:val="22"/>
          <w:szCs w:val="22"/>
          <w:lang w:val="en-GB"/>
        </w:rPr>
        <w:t>.</w:t>
      </w:r>
    </w:p>
    <w:p w14:paraId="5A5915A0" w14:textId="271A7CFA" w:rsidR="00673F5C" w:rsidRPr="000926B2" w:rsidRDefault="000750D5"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Presentation layer</w:t>
      </w:r>
      <w:r w:rsidR="00E02134" w:rsidRPr="000926B2">
        <w:rPr>
          <w:rFonts w:ascii="Times" w:eastAsia="Times New Roman" w:hAnsi="Times" w:cs="Times New Roman"/>
          <w:i/>
          <w:sz w:val="22"/>
          <w:szCs w:val="22"/>
          <w:shd w:val="clear" w:color="auto" w:fill="FFFFFF"/>
          <w:lang w:val="en-GB"/>
        </w:rPr>
        <w:t>:</w:t>
      </w:r>
      <w:r w:rsidR="009F09BC" w:rsidRPr="000926B2">
        <w:rPr>
          <w:rFonts w:ascii="Times" w:eastAsia="Times New Roman" w:hAnsi="Times" w:cs="Times New Roman"/>
          <w:sz w:val="22"/>
          <w:szCs w:val="22"/>
          <w:shd w:val="clear" w:color="auto" w:fill="FFFFFF"/>
          <w:lang w:val="en-GB"/>
        </w:rPr>
        <w:t xml:space="preserve"> </w:t>
      </w:r>
      <w:r w:rsidR="008A50AC" w:rsidRPr="000926B2">
        <w:rPr>
          <w:rFonts w:ascii="Times" w:eastAsia="Times New Roman" w:hAnsi="Times" w:cs="Times New Roman"/>
          <w:sz w:val="22"/>
          <w:szCs w:val="22"/>
          <w:shd w:val="clear" w:color="auto" w:fill="FFFFFF"/>
          <w:lang w:val="en-GB"/>
        </w:rPr>
        <w:t>is responsible for the</w:t>
      </w:r>
      <w:r w:rsidR="009F09BC" w:rsidRPr="000926B2">
        <w:rPr>
          <w:rFonts w:ascii="Times" w:eastAsia="Times New Roman" w:hAnsi="Times" w:cs="Times New Roman"/>
          <w:sz w:val="22"/>
          <w:szCs w:val="22"/>
          <w:shd w:val="clear" w:color="auto" w:fill="FFFFFF"/>
          <w:lang w:val="en-GB"/>
        </w:rPr>
        <w:t xml:space="preserve"> </w:t>
      </w:r>
      <w:r w:rsidR="00160954" w:rsidRPr="000926B2">
        <w:rPr>
          <w:rFonts w:ascii="Times" w:eastAsia="Times New Roman" w:hAnsi="Times" w:cs="Times New Roman"/>
          <w:sz w:val="22"/>
          <w:szCs w:val="22"/>
          <w:shd w:val="clear" w:color="auto" w:fill="FFFFFF"/>
          <w:lang w:val="en-GB"/>
        </w:rPr>
        <w:t xml:space="preserve"> (i) </w:t>
      </w:r>
      <w:r w:rsidR="009F09BC" w:rsidRPr="000926B2">
        <w:rPr>
          <w:rFonts w:ascii="Times" w:eastAsia="Times New Roman" w:hAnsi="Times" w:cs="Times New Roman"/>
          <w:sz w:val="22"/>
          <w:szCs w:val="22"/>
          <w:shd w:val="clear" w:color="auto" w:fill="FFFFFF"/>
          <w:lang w:val="en-GB"/>
        </w:rPr>
        <w:t>View</w:t>
      </w:r>
      <w:r w:rsidR="008A50AC" w:rsidRPr="000926B2">
        <w:rPr>
          <w:rFonts w:ascii="Times" w:eastAsia="Times New Roman" w:hAnsi="Times" w:cs="Times New Roman"/>
          <w:sz w:val="22"/>
          <w:szCs w:val="22"/>
          <w:shd w:val="clear" w:color="auto" w:fill="FFFFFF"/>
          <w:lang w:val="en-GB"/>
        </w:rPr>
        <w:t xml:space="preserve"> and </w:t>
      </w:r>
      <w:r w:rsidR="00160954" w:rsidRPr="000926B2">
        <w:rPr>
          <w:rFonts w:ascii="Times" w:eastAsia="Times New Roman" w:hAnsi="Times" w:cs="Times New Roman"/>
          <w:sz w:val="22"/>
          <w:szCs w:val="22"/>
          <w:shd w:val="clear" w:color="auto" w:fill="FFFFFF"/>
          <w:lang w:val="en-GB"/>
        </w:rPr>
        <w:t xml:space="preserve">(ii) </w:t>
      </w:r>
      <w:r w:rsidR="008A50AC" w:rsidRPr="000926B2">
        <w:rPr>
          <w:rFonts w:ascii="Times" w:eastAsia="Times New Roman" w:hAnsi="Times" w:cs="Times New Roman"/>
          <w:sz w:val="22"/>
          <w:szCs w:val="22"/>
          <w:shd w:val="clear" w:color="auto" w:fill="FFFFFF"/>
          <w:lang w:val="en-GB"/>
        </w:rPr>
        <w:t xml:space="preserve">the presentation of data.  </w:t>
      </w:r>
    </w:p>
    <w:p w14:paraId="4F093162" w14:textId="11036870" w:rsidR="00673F5C" w:rsidRPr="000926B2" w:rsidRDefault="008A50AC" w:rsidP="00EE1303">
      <w:pPr>
        <w:pStyle w:val="ListParagraph"/>
        <w:numPr>
          <w:ilvl w:val="0"/>
          <w:numId w:val="29"/>
        </w:numPr>
        <w:spacing w:line="360" w:lineRule="auto"/>
        <w:ind w:left="1843" w:hanging="425"/>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w:t>
      </w:r>
      <w:r w:rsidR="00AD0C37" w:rsidRPr="000926B2">
        <w:rPr>
          <w:rFonts w:ascii="Times" w:eastAsia="Times New Roman" w:hAnsi="Times" w:cs="Times New Roman"/>
          <w:sz w:val="22"/>
          <w:szCs w:val="22"/>
          <w:shd w:val="clear" w:color="auto" w:fill="FFFFFF"/>
          <w:lang w:val="en-GB"/>
        </w:rPr>
        <w:t xml:space="preserve">View, which </w:t>
      </w:r>
      <w:r w:rsidRPr="000926B2">
        <w:rPr>
          <w:rFonts w:ascii="Times" w:eastAsia="Times New Roman" w:hAnsi="Times" w:cs="Times New Roman"/>
          <w:sz w:val="22"/>
          <w:szCs w:val="22"/>
          <w:shd w:val="clear" w:color="auto" w:fill="FFFFFF"/>
          <w:lang w:val="en-GB"/>
        </w:rPr>
        <w:t>is also known as JSP pages in Web MVC terminology</w:t>
      </w:r>
      <w:r w:rsidR="00AD0C37" w:rsidRPr="000926B2">
        <w:rPr>
          <w:rFonts w:ascii="Times" w:eastAsia="Times New Roman" w:hAnsi="Times" w:cs="Times New Roman"/>
          <w:sz w:val="22"/>
          <w:szCs w:val="22"/>
          <w:shd w:val="clear" w:color="auto" w:fill="FFFFFF"/>
          <w:lang w:val="en-GB"/>
        </w:rPr>
        <w:t xml:space="preserve">, generates responses and forwards them to </w:t>
      </w:r>
      <w:r w:rsidR="00160954" w:rsidRPr="000926B2">
        <w:rPr>
          <w:rFonts w:ascii="Times" w:eastAsia="Times New Roman" w:hAnsi="Times" w:cs="Times New Roman"/>
          <w:sz w:val="22"/>
          <w:szCs w:val="22"/>
          <w:shd w:val="clear" w:color="auto" w:fill="FFFFFF"/>
          <w:lang w:val="en-GB"/>
        </w:rPr>
        <w:t xml:space="preserve">the controller. The controller than sends the response to the </w:t>
      </w:r>
      <w:r w:rsidR="00AD0C37" w:rsidRPr="000926B2">
        <w:rPr>
          <w:rFonts w:ascii="Times" w:eastAsia="Times New Roman" w:hAnsi="Times" w:cs="Times New Roman"/>
          <w:sz w:val="22"/>
          <w:szCs w:val="22"/>
          <w:shd w:val="clear" w:color="auto" w:fill="FFFFFF"/>
          <w:lang w:val="en-GB"/>
        </w:rPr>
        <w:t xml:space="preserve">client.  </w:t>
      </w:r>
    </w:p>
    <w:p w14:paraId="23904B70" w14:textId="4ACA4CDB" w:rsidR="00940B23" w:rsidRPr="000926B2" w:rsidRDefault="00940B23" w:rsidP="00EE1303">
      <w:pPr>
        <w:pStyle w:val="ListParagraph"/>
        <w:spacing w:line="360" w:lineRule="auto"/>
        <w:ind w:left="184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0926B2" w:rsidRDefault="00160954" w:rsidP="00EE1303">
      <w:pPr>
        <w:pStyle w:val="ListParagraph"/>
        <w:numPr>
          <w:ilvl w:val="0"/>
          <w:numId w:val="29"/>
        </w:numPr>
        <w:spacing w:line="360" w:lineRule="auto"/>
        <w:ind w:left="1843" w:hanging="425"/>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sz w:val="22"/>
          <w:szCs w:val="22"/>
          <w:shd w:val="clear" w:color="auto" w:fill="FFFFFF"/>
          <w:lang w:val="en-GB"/>
        </w:rPr>
        <w:t>The presentation of data</w:t>
      </w:r>
      <w:r w:rsidR="00FA36AE" w:rsidRPr="000926B2">
        <w:rPr>
          <w:rFonts w:ascii="Times" w:eastAsia="Times New Roman" w:hAnsi="Times" w:cs="Times New Roman"/>
          <w:sz w:val="22"/>
          <w:szCs w:val="22"/>
          <w:shd w:val="clear" w:color="auto" w:fill="FFFFFF"/>
          <w:lang w:val="en-GB"/>
        </w:rPr>
        <w:t xml:space="preserve"> </w:t>
      </w:r>
      <w:r w:rsidR="005127FC" w:rsidRPr="000926B2">
        <w:rPr>
          <w:rFonts w:ascii="Times" w:eastAsia="Times New Roman" w:hAnsi="Times" w:cs="Times New Roman"/>
          <w:sz w:val="22"/>
          <w:szCs w:val="22"/>
          <w:shd w:val="clear" w:color="auto" w:fill="FFFFFF"/>
          <w:lang w:val="en-GB"/>
        </w:rPr>
        <w:t>is archived</w:t>
      </w:r>
      <w:r w:rsidR="00FA36AE" w:rsidRPr="000926B2">
        <w:rPr>
          <w:rFonts w:ascii="Times" w:eastAsia="Times New Roman" w:hAnsi="Times" w:cs="Times New Roman"/>
          <w:sz w:val="22"/>
          <w:szCs w:val="22"/>
          <w:shd w:val="clear" w:color="auto" w:fill="FFFFFF"/>
          <w:lang w:val="en-GB"/>
        </w:rPr>
        <w:t xml:space="preserve"> </w:t>
      </w:r>
      <w:r w:rsidR="005127FC" w:rsidRPr="000926B2">
        <w:rPr>
          <w:rFonts w:ascii="Times" w:eastAsia="Times New Roman" w:hAnsi="Times" w:cs="Times New Roman"/>
          <w:sz w:val="22"/>
          <w:szCs w:val="22"/>
          <w:shd w:val="clear" w:color="auto" w:fill="FFFFFF"/>
          <w:lang w:val="en-GB"/>
        </w:rPr>
        <w:t>by</w:t>
      </w:r>
      <w:r w:rsidR="00FA36AE" w:rsidRPr="000926B2">
        <w:rPr>
          <w:rFonts w:ascii="Times" w:eastAsia="Times New Roman" w:hAnsi="Times" w:cs="Times New Roman"/>
          <w:sz w:val="22"/>
          <w:szCs w:val="22"/>
          <w:shd w:val="clear" w:color="auto" w:fill="FFFFFF"/>
          <w:lang w:val="en-GB"/>
        </w:rPr>
        <w:t xml:space="preserve"> </w:t>
      </w:r>
      <w:r w:rsidR="00673F5C" w:rsidRPr="000926B2">
        <w:rPr>
          <w:rFonts w:ascii="Times" w:eastAsia="Times New Roman" w:hAnsi="Times" w:cs="Times New Roman"/>
          <w:sz w:val="22"/>
          <w:szCs w:val="22"/>
          <w:shd w:val="clear" w:color="auto" w:fill="FFFFFF"/>
          <w:lang w:val="en-GB"/>
        </w:rPr>
        <w:t>HTML</w:t>
      </w:r>
      <w:r w:rsidR="00F82530" w:rsidRPr="000926B2">
        <w:rPr>
          <w:rFonts w:ascii="Times" w:eastAsia="Times New Roman" w:hAnsi="Times" w:cs="Times New Roman"/>
          <w:sz w:val="22"/>
          <w:szCs w:val="22"/>
          <w:shd w:val="clear" w:color="auto" w:fill="FFFFFF"/>
          <w:lang w:val="en-GB"/>
        </w:rPr>
        <w:t>5</w:t>
      </w:r>
      <w:r w:rsidR="00673F5C" w:rsidRPr="000926B2">
        <w:rPr>
          <w:rFonts w:ascii="Times" w:eastAsia="Times New Roman" w:hAnsi="Times" w:cs="Times New Roman"/>
          <w:sz w:val="22"/>
          <w:szCs w:val="22"/>
          <w:shd w:val="clear" w:color="auto" w:fill="FFFFFF"/>
          <w:lang w:val="en-GB"/>
        </w:rPr>
        <w:t xml:space="preserve"> and CSS. </w:t>
      </w:r>
      <w:r w:rsidR="00D07A2F" w:rsidRPr="000926B2">
        <w:rPr>
          <w:rFonts w:ascii="Times" w:eastAsia="Times New Roman" w:hAnsi="Times" w:cs="Times New Roman"/>
          <w:sz w:val="22"/>
          <w:szCs w:val="22"/>
          <w:shd w:val="clear" w:color="auto" w:fill="FFFFFF"/>
          <w:lang w:val="en-GB"/>
        </w:rPr>
        <w:t>In order to ease maintenance and achie</w:t>
      </w:r>
      <w:r w:rsidR="00981657" w:rsidRPr="000926B2">
        <w:rPr>
          <w:rFonts w:ascii="Times" w:eastAsia="Times New Roman" w:hAnsi="Times" w:cs="Times New Roman"/>
          <w:sz w:val="22"/>
          <w:szCs w:val="22"/>
          <w:shd w:val="clear" w:color="auto" w:fill="FFFFFF"/>
          <w:lang w:val="en-GB"/>
        </w:rPr>
        <w:t>ve maximum efficiency, the Style, Behaviour and S</w:t>
      </w:r>
      <w:r w:rsidR="00D07A2F" w:rsidRPr="000926B2">
        <w:rPr>
          <w:rFonts w:ascii="Times" w:eastAsia="Times New Roman" w:hAnsi="Times" w:cs="Times New Roman"/>
          <w:sz w:val="22"/>
          <w:szCs w:val="22"/>
          <w:shd w:val="clear" w:color="auto" w:fill="FFFFFF"/>
          <w:lang w:val="en-GB"/>
        </w:rPr>
        <w:t xml:space="preserve">tructure are clearly separated. </w:t>
      </w:r>
      <w:r w:rsidR="005127FC" w:rsidRPr="000926B2">
        <w:rPr>
          <w:rFonts w:ascii="Times" w:eastAsia="Times New Roman" w:hAnsi="Times" w:cs="Times New Roman"/>
          <w:sz w:val="22"/>
          <w:szCs w:val="22"/>
          <w:shd w:val="clear" w:color="auto" w:fill="FFFFFF"/>
          <w:lang w:val="en-GB"/>
        </w:rPr>
        <w:t>The S</w:t>
      </w:r>
      <w:r w:rsidR="00FA36AE" w:rsidRPr="000926B2">
        <w:rPr>
          <w:rFonts w:ascii="Times" w:eastAsia="Times New Roman" w:hAnsi="Times" w:cs="Times New Roman"/>
          <w:sz w:val="22"/>
          <w:szCs w:val="22"/>
          <w:shd w:val="clear" w:color="auto" w:fill="FFFFFF"/>
          <w:lang w:val="en-GB"/>
        </w:rPr>
        <w:t>tyle</w:t>
      </w:r>
      <w:r w:rsidR="00D07A2F" w:rsidRPr="000926B2">
        <w:rPr>
          <w:rFonts w:ascii="Times" w:eastAsia="Times New Roman" w:hAnsi="Times" w:cs="Times New Roman"/>
          <w:sz w:val="22"/>
          <w:szCs w:val="22"/>
          <w:shd w:val="clear" w:color="auto" w:fill="FFFFFF"/>
          <w:lang w:val="en-GB"/>
        </w:rPr>
        <w:t xml:space="preserve"> </w:t>
      </w:r>
      <w:r w:rsidR="005127FC" w:rsidRPr="000926B2">
        <w:rPr>
          <w:rFonts w:ascii="Times" w:eastAsia="Times New Roman" w:hAnsi="Times" w:cs="Times New Roman"/>
          <w:sz w:val="22"/>
          <w:szCs w:val="22"/>
          <w:shd w:val="clear" w:color="auto" w:fill="FFFFFF"/>
          <w:lang w:val="en-GB"/>
        </w:rPr>
        <w:t>includes links of imported style sheets or e</w:t>
      </w:r>
      <w:r w:rsidR="00C64FC2" w:rsidRPr="000926B2">
        <w:rPr>
          <w:rFonts w:ascii="Times" w:eastAsia="Times New Roman" w:hAnsi="Times" w:cs="Times New Roman"/>
          <w:sz w:val="22"/>
          <w:szCs w:val="22"/>
          <w:shd w:val="clear" w:color="auto" w:fill="FFFFFF"/>
          <w:lang w:val="en-GB"/>
        </w:rPr>
        <w:t>xternal CSS files.  The Behaviou</w:t>
      </w:r>
      <w:r w:rsidR="005127FC" w:rsidRPr="000926B2">
        <w:rPr>
          <w:rFonts w:ascii="Times" w:eastAsia="Times New Roman" w:hAnsi="Times" w:cs="Times New Roman"/>
          <w:sz w:val="22"/>
          <w:szCs w:val="22"/>
          <w:shd w:val="clear" w:color="auto" w:fill="FFFFFF"/>
          <w:lang w:val="en-GB"/>
        </w:rPr>
        <w:t xml:space="preserve">r includes links to local script elements or imported </w:t>
      </w:r>
      <w:r w:rsidR="00981657" w:rsidRPr="000926B2">
        <w:rPr>
          <w:rFonts w:ascii="Times" w:eastAsia="Times New Roman" w:hAnsi="Times" w:cs="Times New Roman"/>
          <w:sz w:val="22"/>
          <w:szCs w:val="22"/>
          <w:shd w:val="clear" w:color="auto" w:fill="FFFFFF"/>
          <w:lang w:val="en-GB"/>
        </w:rPr>
        <w:t>JavaScript</w:t>
      </w:r>
      <w:r w:rsidR="005127FC" w:rsidRPr="000926B2">
        <w:rPr>
          <w:rFonts w:ascii="Times" w:eastAsia="Times New Roman" w:hAnsi="Times" w:cs="Times New Roman"/>
          <w:sz w:val="22"/>
          <w:szCs w:val="22"/>
          <w:shd w:val="clear" w:color="auto" w:fill="FFFFFF"/>
          <w:lang w:val="en-GB"/>
        </w:rPr>
        <w:t xml:space="preserve"> files.  Finally, the Structure includes the HTML structural elements. </w:t>
      </w:r>
    </w:p>
    <w:p w14:paraId="08350F2C" w14:textId="77777777" w:rsidR="00940B23" w:rsidRPr="000926B2" w:rsidRDefault="00940B23" w:rsidP="00EE1303">
      <w:pPr>
        <w:pStyle w:val="ListParagraph"/>
        <w:spacing w:line="360" w:lineRule="auto"/>
        <w:ind w:left="1843"/>
        <w:jc w:val="both"/>
        <w:rPr>
          <w:rFonts w:ascii="Times" w:eastAsia="Times New Roman" w:hAnsi="Times" w:cs="Times New Roman"/>
          <w:sz w:val="22"/>
          <w:szCs w:val="22"/>
          <w:shd w:val="clear" w:color="auto" w:fill="FFFFFF"/>
          <w:lang w:val="en-GB"/>
        </w:rPr>
      </w:pPr>
    </w:p>
    <w:p w14:paraId="71336074" w14:textId="09C5D3F8" w:rsidR="00306342" w:rsidRPr="000926B2" w:rsidRDefault="00940B23" w:rsidP="00EE1303">
      <w:pPr>
        <w:pStyle w:val="ListParagraph"/>
        <w:spacing w:line="360" w:lineRule="auto"/>
        <w:ind w:left="1843"/>
        <w:jc w:val="both"/>
        <w:rPr>
          <w:rFonts w:ascii="Times" w:eastAsia="Times New Roman" w:hAnsi="Times" w:cs="Times New Roman"/>
          <w:sz w:val="22"/>
          <w:szCs w:val="22"/>
          <w:shd w:val="clear" w:color="auto" w:fill="FFFFFF"/>
          <w:lang w:val="en-GB"/>
        </w:rPr>
      </w:pPr>
      <w:r w:rsidRPr="000926B2">
        <w:rPr>
          <w:rFonts w:ascii="Times" w:hAnsi="Times" w:cs="Times New Roman"/>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EE1303" w:rsidRPr="00306342" w:rsidRDefault="00EE1303"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EE1303" w:rsidRPr="00306342" w:rsidRDefault="00EE1303"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0926B2" w:rsidRDefault="000750D5"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 xml:space="preserve">Security layer: </w:t>
      </w:r>
      <w:r w:rsidR="00981657" w:rsidRPr="000926B2">
        <w:rPr>
          <w:rFonts w:ascii="Times" w:eastAsia="Times New Roman" w:hAnsi="Times" w:cs="Times New Roman"/>
          <w:sz w:val="22"/>
          <w:szCs w:val="22"/>
          <w:shd w:val="clear" w:color="auto" w:fill="FFFFFF"/>
          <w:lang w:val="en-GB"/>
        </w:rPr>
        <w:t xml:space="preserve">it </w:t>
      </w:r>
      <w:r w:rsidR="00F82530" w:rsidRPr="000926B2">
        <w:rPr>
          <w:rFonts w:ascii="Times" w:eastAsia="Times New Roman" w:hAnsi="Times" w:cs="Times New Roman"/>
          <w:sz w:val="22"/>
          <w:szCs w:val="22"/>
          <w:shd w:val="clear" w:color="auto" w:fill="FFFFFF"/>
          <w:lang w:val="en-GB"/>
        </w:rPr>
        <w:t xml:space="preserve">deals with security </w:t>
      </w:r>
      <w:r w:rsidR="00954078" w:rsidRPr="000926B2">
        <w:rPr>
          <w:rFonts w:ascii="Times" w:eastAsia="Times New Roman" w:hAnsi="Times" w:cs="Times New Roman"/>
          <w:sz w:val="22"/>
          <w:szCs w:val="22"/>
          <w:shd w:val="clear" w:color="auto" w:fill="FFFFFF"/>
          <w:lang w:val="en-GB"/>
        </w:rPr>
        <w:t xml:space="preserve">concerns and it’s </w:t>
      </w:r>
      <w:r w:rsidR="00981657" w:rsidRPr="000926B2">
        <w:rPr>
          <w:rFonts w:ascii="Times" w:eastAsia="Times New Roman" w:hAnsi="Times" w:cs="Times New Roman"/>
          <w:sz w:val="22"/>
          <w:szCs w:val="22"/>
          <w:shd w:val="clear" w:color="auto" w:fill="FFFFFF"/>
          <w:lang w:val="en-GB"/>
        </w:rPr>
        <w:t xml:space="preserve">implemented in layers </w:t>
      </w:r>
      <w:r w:rsidR="00954078" w:rsidRPr="000926B2">
        <w:rPr>
          <w:rFonts w:ascii="Times" w:eastAsia="Times New Roman" w:hAnsi="Times" w:cs="Times New Roman"/>
          <w:sz w:val="22"/>
          <w:szCs w:val="22"/>
          <w:shd w:val="clear" w:color="auto" w:fill="FFFFFF"/>
          <w:lang w:val="en-GB"/>
        </w:rPr>
        <w:t>using a number of technological controls</w:t>
      </w:r>
      <w:r w:rsidR="00981657" w:rsidRPr="000926B2">
        <w:rPr>
          <w:rFonts w:ascii="Times" w:eastAsia="Times New Roman" w:hAnsi="Times" w:cs="Times New Roman"/>
          <w:sz w:val="22"/>
          <w:szCs w:val="22"/>
          <w:shd w:val="clear" w:color="auto" w:fill="FFFFFF"/>
          <w:lang w:val="en-GB"/>
        </w:rPr>
        <w:t xml:space="preserve">. </w:t>
      </w:r>
      <w:r w:rsidR="00954078" w:rsidRPr="000926B2">
        <w:rPr>
          <w:rFonts w:ascii="Times" w:eastAsia="Times New Roman" w:hAnsi="Times" w:cs="Times New Roman"/>
          <w:sz w:val="22"/>
          <w:szCs w:val="22"/>
          <w:shd w:val="clear" w:color="auto" w:fill="FFFFFF"/>
          <w:lang w:val="en-GB"/>
        </w:rPr>
        <w:t xml:space="preserve"> First, the use of the University of Surrey email address restricts access only to students and staff of the University. Then, upon login, a</w:t>
      </w:r>
      <w:r w:rsidRPr="000926B2">
        <w:rPr>
          <w:rFonts w:ascii="Times" w:eastAsia="Times New Roman" w:hAnsi="Times" w:cs="Times New Roman"/>
          <w:sz w:val="22"/>
          <w:szCs w:val="22"/>
          <w:shd w:val="clear" w:color="auto" w:fill="FFFFFF"/>
          <w:lang w:val="en-GB"/>
        </w:rPr>
        <w:t>uthentication</w:t>
      </w:r>
      <w:r w:rsidR="000526C3" w:rsidRPr="000926B2">
        <w:rPr>
          <w:rFonts w:ascii="Times" w:eastAsia="Times New Roman" w:hAnsi="Times" w:cs="Times New Roman"/>
          <w:sz w:val="22"/>
          <w:szCs w:val="22"/>
          <w:shd w:val="clear" w:color="auto" w:fill="FFFFFF"/>
          <w:lang w:val="en-GB"/>
        </w:rPr>
        <w:t xml:space="preserve"> </w:t>
      </w:r>
      <w:r w:rsidR="00954078" w:rsidRPr="000926B2">
        <w:rPr>
          <w:rFonts w:ascii="Times" w:eastAsia="Times New Roman" w:hAnsi="Times" w:cs="Times New Roman"/>
          <w:sz w:val="22"/>
          <w:szCs w:val="22"/>
          <w:shd w:val="clear" w:color="auto" w:fill="FFFFFF"/>
          <w:lang w:val="en-GB"/>
        </w:rPr>
        <w:t xml:space="preserve">of the user </w:t>
      </w:r>
      <w:r w:rsidR="000526C3" w:rsidRPr="000926B2">
        <w:rPr>
          <w:rFonts w:ascii="Times" w:eastAsia="Times New Roman" w:hAnsi="Times" w:cs="Times New Roman"/>
          <w:sz w:val="22"/>
          <w:szCs w:val="22"/>
          <w:shd w:val="clear" w:color="auto" w:fill="FFFFFF"/>
          <w:lang w:val="en-GB"/>
        </w:rPr>
        <w:t xml:space="preserve">and </w:t>
      </w:r>
      <w:r w:rsidR="00954078" w:rsidRPr="000926B2">
        <w:rPr>
          <w:rFonts w:ascii="Times" w:eastAsia="Times New Roman" w:hAnsi="Times" w:cs="Times New Roman"/>
          <w:sz w:val="22"/>
          <w:szCs w:val="22"/>
          <w:shd w:val="clear" w:color="auto" w:fill="FFFFFF"/>
          <w:lang w:val="en-GB"/>
        </w:rPr>
        <w:t>authorization to access the website is applied. Spring MVC framework libraries also provide security</w:t>
      </w:r>
      <w:r w:rsidR="000526C3" w:rsidRPr="000926B2">
        <w:rPr>
          <w:rFonts w:ascii="Times" w:eastAsia="Times New Roman" w:hAnsi="Times" w:cs="Times New Roman"/>
          <w:sz w:val="22"/>
          <w:szCs w:val="22"/>
          <w:shd w:val="clear" w:color="auto" w:fill="FFFFFF"/>
          <w:lang w:val="en-GB"/>
        </w:rPr>
        <w:t xml:space="preserve">. </w:t>
      </w:r>
      <w:r w:rsidR="00954078" w:rsidRPr="000926B2">
        <w:rPr>
          <w:rFonts w:ascii="Times" w:eastAsia="Times New Roman" w:hAnsi="Times" w:cs="Times New Roman"/>
          <w:sz w:val="22"/>
          <w:szCs w:val="22"/>
          <w:shd w:val="clear" w:color="auto" w:fill="FFFFFF"/>
          <w:lang w:val="en-GB"/>
        </w:rPr>
        <w:t xml:space="preserve">Finally, </w:t>
      </w:r>
      <w:r w:rsidRPr="000926B2">
        <w:rPr>
          <w:rFonts w:ascii="Times" w:eastAsia="Times New Roman" w:hAnsi="Times" w:cs="Times New Roman"/>
          <w:sz w:val="22"/>
          <w:szCs w:val="22"/>
          <w:shd w:val="clear" w:color="auto" w:fill="FFFFFF"/>
          <w:lang w:val="en-GB"/>
        </w:rPr>
        <w:t>H</w:t>
      </w:r>
      <w:r w:rsidR="000526C3" w:rsidRPr="000926B2">
        <w:rPr>
          <w:rFonts w:ascii="Times" w:eastAsia="Times New Roman" w:hAnsi="Times" w:cs="Times New Roman"/>
          <w:sz w:val="22"/>
          <w:szCs w:val="22"/>
          <w:shd w:val="clear" w:color="auto" w:fill="FFFFFF"/>
          <w:lang w:val="en-GB"/>
        </w:rPr>
        <w:t>yper Text Protocol Secure (H</w:t>
      </w:r>
      <w:r w:rsidRPr="000926B2">
        <w:rPr>
          <w:rFonts w:ascii="Times" w:eastAsia="Times New Roman" w:hAnsi="Times" w:cs="Times New Roman"/>
          <w:sz w:val="22"/>
          <w:szCs w:val="22"/>
          <w:shd w:val="clear" w:color="auto" w:fill="FFFFFF"/>
          <w:lang w:val="en-GB"/>
        </w:rPr>
        <w:t>TTPS</w:t>
      </w:r>
      <w:r w:rsidR="00954078" w:rsidRPr="000926B2">
        <w:rPr>
          <w:rFonts w:ascii="Times" w:eastAsia="Times New Roman" w:hAnsi="Times" w:cs="Times New Roman"/>
          <w:sz w:val="22"/>
          <w:szCs w:val="22"/>
          <w:shd w:val="clear" w:color="auto" w:fill="FFFFFF"/>
          <w:lang w:val="en-GB"/>
        </w:rPr>
        <w:t xml:space="preserve">) is used </w:t>
      </w:r>
      <w:r w:rsidR="000526C3" w:rsidRPr="000926B2">
        <w:rPr>
          <w:rFonts w:ascii="Times" w:eastAsia="Times New Roman" w:hAnsi="Times" w:cs="Times New Roman"/>
          <w:sz w:val="22"/>
          <w:szCs w:val="22"/>
          <w:shd w:val="clear" w:color="auto" w:fill="FFFFFF"/>
          <w:lang w:val="en-GB"/>
        </w:rPr>
        <w:t>as a communication protocol for secure communication over the network</w:t>
      </w:r>
      <w:r w:rsidRPr="000926B2">
        <w:rPr>
          <w:rFonts w:ascii="Times" w:eastAsia="Times New Roman" w:hAnsi="Times" w:cs="Times New Roman"/>
          <w:sz w:val="22"/>
          <w:szCs w:val="22"/>
          <w:shd w:val="clear" w:color="auto" w:fill="FFFFFF"/>
          <w:lang w:val="en-GB"/>
        </w:rPr>
        <w:t>.</w:t>
      </w:r>
    </w:p>
    <w:p w14:paraId="18D6E46C" w14:textId="63657AEF" w:rsidR="00E02134" w:rsidRPr="000926B2" w:rsidRDefault="000750D5"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Business logic:</w:t>
      </w:r>
      <w:r w:rsidRPr="000926B2">
        <w:rPr>
          <w:rFonts w:ascii="Times" w:eastAsia="Times New Roman" w:hAnsi="Times" w:cs="Times New Roman"/>
          <w:sz w:val="22"/>
          <w:szCs w:val="22"/>
          <w:shd w:val="clear" w:color="auto" w:fill="FFFFFF"/>
          <w:lang w:val="en-GB"/>
        </w:rPr>
        <w:t xml:space="preserve"> </w:t>
      </w:r>
      <w:r w:rsidR="00954078" w:rsidRPr="000926B2">
        <w:rPr>
          <w:rFonts w:ascii="Times" w:eastAsia="Times New Roman" w:hAnsi="Times" w:cs="Times New Roman"/>
          <w:sz w:val="22"/>
          <w:szCs w:val="22"/>
          <w:shd w:val="clear" w:color="auto" w:fill="FFFFFF"/>
          <w:lang w:val="en-GB"/>
        </w:rPr>
        <w:t xml:space="preserve">it </w:t>
      </w:r>
      <w:r w:rsidR="00E02134" w:rsidRPr="000926B2">
        <w:rPr>
          <w:rFonts w:ascii="Times" w:eastAsia="Times New Roman" w:hAnsi="Times" w:cs="Times New Roman"/>
          <w:sz w:val="22"/>
          <w:szCs w:val="22"/>
          <w:shd w:val="clear" w:color="auto" w:fill="FFFFFF"/>
          <w:lang w:val="en-GB"/>
        </w:rPr>
        <w:t>consists of Spring MVC framework controllers and services</w:t>
      </w:r>
      <w:r w:rsidRPr="000926B2">
        <w:rPr>
          <w:rFonts w:ascii="Times" w:eastAsia="Times New Roman" w:hAnsi="Times" w:cs="Times New Roman"/>
          <w:sz w:val="22"/>
          <w:szCs w:val="22"/>
          <w:shd w:val="clear" w:color="auto" w:fill="FFFFFF"/>
          <w:lang w:val="en-GB"/>
        </w:rPr>
        <w:t xml:space="preserve">. </w:t>
      </w:r>
      <w:r w:rsidR="00954078" w:rsidRPr="000926B2">
        <w:rPr>
          <w:rFonts w:ascii="Times" w:eastAsia="Times New Roman" w:hAnsi="Times" w:cs="Times New Roman"/>
          <w:sz w:val="22"/>
          <w:szCs w:val="22"/>
          <w:shd w:val="clear" w:color="auto" w:fill="FFFFFF"/>
          <w:lang w:val="en-GB"/>
        </w:rPr>
        <w:t xml:space="preserve">The business logic </w:t>
      </w:r>
      <w:r w:rsidR="00E02134" w:rsidRPr="000926B2">
        <w:rPr>
          <w:rFonts w:ascii="Times" w:eastAsia="Times New Roman" w:hAnsi="Times" w:cs="Times New Roman"/>
          <w:sz w:val="22"/>
          <w:szCs w:val="22"/>
          <w:shd w:val="clear" w:color="auto" w:fill="FFFFFF"/>
          <w:lang w:val="en-GB"/>
        </w:rPr>
        <w:t>receives the incoming information, performs specific operations and defines the content that needs to be returned to the user ensuring that the required functionalities are always available.</w:t>
      </w:r>
    </w:p>
    <w:p w14:paraId="2A584448" w14:textId="3EEFC9EC" w:rsidR="000750D5" w:rsidRPr="000926B2" w:rsidRDefault="000750D5"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 xml:space="preserve">Database layer: </w:t>
      </w:r>
      <w:r w:rsidR="00701C06" w:rsidRPr="000926B2">
        <w:rPr>
          <w:rFonts w:ascii="Times" w:eastAsia="Times New Roman" w:hAnsi="Times" w:cs="Times New Roman"/>
          <w:sz w:val="22"/>
          <w:szCs w:val="22"/>
          <w:shd w:val="clear" w:color="auto" w:fill="FFFFFF"/>
          <w:lang w:val="en-GB"/>
        </w:rPr>
        <w:t xml:space="preserve">it consists of the </w:t>
      </w:r>
      <w:r w:rsidRPr="000926B2">
        <w:rPr>
          <w:rFonts w:ascii="Times" w:eastAsia="Times New Roman" w:hAnsi="Times" w:cs="Times New Roman"/>
          <w:sz w:val="22"/>
          <w:szCs w:val="22"/>
          <w:shd w:val="clear" w:color="auto" w:fill="FFFFFF"/>
          <w:lang w:val="en-GB"/>
        </w:rPr>
        <w:t>MySQL</w:t>
      </w:r>
      <w:r w:rsidR="00701C06" w:rsidRPr="000926B2">
        <w:rPr>
          <w:rFonts w:ascii="Times" w:eastAsia="Times New Roman" w:hAnsi="Times" w:cs="Times New Roman"/>
          <w:sz w:val="22"/>
          <w:szCs w:val="22"/>
          <w:shd w:val="clear" w:color="auto" w:fill="FFFFFF"/>
          <w:lang w:val="en-GB"/>
        </w:rPr>
        <w:t xml:space="preserve"> database</w:t>
      </w:r>
      <w:r w:rsidRPr="000926B2">
        <w:rPr>
          <w:rFonts w:ascii="Times" w:eastAsia="Times New Roman" w:hAnsi="Times" w:cs="Times New Roman"/>
          <w:sz w:val="22"/>
          <w:szCs w:val="22"/>
          <w:shd w:val="clear" w:color="auto" w:fill="FFFFFF"/>
          <w:lang w:val="en-GB"/>
        </w:rPr>
        <w:t xml:space="preserve">. </w:t>
      </w:r>
    </w:p>
    <w:p w14:paraId="2F14F5D2" w14:textId="77777777" w:rsidR="001A0FC2" w:rsidRPr="000926B2" w:rsidRDefault="001A0FC2" w:rsidP="00EE1303">
      <w:pPr>
        <w:spacing w:after="240" w:line="360" w:lineRule="auto"/>
        <w:ind w:left="709"/>
        <w:contextualSpacing/>
        <w:jc w:val="both"/>
        <w:rPr>
          <w:ins w:id="1801" w:author="Chara Katiri" w:date="2015-04-11T21:28:00Z"/>
          <w:rFonts w:ascii="Times" w:eastAsia="Times New Roman" w:hAnsi="Times" w:cs="Times New Roman"/>
          <w:sz w:val="22"/>
          <w:szCs w:val="22"/>
          <w:highlight w:val="yellow"/>
          <w:lang w:val="en-GB"/>
        </w:rPr>
      </w:pPr>
    </w:p>
    <w:p w14:paraId="3F9C1990" w14:textId="77777777" w:rsidR="003E44CE" w:rsidRPr="000926B2" w:rsidRDefault="003E44CE" w:rsidP="00EE1303">
      <w:pPr>
        <w:spacing w:after="240" w:line="360" w:lineRule="auto"/>
        <w:ind w:left="709"/>
        <w:contextualSpacing/>
        <w:jc w:val="both"/>
        <w:rPr>
          <w:rFonts w:ascii="Times" w:eastAsia="Times New Roman" w:hAnsi="Times" w:cs="Times New Roman"/>
          <w:sz w:val="22"/>
          <w:szCs w:val="22"/>
          <w:highlight w:val="yellow"/>
          <w:lang w:val="en-GB"/>
        </w:rPr>
      </w:pPr>
    </w:p>
    <w:p w14:paraId="650E38FC" w14:textId="4C2E2EB1" w:rsidR="009D1FF3" w:rsidRPr="000926B2" w:rsidRDefault="009D1FF3" w:rsidP="00EE1303">
      <w:pPr>
        <w:spacing w:after="240" w:line="360" w:lineRule="auto"/>
        <w:ind w:left="720" w:firstLine="720"/>
        <w:contextualSpacing/>
        <w:jc w:val="both"/>
        <w:rPr>
          <w:rFonts w:ascii="Times" w:eastAsia="Times New Roman" w:hAnsi="Times" w:cs="Times New Roman"/>
          <w:sz w:val="22"/>
          <w:szCs w:val="22"/>
          <w:lang w:val="en-GB"/>
        </w:rPr>
      </w:pPr>
      <w:commentRangeStart w:id="1802"/>
      <w:r w:rsidRPr="000926B2">
        <w:rPr>
          <w:rFonts w:ascii="Times" w:eastAsia="Times New Roman" w:hAnsi="Times" w:cs="Times New Roman"/>
          <w:sz w:val="22"/>
          <w:szCs w:val="22"/>
          <w:lang w:val="en-GB"/>
        </w:rPr>
        <w:t>The typical Java-based Persistence Architecture consists of 5 layers: Application layer</w:t>
      </w:r>
      <w:ins w:id="1803" w:author="Chara Katiri" w:date="2015-04-11T21:28:00Z">
        <w:r w:rsidR="003E44CE" w:rsidRPr="000926B2">
          <w:rPr>
            <w:rFonts w:ascii="Times" w:eastAsia="Times New Roman" w:hAnsi="Times" w:cs="Times New Roman"/>
            <w:sz w:val="22"/>
            <w:szCs w:val="22"/>
            <w:lang w:val="en-GB"/>
          </w:rPr>
          <w:t>,</w:t>
        </w:r>
      </w:ins>
      <w:r w:rsidRPr="000926B2">
        <w:rPr>
          <w:rFonts w:ascii="Times" w:eastAsia="Times New Roman" w:hAnsi="Times" w:cs="Times New Roman"/>
          <w:sz w:val="22"/>
          <w:szCs w:val="22"/>
          <w:lang w:val="en-GB"/>
        </w:rPr>
        <w:t xml:space="preserve"> DAO</w:t>
      </w:r>
      <w:ins w:id="1804" w:author="Chara Katiri" w:date="2015-04-11T21:28:00Z">
        <w:r w:rsidR="003E44CE" w:rsidRPr="000926B2">
          <w:rPr>
            <w:rFonts w:ascii="Times" w:eastAsia="Times New Roman" w:hAnsi="Times" w:cs="Times New Roman"/>
            <w:sz w:val="22"/>
            <w:szCs w:val="22"/>
            <w:lang w:val="en-GB"/>
          </w:rPr>
          <w:t xml:space="preserve">, </w:t>
        </w:r>
      </w:ins>
      <w:r w:rsidRPr="000926B2">
        <w:rPr>
          <w:rFonts w:ascii="Times" w:eastAsia="Times New Roman" w:hAnsi="Times" w:cs="Times New Roman"/>
          <w:sz w:val="22"/>
          <w:szCs w:val="22"/>
          <w:lang w:val="en-GB"/>
        </w:rPr>
        <w:t>ORM</w:t>
      </w:r>
      <w:ins w:id="1805" w:author="Chara Katiri" w:date="2015-04-11T21:28:00Z">
        <w:r w:rsidR="003E44CE" w:rsidRPr="000926B2">
          <w:rPr>
            <w:rFonts w:ascii="Times" w:eastAsia="Times New Roman" w:hAnsi="Times" w:cs="Times New Roman"/>
            <w:sz w:val="22"/>
            <w:szCs w:val="22"/>
            <w:lang w:val="en-GB"/>
          </w:rPr>
          <w:t xml:space="preserve">, </w:t>
        </w:r>
      </w:ins>
      <w:r w:rsidRPr="000926B2">
        <w:rPr>
          <w:rFonts w:ascii="Times" w:eastAsia="Times New Roman" w:hAnsi="Times" w:cs="Times New Roman"/>
          <w:sz w:val="22"/>
          <w:szCs w:val="22"/>
          <w:lang w:val="en-GB"/>
        </w:rPr>
        <w:t>Data Source and</w:t>
      </w:r>
      <w:ins w:id="1806" w:author="Chara Katiri" w:date="2015-04-11T21:28:00Z">
        <w:r w:rsidR="003E44CE" w:rsidRPr="000926B2">
          <w:rPr>
            <w:rFonts w:ascii="Times" w:eastAsia="Times New Roman" w:hAnsi="Times" w:cs="Times New Roman"/>
            <w:sz w:val="22"/>
            <w:szCs w:val="22"/>
            <w:lang w:val="en-GB"/>
          </w:rPr>
          <w:t xml:space="preserve"> </w:t>
        </w:r>
      </w:ins>
      <w:r w:rsidRPr="000926B2">
        <w:rPr>
          <w:rFonts w:ascii="Times" w:eastAsia="Times New Roman" w:hAnsi="Times" w:cs="Times New Roman"/>
          <w:sz w:val="22"/>
          <w:szCs w:val="22"/>
          <w:lang w:val="en-GB"/>
        </w:rPr>
        <w:t>Database</w:t>
      </w:r>
      <w:ins w:id="1807" w:author="Chara Katiri" w:date="2015-04-11T20:52:00Z">
        <w:r w:rsidR="00BB7121" w:rsidRPr="000926B2">
          <w:rPr>
            <w:rFonts w:ascii="Times" w:eastAsia="Times New Roman" w:hAnsi="Times" w:cs="Times New Roman"/>
            <w:sz w:val="22"/>
            <w:szCs w:val="22"/>
            <w:lang w:val="en-GB"/>
          </w:rPr>
          <w:t xml:space="preserve">. </w:t>
        </w:r>
      </w:ins>
      <w:ins w:id="1808" w:author="Chara Katiri" w:date="2015-04-11T20:51:00Z">
        <w:r w:rsidR="00BB7121" w:rsidRPr="000926B2">
          <w:rPr>
            <w:rFonts w:ascii="Times" w:eastAsia="Times New Roman" w:hAnsi="Times" w:cs="Times New Roman"/>
            <w:sz w:val="22"/>
            <w:szCs w:val="22"/>
            <w:lang w:val="en-GB"/>
          </w:rPr>
          <w:t xml:space="preserve"> </w:t>
        </w:r>
      </w:ins>
      <w:commentRangeEnd w:id="1802"/>
      <w:ins w:id="1809" w:author="Chara Katiri" w:date="2015-04-11T21:27:00Z">
        <w:r w:rsidR="003E44CE" w:rsidRPr="000926B2">
          <w:rPr>
            <w:rStyle w:val="CommentReference"/>
            <w:rFonts w:ascii="Times" w:hAnsi="Times"/>
            <w:sz w:val="22"/>
            <w:szCs w:val="22"/>
          </w:rPr>
          <w:commentReference w:id="1802"/>
        </w:r>
      </w:ins>
    </w:p>
    <w:p w14:paraId="564F0681" w14:textId="6F1B960B" w:rsidR="009D1FF3" w:rsidRPr="000926B2" w:rsidRDefault="008F5A7C" w:rsidP="00EE1303">
      <w:pPr>
        <w:spacing w:after="240" w:line="360" w:lineRule="auto"/>
        <w:ind w:left="709"/>
        <w:contextualSpacing/>
        <w:jc w:val="both"/>
        <w:rPr>
          <w:rFonts w:ascii="Times" w:eastAsia="Times New Roman" w:hAnsi="Times" w:cs="Times New Roman"/>
          <w:sz w:val="22"/>
          <w:szCs w:val="22"/>
          <w:lang w:val="en-GB"/>
        </w:rPr>
      </w:pPr>
      <w:r w:rsidRPr="000926B2">
        <w:rPr>
          <w:rFonts w:ascii="Times" w:eastAsia="Times New Roman" w:hAnsi="Times" w:cs="Times New Roman"/>
          <w:noProof/>
          <w:sz w:val="22"/>
          <w:szCs w:val="22"/>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32170603" w14:textId="6E8F6882" w:rsidR="008F5A7C" w:rsidRPr="000926B2" w:rsidRDefault="008F5A7C" w:rsidP="00EE1303">
      <w:pPr>
        <w:pStyle w:val="ListParagraph"/>
        <w:numPr>
          <w:ilvl w:val="0"/>
          <w:numId w:val="49"/>
        </w:numPr>
        <w:spacing w:after="240" w:line="360" w:lineRule="auto"/>
        <w:jc w:val="both"/>
        <w:rPr>
          <w:ins w:id="1810" w:author="Chara Katiri" w:date="2015-04-11T20:54:00Z"/>
          <w:rFonts w:ascii="Times" w:eastAsia="Times New Roman" w:hAnsi="Times" w:cs="Times New Roman"/>
          <w:sz w:val="22"/>
          <w:szCs w:val="22"/>
          <w:lang w:val="en-GB"/>
          <w:rPrChange w:id="1811" w:author="Chara Katiri" w:date="2015-04-12T20:48:00Z">
            <w:rPr>
              <w:ins w:id="1812" w:author="Chara Katiri" w:date="2015-04-11T20:54:00Z"/>
              <w:lang w:val="en-GB"/>
            </w:rPr>
          </w:rPrChange>
        </w:rPr>
        <w:pPrChange w:id="1813" w:author="Chara Katiri" w:date="2015-04-12T20:48:00Z">
          <w:pPr>
            <w:spacing w:after="240" w:line="360" w:lineRule="auto"/>
            <w:ind w:left="709"/>
            <w:contextualSpacing/>
            <w:jc w:val="both"/>
          </w:pPr>
        </w:pPrChange>
      </w:pPr>
      <w:r w:rsidRPr="000926B2">
        <w:rPr>
          <w:rFonts w:ascii="Times" w:eastAsia="Times New Roman" w:hAnsi="Times" w:cs="Times New Roman"/>
          <w:sz w:val="22"/>
          <w:szCs w:val="22"/>
          <w:lang w:val="en-GB"/>
          <w:rPrChange w:id="1814" w:author="Chara Katiri" w:date="2015-04-12T20:48:00Z">
            <w:rPr>
              <w:lang w:val="en-GB"/>
            </w:rPr>
          </w:rPrChange>
        </w:rPr>
        <w:t>The Application layer</w:t>
      </w:r>
      <w:ins w:id="1815" w:author="Chara Katiri" w:date="2015-04-11T20:52:00Z">
        <w:r w:rsidR="00BB7121" w:rsidRPr="000926B2">
          <w:rPr>
            <w:rFonts w:ascii="Times" w:eastAsia="Times New Roman" w:hAnsi="Times" w:cs="Times New Roman"/>
            <w:sz w:val="22"/>
            <w:szCs w:val="22"/>
            <w:lang w:val="en-GB"/>
            <w:rPrChange w:id="1816" w:author="Chara Katiri" w:date="2015-04-12T20:48:00Z">
              <w:rPr>
                <w:lang w:val="en-GB"/>
              </w:rPr>
            </w:rPrChange>
          </w:rPr>
          <w:t xml:space="preserve"> </w:t>
        </w:r>
      </w:ins>
      <w:ins w:id="1817" w:author="Chara Katiri" w:date="2015-04-11T20:53:00Z">
        <w:r w:rsidR="00BB7121" w:rsidRPr="000926B2">
          <w:rPr>
            <w:rFonts w:ascii="Times" w:eastAsia="Times New Roman" w:hAnsi="Times" w:cs="Times New Roman"/>
            <w:sz w:val="22"/>
            <w:szCs w:val="22"/>
            <w:lang w:val="en-GB"/>
            <w:rPrChange w:id="1818" w:author="Chara Katiri" w:date="2015-04-12T20:48:00Z">
              <w:rPr>
                <w:lang w:val="en-GB"/>
              </w:rPr>
            </w:rPrChange>
          </w:rPr>
          <w:t>consists</w:t>
        </w:r>
      </w:ins>
      <w:ins w:id="1819" w:author="Chara Katiri" w:date="2015-04-11T20:52:00Z">
        <w:r w:rsidR="00BB7121" w:rsidRPr="000926B2">
          <w:rPr>
            <w:rFonts w:ascii="Times" w:eastAsia="Times New Roman" w:hAnsi="Times" w:cs="Times New Roman"/>
            <w:sz w:val="22"/>
            <w:szCs w:val="22"/>
            <w:lang w:val="en-GB"/>
            <w:rPrChange w:id="1820" w:author="Chara Katiri" w:date="2015-04-12T20:48:00Z">
              <w:rPr>
                <w:lang w:val="en-GB"/>
              </w:rPr>
            </w:rPrChange>
          </w:rPr>
          <w:t xml:space="preserve"> of </w:t>
        </w:r>
      </w:ins>
      <w:ins w:id="1821" w:author="Chara Katiri" w:date="2015-04-11T20:53:00Z">
        <w:r w:rsidR="00BB7121" w:rsidRPr="000926B2">
          <w:rPr>
            <w:rFonts w:ascii="Times" w:eastAsia="Times New Roman" w:hAnsi="Times" w:cs="Times New Roman"/>
            <w:sz w:val="22"/>
            <w:szCs w:val="22"/>
            <w:lang w:val="en-GB"/>
            <w:rPrChange w:id="1822" w:author="Chara Katiri" w:date="2015-04-12T20:48:00Z">
              <w:rPr>
                <w:lang w:val="en-GB"/>
              </w:rPr>
            </w:rPrChange>
          </w:rPr>
          <w:t xml:space="preserve">the core services that form the business logic of the </w:t>
        </w:r>
      </w:ins>
      <w:ins w:id="1823" w:author="Chara Katiri" w:date="2015-04-11T20:54:00Z">
        <w:r w:rsidR="00BB7121" w:rsidRPr="000926B2">
          <w:rPr>
            <w:rFonts w:ascii="Times" w:eastAsia="Times New Roman" w:hAnsi="Times" w:cs="Times New Roman"/>
            <w:sz w:val="22"/>
            <w:szCs w:val="22"/>
            <w:lang w:val="en-GB"/>
            <w:rPrChange w:id="1824" w:author="Chara Katiri" w:date="2015-04-12T20:48:00Z">
              <w:rPr>
                <w:lang w:val="en-GB"/>
              </w:rPr>
            </w:rPrChange>
          </w:rPr>
          <w:t>application</w:t>
        </w:r>
      </w:ins>
      <w:ins w:id="1825" w:author="Chara Katiri" w:date="2015-04-11T20:53:00Z">
        <w:r w:rsidR="00BB7121" w:rsidRPr="000926B2">
          <w:rPr>
            <w:rFonts w:ascii="Times" w:eastAsia="Times New Roman" w:hAnsi="Times" w:cs="Times New Roman"/>
            <w:sz w:val="22"/>
            <w:szCs w:val="22"/>
            <w:lang w:val="en-GB"/>
            <w:rPrChange w:id="1826" w:author="Chara Katiri" w:date="2015-04-12T20:48:00Z">
              <w:rPr>
                <w:lang w:val="en-GB"/>
              </w:rPr>
            </w:rPrChange>
          </w:rPr>
          <w:t>.</w:t>
        </w:r>
      </w:ins>
      <w:ins w:id="1827" w:author="Chara Katiri" w:date="2015-04-11T20:54:00Z">
        <w:r w:rsidR="00BB7121" w:rsidRPr="000926B2">
          <w:rPr>
            <w:rFonts w:ascii="Times" w:eastAsia="Times New Roman" w:hAnsi="Times" w:cs="Times New Roman"/>
            <w:sz w:val="22"/>
            <w:szCs w:val="22"/>
            <w:lang w:val="en-GB"/>
            <w:rPrChange w:id="1828" w:author="Chara Katiri" w:date="2015-04-12T20:48:00Z">
              <w:rPr>
                <w:lang w:val="en-GB"/>
              </w:rPr>
            </w:rPrChange>
          </w:rPr>
          <w:t xml:space="preserve"> </w:t>
        </w:r>
      </w:ins>
    </w:p>
    <w:p w14:paraId="6A9C9D7A" w14:textId="1328161D" w:rsidR="00BB7121" w:rsidRPr="000926B2" w:rsidRDefault="00BB7121" w:rsidP="00EE1303">
      <w:pPr>
        <w:pStyle w:val="ListParagraph"/>
        <w:numPr>
          <w:ilvl w:val="0"/>
          <w:numId w:val="49"/>
        </w:numPr>
        <w:spacing w:after="240" w:line="360" w:lineRule="auto"/>
        <w:jc w:val="both"/>
        <w:rPr>
          <w:ins w:id="1829" w:author="Chara Katiri" w:date="2015-04-11T21:01:00Z"/>
          <w:rFonts w:ascii="Times" w:eastAsia="Times New Roman" w:hAnsi="Times" w:cs="Times New Roman"/>
          <w:sz w:val="22"/>
          <w:szCs w:val="22"/>
          <w:lang w:val="en-GB"/>
          <w:rPrChange w:id="1830" w:author="Chara Katiri" w:date="2015-04-12T20:48:00Z">
            <w:rPr>
              <w:ins w:id="1831" w:author="Chara Katiri" w:date="2015-04-11T21:01:00Z"/>
              <w:lang w:val="en-GB"/>
            </w:rPr>
          </w:rPrChange>
        </w:rPr>
        <w:pPrChange w:id="1832" w:author="Chara Katiri" w:date="2015-04-12T20:48:00Z">
          <w:pPr>
            <w:spacing w:after="240" w:line="360" w:lineRule="auto"/>
            <w:ind w:left="709"/>
            <w:contextualSpacing/>
            <w:jc w:val="both"/>
          </w:pPr>
        </w:pPrChange>
      </w:pPr>
      <w:ins w:id="1833" w:author="Chara Katiri" w:date="2015-04-11T20:54:00Z">
        <w:r w:rsidRPr="000926B2">
          <w:rPr>
            <w:rFonts w:ascii="Times" w:eastAsia="Times New Roman" w:hAnsi="Times" w:cs="Times New Roman"/>
            <w:sz w:val="22"/>
            <w:szCs w:val="22"/>
            <w:lang w:val="en-GB"/>
            <w:rPrChange w:id="1834" w:author="Chara Katiri" w:date="2015-04-12T20:48:00Z">
              <w:rPr>
                <w:lang w:val="en-GB"/>
              </w:rPr>
            </w:rPrChange>
          </w:rPr>
          <w:t xml:space="preserve">The </w:t>
        </w:r>
      </w:ins>
      <w:ins w:id="1835" w:author="Chara Katiri" w:date="2015-04-11T20:55:00Z">
        <w:r w:rsidRPr="000926B2">
          <w:rPr>
            <w:rFonts w:ascii="Times" w:eastAsia="Times New Roman" w:hAnsi="Times" w:cs="Times New Roman"/>
            <w:sz w:val="22"/>
            <w:szCs w:val="22"/>
            <w:lang w:val="en-GB"/>
            <w:rPrChange w:id="1836" w:author="Chara Katiri" w:date="2015-04-12T20:48:00Z">
              <w:rPr>
                <w:lang w:val="en-GB"/>
              </w:rPr>
            </w:rPrChange>
          </w:rPr>
          <w:t>Data Access Objects</w:t>
        </w:r>
      </w:ins>
      <w:ins w:id="1837" w:author="Chara Katiri" w:date="2015-04-11T20:54:00Z">
        <w:r w:rsidRPr="000926B2">
          <w:rPr>
            <w:rFonts w:ascii="Times" w:eastAsia="Times New Roman" w:hAnsi="Times" w:cs="Times New Roman"/>
            <w:sz w:val="22"/>
            <w:szCs w:val="22"/>
            <w:lang w:val="en-GB"/>
            <w:rPrChange w:id="1838" w:author="Chara Katiri" w:date="2015-04-12T20:48:00Z">
              <w:rPr>
                <w:lang w:val="en-GB"/>
              </w:rPr>
            </w:rPrChange>
          </w:rPr>
          <w:t xml:space="preserve"> </w:t>
        </w:r>
      </w:ins>
      <w:ins w:id="1839" w:author="Chara Katiri" w:date="2015-04-11T20:55:00Z">
        <w:r w:rsidRPr="000926B2">
          <w:rPr>
            <w:rFonts w:ascii="Times" w:eastAsia="Times New Roman" w:hAnsi="Times" w:cs="Times New Roman"/>
            <w:sz w:val="22"/>
            <w:szCs w:val="22"/>
            <w:lang w:val="en-GB"/>
            <w:rPrChange w:id="1840" w:author="Chara Katiri" w:date="2015-04-12T20:48:00Z">
              <w:rPr>
                <w:lang w:val="en-GB"/>
              </w:rPr>
            </w:rPrChange>
          </w:rPr>
          <w:t>(</w:t>
        </w:r>
      </w:ins>
      <w:ins w:id="1841" w:author="Chara Katiri" w:date="2015-04-11T20:54:00Z">
        <w:r w:rsidRPr="000926B2">
          <w:rPr>
            <w:rFonts w:ascii="Times" w:eastAsia="Times New Roman" w:hAnsi="Times" w:cs="Times New Roman"/>
            <w:sz w:val="22"/>
            <w:szCs w:val="22"/>
            <w:lang w:val="en-GB"/>
            <w:rPrChange w:id="1842" w:author="Chara Katiri" w:date="2015-04-12T20:48:00Z">
              <w:rPr>
                <w:lang w:val="en-GB"/>
              </w:rPr>
            </w:rPrChange>
          </w:rPr>
          <w:t>DAO</w:t>
        </w:r>
      </w:ins>
      <w:ins w:id="1843" w:author="Chara Katiri" w:date="2015-04-11T20:55:00Z">
        <w:r w:rsidRPr="000926B2">
          <w:rPr>
            <w:rFonts w:ascii="Times" w:eastAsia="Times New Roman" w:hAnsi="Times" w:cs="Times New Roman"/>
            <w:sz w:val="22"/>
            <w:szCs w:val="22"/>
            <w:lang w:val="en-GB"/>
            <w:rPrChange w:id="1844" w:author="Chara Katiri" w:date="2015-04-12T20:48:00Z">
              <w:rPr>
                <w:lang w:val="en-GB"/>
              </w:rPr>
            </w:rPrChange>
          </w:rPr>
          <w:t>s)</w:t>
        </w:r>
      </w:ins>
      <w:ins w:id="1845" w:author="Chara Katiri" w:date="2015-04-11T20:54:00Z">
        <w:r w:rsidRPr="000926B2">
          <w:rPr>
            <w:rFonts w:ascii="Times" w:eastAsia="Times New Roman" w:hAnsi="Times" w:cs="Times New Roman"/>
            <w:sz w:val="22"/>
            <w:szCs w:val="22"/>
            <w:lang w:val="en-GB"/>
            <w:rPrChange w:id="1846" w:author="Chara Katiri" w:date="2015-04-12T20:48:00Z">
              <w:rPr>
                <w:lang w:val="en-GB"/>
              </w:rPr>
            </w:rPrChange>
          </w:rPr>
          <w:t xml:space="preserve"> </w:t>
        </w:r>
      </w:ins>
      <w:ins w:id="1847" w:author="Chara Katiri" w:date="2015-04-11T20:59:00Z">
        <w:r w:rsidRPr="000926B2">
          <w:rPr>
            <w:rFonts w:ascii="Times" w:eastAsia="Times New Roman" w:hAnsi="Times" w:cs="Times New Roman"/>
            <w:sz w:val="22"/>
            <w:szCs w:val="22"/>
            <w:lang w:val="en-GB"/>
            <w:rPrChange w:id="1848" w:author="Chara Katiri" w:date="2015-04-12T20:48:00Z">
              <w:rPr>
                <w:lang w:val="en-GB"/>
              </w:rPr>
            </w:rPrChange>
          </w:rPr>
          <w:t>consists of the database services and domain persistence</w:t>
        </w:r>
        <w:r w:rsidR="00932EFF" w:rsidRPr="000926B2">
          <w:rPr>
            <w:rFonts w:ascii="Times" w:eastAsia="Times New Roman" w:hAnsi="Times" w:cs="Times New Roman"/>
            <w:sz w:val="22"/>
            <w:szCs w:val="22"/>
            <w:lang w:val="en-GB"/>
            <w:rPrChange w:id="1849" w:author="Chara Katiri" w:date="2015-04-12T20:48:00Z">
              <w:rPr>
                <w:lang w:val="en-GB"/>
              </w:rPr>
            </w:rPrChange>
          </w:rPr>
          <w:t xml:space="preserve"> API. The </w:t>
        </w:r>
      </w:ins>
      <w:ins w:id="1850" w:author="Chara Katiri" w:date="2015-04-11T21:01:00Z">
        <w:r w:rsidR="00932EFF" w:rsidRPr="000926B2">
          <w:rPr>
            <w:rFonts w:ascii="Times" w:eastAsia="Times New Roman" w:hAnsi="Times" w:cs="Times New Roman"/>
            <w:sz w:val="22"/>
            <w:szCs w:val="22"/>
            <w:lang w:val="en-GB"/>
            <w:rPrChange w:id="1851" w:author="Chara Katiri" w:date="2015-04-12T20:48:00Z">
              <w:rPr>
                <w:lang w:val="en-GB"/>
              </w:rPr>
            </w:rPrChange>
          </w:rPr>
          <w:t>DAO is a</w:t>
        </w:r>
      </w:ins>
      <w:ins w:id="1852" w:author="Chara Katiri" w:date="2015-04-11T20:59:00Z">
        <w:r w:rsidR="00932EFF" w:rsidRPr="000926B2">
          <w:rPr>
            <w:rFonts w:ascii="Times" w:eastAsia="Times New Roman" w:hAnsi="Times" w:cs="Times New Roman"/>
            <w:sz w:val="22"/>
            <w:szCs w:val="22"/>
            <w:lang w:val="en-GB"/>
            <w:rPrChange w:id="1853" w:author="Chara Katiri" w:date="2015-04-12T20:48:00Z">
              <w:rPr>
                <w:lang w:val="en-GB"/>
              </w:rPr>
            </w:rPrChange>
          </w:rPr>
          <w:t xml:space="preserve"> </w:t>
        </w:r>
      </w:ins>
      <w:ins w:id="1854" w:author="Chara Katiri" w:date="2015-04-11T21:00:00Z">
        <w:r w:rsidR="00932EFF" w:rsidRPr="000926B2">
          <w:rPr>
            <w:rFonts w:ascii="Times" w:eastAsia="Times New Roman" w:hAnsi="Times" w:cs="Times New Roman"/>
            <w:sz w:val="22"/>
            <w:szCs w:val="22"/>
            <w:lang w:val="en-GB"/>
            <w:rPrChange w:id="1855" w:author="Chara Katiri" w:date="2015-04-12T20:48:00Z">
              <w:rPr>
                <w:lang w:val="en-GB"/>
              </w:rPr>
            </w:rPrChange>
          </w:rPr>
          <w:t>specialised</w:t>
        </w:r>
      </w:ins>
      <w:ins w:id="1856" w:author="Chara Katiri" w:date="2015-04-11T20:59:00Z">
        <w:r w:rsidR="00932EFF" w:rsidRPr="000926B2">
          <w:rPr>
            <w:rFonts w:ascii="Times" w:eastAsia="Times New Roman" w:hAnsi="Times" w:cs="Times New Roman"/>
            <w:sz w:val="22"/>
            <w:szCs w:val="22"/>
            <w:lang w:val="en-GB"/>
            <w:rPrChange w:id="1857" w:author="Chara Katiri" w:date="2015-04-12T20:48:00Z">
              <w:rPr>
                <w:lang w:val="en-GB"/>
              </w:rPr>
            </w:rPrChange>
          </w:rPr>
          <w:t xml:space="preserve"> service</w:t>
        </w:r>
        <w:r w:rsidRPr="000926B2">
          <w:rPr>
            <w:rFonts w:ascii="Times" w:eastAsia="Times New Roman" w:hAnsi="Times" w:cs="Times New Roman"/>
            <w:sz w:val="22"/>
            <w:szCs w:val="22"/>
            <w:lang w:val="en-GB"/>
            <w:rPrChange w:id="1858" w:author="Chara Katiri" w:date="2015-04-12T20:48:00Z">
              <w:rPr>
                <w:lang w:val="en-GB"/>
              </w:rPr>
            </w:rPrChange>
          </w:rPr>
          <w:t xml:space="preserve"> </w:t>
        </w:r>
      </w:ins>
      <w:ins w:id="1859" w:author="Chara Katiri" w:date="2015-04-11T21:00:00Z">
        <w:r w:rsidR="00932EFF" w:rsidRPr="000926B2">
          <w:rPr>
            <w:rFonts w:ascii="Times" w:eastAsia="Times New Roman" w:hAnsi="Times" w:cs="Times New Roman"/>
            <w:sz w:val="22"/>
            <w:szCs w:val="22"/>
            <w:lang w:val="en-GB"/>
            <w:rPrChange w:id="1860" w:author="Chara Katiri" w:date="2015-04-12T20:48:00Z">
              <w:rPr>
                <w:lang w:val="en-GB"/>
              </w:rPr>
            </w:rPrChange>
          </w:rPr>
          <w:t xml:space="preserve">used </w:t>
        </w:r>
      </w:ins>
      <w:ins w:id="1861" w:author="Chara Katiri" w:date="2015-04-11T20:59:00Z">
        <w:r w:rsidRPr="000926B2">
          <w:rPr>
            <w:rFonts w:ascii="Times" w:eastAsia="Times New Roman" w:hAnsi="Times" w:cs="Times New Roman"/>
            <w:sz w:val="22"/>
            <w:szCs w:val="22"/>
            <w:lang w:val="en-GB"/>
            <w:rPrChange w:id="1862" w:author="Chara Katiri" w:date="2015-04-12T20:48:00Z">
              <w:rPr>
                <w:lang w:val="en-GB"/>
              </w:rPr>
            </w:rPrChange>
          </w:rPr>
          <w:t xml:space="preserve">by the </w:t>
        </w:r>
      </w:ins>
      <w:ins w:id="1863" w:author="Chara Katiri" w:date="2015-04-11T21:00:00Z">
        <w:r w:rsidR="00932EFF" w:rsidRPr="000926B2">
          <w:rPr>
            <w:rFonts w:ascii="Times" w:eastAsia="Times New Roman" w:hAnsi="Times" w:cs="Times New Roman"/>
            <w:sz w:val="22"/>
            <w:szCs w:val="22"/>
            <w:lang w:val="en-GB"/>
            <w:rPrChange w:id="1864" w:author="Chara Katiri" w:date="2015-04-12T20:48:00Z">
              <w:rPr>
                <w:lang w:val="en-GB"/>
              </w:rPr>
            </w:rPrChange>
          </w:rPr>
          <w:t xml:space="preserve">controller to access and retrieve data from the database. </w:t>
        </w:r>
      </w:ins>
    </w:p>
    <w:p w14:paraId="5EFB020B" w14:textId="0AA2C4EA" w:rsidR="00F7315D" w:rsidRPr="000926B2" w:rsidRDefault="00932EFF" w:rsidP="00EE1303">
      <w:pPr>
        <w:pStyle w:val="ListParagraph"/>
        <w:widowControl w:val="0"/>
        <w:numPr>
          <w:ilvl w:val="0"/>
          <w:numId w:val="49"/>
        </w:numPr>
        <w:autoSpaceDE w:val="0"/>
        <w:autoSpaceDN w:val="0"/>
        <w:adjustRightInd w:val="0"/>
        <w:spacing w:after="240" w:line="360" w:lineRule="auto"/>
        <w:jc w:val="both"/>
        <w:rPr>
          <w:ins w:id="1865" w:author="Chara Katiri" w:date="2015-04-11T21:17:00Z"/>
          <w:rFonts w:ascii="Times" w:eastAsia="Times New Roman" w:hAnsi="Times" w:cs="Times New Roman"/>
          <w:sz w:val="22"/>
          <w:szCs w:val="22"/>
          <w:lang w:val="en-GB"/>
          <w:rPrChange w:id="1866" w:author="Chara Katiri" w:date="2015-04-12T20:48:00Z">
            <w:rPr>
              <w:ins w:id="1867" w:author="Chara Katiri" w:date="2015-04-11T21:17:00Z"/>
              <w:lang w:val="en-GB"/>
            </w:rPr>
          </w:rPrChange>
        </w:rPr>
        <w:pPrChange w:id="1868" w:author="Chara Katiri" w:date="2015-04-12T20:48:00Z">
          <w:pPr>
            <w:widowControl w:val="0"/>
            <w:autoSpaceDE w:val="0"/>
            <w:autoSpaceDN w:val="0"/>
            <w:adjustRightInd w:val="0"/>
            <w:spacing w:after="240"/>
          </w:pPr>
        </w:pPrChange>
      </w:pPr>
      <w:ins w:id="1869" w:author="Chara Katiri" w:date="2015-04-11T21:01:00Z">
        <w:r w:rsidRPr="000926B2">
          <w:rPr>
            <w:rFonts w:ascii="Times" w:eastAsia="Times New Roman" w:hAnsi="Times" w:cs="Times New Roman"/>
            <w:sz w:val="22"/>
            <w:szCs w:val="22"/>
            <w:lang w:val="en-GB"/>
            <w:rPrChange w:id="1870" w:author="Chara Katiri" w:date="2015-04-12T20:48:00Z">
              <w:rPr>
                <w:lang w:val="en-GB"/>
              </w:rPr>
            </w:rPrChange>
          </w:rPr>
          <w:t>The Object Relational Mapping (ORM)</w:t>
        </w:r>
      </w:ins>
      <w:ins w:id="1871" w:author="Chara Katiri" w:date="2015-04-11T21:14:00Z">
        <w:r w:rsidR="00F7315D" w:rsidRPr="000926B2">
          <w:rPr>
            <w:rFonts w:ascii="Times" w:eastAsia="Times New Roman" w:hAnsi="Times" w:cs="Times New Roman"/>
            <w:sz w:val="22"/>
            <w:szCs w:val="22"/>
            <w:lang w:val="en-GB"/>
            <w:rPrChange w:id="1872" w:author="Chara Katiri" w:date="2015-04-12T20:48:00Z">
              <w:rPr>
                <w:lang w:val="en-GB"/>
              </w:rPr>
            </w:rPrChange>
          </w:rPr>
          <w:t xml:space="preserve"> is a powerful </w:t>
        </w:r>
      </w:ins>
      <w:ins w:id="1873" w:author="Chara Katiri" w:date="2015-04-11T21:16:00Z">
        <w:r w:rsidR="00F7315D" w:rsidRPr="000926B2">
          <w:rPr>
            <w:rFonts w:ascii="Times" w:eastAsia="Times New Roman" w:hAnsi="Times" w:cs="Times New Roman"/>
            <w:sz w:val="22"/>
            <w:szCs w:val="22"/>
            <w:lang w:val="en-GB"/>
            <w:rPrChange w:id="1874" w:author="Chara Katiri" w:date="2015-04-12T20:48:00Z">
              <w:rPr>
                <w:lang w:val="en-GB"/>
              </w:rPr>
            </w:rPrChange>
          </w:rPr>
          <w:t xml:space="preserve">object-oriented </w:t>
        </w:r>
      </w:ins>
      <w:ins w:id="1875" w:author="Chara Katiri" w:date="2015-04-11T21:14:00Z">
        <w:r w:rsidR="00F7315D" w:rsidRPr="000926B2">
          <w:rPr>
            <w:rFonts w:ascii="Times" w:eastAsia="Times New Roman" w:hAnsi="Times" w:cs="Times New Roman"/>
            <w:sz w:val="22"/>
            <w:szCs w:val="22"/>
            <w:lang w:val="en-GB"/>
            <w:rPrChange w:id="1876" w:author="Chara Katiri" w:date="2015-04-12T20:48:00Z">
              <w:rPr>
                <w:lang w:val="en-GB"/>
              </w:rPr>
            </w:rPrChange>
          </w:rPr>
          <w:t>functionality</w:t>
        </w:r>
      </w:ins>
      <w:ins w:id="1877" w:author="Chara Katiri" w:date="2015-04-11T21:17:00Z">
        <w:r w:rsidR="00F7315D" w:rsidRPr="000926B2">
          <w:rPr>
            <w:rFonts w:ascii="Times" w:eastAsia="Times New Roman" w:hAnsi="Times" w:cs="Times New Roman"/>
            <w:sz w:val="22"/>
            <w:szCs w:val="22"/>
            <w:lang w:val="en-GB"/>
            <w:rPrChange w:id="1878" w:author="Chara Katiri" w:date="2015-04-12T20:48:00Z">
              <w:rPr>
                <w:lang w:val="en-GB"/>
              </w:rPr>
            </w:rPrChange>
          </w:rPr>
          <w:t xml:space="preserve"> and </w:t>
        </w:r>
      </w:ins>
      <w:ins w:id="1879" w:author="Chara Katiri" w:date="2015-04-11T21:18:00Z">
        <w:r w:rsidR="00F7315D" w:rsidRPr="000926B2">
          <w:rPr>
            <w:rFonts w:ascii="Times" w:eastAsia="Times New Roman" w:hAnsi="Times" w:cs="Times New Roman"/>
            <w:sz w:val="22"/>
            <w:szCs w:val="22"/>
            <w:lang w:val="en-GB"/>
            <w:rPrChange w:id="1880" w:author="Chara Katiri" w:date="2015-04-12T20:48:00Z">
              <w:rPr>
                <w:lang w:val="en-GB"/>
              </w:rPr>
            </w:rPrChange>
          </w:rPr>
          <w:t>its</w:t>
        </w:r>
      </w:ins>
      <w:ins w:id="1881" w:author="Chara Katiri" w:date="2015-04-11T21:17:00Z">
        <w:r w:rsidR="00F7315D" w:rsidRPr="000926B2">
          <w:rPr>
            <w:rFonts w:ascii="Times" w:eastAsia="Times New Roman" w:hAnsi="Times" w:cs="Times New Roman"/>
            <w:sz w:val="22"/>
            <w:szCs w:val="22"/>
            <w:lang w:val="en-GB"/>
            <w:rPrChange w:id="1882" w:author="Chara Katiri" w:date="2015-04-12T20:48:00Z">
              <w:rPr>
                <w:lang w:val="en-GB"/>
              </w:rPr>
            </w:rPrChange>
          </w:rPr>
          <w:t xml:space="preserve"> purpose is to convert data between incompatible types and systems.</w:t>
        </w:r>
      </w:ins>
      <w:ins w:id="1883" w:author="Chara Katiri" w:date="2015-04-11T21:20:00Z">
        <w:r w:rsidR="00DD09C3" w:rsidRPr="000926B2">
          <w:rPr>
            <w:rFonts w:ascii="Times" w:eastAsia="Times New Roman" w:hAnsi="Times" w:cs="Times New Roman"/>
            <w:sz w:val="22"/>
            <w:szCs w:val="22"/>
            <w:lang w:val="en-GB"/>
            <w:rPrChange w:id="1884" w:author="Chara Katiri" w:date="2015-04-12T20:48:00Z">
              <w:rPr>
                <w:lang w:val="en-GB"/>
              </w:rPr>
            </w:rPrChange>
          </w:rPr>
          <w:t xml:space="preserve"> For example it can transform an object to XML, JSON or Java based on the needs of the system.</w:t>
        </w:r>
      </w:ins>
      <w:ins w:id="1885" w:author="Chara Katiri" w:date="2015-04-11T21:17:00Z">
        <w:r w:rsidR="00F7315D" w:rsidRPr="000926B2">
          <w:rPr>
            <w:rFonts w:ascii="Times" w:eastAsia="Times New Roman" w:hAnsi="Times" w:cs="Times New Roman"/>
            <w:sz w:val="22"/>
            <w:szCs w:val="22"/>
            <w:lang w:val="en-GB"/>
            <w:rPrChange w:id="1886" w:author="Chara Katiri" w:date="2015-04-12T20:48:00Z">
              <w:rPr>
                <w:lang w:val="en-GB"/>
              </w:rPr>
            </w:rPrChange>
          </w:rPr>
          <w:t xml:space="preserve"> </w:t>
        </w:r>
      </w:ins>
      <w:ins w:id="1887" w:author="Chara Katiri" w:date="2015-04-11T21:18:00Z">
        <w:r w:rsidR="00F7315D" w:rsidRPr="000926B2">
          <w:rPr>
            <w:rFonts w:ascii="Times" w:eastAsia="Times New Roman" w:hAnsi="Times" w:cs="Times New Roman"/>
            <w:sz w:val="22"/>
            <w:szCs w:val="22"/>
            <w:lang w:val="en-GB"/>
            <w:rPrChange w:id="1888" w:author="Chara Katiri" w:date="2015-04-12T20:48:00Z">
              <w:rPr>
                <w:lang w:val="en-GB"/>
              </w:rPr>
            </w:rPrChange>
          </w:rPr>
          <w:t xml:space="preserve">It’s particularly useful in modern Web applications where different types of subsystems are part of the same system. </w:t>
        </w:r>
      </w:ins>
    </w:p>
    <w:p w14:paraId="5E7606AB" w14:textId="25C9B89D" w:rsidR="00932EFF" w:rsidRPr="000926B2" w:rsidRDefault="00DD09C3" w:rsidP="00EE1303">
      <w:pPr>
        <w:pStyle w:val="ListParagraph"/>
        <w:numPr>
          <w:ilvl w:val="0"/>
          <w:numId w:val="49"/>
        </w:numPr>
        <w:spacing w:after="240" w:line="360" w:lineRule="auto"/>
        <w:jc w:val="both"/>
        <w:rPr>
          <w:ins w:id="1889" w:author="Chara Katiri" w:date="2015-04-11T21:00:00Z"/>
          <w:rFonts w:ascii="Times" w:eastAsia="Times New Roman" w:hAnsi="Times" w:cs="Times New Roman"/>
          <w:sz w:val="22"/>
          <w:szCs w:val="22"/>
          <w:lang w:val="en-GB"/>
          <w:rPrChange w:id="1890" w:author="Chara Katiri" w:date="2015-04-12T20:48:00Z">
            <w:rPr>
              <w:ins w:id="1891" w:author="Chara Katiri" w:date="2015-04-11T21:00:00Z"/>
              <w:lang w:val="en-GB"/>
            </w:rPr>
          </w:rPrChange>
        </w:rPr>
        <w:pPrChange w:id="1892" w:author="Chara Katiri" w:date="2015-04-12T20:48:00Z">
          <w:pPr>
            <w:spacing w:after="240" w:line="360" w:lineRule="auto"/>
            <w:ind w:left="709"/>
            <w:contextualSpacing/>
            <w:jc w:val="both"/>
          </w:pPr>
        </w:pPrChange>
      </w:pPr>
      <w:ins w:id="1893" w:author="Chara Katiri" w:date="2015-04-11T21:24:00Z">
        <w:r w:rsidRPr="000926B2">
          <w:rPr>
            <w:rFonts w:ascii="Times" w:eastAsia="Times New Roman" w:hAnsi="Times" w:cs="Times New Roman"/>
            <w:sz w:val="22"/>
            <w:szCs w:val="22"/>
            <w:lang w:val="en-GB"/>
            <w:rPrChange w:id="1894" w:author="Chara Katiri" w:date="2015-04-12T20:48:00Z">
              <w:rPr>
                <w:lang w:val="en-GB"/>
              </w:rPr>
            </w:rPrChange>
          </w:rPr>
          <w:t xml:space="preserve">The </w:t>
        </w:r>
      </w:ins>
      <w:ins w:id="1895" w:author="Chara Katiri" w:date="2015-04-11T21:22:00Z">
        <w:r w:rsidRPr="000926B2">
          <w:rPr>
            <w:rFonts w:ascii="Times" w:eastAsia="Times New Roman" w:hAnsi="Times" w:cs="Times New Roman"/>
            <w:sz w:val="22"/>
            <w:szCs w:val="22"/>
            <w:lang w:val="en-GB"/>
            <w:rPrChange w:id="1896" w:author="Chara Katiri" w:date="2015-04-12T20:48:00Z">
              <w:rPr>
                <w:lang w:val="en-GB"/>
              </w:rPr>
            </w:rPrChange>
          </w:rPr>
          <w:t xml:space="preserve">Data source </w:t>
        </w:r>
      </w:ins>
      <w:ins w:id="1897" w:author="Chara Katiri" w:date="2015-04-11T21:24:00Z">
        <w:r w:rsidRPr="000926B2">
          <w:rPr>
            <w:rFonts w:ascii="Times" w:eastAsia="Times New Roman" w:hAnsi="Times" w:cs="Times New Roman"/>
            <w:sz w:val="22"/>
            <w:szCs w:val="22"/>
            <w:lang w:val="en-GB"/>
            <w:rPrChange w:id="1898" w:author="Chara Katiri" w:date="2015-04-12T20:48:00Z">
              <w:rPr>
                <w:lang w:val="en-GB"/>
              </w:rPr>
            </w:rPrChange>
          </w:rPr>
          <w:t>layer is the connection pool</w:t>
        </w:r>
        <w:r w:rsidR="003E44CE" w:rsidRPr="000926B2">
          <w:rPr>
            <w:rFonts w:ascii="Times" w:eastAsia="Times New Roman" w:hAnsi="Times" w:cs="Times New Roman"/>
            <w:sz w:val="22"/>
            <w:szCs w:val="22"/>
            <w:lang w:val="en-GB"/>
          </w:rPr>
          <w:t xml:space="preserve"> and fina</w:t>
        </w:r>
      </w:ins>
      <w:ins w:id="1899" w:author="Chara Katiri" w:date="2015-04-11T21:29:00Z">
        <w:r w:rsidR="003E44CE" w:rsidRPr="000926B2">
          <w:rPr>
            <w:rFonts w:ascii="Times" w:eastAsia="Times New Roman" w:hAnsi="Times" w:cs="Times New Roman"/>
            <w:sz w:val="22"/>
            <w:szCs w:val="22"/>
            <w:lang w:val="en-GB"/>
          </w:rPr>
          <w:t>l</w:t>
        </w:r>
      </w:ins>
      <w:ins w:id="1900" w:author="Chara Katiri" w:date="2015-04-11T21:24:00Z">
        <w:r w:rsidR="003E44CE" w:rsidRPr="000926B2">
          <w:rPr>
            <w:rFonts w:ascii="Times" w:eastAsia="Times New Roman" w:hAnsi="Times" w:cs="Times New Roman"/>
            <w:sz w:val="22"/>
            <w:szCs w:val="22"/>
            <w:lang w:val="en-GB"/>
          </w:rPr>
          <w:t>ly, t</w:t>
        </w:r>
        <w:r w:rsidRPr="000926B2">
          <w:rPr>
            <w:rFonts w:ascii="Times" w:eastAsia="Times New Roman" w:hAnsi="Times" w:cs="Times New Roman"/>
            <w:sz w:val="22"/>
            <w:szCs w:val="22"/>
            <w:lang w:val="en-GB"/>
            <w:rPrChange w:id="1901" w:author="Chara Katiri" w:date="2015-04-12T20:48:00Z">
              <w:rPr>
                <w:lang w:val="en-GB"/>
              </w:rPr>
            </w:rPrChange>
          </w:rPr>
          <w:t xml:space="preserve">he Database </w:t>
        </w:r>
      </w:ins>
      <w:ins w:id="1902" w:author="Chara Katiri" w:date="2015-04-11T21:25:00Z">
        <w:r w:rsidRPr="000926B2">
          <w:rPr>
            <w:rFonts w:ascii="Times" w:eastAsia="Times New Roman" w:hAnsi="Times" w:cs="Times New Roman"/>
            <w:sz w:val="22"/>
            <w:szCs w:val="22"/>
            <w:lang w:val="en-GB"/>
            <w:rPrChange w:id="1903" w:author="Chara Katiri" w:date="2015-04-12T20:48:00Z">
              <w:rPr>
                <w:lang w:val="en-GB"/>
              </w:rPr>
            </w:rPrChange>
          </w:rPr>
          <w:t>layer provides</w:t>
        </w:r>
      </w:ins>
      <w:ins w:id="1904" w:author="Chara Katiri" w:date="2015-04-11T21:24:00Z">
        <w:r w:rsidRPr="000926B2">
          <w:rPr>
            <w:rFonts w:ascii="Times" w:eastAsia="Times New Roman" w:hAnsi="Times" w:cs="Times New Roman"/>
            <w:sz w:val="22"/>
            <w:szCs w:val="22"/>
            <w:lang w:val="en-GB"/>
            <w:rPrChange w:id="1905" w:author="Chara Katiri" w:date="2015-04-12T20:48:00Z">
              <w:rPr>
                <w:lang w:val="en-GB"/>
              </w:rPr>
            </w:rPrChange>
          </w:rPr>
          <w:t xml:space="preserve"> access to the data. </w:t>
        </w:r>
      </w:ins>
    </w:p>
    <w:p w14:paraId="3F76DDC7" w14:textId="77777777" w:rsidR="001A0FC2" w:rsidRPr="000926B2" w:rsidRDefault="001A0FC2" w:rsidP="00EE1303">
      <w:pPr>
        <w:spacing w:after="240" w:line="360" w:lineRule="auto"/>
        <w:contextualSpacing/>
        <w:jc w:val="both"/>
        <w:rPr>
          <w:rFonts w:ascii="Times" w:eastAsia="Times New Roman" w:hAnsi="Times" w:cs="Times New Roman"/>
          <w:sz w:val="22"/>
          <w:szCs w:val="22"/>
          <w:lang w:val="en-GB"/>
        </w:rPr>
        <w:pPrChange w:id="1906" w:author="Chara Katiri" w:date="2015-04-12T20:48:00Z">
          <w:pPr>
            <w:spacing w:after="240" w:line="360" w:lineRule="auto"/>
            <w:ind w:left="709"/>
            <w:contextualSpacing/>
            <w:jc w:val="both"/>
          </w:pPr>
        </w:pPrChange>
      </w:pPr>
    </w:p>
    <w:p w14:paraId="772C436F" w14:textId="77777777" w:rsidR="006B269F" w:rsidRPr="000926B2" w:rsidRDefault="006B269F" w:rsidP="00EE1303">
      <w:pPr>
        <w:pStyle w:val="ListParagraph"/>
        <w:spacing w:line="360" w:lineRule="auto"/>
        <w:ind w:firstLine="720"/>
        <w:jc w:val="both"/>
        <w:rPr>
          <w:rFonts w:ascii="Times" w:eastAsia="Times New Roman" w:hAnsi="Times" w:cs="Times New Roman"/>
          <w:sz w:val="22"/>
          <w:szCs w:val="22"/>
          <w:shd w:val="clear" w:color="auto" w:fill="FFFFFF"/>
          <w:lang w:val="en-GB"/>
        </w:rPr>
      </w:pPr>
    </w:p>
    <w:p w14:paraId="43D3E642" w14:textId="133B274F" w:rsidR="00340F77" w:rsidRPr="000926B2" w:rsidRDefault="003F330E"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1907" w:name="_Toc290491164"/>
      <w:r w:rsidRPr="000926B2">
        <w:rPr>
          <w:rFonts w:ascii="Times" w:hAnsi="Times" w:cs="Times New Roman"/>
          <w:color w:val="auto"/>
          <w:sz w:val="22"/>
          <w:szCs w:val="22"/>
          <w:lang w:val="en-GB"/>
        </w:rPr>
        <w:t>System risks and issues</w:t>
      </w:r>
      <w:bookmarkEnd w:id="1907"/>
    </w:p>
    <w:p w14:paraId="6076F9FC" w14:textId="77777777" w:rsidR="003F330E" w:rsidRPr="000926B2" w:rsidRDefault="003F330E"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908" w:name="_Toc290491165"/>
      <w:r w:rsidRPr="000926B2">
        <w:rPr>
          <w:rFonts w:ascii="Times" w:hAnsi="Times" w:cs="Times New Roman"/>
          <w:color w:val="auto"/>
          <w:sz w:val="22"/>
          <w:szCs w:val="22"/>
          <w:lang w:val="en-GB"/>
        </w:rPr>
        <w:t>System risks</w:t>
      </w:r>
      <w:bookmarkEnd w:id="1908"/>
    </w:p>
    <w:p w14:paraId="7B401194" w14:textId="769E873A" w:rsidR="00093EC5" w:rsidRPr="000926B2" w:rsidRDefault="00093EC5"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If the deployment of the website on the </w:t>
      </w:r>
      <w:r w:rsidR="00EC0BC2" w:rsidRPr="000926B2">
        <w:rPr>
          <w:rFonts w:ascii="Times" w:eastAsia="Times New Roman" w:hAnsi="Times" w:cs="Times New Roman"/>
          <w:sz w:val="22"/>
          <w:szCs w:val="22"/>
          <w:shd w:val="clear" w:color="auto" w:fill="FFFFFF"/>
          <w:lang w:val="en-GB"/>
        </w:rPr>
        <w:t>University</w:t>
      </w:r>
      <w:r w:rsidRPr="000926B2">
        <w:rPr>
          <w:rFonts w:ascii="Times" w:eastAsia="Times New Roman" w:hAnsi="Times" w:cs="Times New Roman"/>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0926B2" w:rsidRDefault="00093EC5"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UAT depends on testers being available when required (CS students, volunteers).</w:t>
      </w:r>
    </w:p>
    <w:p w14:paraId="6FE954C4" w14:textId="77777777" w:rsidR="00E1363E" w:rsidRPr="000926B2" w:rsidRDefault="00093EC5"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End user expectations unrealistic compared to solution.</w:t>
      </w:r>
      <w:r w:rsidR="00E1363E" w:rsidRPr="000926B2">
        <w:rPr>
          <w:rFonts w:ascii="Times" w:eastAsia="Times New Roman" w:hAnsi="Times" w:cs="Times New Roman"/>
          <w:sz w:val="22"/>
          <w:szCs w:val="22"/>
          <w:shd w:val="clear" w:color="auto" w:fill="FFFFFF"/>
          <w:lang w:val="en-GB"/>
        </w:rPr>
        <w:t xml:space="preserve"> </w:t>
      </w:r>
    </w:p>
    <w:p w14:paraId="6565E520" w14:textId="77777777" w:rsidR="00E1363E" w:rsidRPr="000926B2" w:rsidRDefault="00E1363E" w:rsidP="00EE1303">
      <w:pPr>
        <w:pStyle w:val="ListParagraph"/>
        <w:spacing w:line="360" w:lineRule="auto"/>
        <w:ind w:left="709"/>
        <w:jc w:val="both"/>
        <w:rPr>
          <w:rFonts w:ascii="Times" w:eastAsia="Times New Roman" w:hAnsi="Times" w:cs="Times New Roman"/>
          <w:sz w:val="22"/>
          <w:szCs w:val="22"/>
          <w:shd w:val="clear" w:color="auto" w:fill="FFFFFF"/>
          <w:lang w:val="en-GB"/>
        </w:rPr>
      </w:pPr>
    </w:p>
    <w:p w14:paraId="61F3F513" w14:textId="48C29F43" w:rsidR="00E1363E" w:rsidRPr="000926B2" w:rsidRDefault="00E1363E" w:rsidP="00EE1303">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Contingency plan to mitigate risks:</w:t>
      </w:r>
      <w:r w:rsidR="008950D1" w:rsidRPr="000926B2">
        <w:rPr>
          <w:rFonts w:ascii="Times" w:eastAsia="Times New Roman" w:hAnsi="Times" w:cs="Times New Roman"/>
          <w:i/>
          <w:sz w:val="22"/>
          <w:szCs w:val="22"/>
          <w:shd w:val="clear" w:color="auto" w:fill="FFFFFF"/>
          <w:lang w:val="en-GB"/>
        </w:rPr>
        <w:t xml:space="preserve"> </w:t>
      </w:r>
      <w:r w:rsidR="00093EC5" w:rsidRPr="000926B2">
        <w:rPr>
          <w:rFonts w:ascii="Times" w:eastAsia="Times New Roman" w:hAnsi="Times" w:cs="Times New Roman"/>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0926B2" w:rsidRDefault="00340F77" w:rsidP="00EE1303">
      <w:pPr>
        <w:pStyle w:val="ListParagraph"/>
        <w:spacing w:line="360" w:lineRule="auto"/>
        <w:ind w:left="709"/>
        <w:jc w:val="both"/>
        <w:rPr>
          <w:rFonts w:ascii="Times" w:eastAsia="Times New Roman" w:hAnsi="Times" w:cs="Times New Roman"/>
          <w:sz w:val="22"/>
          <w:szCs w:val="22"/>
          <w:shd w:val="clear" w:color="auto" w:fill="FFFFFF"/>
          <w:lang w:val="en-GB"/>
        </w:rPr>
      </w:pPr>
    </w:p>
    <w:p w14:paraId="5708E762" w14:textId="77777777" w:rsidR="003F330E" w:rsidRPr="000926B2" w:rsidRDefault="003F330E"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909" w:name="_Toc290491166"/>
      <w:r w:rsidRPr="000926B2">
        <w:rPr>
          <w:rFonts w:ascii="Times" w:hAnsi="Times" w:cs="Times New Roman"/>
          <w:color w:val="auto"/>
          <w:sz w:val="22"/>
          <w:szCs w:val="22"/>
          <w:lang w:val="en-GB"/>
        </w:rPr>
        <w:t>System issues</w:t>
      </w:r>
      <w:bookmarkEnd w:id="1909"/>
    </w:p>
    <w:p w14:paraId="6A261AF4" w14:textId="0FC9FF70" w:rsidR="003D7AA1" w:rsidRPr="000926B2" w:rsidRDefault="001B46A6" w:rsidP="00EE1303">
      <w:pPr>
        <w:pStyle w:val="ListParagraph"/>
        <w:spacing w:line="360" w:lineRule="auto"/>
        <w:ind w:firstLine="504"/>
        <w:jc w:val="both"/>
        <w:rPr>
          <w:ins w:id="1910" w:author="Chara Katiri" w:date="2015-04-12T02:16:00Z"/>
          <w:rFonts w:ascii="Times" w:eastAsia="Times New Roman" w:hAnsi="Times" w:cs="Times New Roman"/>
          <w:sz w:val="22"/>
          <w:szCs w:val="22"/>
          <w:shd w:val="clear" w:color="auto" w:fill="FFFFFF"/>
          <w:lang w:val="en-GB"/>
        </w:rPr>
      </w:pPr>
      <w:r w:rsidRPr="000926B2">
        <w:rPr>
          <w:rFonts w:ascii="Times" w:eastAsia="Times New Roman" w:hAnsi="Times" w:cs="Times New Roman"/>
          <w:i/>
          <w:sz w:val="22"/>
          <w:szCs w:val="22"/>
          <w:shd w:val="clear" w:color="auto" w:fill="FFFFFF"/>
          <w:lang w:val="en-GB"/>
        </w:rPr>
        <w:t>Collection of junk emails:</w:t>
      </w:r>
      <w:r w:rsidRPr="000926B2">
        <w:rPr>
          <w:rFonts w:ascii="Times" w:eastAsia="Times New Roman" w:hAnsi="Times" w:cs="Times New Roman"/>
          <w:sz w:val="22"/>
          <w:szCs w:val="22"/>
          <w:shd w:val="clear" w:color="auto" w:fill="FFFFFF"/>
          <w:lang w:val="en-GB"/>
        </w:rPr>
        <w:t xml:space="preserve"> </w:t>
      </w:r>
      <w:r w:rsidR="00093EC5" w:rsidRPr="000926B2">
        <w:rPr>
          <w:rFonts w:ascii="Times" w:eastAsia="Times New Roman" w:hAnsi="Times" w:cs="Times New Roman"/>
          <w:sz w:val="22"/>
          <w:szCs w:val="22"/>
          <w:shd w:val="clear" w:color="auto" w:fill="FFFFFF"/>
          <w:lang w:val="en-GB"/>
        </w:rPr>
        <w:t xml:space="preserve">One of the </w:t>
      </w:r>
      <w:r w:rsidR="00416E89" w:rsidRPr="000926B2">
        <w:rPr>
          <w:rFonts w:ascii="Times" w:eastAsia="Times New Roman" w:hAnsi="Times" w:cs="Times New Roman"/>
          <w:sz w:val="22"/>
          <w:szCs w:val="22"/>
          <w:shd w:val="clear" w:color="auto" w:fill="FFFFFF"/>
          <w:lang w:val="en-GB"/>
        </w:rPr>
        <w:t xml:space="preserve">initial </w:t>
      </w:r>
      <w:r w:rsidR="003B0C3D" w:rsidRPr="000926B2">
        <w:rPr>
          <w:rFonts w:ascii="Times" w:eastAsia="Times New Roman" w:hAnsi="Times" w:cs="Times New Roman"/>
          <w:sz w:val="22"/>
          <w:szCs w:val="22"/>
          <w:shd w:val="clear" w:color="auto" w:fill="FFFFFF"/>
          <w:lang w:val="en-GB"/>
        </w:rPr>
        <w:t>aims</w:t>
      </w:r>
      <w:r w:rsidR="00093EC5" w:rsidRPr="000926B2">
        <w:rPr>
          <w:rFonts w:ascii="Times" w:eastAsia="Times New Roman" w:hAnsi="Times" w:cs="Times New Roman"/>
          <w:sz w:val="22"/>
          <w:szCs w:val="22"/>
          <w:shd w:val="clear" w:color="auto" w:fill="FFFFFF"/>
          <w:lang w:val="en-GB"/>
        </w:rPr>
        <w:t xml:space="preserve"> of the system </w:t>
      </w:r>
      <w:r w:rsidR="00416E89" w:rsidRPr="000926B2">
        <w:rPr>
          <w:rFonts w:ascii="Times" w:eastAsia="Times New Roman" w:hAnsi="Times" w:cs="Times New Roman"/>
          <w:sz w:val="22"/>
          <w:szCs w:val="22"/>
          <w:shd w:val="clear" w:color="auto" w:fill="FFFFFF"/>
          <w:lang w:val="en-GB"/>
        </w:rPr>
        <w:t>was</w:t>
      </w:r>
      <w:r w:rsidR="00093EC5" w:rsidRPr="000926B2">
        <w:rPr>
          <w:rFonts w:ascii="Times" w:eastAsia="Times New Roman" w:hAnsi="Times" w:cs="Times New Roman"/>
          <w:sz w:val="22"/>
          <w:szCs w:val="22"/>
          <w:shd w:val="clear" w:color="auto" w:fill="FFFFFF"/>
          <w:lang w:val="en-GB"/>
        </w:rPr>
        <w:t xml:space="preserve"> to </w:t>
      </w:r>
      <w:r w:rsidR="003B0C3D" w:rsidRPr="000926B2">
        <w:rPr>
          <w:rFonts w:ascii="Times" w:eastAsia="Times New Roman" w:hAnsi="Times" w:cs="Times New Roman"/>
          <w:sz w:val="22"/>
          <w:szCs w:val="22"/>
          <w:shd w:val="clear" w:color="auto" w:fill="FFFFFF"/>
          <w:lang w:val="en-GB"/>
        </w:rPr>
        <w:t>collect</w:t>
      </w:r>
      <w:r w:rsidR="008950D1" w:rsidRPr="000926B2">
        <w:rPr>
          <w:rFonts w:ascii="Times" w:eastAsia="Times New Roman" w:hAnsi="Times" w:cs="Times New Roman"/>
          <w:sz w:val="22"/>
          <w:szCs w:val="22"/>
          <w:shd w:val="clear" w:color="auto" w:fill="FFFFFF"/>
          <w:lang w:val="en-GB"/>
        </w:rPr>
        <w:t xml:space="preserve"> </w:t>
      </w:r>
      <w:r w:rsidR="00093EC5" w:rsidRPr="000926B2">
        <w:rPr>
          <w:rFonts w:ascii="Times" w:eastAsia="Times New Roman" w:hAnsi="Times" w:cs="Times New Roman"/>
          <w:sz w:val="22"/>
          <w:szCs w:val="22"/>
          <w:shd w:val="clear" w:color="auto" w:fill="FFFFFF"/>
          <w:lang w:val="en-GB"/>
        </w:rPr>
        <w:t xml:space="preserve">the </w:t>
      </w:r>
      <w:r w:rsidR="00416E89" w:rsidRPr="000926B2">
        <w:rPr>
          <w:rFonts w:ascii="Times" w:eastAsia="Times New Roman" w:hAnsi="Times" w:cs="Times New Roman"/>
          <w:sz w:val="22"/>
          <w:szCs w:val="22"/>
          <w:shd w:val="clear" w:color="auto" w:fill="FFFFFF"/>
          <w:lang w:val="en-GB"/>
        </w:rPr>
        <w:t>number of</w:t>
      </w:r>
      <w:r w:rsidR="00093EC5" w:rsidRPr="000926B2">
        <w:rPr>
          <w:rFonts w:ascii="Times" w:eastAsia="Times New Roman" w:hAnsi="Times" w:cs="Times New Roman"/>
          <w:sz w:val="22"/>
          <w:szCs w:val="22"/>
          <w:shd w:val="clear" w:color="auto" w:fill="FFFFFF"/>
          <w:lang w:val="en-GB"/>
        </w:rPr>
        <w:t xml:space="preserve"> the junk emails sent </w:t>
      </w:r>
      <w:r w:rsidR="003B0C3D" w:rsidRPr="000926B2">
        <w:rPr>
          <w:rFonts w:ascii="Times" w:eastAsia="Times New Roman" w:hAnsi="Times" w:cs="Times New Roman"/>
          <w:sz w:val="22"/>
          <w:szCs w:val="22"/>
          <w:shd w:val="clear" w:color="auto" w:fill="FFFFFF"/>
          <w:lang w:val="en-GB"/>
        </w:rPr>
        <w:t xml:space="preserve">within the </w:t>
      </w:r>
      <w:r w:rsidR="00EC0BC2" w:rsidRPr="000926B2">
        <w:rPr>
          <w:rFonts w:ascii="Times" w:eastAsia="Times New Roman" w:hAnsi="Times" w:cs="Times New Roman"/>
          <w:sz w:val="22"/>
          <w:szCs w:val="22"/>
          <w:shd w:val="clear" w:color="auto" w:fill="FFFFFF"/>
          <w:lang w:val="en-GB"/>
        </w:rPr>
        <w:t>University</w:t>
      </w:r>
      <w:r w:rsidR="003B0C3D" w:rsidRPr="000926B2">
        <w:rPr>
          <w:rFonts w:ascii="Times" w:eastAsia="Times New Roman" w:hAnsi="Times" w:cs="Times New Roman"/>
          <w:sz w:val="22"/>
          <w:szCs w:val="22"/>
          <w:shd w:val="clear" w:color="auto" w:fill="FFFFFF"/>
          <w:lang w:val="en-GB"/>
        </w:rPr>
        <w:t>. Then</w:t>
      </w:r>
      <w:r w:rsidR="008950D1" w:rsidRPr="000926B2">
        <w:rPr>
          <w:rFonts w:ascii="Times" w:eastAsia="Times New Roman" w:hAnsi="Times" w:cs="Times New Roman"/>
          <w:sz w:val="22"/>
          <w:szCs w:val="22"/>
          <w:shd w:val="clear" w:color="auto" w:fill="FFFFFF"/>
          <w:lang w:val="en-GB"/>
        </w:rPr>
        <w:t>, the plan was to</w:t>
      </w:r>
      <w:r w:rsidR="0031704D" w:rsidRPr="000926B2">
        <w:rPr>
          <w:rFonts w:ascii="Times" w:eastAsia="Times New Roman" w:hAnsi="Times" w:cs="Times New Roman"/>
          <w:sz w:val="22"/>
          <w:szCs w:val="22"/>
          <w:shd w:val="clear" w:color="auto" w:fill="FFFFFF"/>
          <w:lang w:val="en-GB"/>
        </w:rPr>
        <w:t xml:space="preserve"> </w:t>
      </w:r>
      <w:r w:rsidR="008950D1" w:rsidRPr="000926B2">
        <w:rPr>
          <w:rFonts w:ascii="Times" w:eastAsia="Times New Roman" w:hAnsi="Times" w:cs="Times New Roman"/>
          <w:sz w:val="22"/>
          <w:szCs w:val="22"/>
          <w:shd w:val="clear" w:color="auto" w:fill="FFFFFF"/>
          <w:lang w:val="en-GB"/>
        </w:rPr>
        <w:t>analyse</w:t>
      </w:r>
      <w:r w:rsidR="0031704D" w:rsidRPr="000926B2">
        <w:rPr>
          <w:rFonts w:ascii="Times" w:eastAsia="Times New Roman" w:hAnsi="Times" w:cs="Times New Roman"/>
          <w:sz w:val="22"/>
          <w:szCs w:val="22"/>
          <w:shd w:val="clear" w:color="auto" w:fill="FFFFFF"/>
          <w:lang w:val="en-GB"/>
        </w:rPr>
        <w:t xml:space="preserve"> the number of</w:t>
      </w:r>
      <w:r w:rsidR="003B0C3D" w:rsidRPr="000926B2">
        <w:rPr>
          <w:rFonts w:ascii="Times" w:eastAsia="Times New Roman" w:hAnsi="Times" w:cs="Times New Roman"/>
          <w:sz w:val="22"/>
          <w:szCs w:val="22"/>
          <w:shd w:val="clear" w:color="auto" w:fill="FFFFFF"/>
          <w:lang w:val="en-GB"/>
        </w:rPr>
        <w:t xml:space="preserve"> emails</w:t>
      </w:r>
      <w:r w:rsidR="00416E89" w:rsidRPr="000926B2">
        <w:rPr>
          <w:rFonts w:ascii="Times" w:eastAsia="Times New Roman" w:hAnsi="Times" w:cs="Times New Roman"/>
          <w:sz w:val="22"/>
          <w:szCs w:val="22"/>
          <w:shd w:val="clear" w:color="auto" w:fill="FFFFFF"/>
          <w:lang w:val="en-GB"/>
        </w:rPr>
        <w:t xml:space="preserve"> </w:t>
      </w:r>
      <w:r w:rsidR="0031704D" w:rsidRPr="000926B2">
        <w:rPr>
          <w:rFonts w:ascii="Times" w:eastAsia="Times New Roman" w:hAnsi="Times" w:cs="Times New Roman"/>
          <w:sz w:val="22"/>
          <w:szCs w:val="22"/>
          <w:shd w:val="clear" w:color="auto" w:fill="FFFFFF"/>
          <w:lang w:val="en-GB"/>
        </w:rPr>
        <w:t xml:space="preserve">sent </w:t>
      </w:r>
      <w:r w:rsidR="00416E89" w:rsidRPr="000926B2">
        <w:rPr>
          <w:rFonts w:ascii="Times" w:eastAsia="Times New Roman" w:hAnsi="Times" w:cs="Times New Roman"/>
          <w:sz w:val="22"/>
          <w:szCs w:val="22"/>
          <w:shd w:val="clear" w:color="auto" w:fill="FFFFFF"/>
          <w:lang w:val="en-GB"/>
        </w:rPr>
        <w:t>before</w:t>
      </w:r>
      <w:r w:rsidR="00093EC5" w:rsidRPr="000926B2">
        <w:rPr>
          <w:rFonts w:ascii="Times" w:eastAsia="Times New Roman" w:hAnsi="Times" w:cs="Times New Roman"/>
          <w:sz w:val="22"/>
          <w:szCs w:val="22"/>
          <w:shd w:val="clear" w:color="auto" w:fill="FFFFFF"/>
          <w:lang w:val="en-GB"/>
        </w:rPr>
        <w:t xml:space="preserve"> and after the </w:t>
      </w:r>
      <w:r w:rsidR="00416E89" w:rsidRPr="000926B2">
        <w:rPr>
          <w:rFonts w:ascii="Times" w:eastAsia="Times New Roman" w:hAnsi="Times" w:cs="Times New Roman"/>
          <w:sz w:val="22"/>
          <w:szCs w:val="22"/>
          <w:shd w:val="clear" w:color="auto" w:fill="FFFFFF"/>
          <w:lang w:val="en-GB"/>
        </w:rPr>
        <w:t>deployment</w:t>
      </w:r>
      <w:r w:rsidR="00093EC5" w:rsidRPr="000926B2">
        <w:rPr>
          <w:rFonts w:ascii="Times" w:eastAsia="Times New Roman" w:hAnsi="Times" w:cs="Times New Roman"/>
          <w:sz w:val="22"/>
          <w:szCs w:val="22"/>
          <w:shd w:val="clear" w:color="auto" w:fill="FFFFFF"/>
          <w:lang w:val="en-GB"/>
        </w:rPr>
        <w:t xml:space="preserve"> of </w:t>
      </w:r>
      <w:r w:rsidR="003B0C3D" w:rsidRPr="000926B2">
        <w:rPr>
          <w:rFonts w:ascii="Times" w:eastAsia="Times New Roman" w:hAnsi="Times" w:cs="Times New Roman"/>
          <w:sz w:val="22"/>
          <w:szCs w:val="22"/>
          <w:shd w:val="clear" w:color="auto" w:fill="FFFFFF"/>
          <w:lang w:val="en-GB"/>
        </w:rPr>
        <w:t xml:space="preserve">the website </w:t>
      </w:r>
      <w:r w:rsidR="008950D1" w:rsidRPr="000926B2">
        <w:rPr>
          <w:rFonts w:ascii="Times" w:eastAsia="Times New Roman" w:hAnsi="Times" w:cs="Times New Roman"/>
          <w:sz w:val="22"/>
          <w:szCs w:val="22"/>
          <w:shd w:val="clear" w:color="auto" w:fill="FFFFFF"/>
          <w:lang w:val="en-GB"/>
        </w:rPr>
        <w:t xml:space="preserve">in order </w:t>
      </w:r>
      <w:r w:rsidR="003B0C3D" w:rsidRPr="000926B2">
        <w:rPr>
          <w:rFonts w:ascii="Times" w:eastAsia="Times New Roman" w:hAnsi="Times" w:cs="Times New Roman"/>
          <w:sz w:val="22"/>
          <w:szCs w:val="22"/>
          <w:shd w:val="clear" w:color="auto" w:fill="FFFFFF"/>
          <w:lang w:val="en-GB"/>
        </w:rPr>
        <w:t xml:space="preserve">to measure the efficiency of </w:t>
      </w:r>
      <w:r w:rsidR="008950D1" w:rsidRPr="000926B2">
        <w:rPr>
          <w:rFonts w:ascii="Times" w:eastAsia="Times New Roman" w:hAnsi="Times" w:cs="Times New Roman"/>
          <w:sz w:val="22"/>
          <w:szCs w:val="22"/>
          <w:shd w:val="clear" w:color="auto" w:fill="FFFFFF"/>
          <w:lang w:val="en-GB"/>
        </w:rPr>
        <w:t xml:space="preserve">the </w:t>
      </w:r>
      <w:r w:rsidR="003B0C3D" w:rsidRPr="000926B2">
        <w:rPr>
          <w:rFonts w:ascii="Times" w:eastAsia="Times New Roman" w:hAnsi="Times" w:cs="Times New Roman"/>
          <w:sz w:val="22"/>
          <w:szCs w:val="22"/>
          <w:shd w:val="clear" w:color="auto" w:fill="FFFFFF"/>
          <w:lang w:val="en-GB"/>
        </w:rPr>
        <w:t>website</w:t>
      </w:r>
      <w:r w:rsidR="008950D1" w:rsidRPr="000926B2">
        <w:rPr>
          <w:rFonts w:ascii="Times" w:eastAsia="Times New Roman" w:hAnsi="Times" w:cs="Times New Roman"/>
          <w:sz w:val="22"/>
          <w:szCs w:val="22"/>
          <w:shd w:val="clear" w:color="auto" w:fill="FFFFFF"/>
          <w:lang w:val="en-GB"/>
        </w:rPr>
        <w:t xml:space="preserve"> th</w:t>
      </w:r>
      <w:ins w:id="1911" w:author="Chara Katiri" w:date="2015-04-11T21:39:00Z">
        <w:r w:rsidR="00C2757E" w:rsidRPr="000926B2">
          <w:rPr>
            <w:rFonts w:ascii="Times" w:eastAsia="Times New Roman" w:hAnsi="Times" w:cs="Times New Roman"/>
            <w:sz w:val="22"/>
            <w:szCs w:val="22"/>
            <w:shd w:val="clear" w:color="auto" w:fill="FFFFFF"/>
            <w:lang w:val="en-GB"/>
          </w:rPr>
          <w:t>r</w:t>
        </w:r>
      </w:ins>
      <w:r w:rsidR="008950D1" w:rsidRPr="000926B2">
        <w:rPr>
          <w:rFonts w:ascii="Times" w:eastAsia="Times New Roman" w:hAnsi="Times" w:cs="Times New Roman"/>
          <w:sz w:val="22"/>
          <w:szCs w:val="22"/>
          <w:shd w:val="clear" w:color="auto" w:fill="FFFFFF"/>
          <w:lang w:val="en-GB"/>
        </w:rPr>
        <w:t>ough the functionalities it offers</w:t>
      </w:r>
      <w:r w:rsidR="003B0C3D" w:rsidRPr="000926B2">
        <w:rPr>
          <w:rFonts w:ascii="Times" w:eastAsia="Times New Roman" w:hAnsi="Times" w:cs="Times New Roman"/>
          <w:sz w:val="22"/>
          <w:szCs w:val="22"/>
          <w:shd w:val="clear" w:color="auto" w:fill="FFFFFF"/>
          <w:lang w:val="en-GB"/>
        </w:rPr>
        <w:t xml:space="preserve">. </w:t>
      </w:r>
      <w:r w:rsidR="00416E89" w:rsidRPr="000926B2">
        <w:rPr>
          <w:rFonts w:ascii="Times" w:eastAsia="Times New Roman" w:hAnsi="Times" w:cs="Times New Roman"/>
          <w:sz w:val="22"/>
          <w:szCs w:val="22"/>
          <w:shd w:val="clear" w:color="auto" w:fill="FFFFFF"/>
          <w:lang w:val="en-GB"/>
        </w:rPr>
        <w:t>A request was submitted to the IT services team to extract the average number of junk email</w:t>
      </w:r>
      <w:r w:rsidR="003B0C3D" w:rsidRPr="000926B2">
        <w:rPr>
          <w:rFonts w:ascii="Times" w:eastAsia="Times New Roman" w:hAnsi="Times" w:cs="Times New Roman"/>
          <w:sz w:val="22"/>
          <w:szCs w:val="22"/>
          <w:shd w:val="clear" w:color="auto" w:fill="FFFFFF"/>
          <w:lang w:val="en-GB"/>
        </w:rPr>
        <w:t>s exchanged on Su</w:t>
      </w:r>
      <w:r w:rsidR="008950D1" w:rsidRPr="000926B2">
        <w:rPr>
          <w:rFonts w:ascii="Times" w:eastAsia="Times New Roman" w:hAnsi="Times" w:cs="Times New Roman"/>
          <w:sz w:val="22"/>
          <w:szCs w:val="22"/>
          <w:shd w:val="clear" w:color="auto" w:fill="FFFFFF"/>
          <w:lang w:val="en-GB"/>
        </w:rPr>
        <w:t>rrey’s network. In response the team</w:t>
      </w:r>
      <w:r w:rsidR="003B0C3D" w:rsidRPr="000926B2">
        <w:rPr>
          <w:rFonts w:ascii="Times" w:eastAsia="Times New Roman" w:hAnsi="Times" w:cs="Times New Roman"/>
          <w:sz w:val="22"/>
          <w:szCs w:val="22"/>
          <w:shd w:val="clear" w:color="auto" w:fill="FFFFFF"/>
          <w:lang w:val="en-GB"/>
        </w:rPr>
        <w:t xml:space="preserve"> explained that there is no way to pull out the</w:t>
      </w:r>
      <w:r w:rsidR="0031704D" w:rsidRPr="000926B2">
        <w:rPr>
          <w:rFonts w:ascii="Times" w:eastAsia="Times New Roman" w:hAnsi="Times" w:cs="Times New Roman"/>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0926B2">
        <w:rPr>
          <w:rFonts w:ascii="Times" w:eastAsia="Times New Roman" w:hAnsi="Times" w:cs="Times New Roman"/>
          <w:sz w:val="22"/>
          <w:szCs w:val="22"/>
          <w:shd w:val="clear" w:color="auto" w:fill="FFFFFF"/>
          <w:lang w:val="en-GB"/>
        </w:rPr>
        <w:t xml:space="preserve">(The email trail can be found in </w:t>
      </w:r>
      <w:r w:rsidR="00455757" w:rsidRPr="000926B2">
        <w:rPr>
          <w:rFonts w:ascii="Times" w:eastAsia="Times New Roman" w:hAnsi="Times" w:cs="Times New Roman"/>
          <w:sz w:val="22"/>
          <w:szCs w:val="22"/>
          <w:shd w:val="clear" w:color="auto" w:fill="FFFFFF"/>
          <w:lang w:val="en-GB"/>
        </w:rPr>
        <w:t>section</w:t>
      </w:r>
      <w:r w:rsidR="008950D1" w:rsidRPr="000926B2">
        <w:rPr>
          <w:rFonts w:ascii="Times" w:eastAsia="Times New Roman" w:hAnsi="Times" w:cs="Times New Roman"/>
          <w:sz w:val="22"/>
          <w:szCs w:val="22"/>
          <w:shd w:val="clear" w:color="auto" w:fill="FFFFFF"/>
          <w:lang w:val="en-GB"/>
        </w:rPr>
        <w:t xml:space="preserve"> </w:t>
      </w:r>
      <w:ins w:id="1912" w:author="Chara Katiri" w:date="2015-04-12T02:16:00Z">
        <w:r w:rsidR="003D7AA1" w:rsidRPr="000926B2">
          <w:rPr>
            <w:rFonts w:ascii="Times" w:eastAsia="Times New Roman" w:hAnsi="Times" w:cs="Times New Roman"/>
            <w:sz w:val="22"/>
            <w:szCs w:val="22"/>
            <w:shd w:val="clear" w:color="auto" w:fill="FFFFFF"/>
            <w:lang w:val="en-GB"/>
          </w:rPr>
          <w:t>9.1</w:t>
        </w:r>
      </w:ins>
      <w:r w:rsidR="00455757" w:rsidRPr="000926B2">
        <w:rPr>
          <w:rFonts w:ascii="Times" w:eastAsia="Times New Roman" w:hAnsi="Times" w:cs="Times New Roman"/>
          <w:sz w:val="22"/>
          <w:szCs w:val="22"/>
          <w:shd w:val="clear" w:color="auto" w:fill="FFFFFF"/>
          <w:lang w:val="en-GB"/>
        </w:rPr>
        <w:t xml:space="preserve">. </w:t>
      </w:r>
      <w:r w:rsidR="008950D1" w:rsidRPr="000926B2">
        <w:rPr>
          <w:rFonts w:ascii="Times" w:eastAsia="Times New Roman" w:hAnsi="Times" w:cs="Times New Roman"/>
          <w:sz w:val="22"/>
          <w:szCs w:val="22"/>
          <w:shd w:val="clear" w:color="auto" w:fill="FFFFFF"/>
          <w:lang w:val="en-GB"/>
        </w:rPr>
        <w:t xml:space="preserve">Appendix).  </w:t>
      </w:r>
    </w:p>
    <w:p w14:paraId="16D18DE0" w14:textId="21977887" w:rsidR="00416E89" w:rsidRPr="000926B2" w:rsidRDefault="00C2757E" w:rsidP="00EE1303">
      <w:pPr>
        <w:pStyle w:val="ListParagraph"/>
        <w:spacing w:line="360" w:lineRule="auto"/>
        <w:ind w:firstLine="504"/>
        <w:jc w:val="both"/>
        <w:rPr>
          <w:rFonts w:ascii="Times" w:eastAsia="Times New Roman" w:hAnsi="Times" w:cs="Times New Roman"/>
          <w:sz w:val="22"/>
          <w:szCs w:val="22"/>
          <w:shd w:val="clear" w:color="auto" w:fill="FFFFFF"/>
          <w:lang w:val="en-GB"/>
        </w:rPr>
      </w:pPr>
      <w:commentRangeStart w:id="1913"/>
      <w:ins w:id="1914" w:author="Chara Katiri" w:date="2015-04-11T21:39:00Z">
        <w:r w:rsidRPr="000926B2">
          <w:rPr>
            <w:rFonts w:ascii="Times" w:eastAsia="Times New Roman" w:hAnsi="Times" w:cs="Times New Roman"/>
            <w:sz w:val="22"/>
            <w:szCs w:val="22"/>
            <w:highlight w:val="yellow"/>
            <w:shd w:val="clear" w:color="auto" w:fill="FFFFFF"/>
            <w:lang w:val="en-GB"/>
            <w:rPrChange w:id="1915" w:author="Chara Katiri" w:date="2015-04-12T20:48:00Z">
              <w:rPr>
                <w:rFonts w:ascii="Times" w:eastAsia="Times New Roman" w:hAnsi="Times" w:cs="Times New Roman"/>
                <w:sz w:val="22"/>
                <w:szCs w:val="22"/>
                <w:shd w:val="clear" w:color="auto" w:fill="FFFFFF"/>
                <w:lang w:val="en-GB"/>
              </w:rPr>
            </w:rPrChange>
          </w:rPr>
          <w:t xml:space="preserve">Mitigation </w:t>
        </w:r>
        <w:commentRangeEnd w:id="1913"/>
        <w:r w:rsidRPr="000926B2">
          <w:rPr>
            <w:rStyle w:val="CommentReference"/>
            <w:rFonts w:ascii="Times" w:hAnsi="Times"/>
            <w:sz w:val="22"/>
            <w:szCs w:val="22"/>
            <w:highlight w:val="yellow"/>
            <w:rPrChange w:id="1916" w:author="Chara Katiri" w:date="2015-04-12T20:48:00Z">
              <w:rPr>
                <w:rStyle w:val="CommentReference"/>
                <w:rFonts w:ascii="Times" w:hAnsi="Times"/>
                <w:sz w:val="22"/>
                <w:szCs w:val="22"/>
              </w:rPr>
            </w:rPrChange>
          </w:rPr>
          <w:commentReference w:id="1913"/>
        </w:r>
      </w:ins>
      <w:ins w:id="1917" w:author="Chara Katiri" w:date="2015-04-12T02:16:00Z">
        <w:r w:rsidR="003D7AA1" w:rsidRPr="000926B2">
          <w:rPr>
            <w:rFonts w:ascii="Times" w:eastAsia="Times New Roman" w:hAnsi="Times" w:cs="Times New Roman"/>
            <w:sz w:val="22"/>
            <w:szCs w:val="22"/>
            <w:shd w:val="clear" w:color="auto" w:fill="FFFFFF"/>
            <w:lang w:val="en-GB"/>
          </w:rPr>
          <w:t>?</w:t>
        </w:r>
      </w:ins>
    </w:p>
    <w:p w14:paraId="003C86C5" w14:textId="77777777" w:rsidR="00093EC5" w:rsidRPr="000926B2" w:rsidRDefault="00093EC5" w:rsidP="00EE1303">
      <w:pPr>
        <w:spacing w:line="360" w:lineRule="auto"/>
        <w:contextualSpacing/>
        <w:jc w:val="both"/>
        <w:rPr>
          <w:rFonts w:ascii="Times" w:eastAsia="Times New Roman" w:hAnsi="Times" w:cs="Times New Roman"/>
          <w:sz w:val="22"/>
          <w:szCs w:val="22"/>
          <w:shd w:val="clear" w:color="auto" w:fill="FFFFFF"/>
          <w:lang w:val="en-GB"/>
        </w:rPr>
      </w:pPr>
    </w:p>
    <w:p w14:paraId="59C1C990" w14:textId="63351A79" w:rsidR="003F330E" w:rsidRPr="000926B2" w:rsidRDefault="003F330E" w:rsidP="00EE1303">
      <w:pPr>
        <w:pStyle w:val="Heading2"/>
        <w:numPr>
          <w:ilvl w:val="1"/>
          <w:numId w:val="13"/>
        </w:numPr>
        <w:spacing w:line="360" w:lineRule="auto"/>
        <w:contextualSpacing/>
        <w:jc w:val="both"/>
        <w:rPr>
          <w:rFonts w:ascii="Times" w:hAnsi="Times" w:cs="Times New Roman"/>
          <w:color w:val="auto"/>
          <w:sz w:val="22"/>
          <w:szCs w:val="22"/>
          <w:lang w:val="en-GB"/>
        </w:rPr>
      </w:pPr>
      <w:bookmarkStart w:id="1918" w:name="_Toc290491167"/>
      <w:r w:rsidRPr="000926B2">
        <w:rPr>
          <w:rFonts w:ascii="Times" w:hAnsi="Times" w:cs="Times New Roman"/>
          <w:color w:val="auto"/>
          <w:sz w:val="22"/>
          <w:szCs w:val="22"/>
          <w:lang w:val="en-GB"/>
        </w:rPr>
        <w:t xml:space="preserve">System </w:t>
      </w:r>
      <w:ins w:id="1919" w:author="Chara Katiri" w:date="2015-04-11T21:41:00Z">
        <w:r w:rsidR="00660A0D" w:rsidRPr="000926B2">
          <w:rPr>
            <w:rFonts w:ascii="Times" w:hAnsi="Times" w:cs="Times New Roman"/>
            <w:color w:val="auto"/>
            <w:sz w:val="22"/>
            <w:szCs w:val="22"/>
            <w:lang w:val="en-GB"/>
          </w:rPr>
          <w:t>risks</w:t>
        </w:r>
      </w:ins>
      <w:r w:rsidRPr="000926B2">
        <w:rPr>
          <w:rFonts w:ascii="Times" w:hAnsi="Times" w:cs="Times New Roman"/>
          <w:color w:val="auto"/>
          <w:sz w:val="22"/>
          <w:szCs w:val="22"/>
          <w:lang w:val="en-GB"/>
        </w:rPr>
        <w:t>, dependencies and timescales</w:t>
      </w:r>
      <w:bookmarkEnd w:id="1918"/>
      <w:r w:rsidRPr="000926B2">
        <w:rPr>
          <w:rFonts w:ascii="Times" w:hAnsi="Times" w:cs="Times New Roman"/>
          <w:color w:val="auto"/>
          <w:sz w:val="22"/>
          <w:szCs w:val="22"/>
          <w:lang w:val="en-GB"/>
        </w:rPr>
        <w:t xml:space="preserve"> </w:t>
      </w:r>
    </w:p>
    <w:p w14:paraId="7A5E7A44" w14:textId="705A6979" w:rsidR="003F330E" w:rsidRPr="000926B2" w:rsidRDefault="003F330E"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920" w:name="_Toc290491168"/>
      <w:r w:rsidRPr="000926B2">
        <w:rPr>
          <w:rFonts w:ascii="Times" w:hAnsi="Times" w:cs="Times New Roman"/>
          <w:color w:val="auto"/>
          <w:sz w:val="22"/>
          <w:szCs w:val="22"/>
          <w:lang w:val="en-GB"/>
        </w:rPr>
        <w:t xml:space="preserve">System </w:t>
      </w:r>
      <w:ins w:id="1921" w:author="Chara Katiri" w:date="2015-04-11T21:41:00Z">
        <w:r w:rsidR="00660A0D" w:rsidRPr="000926B2">
          <w:rPr>
            <w:rFonts w:ascii="Times" w:hAnsi="Times" w:cs="Times New Roman"/>
            <w:color w:val="auto"/>
            <w:sz w:val="22"/>
            <w:szCs w:val="22"/>
            <w:lang w:val="en-GB"/>
          </w:rPr>
          <w:t>risks</w:t>
        </w:r>
      </w:ins>
      <w:bookmarkEnd w:id="1920"/>
    </w:p>
    <w:p w14:paraId="14D55760" w14:textId="77777777" w:rsidR="0031704D" w:rsidRPr="000926B2" w:rsidRDefault="0031704D"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0926B2" w:rsidRDefault="0031704D"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0926B2" w:rsidRDefault="0031704D" w:rsidP="00EE1303">
      <w:pPr>
        <w:pStyle w:val="ListParagraph"/>
        <w:spacing w:line="360" w:lineRule="auto"/>
        <w:ind w:left="709"/>
        <w:jc w:val="both"/>
        <w:rPr>
          <w:rFonts w:ascii="Times" w:eastAsia="Times New Roman" w:hAnsi="Times" w:cs="Times New Roman"/>
          <w:sz w:val="22"/>
          <w:szCs w:val="22"/>
          <w:shd w:val="clear" w:color="auto" w:fill="FFFFFF"/>
          <w:lang w:val="en-GB"/>
        </w:rPr>
      </w:pPr>
    </w:p>
    <w:p w14:paraId="221FEBD9" w14:textId="77777777" w:rsidR="0031704D" w:rsidRPr="000926B2" w:rsidRDefault="0031704D" w:rsidP="00EE1303">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Contingency plan to mitigate risks:</w:t>
      </w:r>
    </w:p>
    <w:p w14:paraId="3DA7AEFC" w14:textId="77777777" w:rsidR="0031704D" w:rsidRPr="000926B2" w:rsidRDefault="0031704D"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Timescales were set up with the work required by other modules in mind.</w:t>
      </w:r>
    </w:p>
    <w:p w14:paraId="64F0DA81" w14:textId="77777777" w:rsidR="0031704D" w:rsidRPr="000926B2" w:rsidRDefault="0031704D"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If for any reason the timescales shift, the requirements categorised as ‘</w:t>
      </w:r>
      <w:proofErr w:type="gramStart"/>
      <w:r w:rsidRPr="000926B2">
        <w:rPr>
          <w:rFonts w:ascii="Times" w:eastAsia="Times New Roman" w:hAnsi="Times" w:cs="Times New Roman"/>
          <w:sz w:val="22"/>
          <w:szCs w:val="22"/>
          <w:shd w:val="clear" w:color="auto" w:fill="FFFFFF"/>
          <w:lang w:val="en-GB"/>
        </w:rPr>
        <w:t>Could’ will</w:t>
      </w:r>
      <w:proofErr w:type="gramEnd"/>
      <w:r w:rsidRPr="000926B2">
        <w:rPr>
          <w:rFonts w:ascii="Times" w:eastAsia="Times New Roman" w:hAnsi="Times" w:cs="Times New Roman"/>
          <w:sz w:val="22"/>
          <w:szCs w:val="22"/>
          <w:shd w:val="clear" w:color="auto" w:fill="FFFFFF"/>
          <w:lang w:val="en-GB"/>
        </w:rPr>
        <w:t xml:space="preserve"> not be implemented. </w:t>
      </w:r>
    </w:p>
    <w:p w14:paraId="06FB625B" w14:textId="77777777" w:rsidR="00682029" w:rsidRPr="000926B2" w:rsidRDefault="00682029" w:rsidP="00EE1303">
      <w:pPr>
        <w:pStyle w:val="ListParagraph"/>
        <w:spacing w:line="360" w:lineRule="auto"/>
        <w:ind w:left="709"/>
        <w:jc w:val="both"/>
        <w:rPr>
          <w:rFonts w:ascii="Times" w:eastAsia="Times New Roman" w:hAnsi="Times" w:cs="Times New Roman"/>
          <w:sz w:val="22"/>
          <w:szCs w:val="22"/>
          <w:shd w:val="clear" w:color="auto" w:fill="FFFFFF"/>
          <w:lang w:val="en-GB"/>
        </w:rPr>
      </w:pPr>
    </w:p>
    <w:p w14:paraId="753CE19E" w14:textId="0A1A48BB" w:rsidR="00DE309C" w:rsidRPr="000926B2" w:rsidRDefault="00DE309C" w:rsidP="00EE1303">
      <w:pPr>
        <w:pStyle w:val="Heading2"/>
        <w:numPr>
          <w:ilvl w:val="2"/>
          <w:numId w:val="13"/>
        </w:numPr>
        <w:spacing w:line="360" w:lineRule="auto"/>
        <w:contextualSpacing/>
        <w:jc w:val="both"/>
        <w:rPr>
          <w:ins w:id="1922" w:author="Chara Katiri" w:date="2015-04-11T21:43:00Z"/>
          <w:rFonts w:ascii="Times" w:hAnsi="Times" w:cs="Times New Roman"/>
          <w:color w:val="auto"/>
          <w:sz w:val="22"/>
          <w:szCs w:val="22"/>
          <w:lang w:val="en-GB"/>
        </w:rPr>
      </w:pPr>
      <w:bookmarkStart w:id="1923" w:name="_Toc290491169"/>
      <w:commentRangeStart w:id="1924"/>
      <w:ins w:id="1925" w:author="Chara Katiri" w:date="2015-04-11T21:43:00Z">
        <w:r w:rsidRPr="000926B2">
          <w:rPr>
            <w:rFonts w:ascii="Times" w:hAnsi="Times" w:cs="Times New Roman"/>
            <w:color w:val="auto"/>
            <w:sz w:val="22"/>
            <w:szCs w:val="22"/>
            <w:lang w:val="en-GB"/>
          </w:rPr>
          <w:t xml:space="preserve">System constraints </w:t>
        </w:r>
      </w:ins>
      <w:commentRangeEnd w:id="1924"/>
      <w:ins w:id="1926" w:author="Chara Katiri" w:date="2015-04-11T22:35:00Z">
        <w:r w:rsidR="00F64192" w:rsidRPr="000926B2">
          <w:rPr>
            <w:rStyle w:val="CommentReference"/>
            <w:rFonts w:ascii="Times" w:eastAsiaTheme="minorEastAsia" w:hAnsi="Times" w:cstheme="minorBidi"/>
            <w:b w:val="0"/>
            <w:bCs w:val="0"/>
            <w:color w:val="auto"/>
            <w:sz w:val="22"/>
            <w:szCs w:val="22"/>
          </w:rPr>
          <w:commentReference w:id="1924"/>
        </w:r>
      </w:ins>
      <w:bookmarkEnd w:id="1923"/>
    </w:p>
    <w:p w14:paraId="1839B726" w14:textId="5C8FA280" w:rsidR="00E921E9" w:rsidRPr="000926B2" w:rsidRDefault="00E921E9" w:rsidP="00EE1303">
      <w:pPr>
        <w:pStyle w:val="ListParagraph"/>
        <w:numPr>
          <w:ilvl w:val="0"/>
          <w:numId w:val="50"/>
        </w:numPr>
        <w:spacing w:line="360" w:lineRule="auto"/>
        <w:ind w:left="1276" w:hanging="425"/>
        <w:jc w:val="both"/>
        <w:rPr>
          <w:ins w:id="1927" w:author="Chara Katiri" w:date="2015-04-11T21:54:00Z"/>
          <w:rFonts w:ascii="Times" w:hAnsi="Times"/>
          <w:sz w:val="22"/>
          <w:szCs w:val="22"/>
        </w:rPr>
        <w:pPrChange w:id="1928" w:author="Chara Katiri" w:date="2015-04-12T20:48:00Z">
          <w:pPr>
            <w:pStyle w:val="Heading2"/>
            <w:numPr>
              <w:ilvl w:val="2"/>
              <w:numId w:val="13"/>
            </w:numPr>
            <w:spacing w:line="360" w:lineRule="auto"/>
            <w:ind w:left="1224" w:hanging="504"/>
            <w:contextualSpacing/>
            <w:jc w:val="both"/>
          </w:pPr>
        </w:pPrChange>
      </w:pPr>
      <w:ins w:id="1929" w:author="Chara Katiri" w:date="2015-04-11T21:50:00Z">
        <w:r w:rsidRPr="000926B2">
          <w:rPr>
            <w:rFonts w:ascii="Times" w:hAnsi="Times"/>
            <w:sz w:val="22"/>
            <w:szCs w:val="22"/>
          </w:rPr>
          <w:t xml:space="preserve">Spring Framework </w:t>
        </w:r>
        <w:r w:rsidR="008323E2" w:rsidRPr="000926B2">
          <w:rPr>
            <w:rFonts w:ascii="Times" w:hAnsi="Times"/>
            <w:sz w:val="22"/>
            <w:szCs w:val="22"/>
          </w:rPr>
          <w:t xml:space="preserve">4.0 </w:t>
        </w:r>
      </w:ins>
      <w:ins w:id="1930" w:author="Chara Katiri" w:date="2015-04-11T21:51:00Z">
        <w:r w:rsidRPr="000926B2">
          <w:rPr>
            <w:rFonts w:ascii="Times" w:hAnsi="Times"/>
            <w:sz w:val="22"/>
            <w:szCs w:val="22"/>
          </w:rPr>
          <w:t>is</w:t>
        </w:r>
      </w:ins>
      <w:ins w:id="1931" w:author="Chara Katiri" w:date="2015-04-11T21:50:00Z">
        <w:r w:rsidR="008323E2" w:rsidRPr="000926B2">
          <w:rPr>
            <w:rFonts w:ascii="Times" w:hAnsi="Times"/>
            <w:sz w:val="22"/>
            <w:szCs w:val="22"/>
          </w:rPr>
          <w:t xml:space="preserve"> the latest version</w:t>
        </w:r>
      </w:ins>
      <w:ins w:id="1932" w:author="Chara Katiri" w:date="2015-04-11T21:51:00Z">
        <w:r w:rsidRPr="000926B2">
          <w:rPr>
            <w:rFonts w:ascii="Times" w:hAnsi="Times"/>
            <w:sz w:val="22"/>
            <w:szCs w:val="22"/>
          </w:rPr>
          <w:t xml:space="preserve"> released and it requires minimum Java SE 6 and above.  </w:t>
        </w:r>
      </w:ins>
      <w:ins w:id="1933" w:author="Chara Katiri" w:date="2015-04-11T21:54:00Z">
        <w:r w:rsidRPr="000926B2">
          <w:rPr>
            <w:rFonts w:ascii="Times" w:hAnsi="Times"/>
            <w:sz w:val="22"/>
            <w:szCs w:val="22"/>
          </w:rPr>
          <w:t>Spring Framework 4.0 supports fully Java 8 features</w:t>
        </w:r>
      </w:ins>
      <w:ins w:id="1934" w:author="Chara Katiri" w:date="2015-04-11T21:55:00Z">
        <w:r w:rsidRPr="000926B2">
          <w:rPr>
            <w:rFonts w:ascii="Times" w:hAnsi="Times"/>
            <w:sz w:val="22"/>
            <w:szCs w:val="22"/>
          </w:rPr>
          <w:t xml:space="preserve"> and use of Java 7 or above is </w:t>
        </w:r>
      </w:ins>
      <w:ins w:id="1935" w:author="Chara Katiri" w:date="2015-04-11T21:56:00Z">
        <w:r w:rsidRPr="000926B2">
          <w:rPr>
            <w:rFonts w:ascii="Times" w:hAnsi="Times"/>
            <w:sz w:val="22"/>
            <w:szCs w:val="22"/>
          </w:rPr>
          <w:t xml:space="preserve">recommended </w:t>
        </w:r>
      </w:ins>
      <w:sdt>
        <w:sdtPr>
          <w:rPr>
            <w:rFonts w:ascii="Times" w:hAnsi="Times"/>
            <w:sz w:val="22"/>
            <w:szCs w:val="22"/>
          </w:rPr>
          <w:id w:val="-561099701"/>
          <w:citation/>
        </w:sdtPr>
        <w:sdtContent>
          <w:r w:rsidR="006F1D20" w:rsidRPr="000926B2">
            <w:rPr>
              <w:rFonts w:ascii="Times" w:hAnsi="Times"/>
              <w:sz w:val="22"/>
              <w:szCs w:val="22"/>
            </w:rPr>
            <w:fldChar w:fldCharType="begin"/>
          </w:r>
          <w:r w:rsidR="006F1D20" w:rsidRPr="000926B2">
            <w:rPr>
              <w:rFonts w:ascii="Times" w:hAnsi="Times"/>
              <w:sz w:val="22"/>
              <w:szCs w:val="22"/>
            </w:rPr>
            <w:instrText xml:space="preserve"> CITATION Doc152 \l 1033 </w:instrText>
          </w:r>
          <w:r w:rsidR="006F1D20" w:rsidRPr="000926B2">
            <w:rPr>
              <w:rFonts w:ascii="Times" w:hAnsi="Times"/>
              <w:sz w:val="22"/>
              <w:szCs w:val="22"/>
            </w:rPr>
            <w:fldChar w:fldCharType="separate"/>
          </w:r>
          <w:r w:rsidR="000926B2" w:rsidRPr="000926B2">
            <w:rPr>
              <w:rFonts w:ascii="Times" w:hAnsi="Times"/>
              <w:noProof/>
              <w:sz w:val="22"/>
              <w:szCs w:val="22"/>
            </w:rPr>
            <w:t>[</w:t>
          </w:r>
          <w:r w:rsidR="000926B2" w:rsidRPr="000926B2">
            <w:rPr>
              <w:rFonts w:ascii="Times" w:hAnsi="Times"/>
              <w:noProof/>
              <w:sz w:val="22"/>
              <w:szCs w:val="22"/>
            </w:rPr>
            <w:fldChar w:fldCharType="begin"/>
          </w:r>
          <w:r w:rsidR="000926B2" w:rsidRPr="000926B2">
            <w:rPr>
              <w:rFonts w:ascii="Times" w:hAnsi="Times"/>
              <w:noProof/>
              <w:sz w:val="22"/>
              <w:szCs w:val="22"/>
            </w:rPr>
            <w:instrText xml:space="preserve"> HYPERLINK "" \l "Doc152" </w:instrText>
          </w:r>
          <w:r w:rsidR="000926B2" w:rsidRPr="000926B2">
            <w:rPr>
              <w:rFonts w:ascii="Times" w:hAnsi="Times"/>
              <w:noProof/>
              <w:sz w:val="22"/>
              <w:szCs w:val="22"/>
            </w:rPr>
          </w:r>
          <w:r w:rsidR="000926B2" w:rsidRPr="000926B2">
            <w:rPr>
              <w:rFonts w:ascii="Times" w:hAnsi="Times"/>
              <w:noProof/>
              <w:sz w:val="22"/>
              <w:szCs w:val="22"/>
            </w:rPr>
            <w:fldChar w:fldCharType="separate"/>
          </w:r>
          <w:r w:rsidR="000926B2" w:rsidRPr="000926B2">
            <w:rPr>
              <w:rStyle w:val="Heading2Char"/>
              <w:rFonts w:ascii="Times" w:eastAsiaTheme="minorEastAsia" w:hAnsi="Times" w:cstheme="minorBidi"/>
              <w:noProof/>
              <w:color w:val="auto"/>
              <w:sz w:val="22"/>
              <w:szCs w:val="22"/>
            </w:rPr>
            <w:t>38</w:t>
          </w:r>
          <w:r w:rsidR="000926B2" w:rsidRPr="000926B2">
            <w:rPr>
              <w:rFonts w:ascii="Times" w:hAnsi="Times"/>
              <w:noProof/>
              <w:sz w:val="22"/>
              <w:szCs w:val="22"/>
            </w:rPr>
            <w:fldChar w:fldCharType="end"/>
          </w:r>
          <w:r w:rsidR="000926B2" w:rsidRPr="000926B2">
            <w:rPr>
              <w:rFonts w:ascii="Times" w:hAnsi="Times"/>
              <w:noProof/>
              <w:sz w:val="22"/>
              <w:szCs w:val="22"/>
            </w:rPr>
            <w:t>]</w:t>
          </w:r>
          <w:r w:rsidR="006F1D20" w:rsidRPr="000926B2">
            <w:rPr>
              <w:rFonts w:ascii="Times" w:hAnsi="Times"/>
              <w:sz w:val="22"/>
              <w:szCs w:val="22"/>
            </w:rPr>
            <w:fldChar w:fldCharType="end"/>
          </w:r>
        </w:sdtContent>
      </w:sdt>
      <w:r w:rsidR="006F1D20" w:rsidRPr="000926B2">
        <w:rPr>
          <w:rFonts w:ascii="Times" w:hAnsi="Times"/>
          <w:sz w:val="22"/>
          <w:szCs w:val="22"/>
        </w:rPr>
        <w:t>.</w:t>
      </w:r>
      <w:ins w:id="1936" w:author="Chara Katiri" w:date="2015-04-11T21:56:00Z">
        <w:r w:rsidRPr="000926B2">
          <w:rPr>
            <w:rFonts w:ascii="Times" w:hAnsi="Times"/>
            <w:sz w:val="22"/>
            <w:szCs w:val="22"/>
          </w:rPr>
          <w:t xml:space="preserve"> </w:t>
        </w:r>
      </w:ins>
    </w:p>
    <w:p w14:paraId="576F0D79" w14:textId="604FC576" w:rsidR="00E921E9" w:rsidRPr="000926B2" w:rsidRDefault="0065420B" w:rsidP="00EE1303">
      <w:pPr>
        <w:pStyle w:val="ListParagraph"/>
        <w:numPr>
          <w:ilvl w:val="0"/>
          <w:numId w:val="50"/>
        </w:numPr>
        <w:spacing w:line="360" w:lineRule="auto"/>
        <w:ind w:left="1276" w:hanging="425"/>
        <w:jc w:val="both"/>
        <w:rPr>
          <w:ins w:id="1937" w:author="Chara Katiri" w:date="2015-04-11T22:33:00Z"/>
          <w:rFonts w:ascii="Times" w:hAnsi="Times"/>
          <w:sz w:val="22"/>
          <w:szCs w:val="22"/>
        </w:rPr>
        <w:pPrChange w:id="1938" w:author="Chara Katiri" w:date="2015-04-12T20:48:00Z">
          <w:pPr>
            <w:pStyle w:val="Heading2"/>
            <w:numPr>
              <w:ilvl w:val="2"/>
              <w:numId w:val="13"/>
            </w:numPr>
            <w:spacing w:line="360" w:lineRule="auto"/>
            <w:ind w:left="1224" w:hanging="504"/>
            <w:contextualSpacing/>
            <w:jc w:val="both"/>
          </w:pPr>
        </w:pPrChange>
      </w:pPr>
      <w:ins w:id="1939" w:author="Chara Katiri" w:date="2015-04-11T22:22:00Z">
        <w:r w:rsidRPr="000926B2">
          <w:rPr>
            <w:rFonts w:ascii="Times" w:hAnsi="Times"/>
            <w:sz w:val="22"/>
            <w:szCs w:val="22"/>
          </w:rPr>
          <w:t>Tomcat server</w:t>
        </w:r>
      </w:ins>
      <w:ins w:id="1940" w:author="Chara Katiri" w:date="2015-04-11T22:33:00Z">
        <w:r w:rsidR="00F64192" w:rsidRPr="000926B2">
          <w:rPr>
            <w:rFonts w:ascii="Times" w:hAnsi="Times"/>
            <w:sz w:val="22"/>
            <w:szCs w:val="22"/>
          </w:rPr>
          <w:t xml:space="preserve"> is required</w:t>
        </w:r>
      </w:ins>
      <w:ins w:id="1941" w:author="Chara Katiri" w:date="2015-04-11T22:22:00Z">
        <w:r w:rsidRPr="000926B2">
          <w:rPr>
            <w:rFonts w:ascii="Times" w:hAnsi="Times"/>
            <w:sz w:val="22"/>
            <w:szCs w:val="22"/>
          </w:rPr>
          <w:t xml:space="preserve">. </w:t>
        </w:r>
      </w:ins>
      <w:ins w:id="1942" w:author="Chara Katiri" w:date="2015-04-11T22:21:00Z">
        <w:r w:rsidRPr="000926B2">
          <w:rPr>
            <w:rFonts w:ascii="Times" w:hAnsi="Times"/>
            <w:sz w:val="22"/>
            <w:szCs w:val="22"/>
          </w:rPr>
          <w:t>As shown in ‘The 2014 Leaderboard of Java Tools &amp; Technologies</w:t>
        </w:r>
      </w:ins>
      <w:ins w:id="1943" w:author="Chara Katiri" w:date="2015-04-11T22:22:00Z">
        <w:r w:rsidRPr="000926B2">
          <w:rPr>
            <w:rFonts w:ascii="Times" w:hAnsi="Times"/>
            <w:sz w:val="22"/>
            <w:szCs w:val="22"/>
          </w:rPr>
          <w:t xml:space="preserve">’ </w:t>
        </w:r>
      </w:ins>
      <w:sdt>
        <w:sdtPr>
          <w:rPr>
            <w:rFonts w:ascii="Times" w:hAnsi="Times"/>
            <w:sz w:val="22"/>
            <w:szCs w:val="22"/>
          </w:rPr>
          <w:id w:val="82342472"/>
          <w:citation/>
        </w:sdtPr>
        <w:sdtContent>
          <w:r w:rsidR="006F1D20" w:rsidRPr="000926B2">
            <w:rPr>
              <w:rFonts w:ascii="Times" w:hAnsi="Times"/>
              <w:sz w:val="22"/>
              <w:szCs w:val="22"/>
            </w:rPr>
            <w:fldChar w:fldCharType="begin"/>
          </w:r>
          <w:r w:rsidR="006F1D20" w:rsidRPr="000926B2">
            <w:rPr>
              <w:rFonts w:ascii="Times" w:hAnsi="Times"/>
              <w:sz w:val="22"/>
              <w:szCs w:val="22"/>
            </w:rPr>
            <w:instrText xml:space="preserve"> CITATION Pag14 \l 1033 </w:instrText>
          </w:r>
          <w:r w:rsidR="006F1D20" w:rsidRPr="000926B2">
            <w:rPr>
              <w:rFonts w:ascii="Times" w:hAnsi="Times"/>
              <w:sz w:val="22"/>
              <w:szCs w:val="22"/>
            </w:rPr>
            <w:fldChar w:fldCharType="separate"/>
          </w:r>
          <w:r w:rsidR="000926B2" w:rsidRPr="000926B2">
            <w:rPr>
              <w:rFonts w:ascii="Times" w:hAnsi="Times"/>
              <w:noProof/>
              <w:sz w:val="22"/>
              <w:szCs w:val="22"/>
            </w:rPr>
            <w:t>[</w:t>
          </w:r>
          <w:r w:rsidR="000926B2" w:rsidRPr="000926B2">
            <w:rPr>
              <w:rFonts w:ascii="Times" w:hAnsi="Times"/>
              <w:noProof/>
              <w:sz w:val="22"/>
              <w:szCs w:val="22"/>
            </w:rPr>
            <w:fldChar w:fldCharType="begin"/>
          </w:r>
          <w:r w:rsidR="000926B2" w:rsidRPr="000926B2">
            <w:rPr>
              <w:rFonts w:ascii="Times" w:hAnsi="Times"/>
              <w:noProof/>
              <w:sz w:val="22"/>
              <w:szCs w:val="22"/>
            </w:rPr>
            <w:instrText xml:space="preserve"> HYPERLINK "" \l "Pag14" </w:instrText>
          </w:r>
          <w:r w:rsidR="000926B2" w:rsidRPr="000926B2">
            <w:rPr>
              <w:rFonts w:ascii="Times" w:hAnsi="Times"/>
              <w:noProof/>
              <w:sz w:val="22"/>
              <w:szCs w:val="22"/>
            </w:rPr>
          </w:r>
          <w:r w:rsidR="000926B2" w:rsidRPr="000926B2">
            <w:rPr>
              <w:rFonts w:ascii="Times" w:hAnsi="Times"/>
              <w:noProof/>
              <w:sz w:val="22"/>
              <w:szCs w:val="22"/>
            </w:rPr>
            <w:fldChar w:fldCharType="separate"/>
          </w:r>
          <w:r w:rsidR="000926B2" w:rsidRPr="000926B2">
            <w:rPr>
              <w:rStyle w:val="Heading2Char"/>
              <w:rFonts w:ascii="Times" w:eastAsiaTheme="minorEastAsia" w:hAnsi="Times" w:cstheme="minorBidi"/>
              <w:noProof/>
              <w:color w:val="auto"/>
              <w:sz w:val="22"/>
              <w:szCs w:val="22"/>
            </w:rPr>
            <w:t>39</w:t>
          </w:r>
          <w:r w:rsidR="000926B2" w:rsidRPr="000926B2">
            <w:rPr>
              <w:rFonts w:ascii="Times" w:hAnsi="Times"/>
              <w:noProof/>
              <w:sz w:val="22"/>
              <w:szCs w:val="22"/>
            </w:rPr>
            <w:fldChar w:fldCharType="end"/>
          </w:r>
          <w:r w:rsidR="000926B2" w:rsidRPr="000926B2">
            <w:rPr>
              <w:rFonts w:ascii="Times" w:hAnsi="Times"/>
              <w:noProof/>
              <w:sz w:val="22"/>
              <w:szCs w:val="22"/>
            </w:rPr>
            <w:t>]</w:t>
          </w:r>
          <w:r w:rsidR="006F1D20" w:rsidRPr="000926B2">
            <w:rPr>
              <w:rFonts w:ascii="Times" w:hAnsi="Times"/>
              <w:sz w:val="22"/>
              <w:szCs w:val="22"/>
            </w:rPr>
            <w:fldChar w:fldCharType="end"/>
          </w:r>
        </w:sdtContent>
      </w:sdt>
      <w:ins w:id="1944" w:author="Chara Katiri" w:date="2015-04-11T22:30:00Z">
        <w:r w:rsidRPr="000926B2">
          <w:rPr>
            <w:rFonts w:ascii="Times" w:hAnsi="Times"/>
            <w:sz w:val="22"/>
            <w:szCs w:val="22"/>
          </w:rPr>
          <w:t xml:space="preserve"> </w:t>
        </w:r>
      </w:ins>
      <w:ins w:id="1945" w:author="Chara Katiri" w:date="2015-04-11T22:23:00Z">
        <w:r w:rsidRPr="000926B2">
          <w:rPr>
            <w:rFonts w:ascii="Times" w:hAnsi="Times"/>
            <w:sz w:val="22"/>
            <w:szCs w:val="22"/>
          </w:rPr>
          <w:t>Tomcat is the most popular application server</w:t>
        </w:r>
      </w:ins>
      <w:ins w:id="1946" w:author="Chara Katiri" w:date="2015-04-11T22:30:00Z">
        <w:r w:rsidRPr="000926B2">
          <w:rPr>
            <w:rFonts w:ascii="Times" w:hAnsi="Times"/>
            <w:sz w:val="22"/>
            <w:szCs w:val="22"/>
          </w:rPr>
          <w:t xml:space="preserve"> used in Spring Framework</w:t>
        </w:r>
      </w:ins>
      <w:ins w:id="1947" w:author="Chara Katiri" w:date="2015-04-11T22:23:00Z">
        <w:r w:rsidRPr="000926B2">
          <w:rPr>
            <w:rFonts w:ascii="Times" w:hAnsi="Times"/>
            <w:sz w:val="22"/>
            <w:szCs w:val="22"/>
          </w:rPr>
          <w:t>.</w:t>
        </w:r>
      </w:ins>
      <w:ins w:id="1948" w:author="Chara Katiri" w:date="2015-04-11T22:31:00Z">
        <w:r w:rsidR="00F64192" w:rsidRPr="000926B2">
          <w:rPr>
            <w:rFonts w:ascii="Times" w:hAnsi="Times"/>
            <w:sz w:val="22"/>
            <w:szCs w:val="22"/>
          </w:rPr>
          <w:t xml:space="preserve"> This is due to the easy of download and installation, tooling support and server configuration. </w:t>
        </w:r>
      </w:ins>
      <w:ins w:id="1949" w:author="Chara Katiri" w:date="2015-04-11T22:23:00Z">
        <w:r w:rsidRPr="000926B2">
          <w:rPr>
            <w:rFonts w:ascii="Times" w:hAnsi="Times"/>
            <w:sz w:val="22"/>
            <w:szCs w:val="22"/>
          </w:rPr>
          <w:t xml:space="preserve">  </w:t>
        </w:r>
      </w:ins>
      <w:ins w:id="1950" w:author="Chara Katiri" w:date="2015-04-11T22:22:00Z">
        <w:r w:rsidRPr="000926B2">
          <w:rPr>
            <w:rFonts w:ascii="Times" w:hAnsi="Times"/>
            <w:sz w:val="22"/>
            <w:szCs w:val="22"/>
          </w:rPr>
          <w:t xml:space="preserve"> </w:t>
        </w:r>
      </w:ins>
    </w:p>
    <w:p w14:paraId="1FDA9B09" w14:textId="06F97CDC" w:rsidR="00F64192" w:rsidRPr="000926B2" w:rsidRDefault="00F64192" w:rsidP="00EE1303">
      <w:pPr>
        <w:pStyle w:val="ListParagraph"/>
        <w:numPr>
          <w:ilvl w:val="0"/>
          <w:numId w:val="50"/>
        </w:numPr>
        <w:spacing w:line="360" w:lineRule="auto"/>
        <w:ind w:left="1276" w:hanging="425"/>
        <w:jc w:val="both"/>
        <w:rPr>
          <w:ins w:id="1951" w:author="Chara Katiri" w:date="2015-04-11T22:35:00Z"/>
          <w:rFonts w:ascii="Times" w:hAnsi="Times"/>
          <w:sz w:val="22"/>
          <w:szCs w:val="22"/>
        </w:rPr>
        <w:pPrChange w:id="1952" w:author="Chara Katiri" w:date="2015-04-12T20:48:00Z">
          <w:pPr>
            <w:pStyle w:val="Heading2"/>
            <w:numPr>
              <w:ilvl w:val="2"/>
              <w:numId w:val="13"/>
            </w:numPr>
            <w:spacing w:line="360" w:lineRule="auto"/>
            <w:ind w:left="1224" w:hanging="504"/>
            <w:contextualSpacing/>
            <w:jc w:val="both"/>
          </w:pPr>
        </w:pPrChange>
      </w:pPr>
      <w:ins w:id="1953" w:author="Chara Katiri" w:date="2015-04-11T22:33:00Z">
        <w:r w:rsidRPr="000926B2">
          <w:rPr>
            <w:rFonts w:ascii="Times" w:hAnsi="Times"/>
            <w:sz w:val="22"/>
            <w:szCs w:val="22"/>
          </w:rPr>
          <w:t xml:space="preserve">MySQL </w:t>
        </w:r>
      </w:ins>
      <w:ins w:id="1954" w:author="Chara Katiri" w:date="2015-04-11T22:34:00Z">
        <w:r w:rsidRPr="000926B2">
          <w:rPr>
            <w:rFonts w:ascii="Times" w:hAnsi="Times"/>
            <w:sz w:val="22"/>
            <w:szCs w:val="22"/>
          </w:rPr>
          <w:t xml:space="preserve">server is required to save user data and items data. </w:t>
        </w:r>
      </w:ins>
    </w:p>
    <w:p w14:paraId="73CEBB2F" w14:textId="77777777" w:rsidR="00F64192" w:rsidRPr="000926B2" w:rsidRDefault="00F64192" w:rsidP="00EE1303">
      <w:pPr>
        <w:pStyle w:val="ListParagraph"/>
        <w:spacing w:line="360" w:lineRule="auto"/>
        <w:ind w:left="1440"/>
        <w:jc w:val="both"/>
        <w:rPr>
          <w:ins w:id="1955" w:author="Chara Katiri" w:date="2015-04-11T21:54:00Z"/>
          <w:rFonts w:ascii="Times" w:hAnsi="Times"/>
          <w:sz w:val="22"/>
          <w:szCs w:val="22"/>
        </w:rPr>
        <w:pPrChange w:id="1956" w:author="Chara Katiri" w:date="2015-04-12T20:48:00Z">
          <w:pPr>
            <w:pStyle w:val="Heading2"/>
            <w:numPr>
              <w:ilvl w:val="2"/>
              <w:numId w:val="13"/>
            </w:numPr>
            <w:spacing w:line="360" w:lineRule="auto"/>
            <w:ind w:left="1224" w:hanging="504"/>
            <w:contextualSpacing/>
            <w:jc w:val="both"/>
          </w:pPr>
        </w:pPrChange>
      </w:pPr>
    </w:p>
    <w:p w14:paraId="0C1B587D" w14:textId="77777777" w:rsidR="003F330E" w:rsidRPr="000926B2" w:rsidRDefault="003F330E"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957" w:name="_Toc290491170"/>
      <w:r w:rsidRPr="000926B2">
        <w:rPr>
          <w:rFonts w:ascii="Times" w:hAnsi="Times" w:cs="Times New Roman"/>
          <w:color w:val="auto"/>
          <w:sz w:val="22"/>
          <w:szCs w:val="22"/>
          <w:lang w:val="en-GB"/>
        </w:rPr>
        <w:t>System dependencies</w:t>
      </w:r>
      <w:bookmarkEnd w:id="1957"/>
    </w:p>
    <w:p w14:paraId="36817537" w14:textId="2CB44D13" w:rsidR="00A75B9B" w:rsidRPr="000926B2" w:rsidRDefault="002D6E33" w:rsidP="00EE1303">
      <w:pPr>
        <w:pStyle w:val="ListParagraph"/>
        <w:numPr>
          <w:ilvl w:val="0"/>
          <w:numId w:val="50"/>
        </w:numPr>
        <w:spacing w:line="360" w:lineRule="auto"/>
        <w:ind w:left="1276" w:hanging="589"/>
        <w:jc w:val="both"/>
        <w:rPr>
          <w:ins w:id="1958" w:author="Chara Katiri" w:date="2015-04-11T22:53:00Z"/>
          <w:rFonts w:ascii="Times" w:hAnsi="Times"/>
          <w:sz w:val="22"/>
          <w:szCs w:val="22"/>
        </w:rPr>
      </w:pPr>
      <w:ins w:id="1959" w:author="Chara Katiri" w:date="2015-04-11T22:47:00Z">
        <w:r w:rsidRPr="000926B2">
          <w:rPr>
            <w:rFonts w:ascii="Times" w:hAnsi="Times"/>
            <w:sz w:val="22"/>
            <w:szCs w:val="22"/>
          </w:rPr>
          <w:t>Additional dependencies are required to configure</w:t>
        </w:r>
      </w:ins>
      <w:ins w:id="1960" w:author="Chara Katiri" w:date="2015-04-11T22:48:00Z">
        <w:r w:rsidRPr="000926B2">
          <w:rPr>
            <w:rFonts w:ascii="Times" w:hAnsi="Times"/>
            <w:sz w:val="22"/>
            <w:szCs w:val="22"/>
          </w:rPr>
          <w:t xml:space="preserve"> authentication in</w:t>
        </w:r>
      </w:ins>
      <w:ins w:id="1961" w:author="Chara Katiri" w:date="2015-04-11T22:47:00Z">
        <w:r w:rsidRPr="000926B2">
          <w:rPr>
            <w:rFonts w:ascii="Times" w:hAnsi="Times"/>
            <w:sz w:val="22"/>
            <w:szCs w:val="22"/>
          </w:rPr>
          <w:t xml:space="preserve"> </w:t>
        </w:r>
      </w:ins>
      <w:ins w:id="1962" w:author="Chara Katiri" w:date="2015-04-11T22:40:00Z">
        <w:r w:rsidR="00F64192" w:rsidRPr="000926B2">
          <w:rPr>
            <w:rFonts w:ascii="Times" w:hAnsi="Times"/>
            <w:sz w:val="22"/>
            <w:szCs w:val="22"/>
            <w:rPrChange w:id="1963" w:author="Chara Katiri" w:date="2015-04-12T20:48:00Z">
              <w:rPr>
                <w:rFonts w:ascii="Times" w:eastAsia="Times New Roman" w:hAnsi="Times" w:cs="Times New Roman"/>
                <w:sz w:val="22"/>
                <w:szCs w:val="22"/>
                <w:highlight w:val="yellow"/>
                <w:lang w:val="en-GB"/>
              </w:rPr>
            </w:rPrChange>
          </w:rPr>
          <w:t xml:space="preserve">Spring </w:t>
        </w:r>
      </w:ins>
      <w:ins w:id="1964" w:author="Chara Katiri" w:date="2015-04-11T22:48:00Z">
        <w:r w:rsidRPr="000926B2">
          <w:rPr>
            <w:rFonts w:ascii="Times" w:hAnsi="Times"/>
            <w:sz w:val="22"/>
            <w:szCs w:val="22"/>
          </w:rPr>
          <w:t xml:space="preserve">MVC </w:t>
        </w:r>
      </w:ins>
      <w:ins w:id="1965" w:author="Chara Katiri" w:date="2015-04-11T22:47:00Z">
        <w:r w:rsidRPr="000926B2">
          <w:rPr>
            <w:rFonts w:ascii="Times" w:hAnsi="Times"/>
            <w:sz w:val="22"/>
            <w:szCs w:val="22"/>
          </w:rPr>
          <w:t>and allow the</w:t>
        </w:r>
      </w:ins>
      <w:ins w:id="1966" w:author="Chara Katiri" w:date="2015-04-11T22:41:00Z">
        <w:r w:rsidRPr="000926B2">
          <w:rPr>
            <w:rFonts w:ascii="Times" w:hAnsi="Times"/>
            <w:sz w:val="22"/>
            <w:szCs w:val="22"/>
          </w:rPr>
          <w:t xml:space="preserve"> application to function. </w:t>
        </w:r>
      </w:ins>
      <w:commentRangeStart w:id="1967"/>
      <w:ins w:id="1968" w:author="Chara Katiri" w:date="2015-04-11T22:49:00Z">
        <w:r w:rsidRPr="000926B2">
          <w:rPr>
            <w:rFonts w:ascii="Times" w:hAnsi="Times"/>
            <w:sz w:val="22"/>
            <w:szCs w:val="22"/>
          </w:rPr>
          <w:t>Some of the dependencies are</w:t>
        </w:r>
      </w:ins>
      <w:commentRangeEnd w:id="1967"/>
      <w:ins w:id="1969" w:author="Chara Katiri" w:date="2015-04-12T02:01:00Z">
        <w:r w:rsidR="005E77F2" w:rsidRPr="000926B2">
          <w:rPr>
            <w:rStyle w:val="CommentReference"/>
            <w:rFonts w:ascii="Times" w:hAnsi="Times"/>
            <w:sz w:val="22"/>
            <w:szCs w:val="22"/>
            <w:rPrChange w:id="1970" w:author="Chara Katiri" w:date="2015-04-12T20:48:00Z">
              <w:rPr>
                <w:rStyle w:val="CommentReference"/>
              </w:rPr>
            </w:rPrChange>
          </w:rPr>
          <w:commentReference w:id="1967"/>
        </w:r>
      </w:ins>
      <w:ins w:id="1971" w:author="Chara Katiri" w:date="2015-04-11T22:49:00Z">
        <w:r w:rsidRPr="000926B2">
          <w:rPr>
            <w:rFonts w:ascii="Times" w:hAnsi="Times"/>
            <w:sz w:val="22"/>
            <w:szCs w:val="22"/>
          </w:rPr>
          <w:t>:</w:t>
        </w:r>
      </w:ins>
      <w:ins w:id="1972" w:author="Chara Katiri" w:date="2015-04-11T22:50:00Z">
        <w:r w:rsidRPr="000926B2">
          <w:rPr>
            <w:rFonts w:ascii="Times" w:hAnsi="Times"/>
            <w:sz w:val="22"/>
            <w:szCs w:val="22"/>
          </w:rPr>
          <w:t xml:space="preserve"> </w:t>
        </w:r>
      </w:ins>
      <w:sdt>
        <w:sdtPr>
          <w:rPr>
            <w:rFonts w:ascii="Times" w:hAnsi="Times"/>
            <w:sz w:val="22"/>
            <w:szCs w:val="22"/>
          </w:rPr>
          <w:id w:val="-1282028069"/>
          <w:citation/>
        </w:sdtPr>
        <w:sdtContent>
          <w:r w:rsidR="006F1D20" w:rsidRPr="000926B2">
            <w:rPr>
              <w:rFonts w:ascii="Times" w:hAnsi="Times"/>
              <w:sz w:val="22"/>
              <w:szCs w:val="22"/>
            </w:rPr>
            <w:fldChar w:fldCharType="begin"/>
          </w:r>
          <w:r w:rsidR="006F1D20" w:rsidRPr="000926B2">
            <w:rPr>
              <w:rFonts w:ascii="Times" w:hAnsi="Times"/>
              <w:sz w:val="22"/>
              <w:szCs w:val="22"/>
            </w:rPr>
            <w:instrText xml:space="preserve"> CITATION Doc153 \l 1033 </w:instrText>
          </w:r>
          <w:r w:rsidR="006F1D20" w:rsidRPr="000926B2">
            <w:rPr>
              <w:rFonts w:ascii="Times" w:hAnsi="Times"/>
              <w:sz w:val="22"/>
              <w:szCs w:val="22"/>
            </w:rPr>
            <w:fldChar w:fldCharType="separate"/>
          </w:r>
          <w:r w:rsidR="000926B2" w:rsidRPr="000926B2">
            <w:rPr>
              <w:rFonts w:ascii="Times" w:hAnsi="Times"/>
              <w:noProof/>
              <w:sz w:val="22"/>
              <w:szCs w:val="22"/>
            </w:rPr>
            <w:t>[</w:t>
          </w:r>
          <w:hyperlink w:anchor="Doc153" w:history="1">
            <w:r w:rsidR="000926B2" w:rsidRPr="000926B2">
              <w:rPr>
                <w:rStyle w:val="Heading2Char"/>
                <w:rFonts w:ascii="Times" w:eastAsiaTheme="minorEastAsia" w:hAnsi="Times" w:cstheme="minorBidi"/>
                <w:noProof/>
                <w:color w:val="auto"/>
                <w:sz w:val="22"/>
                <w:szCs w:val="22"/>
              </w:rPr>
              <w:t>40</w:t>
            </w:r>
          </w:hyperlink>
          <w:r w:rsidR="000926B2" w:rsidRPr="000926B2">
            <w:rPr>
              <w:rFonts w:ascii="Times" w:hAnsi="Times"/>
              <w:noProof/>
              <w:sz w:val="22"/>
              <w:szCs w:val="22"/>
            </w:rPr>
            <w:t>]</w:t>
          </w:r>
          <w:r w:rsidR="006F1D20" w:rsidRPr="000926B2">
            <w:rPr>
              <w:rFonts w:ascii="Times" w:hAnsi="Times"/>
              <w:sz w:val="22"/>
              <w:szCs w:val="22"/>
            </w:rPr>
            <w:fldChar w:fldCharType="end"/>
          </w:r>
        </w:sdtContent>
      </w:sdt>
    </w:p>
    <w:p w14:paraId="3C625964" w14:textId="6141D963" w:rsidR="00A75B9B" w:rsidRPr="000926B2" w:rsidRDefault="00A75B9B" w:rsidP="00EE1303">
      <w:pPr>
        <w:pStyle w:val="ListParagraph"/>
        <w:numPr>
          <w:ilvl w:val="1"/>
          <w:numId w:val="50"/>
        </w:numPr>
        <w:spacing w:line="360" w:lineRule="auto"/>
        <w:jc w:val="both"/>
        <w:rPr>
          <w:ins w:id="1973" w:author="Chara Katiri" w:date="2015-04-11T22:53:00Z"/>
          <w:rFonts w:ascii="Times" w:hAnsi="Times"/>
          <w:sz w:val="22"/>
          <w:szCs w:val="22"/>
        </w:rPr>
        <w:pPrChange w:id="1974" w:author="Chara Katiri" w:date="2015-04-12T20:48:00Z">
          <w:pPr>
            <w:pStyle w:val="ListParagraph"/>
            <w:spacing w:after="240" w:line="360" w:lineRule="auto"/>
            <w:ind w:left="1224"/>
            <w:jc w:val="both"/>
          </w:pPr>
        </w:pPrChange>
      </w:pPr>
      <w:ins w:id="1975" w:author="Chara Katiri" w:date="2015-04-11T22:50:00Z">
        <w:r w:rsidRPr="000926B2">
          <w:rPr>
            <w:rFonts w:ascii="Times" w:hAnsi="Times"/>
            <w:sz w:val="22"/>
            <w:szCs w:val="22"/>
          </w:rPr>
          <w:t>‘</w:t>
        </w:r>
        <w:proofErr w:type="gramStart"/>
        <w:r w:rsidRPr="000926B2">
          <w:rPr>
            <w:rFonts w:ascii="Times" w:hAnsi="Times"/>
            <w:sz w:val="22"/>
            <w:szCs w:val="22"/>
          </w:rPr>
          <w:t>spring</w:t>
        </w:r>
        <w:proofErr w:type="gramEnd"/>
        <w:r w:rsidRPr="000926B2">
          <w:rPr>
            <w:rFonts w:ascii="Times" w:hAnsi="Times"/>
            <w:sz w:val="22"/>
            <w:szCs w:val="22"/>
          </w:rPr>
          <w:t>-security-confiq’ that is used for Spring Security namespace configuration</w:t>
        </w:r>
      </w:ins>
      <w:ins w:id="1976" w:author="Chara Katiri" w:date="2015-04-11T23:00:00Z">
        <w:r w:rsidRPr="000926B2">
          <w:rPr>
            <w:rFonts w:ascii="Times" w:hAnsi="Times"/>
            <w:sz w:val="22"/>
            <w:szCs w:val="22"/>
          </w:rPr>
          <w:t>.</w:t>
        </w:r>
      </w:ins>
      <w:ins w:id="1977" w:author="Chara Katiri" w:date="2015-04-11T22:50:00Z">
        <w:r w:rsidR="002D6E33" w:rsidRPr="000926B2">
          <w:rPr>
            <w:rFonts w:ascii="Times" w:hAnsi="Times"/>
            <w:sz w:val="22"/>
            <w:szCs w:val="22"/>
          </w:rPr>
          <w:t xml:space="preserve"> </w:t>
        </w:r>
      </w:ins>
    </w:p>
    <w:p w14:paraId="7F3A80CF" w14:textId="4C0D28BC" w:rsidR="00A75B9B" w:rsidRPr="000926B2" w:rsidRDefault="002D6E33" w:rsidP="00EE1303">
      <w:pPr>
        <w:pStyle w:val="ListParagraph"/>
        <w:numPr>
          <w:ilvl w:val="1"/>
          <w:numId w:val="50"/>
        </w:numPr>
        <w:spacing w:line="360" w:lineRule="auto"/>
        <w:jc w:val="both"/>
        <w:rPr>
          <w:ins w:id="1978" w:author="Chara Katiri" w:date="2015-04-11T22:53:00Z"/>
          <w:rFonts w:ascii="Times" w:hAnsi="Times"/>
          <w:sz w:val="22"/>
          <w:szCs w:val="22"/>
        </w:rPr>
        <w:pPrChange w:id="1979" w:author="Chara Katiri" w:date="2015-04-12T20:48:00Z">
          <w:pPr>
            <w:pStyle w:val="ListParagraph"/>
            <w:spacing w:after="240" w:line="360" w:lineRule="auto"/>
            <w:ind w:left="1224"/>
            <w:jc w:val="both"/>
          </w:pPr>
        </w:pPrChange>
      </w:pPr>
      <w:ins w:id="1980" w:author="Chara Katiri" w:date="2015-04-11T22:50:00Z">
        <w:r w:rsidRPr="000926B2">
          <w:rPr>
            <w:rFonts w:ascii="Times" w:hAnsi="Times"/>
            <w:sz w:val="22"/>
            <w:szCs w:val="22"/>
          </w:rPr>
          <w:t>‘</w:t>
        </w:r>
        <w:proofErr w:type="gramStart"/>
        <w:r w:rsidRPr="000926B2">
          <w:rPr>
            <w:rFonts w:ascii="Times" w:hAnsi="Times"/>
            <w:sz w:val="22"/>
            <w:szCs w:val="22"/>
          </w:rPr>
          <w:t>spring</w:t>
        </w:r>
        <w:proofErr w:type="gramEnd"/>
        <w:r w:rsidRPr="000926B2">
          <w:rPr>
            <w:rFonts w:ascii="Times" w:hAnsi="Times"/>
            <w:sz w:val="22"/>
            <w:szCs w:val="22"/>
          </w:rPr>
          <w:t>-security-web’</w:t>
        </w:r>
        <w:r w:rsidR="00A75B9B" w:rsidRPr="000926B2">
          <w:rPr>
            <w:rFonts w:ascii="Times" w:hAnsi="Times"/>
            <w:sz w:val="22"/>
            <w:szCs w:val="22"/>
          </w:rPr>
          <w:t xml:space="preserve">  that is required for applications that use Servlet API.</w:t>
        </w:r>
      </w:ins>
    </w:p>
    <w:p w14:paraId="29A702D5" w14:textId="5A3E2E98" w:rsidR="002D6E33" w:rsidRPr="000926B2" w:rsidRDefault="002D6E33" w:rsidP="00EE1303">
      <w:pPr>
        <w:pStyle w:val="ListParagraph"/>
        <w:numPr>
          <w:ilvl w:val="1"/>
          <w:numId w:val="50"/>
        </w:numPr>
        <w:spacing w:line="360" w:lineRule="auto"/>
        <w:jc w:val="both"/>
        <w:rPr>
          <w:ins w:id="1981" w:author="Chara Katiri" w:date="2015-04-11T22:53:00Z"/>
          <w:rFonts w:ascii="Times" w:hAnsi="Times"/>
          <w:sz w:val="22"/>
          <w:szCs w:val="22"/>
        </w:rPr>
        <w:pPrChange w:id="1982" w:author="Chara Katiri" w:date="2015-04-12T20:48:00Z">
          <w:pPr>
            <w:pStyle w:val="ListParagraph"/>
            <w:spacing w:after="240" w:line="360" w:lineRule="auto"/>
            <w:ind w:left="1224"/>
            <w:jc w:val="both"/>
          </w:pPr>
        </w:pPrChange>
      </w:pPr>
      <w:ins w:id="1983" w:author="Chara Katiri" w:date="2015-04-11T22:50:00Z">
        <w:r w:rsidRPr="000926B2">
          <w:rPr>
            <w:rFonts w:ascii="Times" w:hAnsi="Times"/>
            <w:sz w:val="22"/>
            <w:szCs w:val="22"/>
          </w:rPr>
          <w:t>‘</w:t>
        </w:r>
        <w:proofErr w:type="gramStart"/>
        <w:r w:rsidRPr="000926B2">
          <w:rPr>
            <w:rFonts w:ascii="Times" w:hAnsi="Times"/>
            <w:sz w:val="22"/>
            <w:szCs w:val="22"/>
          </w:rPr>
          <w:t>spring</w:t>
        </w:r>
        <w:proofErr w:type="gramEnd"/>
        <w:r w:rsidRPr="000926B2">
          <w:rPr>
            <w:rFonts w:ascii="Times" w:hAnsi="Times"/>
            <w:sz w:val="22"/>
            <w:szCs w:val="22"/>
          </w:rPr>
          <w:t xml:space="preserve">-jdbc’ </w:t>
        </w:r>
      </w:ins>
      <w:ins w:id="1984" w:author="Chara Katiri" w:date="2015-04-11T22:51:00Z">
        <w:r w:rsidR="00A75B9B" w:rsidRPr="000926B2">
          <w:rPr>
            <w:rFonts w:ascii="Times" w:hAnsi="Times"/>
            <w:sz w:val="22"/>
            <w:szCs w:val="22"/>
          </w:rPr>
          <w:t xml:space="preserve">that is used for Spring JDBC </w:t>
        </w:r>
      </w:ins>
      <w:ins w:id="1985" w:author="Chara Katiri" w:date="2015-04-11T22:53:00Z">
        <w:r w:rsidR="00A75B9B" w:rsidRPr="000926B2">
          <w:rPr>
            <w:rFonts w:ascii="Times" w:hAnsi="Times"/>
            <w:sz w:val="22"/>
            <w:szCs w:val="22"/>
          </w:rPr>
          <w:t>authentication</w:t>
        </w:r>
      </w:ins>
      <w:ins w:id="1986" w:author="Chara Katiri" w:date="2015-04-11T22:51:00Z">
        <w:r w:rsidR="00A75B9B" w:rsidRPr="000926B2">
          <w:rPr>
            <w:rFonts w:ascii="Times" w:hAnsi="Times"/>
            <w:sz w:val="22"/>
            <w:szCs w:val="22"/>
          </w:rPr>
          <w:t>,</w:t>
        </w:r>
      </w:ins>
      <w:ins w:id="1987" w:author="Chara Katiri" w:date="2015-04-11T22:53:00Z">
        <w:r w:rsidR="00A75B9B" w:rsidRPr="000926B2">
          <w:rPr>
            <w:rFonts w:ascii="Times" w:hAnsi="Times"/>
            <w:sz w:val="22"/>
            <w:szCs w:val="22"/>
          </w:rPr>
          <w:t xml:space="preserve"> </w:t>
        </w:r>
      </w:ins>
    </w:p>
    <w:p w14:paraId="1E8E52CA" w14:textId="40AF6192" w:rsidR="00A75B9B" w:rsidRPr="000926B2" w:rsidRDefault="00A75B9B" w:rsidP="00EE1303">
      <w:pPr>
        <w:pStyle w:val="ListParagraph"/>
        <w:numPr>
          <w:ilvl w:val="1"/>
          <w:numId w:val="50"/>
        </w:numPr>
        <w:spacing w:line="360" w:lineRule="auto"/>
        <w:jc w:val="both"/>
        <w:rPr>
          <w:ins w:id="1988" w:author="Chara Katiri" w:date="2015-04-12T02:01:00Z"/>
          <w:rFonts w:ascii="Times" w:hAnsi="Times"/>
          <w:sz w:val="22"/>
          <w:szCs w:val="22"/>
        </w:rPr>
        <w:pPrChange w:id="1989" w:author="Chara Katiri" w:date="2015-04-12T20:48:00Z">
          <w:pPr>
            <w:pStyle w:val="ListParagraph"/>
            <w:spacing w:after="240" w:line="360" w:lineRule="auto"/>
            <w:ind w:left="1224"/>
            <w:jc w:val="both"/>
          </w:pPr>
        </w:pPrChange>
      </w:pPr>
      <w:ins w:id="1990" w:author="Chara Katiri" w:date="2015-04-11T22:55:00Z">
        <w:r w:rsidRPr="000926B2">
          <w:rPr>
            <w:rFonts w:ascii="Times" w:hAnsi="Times"/>
            <w:sz w:val="22"/>
            <w:szCs w:val="22"/>
          </w:rPr>
          <w:t xml:space="preserve">‘DelegatingFilterProxy’ that is used as a filter to intercept the HTTP requests for </w:t>
        </w:r>
      </w:ins>
      <w:ins w:id="1991" w:author="Chara Katiri" w:date="2015-04-11T22:56:00Z">
        <w:r w:rsidRPr="000926B2">
          <w:rPr>
            <w:rFonts w:ascii="Times" w:hAnsi="Times"/>
            <w:sz w:val="22"/>
            <w:szCs w:val="22"/>
          </w:rPr>
          <w:t>authentication</w:t>
        </w:r>
      </w:ins>
      <w:ins w:id="1992" w:author="Chara Katiri" w:date="2015-04-11T22:55:00Z">
        <w:r w:rsidRPr="000926B2">
          <w:rPr>
            <w:rFonts w:ascii="Times" w:hAnsi="Times"/>
            <w:sz w:val="22"/>
            <w:szCs w:val="22"/>
          </w:rPr>
          <w:t xml:space="preserve"> purposes</w:t>
        </w:r>
      </w:ins>
      <w:ins w:id="1993" w:author="Chara Katiri" w:date="2015-04-11T22:56:00Z">
        <w:r w:rsidRPr="000926B2">
          <w:rPr>
            <w:rFonts w:ascii="Times" w:hAnsi="Times"/>
            <w:sz w:val="22"/>
            <w:szCs w:val="22"/>
          </w:rPr>
          <w:t xml:space="preserve"> </w:t>
        </w:r>
      </w:ins>
    </w:p>
    <w:p w14:paraId="27A1D429" w14:textId="77777777" w:rsidR="005E77F2" w:rsidRPr="000926B2" w:rsidRDefault="005E77F2" w:rsidP="00EE1303">
      <w:pPr>
        <w:pStyle w:val="ListParagraph"/>
        <w:spacing w:line="360" w:lineRule="auto"/>
        <w:ind w:left="2160"/>
        <w:jc w:val="both"/>
        <w:rPr>
          <w:ins w:id="1994" w:author="Chara Katiri" w:date="2015-04-11T22:41:00Z"/>
          <w:rFonts w:ascii="Times" w:hAnsi="Times"/>
          <w:sz w:val="22"/>
          <w:szCs w:val="22"/>
        </w:rPr>
        <w:pPrChange w:id="1995" w:author="Chara Katiri" w:date="2015-04-12T20:48:00Z">
          <w:pPr>
            <w:pStyle w:val="ListParagraph"/>
            <w:spacing w:after="240" w:line="360" w:lineRule="auto"/>
            <w:ind w:left="1224"/>
            <w:jc w:val="both"/>
          </w:pPr>
        </w:pPrChange>
      </w:pPr>
    </w:p>
    <w:p w14:paraId="5F036F2D" w14:textId="77777777" w:rsidR="003F330E" w:rsidRPr="000926B2" w:rsidRDefault="003F330E"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1996" w:name="_Toc290491171"/>
      <w:r w:rsidRPr="000926B2">
        <w:rPr>
          <w:rFonts w:ascii="Times" w:hAnsi="Times" w:cs="Times New Roman"/>
          <w:color w:val="auto"/>
          <w:sz w:val="22"/>
          <w:szCs w:val="22"/>
          <w:lang w:val="en-GB"/>
        </w:rPr>
        <w:t>System timescales</w:t>
      </w:r>
      <w:bookmarkEnd w:id="1996"/>
      <w:r w:rsidRPr="000926B2">
        <w:rPr>
          <w:rFonts w:ascii="Times" w:hAnsi="Times" w:cs="Times New Roman"/>
          <w:color w:val="auto"/>
          <w:sz w:val="22"/>
          <w:szCs w:val="22"/>
          <w:lang w:val="en-GB"/>
        </w:rPr>
        <w:t xml:space="preserve"> </w:t>
      </w:r>
    </w:p>
    <w:p w14:paraId="43B8F91C" w14:textId="4B487397" w:rsidR="004E4850" w:rsidRPr="000926B2" w:rsidRDefault="004E4850" w:rsidP="00EE1303">
      <w:pPr>
        <w:spacing w:after="240" w:line="360" w:lineRule="auto"/>
        <w:ind w:left="720" w:firstLine="556"/>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Following the </w:t>
      </w:r>
      <w:r w:rsidR="00F3001A" w:rsidRPr="000926B2">
        <w:rPr>
          <w:rFonts w:ascii="Times" w:eastAsia="Times New Roman" w:hAnsi="Times" w:cs="Times New Roman"/>
          <w:sz w:val="22"/>
          <w:szCs w:val="22"/>
          <w:lang w:val="en-GB"/>
        </w:rPr>
        <w:t>gathering and definition</w:t>
      </w:r>
      <w:r w:rsidRPr="000926B2">
        <w:rPr>
          <w:rFonts w:ascii="Times" w:eastAsia="Times New Roman" w:hAnsi="Times" w:cs="Times New Roman"/>
          <w:sz w:val="22"/>
          <w:szCs w:val="22"/>
          <w:lang w:val="en-GB"/>
        </w:rPr>
        <w:t xml:space="preserve"> of functional responsibilities a project plan is developed.  T</w:t>
      </w:r>
      <w:r w:rsidR="00FD088B" w:rsidRPr="000926B2">
        <w:rPr>
          <w:rFonts w:ascii="Times" w:eastAsia="Times New Roman" w:hAnsi="Times" w:cs="Times New Roman"/>
          <w:sz w:val="22"/>
          <w:szCs w:val="22"/>
          <w:lang w:val="en-GB"/>
        </w:rPr>
        <w:t>ime limits for scheduling</w:t>
      </w:r>
      <w:r w:rsidRPr="000926B2">
        <w:rPr>
          <w:rFonts w:ascii="Times" w:eastAsia="Times New Roman" w:hAnsi="Times" w:cs="Times New Roman"/>
          <w:sz w:val="22"/>
          <w:szCs w:val="22"/>
          <w:lang w:val="en-GB"/>
        </w:rPr>
        <w:t xml:space="preserve"> were created to ensure that the required time is allocated for the completion of each task. Milestones and deliverables were defined </w:t>
      </w:r>
      <w:r w:rsidR="00E83FF6" w:rsidRPr="000926B2">
        <w:rPr>
          <w:rFonts w:ascii="Times" w:eastAsia="Times New Roman" w:hAnsi="Times" w:cs="Times New Roman"/>
          <w:sz w:val="22"/>
          <w:szCs w:val="22"/>
          <w:lang w:val="en-GB"/>
        </w:rPr>
        <w:t>to keep track of the project progress and help get closer to the finished product. Then the Critical Path was defined. Activities</w:t>
      </w:r>
      <w:r w:rsidRPr="000926B2">
        <w:rPr>
          <w:rFonts w:ascii="Times" w:eastAsia="Times New Roman" w:hAnsi="Times" w:cs="Times New Roman"/>
          <w:sz w:val="22"/>
          <w:szCs w:val="22"/>
          <w:lang w:val="en-GB"/>
        </w:rPr>
        <w:t xml:space="preserve"> </w:t>
      </w:r>
      <w:r w:rsidR="00F3001A" w:rsidRPr="000926B2">
        <w:rPr>
          <w:rFonts w:ascii="Times" w:eastAsia="Times New Roman" w:hAnsi="Times" w:cs="Times New Roman"/>
          <w:sz w:val="22"/>
          <w:szCs w:val="22"/>
          <w:lang w:val="en-GB"/>
        </w:rPr>
        <w:t xml:space="preserve">included </w:t>
      </w:r>
      <w:r w:rsidR="00E83FF6" w:rsidRPr="000926B2">
        <w:rPr>
          <w:rFonts w:ascii="Times" w:eastAsia="Times New Roman" w:hAnsi="Times" w:cs="Times New Roman"/>
          <w:sz w:val="22"/>
          <w:szCs w:val="22"/>
          <w:lang w:val="en-GB"/>
        </w:rPr>
        <w:t>in it</w:t>
      </w:r>
      <w:r w:rsidR="00F3001A" w:rsidRPr="000926B2">
        <w:rPr>
          <w:rFonts w:ascii="Times" w:eastAsia="Times New Roman" w:hAnsi="Times" w:cs="Times New Roman"/>
          <w:sz w:val="22"/>
          <w:szCs w:val="22"/>
          <w:lang w:val="en-GB"/>
        </w:rPr>
        <w:t xml:space="preserve"> are critical and any delay in delivering those will have a negative impact on the rest of the project and will result delay in </w:t>
      </w:r>
      <w:r w:rsidR="006F1D20" w:rsidRPr="000926B2">
        <w:rPr>
          <w:rFonts w:ascii="Times" w:eastAsia="Times New Roman" w:hAnsi="Times" w:cs="Times New Roman"/>
          <w:sz w:val="22"/>
          <w:szCs w:val="22"/>
          <w:lang w:val="en-GB"/>
        </w:rPr>
        <w:t xml:space="preserve">the delivery of the project </w:t>
      </w:r>
      <w:sdt>
        <w:sdtPr>
          <w:rPr>
            <w:rFonts w:ascii="Times" w:eastAsia="Times New Roman" w:hAnsi="Times" w:cs="Times New Roman"/>
            <w:sz w:val="22"/>
            <w:szCs w:val="22"/>
            <w:lang w:val="en-GB"/>
          </w:rPr>
          <w:id w:val="2054724721"/>
          <w:citation/>
        </w:sdtPr>
        <w:sdtContent>
          <w:r w:rsidR="006F1D20" w:rsidRPr="000926B2">
            <w:rPr>
              <w:rFonts w:ascii="Times" w:eastAsia="Times New Roman" w:hAnsi="Times" w:cs="Times New Roman"/>
              <w:sz w:val="22"/>
              <w:szCs w:val="22"/>
              <w:lang w:val="en-GB"/>
            </w:rPr>
            <w:fldChar w:fldCharType="begin"/>
          </w:r>
          <w:r w:rsidR="006F1D20" w:rsidRPr="000926B2">
            <w:rPr>
              <w:rFonts w:ascii="Times" w:eastAsia="Times New Roman" w:hAnsi="Times" w:cs="Times New Roman"/>
              <w:sz w:val="22"/>
              <w:szCs w:val="22"/>
            </w:rPr>
            <w:instrText xml:space="preserve"> CITATION May10 \l 1033 </w:instrText>
          </w:r>
          <w:r w:rsidR="006F1D20"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May10" w:history="1">
            <w:r w:rsidR="000926B2" w:rsidRPr="000926B2">
              <w:rPr>
                <w:rStyle w:val="Heading2Char"/>
                <w:rFonts w:ascii="Times" w:eastAsia="Times New Roman" w:hAnsi="Times" w:cs="Times New Roman"/>
                <w:noProof/>
                <w:color w:val="auto"/>
                <w:sz w:val="22"/>
                <w:szCs w:val="22"/>
              </w:rPr>
              <w:t>41</w:t>
            </w:r>
          </w:hyperlink>
          <w:r w:rsidR="000926B2" w:rsidRPr="000926B2">
            <w:rPr>
              <w:rFonts w:ascii="Times" w:eastAsia="Times New Roman" w:hAnsi="Times" w:cs="Times New Roman"/>
              <w:noProof/>
              <w:sz w:val="22"/>
              <w:szCs w:val="22"/>
            </w:rPr>
            <w:t>]</w:t>
          </w:r>
          <w:r w:rsidR="006F1D20" w:rsidRPr="000926B2">
            <w:rPr>
              <w:rFonts w:ascii="Times" w:eastAsia="Times New Roman" w:hAnsi="Times" w:cs="Times New Roman"/>
              <w:sz w:val="22"/>
              <w:szCs w:val="22"/>
              <w:lang w:val="en-GB"/>
            </w:rPr>
            <w:fldChar w:fldCharType="end"/>
          </w:r>
        </w:sdtContent>
      </w:sdt>
      <w:r w:rsidR="00F3001A" w:rsidRPr="000926B2">
        <w:rPr>
          <w:rFonts w:ascii="Times" w:eastAsia="Times New Roman" w:hAnsi="Times" w:cs="Times New Roman"/>
          <w:sz w:val="22"/>
          <w:szCs w:val="22"/>
          <w:lang w:val="en-GB"/>
        </w:rPr>
        <w:t>.</w:t>
      </w:r>
      <w:ins w:id="1997" w:author="Chara Katiri" w:date="2015-04-11T19:31:00Z">
        <w:r w:rsidR="004F4BD6" w:rsidRPr="000926B2">
          <w:rPr>
            <w:rFonts w:ascii="Times" w:eastAsia="Times New Roman" w:hAnsi="Times" w:cs="Times New Roman"/>
            <w:sz w:val="22"/>
            <w:szCs w:val="22"/>
            <w:lang w:val="en-GB"/>
          </w:rPr>
          <w:t xml:space="preserve"> </w:t>
        </w:r>
      </w:ins>
    </w:p>
    <w:p w14:paraId="2258ED21" w14:textId="79FB5DBF" w:rsidR="002E74CA" w:rsidRPr="000926B2" w:rsidRDefault="00FD088B" w:rsidP="00EE1303">
      <w:pPr>
        <w:spacing w:after="240" w:line="360" w:lineRule="auto"/>
        <w:ind w:left="720" w:firstLine="556"/>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t xml:space="preserve">The aim of the project plan </w:t>
      </w:r>
      <w:r w:rsidR="00F3001A" w:rsidRPr="000926B2">
        <w:rPr>
          <w:rFonts w:ascii="Times" w:eastAsia="Times New Roman" w:hAnsi="Times" w:cs="Times New Roman"/>
          <w:sz w:val="22"/>
          <w:szCs w:val="22"/>
          <w:lang w:val="en-GB"/>
        </w:rPr>
        <w:t>was</w:t>
      </w:r>
      <w:r w:rsidRPr="000926B2">
        <w:rPr>
          <w:rFonts w:ascii="Times" w:eastAsia="Times New Roman" w:hAnsi="Times" w:cs="Times New Roman"/>
          <w:sz w:val="22"/>
          <w:szCs w:val="22"/>
          <w:lang w:val="en-GB"/>
        </w:rPr>
        <w:t xml:space="preserve"> to ensure balance between </w:t>
      </w:r>
      <w:r w:rsidR="004E4850" w:rsidRPr="000926B2">
        <w:rPr>
          <w:rFonts w:ascii="Times" w:eastAsia="Times New Roman" w:hAnsi="Times" w:cs="Times New Roman"/>
          <w:sz w:val="22"/>
          <w:szCs w:val="22"/>
          <w:lang w:val="en-GB"/>
        </w:rPr>
        <w:t xml:space="preserve">timescales and project quality. </w:t>
      </w:r>
      <w:r w:rsidR="00F3001A" w:rsidRPr="000926B2">
        <w:rPr>
          <w:rFonts w:ascii="Times" w:eastAsia="Times New Roman" w:hAnsi="Times" w:cs="Times New Roman"/>
          <w:sz w:val="22"/>
          <w:szCs w:val="22"/>
          <w:lang w:val="en-GB"/>
        </w:rPr>
        <w:t xml:space="preserve">Details in the R&amp;D phase </w:t>
      </w:r>
      <w:r w:rsidR="007C15E7" w:rsidRPr="000926B2">
        <w:rPr>
          <w:rFonts w:ascii="Times" w:eastAsia="Times New Roman" w:hAnsi="Times" w:cs="Times New Roman"/>
          <w:sz w:val="22"/>
          <w:szCs w:val="22"/>
          <w:lang w:val="en-GB"/>
        </w:rPr>
        <w:t>were</w:t>
      </w:r>
      <w:r w:rsidR="00F3001A" w:rsidRPr="000926B2">
        <w:rPr>
          <w:rFonts w:ascii="Times" w:eastAsia="Times New Roman" w:hAnsi="Times" w:cs="Times New Roman"/>
          <w:sz w:val="22"/>
          <w:szCs w:val="22"/>
          <w:lang w:val="en-GB"/>
        </w:rPr>
        <w:t xml:space="preserve"> important but it was equally important to avoid destructions and remain focused on the project goal</w:t>
      </w:r>
      <w:r w:rsidR="006F1D20" w:rsidRPr="000926B2">
        <w:rPr>
          <w:rFonts w:ascii="Times" w:eastAsia="Times New Roman" w:hAnsi="Times" w:cs="Times New Roman"/>
          <w:sz w:val="22"/>
          <w:szCs w:val="22"/>
          <w:lang w:val="en-GB"/>
        </w:rPr>
        <w:t xml:space="preserve"> </w:t>
      </w:r>
      <w:sdt>
        <w:sdtPr>
          <w:rPr>
            <w:rFonts w:ascii="Times" w:eastAsia="Times New Roman" w:hAnsi="Times" w:cs="Times New Roman"/>
            <w:sz w:val="22"/>
            <w:szCs w:val="22"/>
            <w:lang w:val="en-GB"/>
          </w:rPr>
          <w:id w:val="675384701"/>
          <w:citation/>
        </w:sdtPr>
        <w:sdtContent>
          <w:r w:rsidR="006F1D20" w:rsidRPr="000926B2">
            <w:rPr>
              <w:rFonts w:ascii="Times" w:eastAsia="Times New Roman" w:hAnsi="Times" w:cs="Times New Roman"/>
              <w:sz w:val="22"/>
              <w:szCs w:val="22"/>
              <w:lang w:val="en-GB"/>
            </w:rPr>
            <w:fldChar w:fldCharType="begin"/>
          </w:r>
          <w:r w:rsidR="006F1D20" w:rsidRPr="000926B2">
            <w:rPr>
              <w:rFonts w:ascii="Times" w:eastAsia="Times New Roman" w:hAnsi="Times" w:cs="Times New Roman"/>
              <w:sz w:val="22"/>
              <w:szCs w:val="22"/>
            </w:rPr>
            <w:instrText xml:space="preserve"> CITATION Tea15 \l 1033 </w:instrText>
          </w:r>
          <w:r w:rsidR="006F1D20"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Tea15" w:history="1">
            <w:r w:rsidR="000926B2" w:rsidRPr="000926B2">
              <w:rPr>
                <w:rStyle w:val="Heading2Char"/>
                <w:rFonts w:ascii="Times" w:eastAsia="Times New Roman" w:hAnsi="Times" w:cs="Times New Roman"/>
                <w:noProof/>
                <w:color w:val="auto"/>
                <w:sz w:val="22"/>
                <w:szCs w:val="22"/>
              </w:rPr>
              <w:t>42</w:t>
            </w:r>
          </w:hyperlink>
          <w:r w:rsidR="000926B2" w:rsidRPr="000926B2">
            <w:rPr>
              <w:rFonts w:ascii="Times" w:eastAsia="Times New Roman" w:hAnsi="Times" w:cs="Times New Roman"/>
              <w:noProof/>
              <w:sz w:val="22"/>
              <w:szCs w:val="22"/>
            </w:rPr>
            <w:t>]</w:t>
          </w:r>
          <w:r w:rsidR="006F1D20" w:rsidRPr="000926B2">
            <w:rPr>
              <w:rFonts w:ascii="Times" w:eastAsia="Times New Roman" w:hAnsi="Times" w:cs="Times New Roman"/>
              <w:sz w:val="22"/>
              <w:szCs w:val="22"/>
              <w:lang w:val="en-GB"/>
            </w:rPr>
            <w:fldChar w:fldCharType="end"/>
          </w:r>
        </w:sdtContent>
      </w:sdt>
      <w:r w:rsidR="00F3001A" w:rsidRPr="000926B2">
        <w:rPr>
          <w:rFonts w:ascii="Times" w:eastAsia="Times New Roman" w:hAnsi="Times" w:cs="Times New Roman"/>
          <w:sz w:val="22"/>
          <w:szCs w:val="22"/>
          <w:lang w:val="en-GB"/>
        </w:rPr>
        <w:t xml:space="preserve">.  </w:t>
      </w:r>
    </w:p>
    <w:p w14:paraId="45F17FE3" w14:textId="25305B5C" w:rsidR="00B42BFE" w:rsidRPr="000926B2" w:rsidRDefault="00682029" w:rsidP="00EE1303">
      <w:pPr>
        <w:spacing w:after="240" w:line="360" w:lineRule="auto"/>
        <w:ind w:left="720" w:firstLine="556"/>
        <w:contextualSpacing/>
        <w:jc w:val="both"/>
        <w:rPr>
          <w:ins w:id="1998" w:author="Chara Katiri" w:date="2015-04-11T23:21:00Z"/>
          <w:rFonts w:ascii="Times" w:eastAsia="Times New Roman" w:hAnsi="Times" w:cs="Times New Roman"/>
          <w:sz w:val="22"/>
          <w:szCs w:val="22"/>
          <w:lang w:val="en-GB"/>
        </w:rPr>
      </w:pPr>
      <w:r w:rsidRPr="000926B2">
        <w:rPr>
          <w:rFonts w:ascii="Times" w:eastAsia="Times New Roman" w:hAnsi="Times" w:cs="Times New Roman"/>
          <w:sz w:val="22"/>
          <w:szCs w:val="22"/>
          <w:lang w:val="en-GB"/>
        </w:rPr>
        <w:t>The optimal</w:t>
      </w:r>
      <w:ins w:id="1999" w:author="Chara Katiri" w:date="2015-04-11T23:19:00Z">
        <w:r w:rsidR="00B42BFE" w:rsidRPr="000926B2">
          <w:rPr>
            <w:rFonts w:ascii="Times" w:eastAsia="Times New Roman" w:hAnsi="Times" w:cs="Times New Roman"/>
            <w:sz w:val="22"/>
            <w:szCs w:val="22"/>
            <w:lang w:val="en-GB"/>
          </w:rPr>
          <w:t xml:space="preserve"> strategy to estimate</w:t>
        </w:r>
      </w:ins>
      <w:r w:rsidRPr="000926B2">
        <w:rPr>
          <w:rFonts w:ascii="Times" w:eastAsia="Times New Roman" w:hAnsi="Times" w:cs="Times New Roman"/>
          <w:sz w:val="22"/>
          <w:szCs w:val="22"/>
          <w:lang w:val="en-GB"/>
        </w:rPr>
        <w:t xml:space="preserve"> timescales </w:t>
      </w:r>
      <w:r w:rsidR="004C7FE3" w:rsidRPr="000926B2">
        <w:rPr>
          <w:rFonts w:ascii="Times" w:eastAsia="Times New Roman" w:hAnsi="Times" w:cs="Times New Roman"/>
          <w:sz w:val="22"/>
          <w:szCs w:val="22"/>
          <w:lang w:val="en-GB"/>
        </w:rPr>
        <w:t>for system’s dev</w:t>
      </w:r>
      <w:r w:rsidR="007C15E7" w:rsidRPr="000926B2">
        <w:rPr>
          <w:rFonts w:ascii="Times" w:eastAsia="Times New Roman" w:hAnsi="Times" w:cs="Times New Roman"/>
          <w:sz w:val="22"/>
          <w:szCs w:val="22"/>
          <w:lang w:val="en-GB"/>
        </w:rPr>
        <w:t>elopment is</w:t>
      </w:r>
      <w:ins w:id="2000" w:author="Chara Katiri" w:date="2015-04-11T23:20:00Z">
        <w:r w:rsidR="00B42BFE" w:rsidRPr="000926B2">
          <w:rPr>
            <w:rFonts w:ascii="Times" w:eastAsia="Times New Roman" w:hAnsi="Times" w:cs="Times New Roman"/>
            <w:sz w:val="22"/>
            <w:szCs w:val="22"/>
            <w:lang w:val="en-GB"/>
          </w:rPr>
          <w:t>:</w:t>
        </w:r>
      </w:ins>
      <w:ins w:id="2001" w:author="Chara Katiri" w:date="2015-04-11T23:21:00Z">
        <w:r w:rsidR="00B42BFE" w:rsidRPr="000926B2">
          <w:rPr>
            <w:rFonts w:ascii="Times" w:eastAsia="Times New Roman" w:hAnsi="Times" w:cs="Times New Roman"/>
            <w:sz w:val="22"/>
            <w:szCs w:val="22"/>
            <w:lang w:val="en-GB"/>
          </w:rPr>
          <w:t xml:space="preserve"> </w:t>
        </w:r>
      </w:ins>
      <w:sdt>
        <w:sdtPr>
          <w:rPr>
            <w:rFonts w:ascii="Times" w:eastAsia="Times New Roman" w:hAnsi="Times" w:cs="Times New Roman"/>
            <w:sz w:val="22"/>
            <w:szCs w:val="22"/>
            <w:lang w:val="en-GB"/>
          </w:rPr>
          <w:id w:val="-1880463906"/>
          <w:citation/>
        </w:sdtPr>
        <w:sdtContent>
          <w:r w:rsidR="006F1D20" w:rsidRPr="000926B2">
            <w:rPr>
              <w:rFonts w:ascii="Times" w:eastAsia="Times New Roman" w:hAnsi="Times" w:cs="Times New Roman"/>
              <w:sz w:val="22"/>
              <w:szCs w:val="22"/>
              <w:lang w:val="en-GB"/>
            </w:rPr>
            <w:fldChar w:fldCharType="begin"/>
          </w:r>
          <w:r w:rsidR="006F1D20" w:rsidRPr="000926B2">
            <w:rPr>
              <w:rFonts w:ascii="Times" w:eastAsia="Times New Roman" w:hAnsi="Times" w:cs="Times New Roman"/>
              <w:sz w:val="22"/>
              <w:szCs w:val="22"/>
            </w:rPr>
            <w:instrText xml:space="preserve"> CITATION Bar09 \l 1033 </w:instrText>
          </w:r>
          <w:r w:rsidR="006F1D20"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Bar09" w:history="1">
            <w:r w:rsidR="000926B2" w:rsidRPr="000926B2">
              <w:rPr>
                <w:rStyle w:val="Heading2Char"/>
                <w:rFonts w:ascii="Times" w:eastAsia="Times New Roman" w:hAnsi="Times" w:cs="Times New Roman"/>
                <w:noProof/>
                <w:color w:val="auto"/>
                <w:sz w:val="22"/>
                <w:szCs w:val="22"/>
              </w:rPr>
              <w:t>43</w:t>
            </w:r>
          </w:hyperlink>
          <w:r w:rsidR="000926B2" w:rsidRPr="000926B2">
            <w:rPr>
              <w:rFonts w:ascii="Times" w:eastAsia="Times New Roman" w:hAnsi="Times" w:cs="Times New Roman"/>
              <w:noProof/>
              <w:sz w:val="22"/>
              <w:szCs w:val="22"/>
            </w:rPr>
            <w:t>]</w:t>
          </w:r>
          <w:r w:rsidR="006F1D20" w:rsidRPr="000926B2">
            <w:rPr>
              <w:rFonts w:ascii="Times" w:eastAsia="Times New Roman" w:hAnsi="Times" w:cs="Times New Roman"/>
              <w:sz w:val="22"/>
              <w:szCs w:val="22"/>
              <w:lang w:val="en-GB"/>
            </w:rPr>
            <w:fldChar w:fldCharType="end"/>
          </w:r>
        </w:sdtContent>
      </w:sdt>
      <w:ins w:id="2002" w:author="Chara Katiri" w:date="2015-04-11T23:21:00Z">
        <w:r w:rsidR="00B42BFE" w:rsidRPr="000926B2">
          <w:rPr>
            <w:rFonts w:ascii="Times" w:eastAsia="Times New Roman" w:hAnsi="Times" w:cs="Times New Roman"/>
            <w:sz w:val="22"/>
            <w:szCs w:val="22"/>
            <w:lang w:val="en-GB"/>
          </w:rPr>
          <w:t xml:space="preserve"> </w:t>
        </w:r>
      </w:ins>
    </w:p>
    <w:p w14:paraId="079F3B9B" w14:textId="77777777" w:rsidR="007605EF" w:rsidRPr="000926B2" w:rsidRDefault="007605EF" w:rsidP="00EE1303">
      <w:pPr>
        <w:pStyle w:val="ListParagraph"/>
        <w:numPr>
          <w:ilvl w:val="0"/>
          <w:numId w:val="52"/>
        </w:numPr>
        <w:spacing w:after="240" w:line="360" w:lineRule="auto"/>
        <w:jc w:val="both"/>
        <w:rPr>
          <w:ins w:id="2003" w:author="Chara Katiri" w:date="2015-04-11T23:23:00Z"/>
          <w:rFonts w:ascii="Times" w:eastAsia="Times New Roman" w:hAnsi="Times" w:cs="Times New Roman"/>
          <w:sz w:val="22"/>
          <w:szCs w:val="22"/>
          <w:lang w:val="en-GB"/>
        </w:rPr>
        <w:pPrChange w:id="2004" w:author="Chara Katiri" w:date="2015-04-12T20:48:00Z">
          <w:pPr>
            <w:spacing w:after="240" w:line="360" w:lineRule="auto"/>
            <w:ind w:left="720" w:firstLine="556"/>
            <w:contextualSpacing/>
            <w:jc w:val="both"/>
          </w:pPr>
        </w:pPrChange>
      </w:pPr>
      <w:ins w:id="2005" w:author="Chara Katiri" w:date="2015-04-11T23:23:00Z">
        <w:r w:rsidRPr="000926B2">
          <w:rPr>
            <w:rFonts w:ascii="Times" w:eastAsia="Times New Roman" w:hAnsi="Times" w:cs="Times New Roman"/>
            <w:sz w:val="22"/>
            <w:szCs w:val="22"/>
            <w:lang w:val="en-GB"/>
          </w:rPr>
          <w:t>Phase 1:</w:t>
        </w:r>
      </w:ins>
    </w:p>
    <w:p w14:paraId="615DC43A" w14:textId="02BE61E2" w:rsidR="007605EF" w:rsidRPr="000926B2" w:rsidRDefault="007605EF" w:rsidP="00EE1303">
      <w:pPr>
        <w:pStyle w:val="ListParagraph"/>
        <w:numPr>
          <w:ilvl w:val="1"/>
          <w:numId w:val="52"/>
        </w:numPr>
        <w:spacing w:after="240" w:line="360" w:lineRule="auto"/>
        <w:jc w:val="both"/>
        <w:rPr>
          <w:ins w:id="2006" w:author="Chara Katiri" w:date="2015-04-11T23:22:00Z"/>
          <w:rFonts w:ascii="Times" w:eastAsia="Times New Roman" w:hAnsi="Times" w:cs="Times New Roman"/>
          <w:sz w:val="22"/>
          <w:szCs w:val="22"/>
          <w:lang w:val="en-GB"/>
        </w:rPr>
        <w:pPrChange w:id="2007" w:author="Chara Katiri" w:date="2015-04-12T20:48:00Z">
          <w:pPr>
            <w:spacing w:after="240" w:line="360" w:lineRule="auto"/>
            <w:ind w:left="720" w:firstLine="556"/>
            <w:contextualSpacing/>
            <w:jc w:val="both"/>
          </w:pPr>
        </w:pPrChange>
      </w:pPr>
      <w:ins w:id="2008" w:author="Chara Katiri" w:date="2015-04-11T23:22:00Z">
        <w:r w:rsidRPr="000926B2">
          <w:rPr>
            <w:rFonts w:ascii="Times" w:eastAsia="Times New Roman" w:hAnsi="Times" w:cs="Times New Roman"/>
            <w:sz w:val="22"/>
            <w:szCs w:val="22"/>
            <w:lang w:val="en-GB"/>
          </w:rPr>
          <w:t>Research and planning: 5%</w:t>
        </w:r>
      </w:ins>
    </w:p>
    <w:p w14:paraId="1B48AF43" w14:textId="5C4CE523" w:rsidR="007605EF" w:rsidRPr="000926B2" w:rsidRDefault="007605EF" w:rsidP="00EE1303">
      <w:pPr>
        <w:pStyle w:val="ListParagraph"/>
        <w:numPr>
          <w:ilvl w:val="1"/>
          <w:numId w:val="52"/>
        </w:numPr>
        <w:spacing w:after="240" w:line="360" w:lineRule="auto"/>
        <w:jc w:val="both"/>
        <w:rPr>
          <w:ins w:id="2009" w:author="Chara Katiri" w:date="2015-04-11T23:23:00Z"/>
          <w:rFonts w:ascii="Times" w:eastAsia="Times New Roman" w:hAnsi="Times" w:cs="Times New Roman"/>
          <w:sz w:val="22"/>
          <w:szCs w:val="22"/>
          <w:lang w:val="en-GB"/>
        </w:rPr>
        <w:pPrChange w:id="2010" w:author="Chara Katiri" w:date="2015-04-12T20:48:00Z">
          <w:pPr>
            <w:spacing w:after="240" w:line="360" w:lineRule="auto"/>
            <w:ind w:left="720" w:firstLine="556"/>
            <w:contextualSpacing/>
            <w:jc w:val="both"/>
          </w:pPr>
        </w:pPrChange>
      </w:pPr>
      <w:ins w:id="2011" w:author="Chara Katiri" w:date="2015-04-11T23:22:00Z">
        <w:r w:rsidRPr="000926B2">
          <w:rPr>
            <w:rFonts w:ascii="Times" w:eastAsia="Times New Roman" w:hAnsi="Times" w:cs="Times New Roman"/>
            <w:sz w:val="22"/>
            <w:szCs w:val="22"/>
            <w:lang w:val="en-GB"/>
          </w:rPr>
          <w:t>Solution design: 5%</w:t>
        </w:r>
      </w:ins>
    </w:p>
    <w:p w14:paraId="1FEAAC1D" w14:textId="7F6B500A" w:rsidR="007605EF" w:rsidRPr="000926B2" w:rsidRDefault="007605EF" w:rsidP="00EE1303">
      <w:pPr>
        <w:pStyle w:val="ListParagraph"/>
        <w:numPr>
          <w:ilvl w:val="1"/>
          <w:numId w:val="52"/>
        </w:numPr>
        <w:spacing w:after="240" w:line="360" w:lineRule="auto"/>
        <w:jc w:val="both"/>
        <w:rPr>
          <w:ins w:id="2012" w:author="Chara Katiri" w:date="2015-04-11T23:22:00Z"/>
          <w:rFonts w:ascii="Times" w:eastAsia="Times New Roman" w:hAnsi="Times" w:cs="Times New Roman"/>
          <w:sz w:val="22"/>
          <w:szCs w:val="22"/>
          <w:lang w:val="en-GB"/>
        </w:rPr>
        <w:pPrChange w:id="2013" w:author="Chara Katiri" w:date="2015-04-12T20:48:00Z">
          <w:pPr>
            <w:spacing w:after="240" w:line="360" w:lineRule="auto"/>
            <w:ind w:left="720" w:firstLine="556"/>
            <w:contextualSpacing/>
            <w:jc w:val="both"/>
          </w:pPr>
        </w:pPrChange>
      </w:pPr>
      <w:ins w:id="2014" w:author="Chara Katiri" w:date="2015-04-11T23:23:00Z">
        <w:r w:rsidRPr="000926B2">
          <w:rPr>
            <w:rFonts w:ascii="Times" w:eastAsia="Times New Roman" w:hAnsi="Times" w:cs="Times New Roman"/>
            <w:sz w:val="22"/>
            <w:szCs w:val="22"/>
            <w:lang w:val="en-GB"/>
          </w:rPr>
          <w:t>Design: 25%</w:t>
        </w:r>
      </w:ins>
    </w:p>
    <w:p w14:paraId="03461107" w14:textId="001D4EF9" w:rsidR="007605EF" w:rsidRPr="000926B2" w:rsidRDefault="007605EF" w:rsidP="00EE1303">
      <w:pPr>
        <w:pStyle w:val="ListParagraph"/>
        <w:numPr>
          <w:ilvl w:val="0"/>
          <w:numId w:val="52"/>
        </w:numPr>
        <w:spacing w:after="240" w:line="360" w:lineRule="auto"/>
        <w:jc w:val="both"/>
        <w:rPr>
          <w:ins w:id="2015" w:author="Chara Katiri" w:date="2015-04-11T23:23:00Z"/>
          <w:rFonts w:ascii="Times" w:eastAsia="Times New Roman" w:hAnsi="Times" w:cs="Times New Roman"/>
          <w:sz w:val="22"/>
          <w:szCs w:val="22"/>
          <w:lang w:val="en-GB"/>
        </w:rPr>
        <w:pPrChange w:id="2016" w:author="Chara Katiri" w:date="2015-04-12T20:48:00Z">
          <w:pPr>
            <w:spacing w:after="240" w:line="360" w:lineRule="auto"/>
            <w:ind w:left="720" w:firstLine="556"/>
            <w:contextualSpacing/>
            <w:jc w:val="both"/>
          </w:pPr>
        </w:pPrChange>
      </w:pPr>
      <w:ins w:id="2017" w:author="Chara Katiri" w:date="2015-04-11T23:23:00Z">
        <w:r w:rsidRPr="000926B2">
          <w:rPr>
            <w:rFonts w:ascii="Times" w:eastAsia="Times New Roman" w:hAnsi="Times" w:cs="Times New Roman"/>
            <w:sz w:val="22"/>
            <w:szCs w:val="22"/>
            <w:lang w:val="en-GB"/>
          </w:rPr>
          <w:t xml:space="preserve">Phase 2: </w:t>
        </w:r>
      </w:ins>
    </w:p>
    <w:p w14:paraId="5113DFC6" w14:textId="27E432CB" w:rsidR="007605EF" w:rsidRPr="000926B2" w:rsidRDefault="007605EF" w:rsidP="00EE1303">
      <w:pPr>
        <w:pStyle w:val="ListParagraph"/>
        <w:numPr>
          <w:ilvl w:val="1"/>
          <w:numId w:val="52"/>
        </w:numPr>
        <w:spacing w:after="240" w:line="360" w:lineRule="auto"/>
        <w:jc w:val="both"/>
        <w:rPr>
          <w:ins w:id="2018" w:author="Chara Katiri" w:date="2015-04-11T23:23:00Z"/>
          <w:rFonts w:ascii="Times" w:eastAsia="Times New Roman" w:hAnsi="Times" w:cs="Times New Roman"/>
          <w:sz w:val="22"/>
          <w:szCs w:val="22"/>
          <w:lang w:val="en-GB"/>
        </w:rPr>
        <w:pPrChange w:id="2019" w:author="Chara Katiri" w:date="2015-04-12T20:48:00Z">
          <w:pPr>
            <w:spacing w:after="240" w:line="360" w:lineRule="auto"/>
            <w:ind w:left="720" w:firstLine="556"/>
            <w:contextualSpacing/>
            <w:jc w:val="both"/>
          </w:pPr>
        </w:pPrChange>
      </w:pPr>
      <w:ins w:id="2020" w:author="Chara Katiri" w:date="2015-04-11T23:23:00Z">
        <w:r w:rsidRPr="000926B2">
          <w:rPr>
            <w:rFonts w:ascii="Times" w:eastAsia="Times New Roman" w:hAnsi="Times" w:cs="Times New Roman"/>
            <w:sz w:val="22"/>
            <w:szCs w:val="22"/>
            <w:lang w:val="en-GB"/>
          </w:rPr>
          <w:t>Front-</w:t>
        </w:r>
      </w:ins>
      <w:ins w:id="2021" w:author="Chara Katiri" w:date="2015-04-11T23:29:00Z">
        <w:r w:rsidRPr="000926B2">
          <w:rPr>
            <w:rFonts w:ascii="Times" w:eastAsia="Times New Roman" w:hAnsi="Times" w:cs="Times New Roman"/>
            <w:sz w:val="22"/>
            <w:szCs w:val="22"/>
            <w:lang w:val="en-GB"/>
          </w:rPr>
          <w:t xml:space="preserve">end and back-end </w:t>
        </w:r>
      </w:ins>
      <w:ins w:id="2022" w:author="Chara Katiri" w:date="2015-04-11T23:23:00Z">
        <w:r w:rsidRPr="000926B2">
          <w:rPr>
            <w:rFonts w:ascii="Times" w:eastAsia="Times New Roman" w:hAnsi="Times" w:cs="Times New Roman"/>
            <w:sz w:val="22"/>
            <w:szCs w:val="22"/>
            <w:lang w:val="en-GB"/>
          </w:rPr>
          <w:t>development: 15%</w:t>
        </w:r>
      </w:ins>
    </w:p>
    <w:p w14:paraId="019EA10C" w14:textId="77777777" w:rsidR="007605EF" w:rsidRPr="000926B2" w:rsidRDefault="007605EF" w:rsidP="00EE1303">
      <w:pPr>
        <w:pStyle w:val="ListParagraph"/>
        <w:numPr>
          <w:ilvl w:val="0"/>
          <w:numId w:val="52"/>
        </w:numPr>
        <w:spacing w:after="240" w:line="360" w:lineRule="auto"/>
        <w:jc w:val="both"/>
        <w:rPr>
          <w:ins w:id="2023" w:author="Chara Katiri" w:date="2015-04-11T23:24:00Z"/>
          <w:rFonts w:ascii="Times" w:eastAsia="Times New Roman" w:hAnsi="Times" w:cs="Times New Roman"/>
          <w:sz w:val="22"/>
          <w:szCs w:val="22"/>
          <w:lang w:val="en-GB"/>
        </w:rPr>
        <w:pPrChange w:id="2024" w:author="Chara Katiri" w:date="2015-04-12T20:48:00Z">
          <w:pPr>
            <w:spacing w:after="240" w:line="360" w:lineRule="auto"/>
            <w:ind w:left="720" w:firstLine="556"/>
            <w:contextualSpacing/>
            <w:jc w:val="both"/>
          </w:pPr>
        </w:pPrChange>
      </w:pPr>
      <w:ins w:id="2025" w:author="Chara Katiri" w:date="2015-04-11T23:24:00Z">
        <w:r w:rsidRPr="000926B2">
          <w:rPr>
            <w:rFonts w:ascii="Times" w:eastAsia="Times New Roman" w:hAnsi="Times" w:cs="Times New Roman"/>
            <w:sz w:val="22"/>
            <w:szCs w:val="22"/>
            <w:lang w:val="en-GB"/>
          </w:rPr>
          <w:t xml:space="preserve">Phase 3: </w:t>
        </w:r>
      </w:ins>
    </w:p>
    <w:p w14:paraId="238F0E1D" w14:textId="623FD718" w:rsidR="007605EF" w:rsidRPr="000926B2" w:rsidRDefault="007605EF" w:rsidP="00EE1303">
      <w:pPr>
        <w:pStyle w:val="ListParagraph"/>
        <w:numPr>
          <w:ilvl w:val="1"/>
          <w:numId w:val="52"/>
        </w:numPr>
        <w:spacing w:after="240" w:line="360" w:lineRule="auto"/>
        <w:jc w:val="both"/>
        <w:rPr>
          <w:ins w:id="2026" w:author="Chara Katiri" w:date="2015-04-11T23:24:00Z"/>
          <w:rFonts w:ascii="Times" w:eastAsia="Times New Roman" w:hAnsi="Times" w:cs="Times New Roman"/>
          <w:sz w:val="22"/>
          <w:szCs w:val="22"/>
          <w:lang w:val="en-GB"/>
        </w:rPr>
        <w:pPrChange w:id="2027" w:author="Chara Katiri" w:date="2015-04-12T20:48:00Z">
          <w:pPr>
            <w:spacing w:after="240" w:line="360" w:lineRule="auto"/>
            <w:ind w:left="720" w:firstLine="556"/>
            <w:contextualSpacing/>
            <w:jc w:val="both"/>
          </w:pPr>
        </w:pPrChange>
      </w:pPr>
      <w:ins w:id="2028" w:author="Chara Katiri" w:date="2015-04-11T23:24:00Z">
        <w:r w:rsidRPr="000926B2">
          <w:rPr>
            <w:rFonts w:ascii="Times" w:eastAsia="Times New Roman" w:hAnsi="Times" w:cs="Times New Roman"/>
            <w:sz w:val="22"/>
            <w:szCs w:val="22"/>
            <w:lang w:val="en-GB"/>
          </w:rPr>
          <w:t>Testing: 30%</w:t>
        </w:r>
      </w:ins>
    </w:p>
    <w:p w14:paraId="593483EC" w14:textId="12B493DA" w:rsidR="007605EF" w:rsidRPr="000926B2" w:rsidRDefault="007605EF" w:rsidP="00EE1303">
      <w:pPr>
        <w:pStyle w:val="ListParagraph"/>
        <w:numPr>
          <w:ilvl w:val="0"/>
          <w:numId w:val="52"/>
        </w:numPr>
        <w:spacing w:after="240" w:line="360" w:lineRule="auto"/>
        <w:jc w:val="both"/>
        <w:rPr>
          <w:ins w:id="2029" w:author="Chara Katiri" w:date="2015-04-11T23:24:00Z"/>
          <w:rFonts w:ascii="Times" w:eastAsia="Times New Roman" w:hAnsi="Times" w:cs="Times New Roman"/>
          <w:sz w:val="22"/>
          <w:szCs w:val="22"/>
          <w:lang w:val="en-GB"/>
        </w:rPr>
        <w:pPrChange w:id="2030" w:author="Chara Katiri" w:date="2015-04-12T20:48:00Z">
          <w:pPr>
            <w:spacing w:after="240" w:line="360" w:lineRule="auto"/>
            <w:ind w:left="720" w:firstLine="556"/>
            <w:contextualSpacing/>
            <w:jc w:val="both"/>
          </w:pPr>
        </w:pPrChange>
      </w:pPr>
      <w:ins w:id="2031" w:author="Chara Katiri" w:date="2015-04-11T23:24:00Z">
        <w:r w:rsidRPr="000926B2">
          <w:rPr>
            <w:rFonts w:ascii="Times" w:eastAsia="Times New Roman" w:hAnsi="Times" w:cs="Times New Roman"/>
            <w:sz w:val="22"/>
            <w:szCs w:val="22"/>
            <w:lang w:val="en-GB"/>
          </w:rPr>
          <w:t>Phase 4:</w:t>
        </w:r>
      </w:ins>
    </w:p>
    <w:p w14:paraId="724D1892" w14:textId="0FB1C149" w:rsidR="007605EF" w:rsidRPr="000926B2" w:rsidRDefault="007605EF" w:rsidP="00EE1303">
      <w:pPr>
        <w:pStyle w:val="ListParagraph"/>
        <w:numPr>
          <w:ilvl w:val="1"/>
          <w:numId w:val="52"/>
        </w:numPr>
        <w:spacing w:after="240" w:line="360" w:lineRule="auto"/>
        <w:jc w:val="both"/>
        <w:rPr>
          <w:ins w:id="2032" w:author="Chara Katiri" w:date="2015-04-11T23:20:00Z"/>
          <w:rFonts w:ascii="Times" w:eastAsia="Times New Roman" w:hAnsi="Times" w:cs="Times New Roman"/>
          <w:sz w:val="22"/>
          <w:szCs w:val="22"/>
          <w:lang w:val="en-GB"/>
          <w:rPrChange w:id="2033" w:author="Chara Katiri" w:date="2015-04-12T20:48:00Z">
            <w:rPr>
              <w:ins w:id="2034" w:author="Chara Katiri" w:date="2015-04-11T23:20:00Z"/>
              <w:lang w:val="en-GB"/>
            </w:rPr>
          </w:rPrChange>
        </w:rPr>
        <w:pPrChange w:id="2035" w:author="Chara Katiri" w:date="2015-04-12T20:48:00Z">
          <w:pPr>
            <w:spacing w:after="240" w:line="360" w:lineRule="auto"/>
            <w:ind w:left="720" w:firstLine="556"/>
            <w:contextualSpacing/>
            <w:jc w:val="both"/>
          </w:pPr>
        </w:pPrChange>
      </w:pPr>
      <w:ins w:id="2036" w:author="Chara Katiri" w:date="2015-04-11T23:24:00Z">
        <w:r w:rsidRPr="000926B2">
          <w:rPr>
            <w:rFonts w:ascii="Times" w:eastAsia="Times New Roman" w:hAnsi="Times" w:cs="Times New Roman"/>
            <w:sz w:val="22"/>
            <w:szCs w:val="22"/>
            <w:lang w:val="en-GB"/>
          </w:rPr>
          <w:t>Contingency: 10%</w:t>
        </w:r>
      </w:ins>
    </w:p>
    <w:p w14:paraId="5488B3C4" w14:textId="084BE07A" w:rsidR="000A1787" w:rsidRPr="000926B2" w:rsidRDefault="009F7C93" w:rsidP="00EE1303">
      <w:pPr>
        <w:spacing w:after="240" w:line="360" w:lineRule="auto"/>
        <w:ind w:left="720" w:firstLine="556"/>
        <w:contextualSpacing/>
        <w:jc w:val="both"/>
        <w:rPr>
          <w:ins w:id="2037" w:author="Chara Katiri" w:date="2015-04-12T03:30:00Z"/>
          <w:rFonts w:ascii="Times" w:eastAsia="Times New Roman" w:hAnsi="Times" w:cs="Times New Roman"/>
          <w:sz w:val="22"/>
          <w:szCs w:val="22"/>
          <w:lang w:val="en-GB"/>
        </w:rPr>
        <w:sectPr w:rsidR="000A1787" w:rsidRPr="000926B2" w:rsidSect="00871CBC">
          <w:pgSz w:w="11900" w:h="16840"/>
          <w:pgMar w:top="1440" w:right="1440" w:bottom="1440" w:left="1440" w:header="708" w:footer="708" w:gutter="0"/>
          <w:cols w:space="708"/>
          <w:titlePg/>
          <w:docGrid w:linePitch="360"/>
        </w:sectPr>
        <w:pPrChange w:id="2038" w:author="Chara Katiri" w:date="2015-04-12T20:48:00Z">
          <w:pPr>
            <w:spacing w:after="240" w:line="360" w:lineRule="auto"/>
            <w:contextualSpacing/>
            <w:jc w:val="both"/>
          </w:pPr>
        </w:pPrChange>
      </w:pPr>
      <w:r w:rsidRPr="000926B2">
        <w:rPr>
          <w:rFonts w:ascii="Times" w:eastAsia="Times New Roman" w:hAnsi="Times" w:cs="Times New Roman"/>
          <w:sz w:val="22"/>
          <w:szCs w:val="22"/>
          <w:lang w:val="en-GB"/>
        </w:rPr>
        <w:t xml:space="preserve">The detailed project plan including Milestones and resources allocated for each task is shown </w:t>
      </w:r>
      <w:ins w:id="2039" w:author="Chara Katiri" w:date="2015-04-12T03:23:00Z">
        <w:r w:rsidRPr="000926B2">
          <w:rPr>
            <w:rFonts w:ascii="Times" w:eastAsia="Times New Roman" w:hAnsi="Times" w:cs="Times New Roman"/>
            <w:sz w:val="22"/>
            <w:szCs w:val="22"/>
            <w:lang w:val="en-GB"/>
          </w:rPr>
          <w:t>chapter 9.3 Appen</w:t>
        </w:r>
        <w:r w:rsidR="000A1787" w:rsidRPr="000926B2">
          <w:rPr>
            <w:rFonts w:ascii="Times" w:eastAsia="Times New Roman" w:hAnsi="Times" w:cs="Times New Roman"/>
            <w:sz w:val="22"/>
            <w:szCs w:val="22"/>
            <w:lang w:val="en-GB"/>
          </w:rPr>
          <w:t xml:space="preserve">dix. </w:t>
        </w:r>
      </w:ins>
    </w:p>
    <w:p w14:paraId="25D5367A" w14:textId="77777777" w:rsidR="00157397" w:rsidRPr="000926B2" w:rsidRDefault="00157397" w:rsidP="00EE1303">
      <w:pPr>
        <w:pStyle w:val="Heading1"/>
        <w:numPr>
          <w:ilvl w:val="0"/>
          <w:numId w:val="13"/>
        </w:numPr>
        <w:spacing w:line="360" w:lineRule="auto"/>
        <w:contextualSpacing/>
        <w:jc w:val="both"/>
        <w:rPr>
          <w:rFonts w:ascii="Times" w:hAnsi="Times" w:cs="Times New Roman"/>
          <w:color w:val="auto"/>
          <w:sz w:val="22"/>
          <w:szCs w:val="22"/>
          <w:lang w:val="en-GB"/>
        </w:rPr>
        <w:pPrChange w:id="2040" w:author="Chara Katiri" w:date="2015-04-12T20:48:00Z">
          <w:pPr>
            <w:pStyle w:val="Heading1"/>
            <w:numPr>
              <w:numId w:val="15"/>
            </w:numPr>
            <w:spacing w:line="360" w:lineRule="auto"/>
            <w:ind w:left="360" w:hanging="360"/>
            <w:contextualSpacing/>
            <w:jc w:val="both"/>
          </w:pPr>
        </w:pPrChange>
      </w:pPr>
      <w:bookmarkStart w:id="2041" w:name="_Toc290491172"/>
      <w:r w:rsidRPr="000926B2">
        <w:rPr>
          <w:rFonts w:ascii="Times" w:hAnsi="Times" w:cs="Times New Roman"/>
          <w:color w:val="auto"/>
          <w:sz w:val="22"/>
          <w:szCs w:val="22"/>
          <w:lang w:val="en-GB"/>
        </w:rPr>
        <w:t>System implementation</w:t>
      </w:r>
      <w:bookmarkEnd w:id="2041"/>
    </w:p>
    <w:p w14:paraId="7F979F30" w14:textId="77777777" w:rsidR="00157397" w:rsidRPr="000926B2" w:rsidRDefault="00157397"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2042" w:name="_Toc290491173"/>
      <w:r w:rsidRPr="000926B2">
        <w:rPr>
          <w:rFonts w:ascii="Times" w:hAnsi="Times" w:cs="Times New Roman"/>
          <w:color w:val="auto"/>
          <w:sz w:val="22"/>
          <w:szCs w:val="22"/>
          <w:lang w:val="en-GB"/>
        </w:rPr>
        <w:t>Implementation plan</w:t>
      </w:r>
      <w:bookmarkEnd w:id="2042"/>
      <w:r w:rsidRPr="000926B2">
        <w:rPr>
          <w:rFonts w:ascii="Times" w:hAnsi="Times" w:cs="Times New Roman"/>
          <w:color w:val="auto"/>
          <w:sz w:val="22"/>
          <w:szCs w:val="22"/>
          <w:lang w:val="en-GB"/>
        </w:rPr>
        <w:t xml:space="preserve"> </w:t>
      </w:r>
    </w:p>
    <w:p w14:paraId="38F48DE2" w14:textId="2E8571F6" w:rsidR="004A3B0F" w:rsidRPr="000926B2" w:rsidRDefault="004A3B0F" w:rsidP="00EE1303">
      <w:pPr>
        <w:spacing w:line="360" w:lineRule="auto"/>
        <w:contextualSpacing/>
        <w:jc w:val="both"/>
        <w:rPr>
          <w:ins w:id="2043" w:author="Chara Katiri" w:date="2015-04-12T20:28:00Z"/>
          <w:rFonts w:ascii="Times" w:hAnsi="Times" w:cs="Times New Roman"/>
          <w:sz w:val="22"/>
          <w:szCs w:val="22"/>
          <w:rPrChange w:id="2044" w:author="Chara Katiri" w:date="2015-04-12T20:48:00Z">
            <w:rPr>
              <w:ins w:id="2045" w:author="Chara Katiri" w:date="2015-04-12T20:28:00Z"/>
              <w:rFonts w:ascii="Times" w:eastAsia="Times New Roman" w:hAnsi="Times" w:cs="Times New Roman"/>
              <w:sz w:val="22"/>
              <w:szCs w:val="22"/>
              <w:lang w:val="en-GB"/>
            </w:rPr>
          </w:rPrChange>
        </w:rPr>
      </w:pPr>
      <w:ins w:id="2046" w:author="Chara Katiri" w:date="2015-04-12T20:28:00Z">
        <w:r w:rsidRPr="000926B2">
          <w:rPr>
            <w:rFonts w:ascii="Times" w:hAnsi="Times" w:cs="Times New Roman"/>
            <w:sz w:val="22"/>
            <w:szCs w:val="22"/>
            <w:highlight w:val="yellow"/>
            <w:rPrChange w:id="2047" w:author="Chara Katiri" w:date="2015-04-12T20:48:00Z">
              <w:rPr>
                <w:highlight w:val="yellow"/>
              </w:rPr>
            </w:rPrChange>
          </w:rPr>
          <w:t>To be completed</w:t>
        </w:r>
      </w:ins>
    </w:p>
    <w:p w14:paraId="1403E3E8" w14:textId="7FAC0CF6" w:rsidR="004F4BD6" w:rsidRPr="000926B2" w:rsidRDefault="004F4BD6" w:rsidP="00EE1303">
      <w:pPr>
        <w:spacing w:line="360" w:lineRule="auto"/>
        <w:contextualSpacing/>
        <w:jc w:val="both"/>
        <w:rPr>
          <w:ins w:id="2048" w:author="Chara Katiri" w:date="2015-04-11T19:31:00Z"/>
          <w:rFonts w:ascii="Times" w:eastAsia="Times New Roman" w:hAnsi="Times" w:cs="Times New Roman"/>
          <w:sz w:val="22"/>
          <w:szCs w:val="22"/>
          <w:lang w:val="en-GB"/>
        </w:rPr>
      </w:pPr>
      <w:ins w:id="2049" w:author="Chara Katiri" w:date="2015-04-11T19:31:00Z">
        <w:r w:rsidRPr="000926B2">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37C7D73D" w14:textId="49B7C3CE" w:rsidR="00855909" w:rsidRPr="000926B2" w:rsidRDefault="00855909" w:rsidP="00EE1303">
      <w:pPr>
        <w:spacing w:line="360" w:lineRule="auto"/>
        <w:contextualSpacing/>
        <w:jc w:val="both"/>
        <w:rPr>
          <w:ins w:id="2050" w:author="Chara Katiri" w:date="2015-04-12T20:15:00Z"/>
          <w:rFonts w:ascii="Times" w:hAnsi="Times" w:cs="Times New Roman"/>
          <w:sz w:val="22"/>
          <w:szCs w:val="22"/>
        </w:rPr>
      </w:pPr>
      <w:ins w:id="2051" w:author="Chara Katiri" w:date="2015-04-12T20:15:00Z">
        <w:r w:rsidRPr="000926B2">
          <w:rPr>
            <w:rFonts w:ascii="Times" w:hAnsi="Times" w:cs="Times New Roman"/>
            <w:sz w:val="22"/>
            <w:szCs w:val="22"/>
          </w:rPr>
          <w:t>Creation of the homepage</w:t>
        </w:r>
      </w:ins>
    </w:p>
    <w:p w14:paraId="6E157F0B" w14:textId="7EEE44A8" w:rsidR="00855909" w:rsidRPr="000926B2" w:rsidRDefault="00855909" w:rsidP="00EE1303">
      <w:pPr>
        <w:spacing w:line="360" w:lineRule="auto"/>
        <w:contextualSpacing/>
        <w:jc w:val="both"/>
        <w:rPr>
          <w:ins w:id="2052" w:author="Chara Katiri" w:date="2015-04-12T20:15:00Z"/>
          <w:rFonts w:ascii="Times" w:hAnsi="Times" w:cs="Times New Roman"/>
          <w:sz w:val="22"/>
          <w:szCs w:val="22"/>
        </w:rPr>
      </w:pPr>
      <w:ins w:id="2053" w:author="Chara Katiri" w:date="2015-04-12T20:15:00Z">
        <w:r w:rsidRPr="000926B2">
          <w:rPr>
            <w:rFonts w:ascii="Times" w:hAnsi="Times" w:cs="Times New Roman"/>
            <w:sz w:val="22"/>
            <w:szCs w:val="22"/>
          </w:rPr>
          <w:t>Creation of login page</w:t>
        </w:r>
      </w:ins>
    </w:p>
    <w:p w14:paraId="29DF8496" w14:textId="1E288FCF" w:rsidR="00855909" w:rsidRPr="000926B2" w:rsidRDefault="00855909" w:rsidP="00EE1303">
      <w:pPr>
        <w:spacing w:line="360" w:lineRule="auto"/>
        <w:contextualSpacing/>
        <w:jc w:val="both"/>
        <w:rPr>
          <w:ins w:id="2054" w:author="Chara Katiri" w:date="2015-04-12T20:15:00Z"/>
          <w:rFonts w:ascii="Times" w:hAnsi="Times" w:cs="Times New Roman"/>
          <w:sz w:val="22"/>
          <w:szCs w:val="22"/>
        </w:rPr>
      </w:pPr>
      <w:ins w:id="2055" w:author="Chara Katiri" w:date="2015-04-12T20:15:00Z">
        <w:r w:rsidRPr="000926B2">
          <w:rPr>
            <w:rFonts w:ascii="Times" w:hAnsi="Times" w:cs="Times New Roman"/>
            <w:sz w:val="22"/>
            <w:szCs w:val="22"/>
          </w:rPr>
          <w:t>Creation of MySQL database</w:t>
        </w:r>
      </w:ins>
    </w:p>
    <w:p w14:paraId="22973713" w14:textId="2C41E292" w:rsidR="00855909" w:rsidRPr="000926B2" w:rsidRDefault="00855909" w:rsidP="00EE1303">
      <w:pPr>
        <w:spacing w:line="360" w:lineRule="auto"/>
        <w:contextualSpacing/>
        <w:jc w:val="both"/>
        <w:rPr>
          <w:ins w:id="2056" w:author="Chara Katiri" w:date="2015-04-12T20:15:00Z"/>
          <w:rFonts w:ascii="Times" w:hAnsi="Times" w:cs="Times New Roman"/>
          <w:sz w:val="22"/>
          <w:szCs w:val="22"/>
        </w:rPr>
      </w:pPr>
      <w:ins w:id="2057" w:author="Chara Katiri" w:date="2015-04-12T20:15:00Z">
        <w:r w:rsidRPr="000926B2">
          <w:rPr>
            <w:rFonts w:ascii="Times" w:hAnsi="Times" w:cs="Times New Roman"/>
            <w:sz w:val="22"/>
            <w:szCs w:val="22"/>
          </w:rPr>
          <w:t>Creation of Items page</w:t>
        </w:r>
      </w:ins>
    </w:p>
    <w:p w14:paraId="3E24FE70" w14:textId="56CF6440" w:rsidR="00855909" w:rsidRPr="000926B2" w:rsidRDefault="00855909" w:rsidP="00EE1303">
      <w:pPr>
        <w:spacing w:line="360" w:lineRule="auto"/>
        <w:contextualSpacing/>
        <w:jc w:val="both"/>
        <w:rPr>
          <w:ins w:id="2058" w:author="Chara Katiri" w:date="2015-04-12T20:15:00Z"/>
          <w:rFonts w:ascii="Times" w:hAnsi="Times" w:cs="Times New Roman"/>
          <w:sz w:val="22"/>
          <w:szCs w:val="22"/>
        </w:rPr>
      </w:pPr>
      <w:ins w:id="2059" w:author="Chara Katiri" w:date="2015-04-12T20:15:00Z">
        <w:r w:rsidRPr="000926B2">
          <w:rPr>
            <w:rFonts w:ascii="Times" w:hAnsi="Times" w:cs="Times New Roman"/>
            <w:sz w:val="22"/>
            <w:szCs w:val="22"/>
          </w:rPr>
          <w:t>Creation of Favourites page</w:t>
        </w:r>
      </w:ins>
    </w:p>
    <w:p w14:paraId="439B0AC1" w14:textId="77777777" w:rsidR="00340F77" w:rsidRPr="000926B2" w:rsidRDefault="00340F77" w:rsidP="00EE1303">
      <w:pPr>
        <w:spacing w:line="360" w:lineRule="auto"/>
        <w:contextualSpacing/>
        <w:jc w:val="both"/>
        <w:rPr>
          <w:rFonts w:ascii="Times" w:hAnsi="Times" w:cs="Times New Roman"/>
          <w:sz w:val="22"/>
          <w:szCs w:val="22"/>
        </w:rPr>
      </w:pPr>
    </w:p>
    <w:p w14:paraId="76C2EF77" w14:textId="77777777" w:rsidR="00157397" w:rsidRPr="000926B2" w:rsidRDefault="00157397"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2060" w:name="_Toc290491174"/>
      <w:r w:rsidRPr="000926B2">
        <w:rPr>
          <w:rFonts w:ascii="Times" w:hAnsi="Times" w:cs="Times New Roman"/>
          <w:color w:val="auto"/>
          <w:sz w:val="22"/>
          <w:szCs w:val="22"/>
          <w:lang w:val="en-GB"/>
        </w:rPr>
        <w:t>Build tools and libraries</w:t>
      </w:r>
      <w:bookmarkEnd w:id="2060"/>
    </w:p>
    <w:p w14:paraId="75EA9675" w14:textId="58FCD760" w:rsidR="00340F77" w:rsidRPr="000926B2" w:rsidRDefault="006D0834" w:rsidP="00EE1303">
      <w:pPr>
        <w:spacing w:line="360" w:lineRule="auto"/>
        <w:contextualSpacing/>
        <w:jc w:val="both"/>
        <w:rPr>
          <w:ins w:id="2061" w:author="Chara Katiri" w:date="2015-04-12T20:13:00Z"/>
          <w:rFonts w:ascii="Times" w:hAnsi="Times" w:cs="Times New Roman"/>
          <w:sz w:val="22"/>
          <w:szCs w:val="22"/>
        </w:rPr>
      </w:pPr>
      <w:r w:rsidRPr="000926B2">
        <w:rPr>
          <w:rFonts w:ascii="Times" w:hAnsi="Times" w:cs="Times New Roman"/>
          <w:sz w:val="22"/>
          <w:szCs w:val="22"/>
          <w:highlight w:val="yellow"/>
        </w:rPr>
        <w:t>To be completed</w:t>
      </w:r>
    </w:p>
    <w:p w14:paraId="2DA251A7" w14:textId="61BC18B9" w:rsidR="006E0F4A" w:rsidRPr="000926B2" w:rsidRDefault="006E0F4A" w:rsidP="00EE1303">
      <w:pPr>
        <w:spacing w:line="360" w:lineRule="auto"/>
        <w:ind w:firstLine="568"/>
        <w:contextualSpacing/>
        <w:jc w:val="both"/>
        <w:rPr>
          <w:ins w:id="2062" w:author="Chara Katiri" w:date="2015-04-12T20:28:00Z"/>
          <w:rFonts w:ascii="Times" w:hAnsi="Times" w:cs="Times New Roman"/>
          <w:sz w:val="22"/>
          <w:szCs w:val="22"/>
        </w:rPr>
        <w:pPrChange w:id="2063" w:author="Chara Katiri" w:date="2015-05-02T21:28:00Z">
          <w:pPr>
            <w:spacing w:line="360" w:lineRule="auto"/>
            <w:contextualSpacing/>
            <w:jc w:val="both"/>
          </w:pPr>
        </w:pPrChange>
      </w:pPr>
      <w:ins w:id="2064" w:author="Chara Katiri" w:date="2015-04-12T20:31:00Z">
        <w:r w:rsidRPr="000926B2">
          <w:rPr>
            <w:rFonts w:ascii="Times" w:hAnsi="Times" w:cs="Times New Roman"/>
            <w:sz w:val="22"/>
            <w:szCs w:val="22"/>
          </w:rPr>
          <w:t xml:space="preserve">Development </w:t>
        </w:r>
      </w:ins>
      <w:ins w:id="2065" w:author="Chara Katiri" w:date="2015-05-02T22:42:00Z">
        <w:r w:rsidR="00253FFF" w:rsidRPr="000926B2">
          <w:rPr>
            <w:rFonts w:ascii="Times" w:hAnsi="Times" w:cs="Times New Roman"/>
            <w:sz w:val="22"/>
            <w:szCs w:val="22"/>
          </w:rPr>
          <w:t xml:space="preserve">platform and </w:t>
        </w:r>
      </w:ins>
      <w:ins w:id="2066" w:author="Chara Katiri" w:date="2015-05-03T10:56:00Z">
        <w:r w:rsidR="001003BA" w:rsidRPr="000926B2">
          <w:rPr>
            <w:rFonts w:ascii="Times" w:hAnsi="Times" w:cs="Times New Roman"/>
            <w:sz w:val="22"/>
            <w:szCs w:val="22"/>
          </w:rPr>
          <w:t>build</w:t>
        </w:r>
      </w:ins>
      <w:ins w:id="2067" w:author="Chara Katiri" w:date="2015-05-02T22:43:00Z">
        <w:r w:rsidR="00253FFF" w:rsidRPr="000926B2">
          <w:rPr>
            <w:rFonts w:ascii="Times" w:hAnsi="Times" w:cs="Times New Roman"/>
            <w:sz w:val="22"/>
            <w:szCs w:val="22"/>
          </w:rPr>
          <w:t xml:space="preserve"> </w:t>
        </w:r>
      </w:ins>
      <w:ins w:id="2068" w:author="Chara Katiri" w:date="2015-04-12T20:28:00Z">
        <w:r w:rsidR="00253FFF" w:rsidRPr="000926B2">
          <w:rPr>
            <w:rFonts w:ascii="Times" w:hAnsi="Times" w:cs="Times New Roman"/>
            <w:sz w:val="22"/>
            <w:szCs w:val="22"/>
          </w:rPr>
          <w:t>t</w:t>
        </w:r>
        <w:r w:rsidRPr="000926B2">
          <w:rPr>
            <w:rFonts w:ascii="Times" w:hAnsi="Times" w:cs="Times New Roman"/>
            <w:sz w:val="22"/>
            <w:szCs w:val="22"/>
          </w:rPr>
          <w:t>ools:</w:t>
        </w:r>
      </w:ins>
    </w:p>
    <w:p w14:paraId="4DBD038A" w14:textId="6A6CD9C3" w:rsidR="00DE13AE" w:rsidRPr="000926B2" w:rsidRDefault="00855909" w:rsidP="00EE1303">
      <w:pPr>
        <w:pStyle w:val="ListParagraph"/>
        <w:numPr>
          <w:ilvl w:val="0"/>
          <w:numId w:val="76"/>
        </w:numPr>
        <w:spacing w:line="360" w:lineRule="auto"/>
        <w:jc w:val="both"/>
        <w:rPr>
          <w:ins w:id="2069" w:author="Chara Katiri" w:date="2015-04-12T20:13:00Z"/>
          <w:rFonts w:ascii="Times" w:hAnsi="Times" w:cs="Times New Roman"/>
          <w:sz w:val="22"/>
          <w:szCs w:val="22"/>
          <w:rPrChange w:id="2070" w:author="Chara Katiri" w:date="2015-05-02T22:29:00Z">
            <w:rPr>
              <w:ins w:id="2071" w:author="Chara Katiri" w:date="2015-04-12T20:13:00Z"/>
            </w:rPr>
          </w:rPrChange>
        </w:rPr>
        <w:pPrChange w:id="2072" w:author="Chara Katiri" w:date="2015-05-02T22:29:00Z">
          <w:pPr>
            <w:spacing w:line="360" w:lineRule="auto"/>
            <w:contextualSpacing/>
            <w:jc w:val="both"/>
          </w:pPr>
        </w:pPrChange>
      </w:pPr>
      <w:ins w:id="2073" w:author="Chara Katiri" w:date="2015-04-12T20:13:00Z">
        <w:r w:rsidRPr="000926B2">
          <w:rPr>
            <w:rFonts w:ascii="Times" w:hAnsi="Times" w:cs="Times New Roman"/>
            <w:i/>
            <w:sz w:val="22"/>
            <w:szCs w:val="22"/>
            <w:rPrChange w:id="2074" w:author="Chara Katiri" w:date="2015-05-02T21:25:00Z">
              <w:rPr/>
            </w:rPrChange>
          </w:rPr>
          <w:t>NetBeans</w:t>
        </w:r>
      </w:ins>
      <w:ins w:id="2075" w:author="Chara Katiri" w:date="2015-05-02T20:47:00Z">
        <w:r w:rsidR="00D207A2" w:rsidRPr="000926B2">
          <w:rPr>
            <w:rFonts w:ascii="Times" w:hAnsi="Times" w:cs="Times New Roman"/>
            <w:sz w:val="22"/>
            <w:szCs w:val="22"/>
            <w:rPrChange w:id="2076" w:author="Chara Katiri" w:date="2015-05-02T21:25:00Z">
              <w:rPr/>
            </w:rPrChange>
          </w:rPr>
          <w:t xml:space="preserve">: </w:t>
        </w:r>
      </w:ins>
      <w:ins w:id="2077" w:author="Chara Katiri" w:date="2015-05-02T21:30:00Z">
        <w:r w:rsidR="00942631" w:rsidRPr="000926B2">
          <w:rPr>
            <w:rFonts w:ascii="Times" w:hAnsi="Times" w:cs="Times New Roman"/>
            <w:sz w:val="22"/>
            <w:szCs w:val="22"/>
            <w:rPrChange w:id="2078" w:author="Chara Katiri" w:date="2015-05-02T22:29:00Z">
              <w:rPr/>
            </w:rPrChange>
          </w:rPr>
          <w:t xml:space="preserve">is a </w:t>
        </w:r>
      </w:ins>
      <w:ins w:id="2079" w:author="Chara Katiri" w:date="2015-05-02T20:50:00Z">
        <w:r w:rsidR="008B589D" w:rsidRPr="000926B2">
          <w:rPr>
            <w:rFonts w:ascii="Times" w:hAnsi="Times" w:cs="Times New Roman"/>
            <w:sz w:val="22"/>
            <w:szCs w:val="22"/>
            <w:rPrChange w:id="2080" w:author="Chara Katiri" w:date="2015-05-02T22:29:00Z">
              <w:rPr/>
            </w:rPrChange>
          </w:rPr>
          <w:t>software development platform</w:t>
        </w:r>
        <w:r w:rsidR="00E13E88" w:rsidRPr="000926B2">
          <w:rPr>
            <w:rFonts w:ascii="Times" w:hAnsi="Times" w:cs="Times New Roman"/>
            <w:sz w:val="22"/>
            <w:szCs w:val="22"/>
            <w:rPrChange w:id="2081" w:author="Chara Katiri" w:date="2015-05-02T22:29:00Z">
              <w:rPr/>
            </w:rPrChange>
          </w:rPr>
          <w:t xml:space="preserve">. NetBeans </w:t>
        </w:r>
      </w:ins>
      <w:commentRangeStart w:id="2082"/>
      <w:ins w:id="2083" w:author="Chara Katiri" w:date="2015-05-02T22:33:00Z">
        <w:r w:rsidR="00B10CCD" w:rsidRPr="000926B2">
          <w:rPr>
            <w:rFonts w:ascii="Times" w:hAnsi="Times" w:cs="Times New Roman"/>
            <w:sz w:val="22"/>
            <w:szCs w:val="22"/>
          </w:rPr>
          <w:t>was</w:t>
        </w:r>
      </w:ins>
      <w:ins w:id="2084" w:author="Chara Katiri" w:date="2015-05-02T22:29:00Z">
        <w:r w:rsidR="00B10CCD" w:rsidRPr="000926B2">
          <w:rPr>
            <w:rFonts w:ascii="Times" w:hAnsi="Times" w:cs="Times New Roman"/>
            <w:sz w:val="22"/>
            <w:szCs w:val="22"/>
          </w:rPr>
          <w:t xml:space="preserve"> used </w:t>
        </w:r>
      </w:ins>
      <w:commentRangeEnd w:id="2082"/>
      <w:ins w:id="2085" w:author="Chara Katiri" w:date="2015-05-02T23:19:00Z">
        <w:r w:rsidR="00665612" w:rsidRPr="000926B2">
          <w:rPr>
            <w:rStyle w:val="CommentReference"/>
            <w:rFonts w:ascii="Times" w:hAnsi="Times"/>
            <w:sz w:val="22"/>
            <w:szCs w:val="22"/>
          </w:rPr>
          <w:commentReference w:id="2082"/>
        </w:r>
      </w:ins>
      <w:ins w:id="2086" w:author="Chara Katiri" w:date="2015-05-02T22:29:00Z">
        <w:r w:rsidR="00B10CCD" w:rsidRPr="000926B2">
          <w:rPr>
            <w:rFonts w:ascii="Times" w:hAnsi="Times" w:cs="Times New Roman"/>
            <w:sz w:val="22"/>
            <w:szCs w:val="22"/>
          </w:rPr>
          <w:t>for the development of Pinboard a</w:t>
        </w:r>
      </w:ins>
      <w:ins w:id="2087" w:author="Chara Katiri" w:date="2015-05-02T22:30:00Z">
        <w:r w:rsidR="00B10CCD" w:rsidRPr="000926B2">
          <w:rPr>
            <w:rFonts w:ascii="Times" w:hAnsi="Times" w:cs="Times New Roman"/>
            <w:sz w:val="22"/>
            <w:szCs w:val="22"/>
          </w:rPr>
          <w:t>s a</w:t>
        </w:r>
      </w:ins>
      <w:ins w:id="2088" w:author="Chara Katiri" w:date="2015-05-02T20:50:00Z">
        <w:r w:rsidR="00E13E88" w:rsidRPr="000926B2">
          <w:rPr>
            <w:rFonts w:ascii="Times" w:hAnsi="Times" w:cs="Times New Roman"/>
            <w:sz w:val="22"/>
            <w:szCs w:val="22"/>
            <w:rPrChange w:id="2089" w:author="Chara Katiri" w:date="2015-05-02T22:29:00Z">
              <w:rPr/>
            </w:rPrChange>
          </w:rPr>
          <w:t xml:space="preserve"> </w:t>
        </w:r>
      </w:ins>
      <w:ins w:id="2090" w:author="Chara Katiri" w:date="2015-05-02T20:56:00Z">
        <w:r w:rsidR="008B589D" w:rsidRPr="000926B2">
          <w:rPr>
            <w:rFonts w:ascii="Times" w:hAnsi="Times" w:cs="Times New Roman"/>
            <w:sz w:val="22"/>
            <w:szCs w:val="22"/>
            <w:rPrChange w:id="2091" w:author="Chara Katiri" w:date="2015-05-02T22:29:00Z">
              <w:rPr/>
            </w:rPrChange>
          </w:rPr>
          <w:t>Java</w:t>
        </w:r>
      </w:ins>
      <w:ins w:id="2092" w:author="Chara Katiri" w:date="2015-05-02T20:57:00Z">
        <w:r w:rsidR="00DE13AE" w:rsidRPr="000926B2">
          <w:rPr>
            <w:rFonts w:ascii="Times" w:hAnsi="Times" w:cs="Times New Roman"/>
            <w:sz w:val="22"/>
            <w:szCs w:val="22"/>
            <w:rPrChange w:id="2093" w:author="Chara Katiri" w:date="2015-05-02T22:29:00Z">
              <w:rPr/>
            </w:rPrChange>
          </w:rPr>
          <w:t xml:space="preserve"> </w:t>
        </w:r>
      </w:ins>
      <w:ins w:id="2094" w:author="Chara Katiri" w:date="2015-05-02T21:20:00Z">
        <w:r w:rsidR="00E13E88" w:rsidRPr="000926B2">
          <w:rPr>
            <w:rFonts w:ascii="Times" w:hAnsi="Times" w:cs="Times New Roman"/>
            <w:sz w:val="22"/>
            <w:szCs w:val="22"/>
            <w:rPrChange w:id="2095" w:author="Chara Katiri" w:date="2015-05-02T22:29:00Z">
              <w:rPr/>
            </w:rPrChange>
          </w:rPr>
          <w:t xml:space="preserve">web </w:t>
        </w:r>
        <w:r w:rsidR="00B10CCD" w:rsidRPr="000926B2">
          <w:rPr>
            <w:rFonts w:ascii="Times" w:hAnsi="Times" w:cs="Times New Roman"/>
            <w:sz w:val="22"/>
            <w:szCs w:val="22"/>
          </w:rPr>
          <w:t>application</w:t>
        </w:r>
      </w:ins>
      <w:ins w:id="2096" w:author="Chara Katiri" w:date="2015-05-02T22:31:00Z">
        <w:r w:rsidR="00B10CCD" w:rsidRPr="000926B2">
          <w:rPr>
            <w:rFonts w:ascii="Times" w:hAnsi="Times" w:cs="Times New Roman"/>
            <w:sz w:val="22"/>
            <w:szCs w:val="22"/>
          </w:rPr>
          <w:t xml:space="preserve"> (with HTML, CSS and JavaScript)</w:t>
        </w:r>
      </w:ins>
      <w:ins w:id="2097" w:author="Chara Katiri" w:date="2015-05-02T21:20:00Z">
        <w:r w:rsidR="00E13E88" w:rsidRPr="000926B2">
          <w:rPr>
            <w:rFonts w:ascii="Times" w:hAnsi="Times" w:cs="Times New Roman"/>
            <w:sz w:val="22"/>
            <w:szCs w:val="22"/>
            <w:rPrChange w:id="2098" w:author="Chara Katiri" w:date="2015-05-02T22:29:00Z">
              <w:rPr/>
            </w:rPrChange>
          </w:rPr>
          <w:t xml:space="preserve">. </w:t>
        </w:r>
      </w:ins>
      <w:ins w:id="2099" w:author="Chara Katiri" w:date="2015-05-02T21:01:00Z">
        <w:r w:rsidR="00DE13AE" w:rsidRPr="000926B2">
          <w:rPr>
            <w:rFonts w:ascii="Times" w:hAnsi="Times" w:cs="Times New Roman"/>
            <w:sz w:val="22"/>
            <w:szCs w:val="22"/>
            <w:rPrChange w:id="2100" w:author="Chara Katiri" w:date="2015-05-02T22:29:00Z">
              <w:rPr/>
            </w:rPrChange>
          </w:rPr>
          <w:t xml:space="preserve">Applications </w:t>
        </w:r>
      </w:ins>
      <w:ins w:id="2101" w:author="Chara Katiri" w:date="2015-05-02T22:30:00Z">
        <w:r w:rsidR="00B10CCD" w:rsidRPr="000926B2">
          <w:rPr>
            <w:rFonts w:ascii="Times" w:hAnsi="Times" w:cs="Times New Roman"/>
            <w:sz w:val="22"/>
            <w:szCs w:val="22"/>
          </w:rPr>
          <w:t xml:space="preserve">in NetBeans </w:t>
        </w:r>
      </w:ins>
      <w:ins w:id="2102" w:author="Chara Katiri" w:date="2015-05-02T21:01:00Z">
        <w:r w:rsidR="00DE13AE" w:rsidRPr="000926B2">
          <w:rPr>
            <w:rFonts w:ascii="Times" w:hAnsi="Times" w:cs="Times New Roman"/>
            <w:sz w:val="22"/>
            <w:szCs w:val="22"/>
            <w:rPrChange w:id="2103" w:author="Chara Katiri" w:date="2015-05-02T22:29:00Z">
              <w:rPr/>
            </w:rPrChange>
          </w:rPr>
          <w:t xml:space="preserve">are developed </w:t>
        </w:r>
      </w:ins>
      <w:ins w:id="2104" w:author="Chara Katiri" w:date="2015-05-02T21:02:00Z">
        <w:r w:rsidR="00DE13AE" w:rsidRPr="000926B2">
          <w:rPr>
            <w:rFonts w:ascii="Times" w:hAnsi="Times" w:cs="Times New Roman"/>
            <w:sz w:val="22"/>
            <w:szCs w:val="22"/>
            <w:rPrChange w:id="2105" w:author="Chara Katiri" w:date="2015-05-02T22:29:00Z">
              <w:rPr/>
            </w:rPrChange>
          </w:rPr>
          <w:t>using a set of modular software components known as</w:t>
        </w:r>
      </w:ins>
      <w:ins w:id="2106" w:author="Chara Katiri" w:date="2015-05-02T21:01:00Z">
        <w:r w:rsidR="00DE13AE" w:rsidRPr="000926B2">
          <w:rPr>
            <w:rFonts w:ascii="Times" w:hAnsi="Times" w:cs="Times New Roman"/>
            <w:sz w:val="22"/>
            <w:szCs w:val="22"/>
            <w:rPrChange w:id="2107" w:author="Chara Katiri" w:date="2015-05-02T22:29:00Z">
              <w:rPr/>
            </w:rPrChange>
          </w:rPr>
          <w:t xml:space="preserve"> modules</w:t>
        </w:r>
      </w:ins>
      <w:ins w:id="2108" w:author="Chara Katiri" w:date="2015-05-02T21:06:00Z">
        <w:r w:rsidR="00DE13AE" w:rsidRPr="000926B2">
          <w:rPr>
            <w:rFonts w:ascii="Times" w:hAnsi="Times" w:cs="Times New Roman"/>
            <w:sz w:val="22"/>
            <w:szCs w:val="22"/>
            <w:rPrChange w:id="2109" w:author="Chara Katiri" w:date="2015-05-02T22:29:00Z">
              <w:rPr/>
            </w:rPrChange>
          </w:rPr>
          <w:t xml:space="preserve">. </w:t>
        </w:r>
      </w:ins>
      <w:ins w:id="2110" w:author="Chara Katiri" w:date="2015-05-02T21:15:00Z">
        <w:r w:rsidR="00404748" w:rsidRPr="000926B2">
          <w:rPr>
            <w:rFonts w:ascii="Times" w:hAnsi="Times" w:cs="Times New Roman"/>
            <w:sz w:val="22"/>
            <w:szCs w:val="22"/>
            <w:rPrChange w:id="2111" w:author="Chara Katiri" w:date="2015-05-02T22:29:00Z">
              <w:rPr/>
            </w:rPrChange>
          </w:rPr>
          <w:t>NetBeans</w:t>
        </w:r>
      </w:ins>
      <w:ins w:id="2112" w:author="Chara Katiri" w:date="2015-05-02T21:18:00Z">
        <w:r w:rsidR="00E13E88" w:rsidRPr="000926B2">
          <w:rPr>
            <w:rFonts w:ascii="Times" w:hAnsi="Times" w:cs="Times New Roman"/>
            <w:sz w:val="22"/>
            <w:szCs w:val="22"/>
            <w:rPrChange w:id="2113" w:author="Chara Katiri" w:date="2015-05-02T22:29:00Z">
              <w:rPr/>
            </w:rPrChange>
          </w:rPr>
          <w:t>,</w:t>
        </w:r>
      </w:ins>
      <w:ins w:id="2114" w:author="Chara Katiri" w:date="2015-05-02T21:15:00Z">
        <w:r w:rsidR="00404748" w:rsidRPr="000926B2">
          <w:rPr>
            <w:rFonts w:ascii="Times" w:hAnsi="Times" w:cs="Times New Roman"/>
            <w:sz w:val="22"/>
            <w:szCs w:val="22"/>
            <w:rPrChange w:id="2115" w:author="Chara Katiri" w:date="2015-05-02T22:29:00Z">
              <w:rPr/>
            </w:rPrChange>
          </w:rPr>
          <w:t xml:space="preserve"> </w:t>
        </w:r>
      </w:ins>
      <w:ins w:id="2116" w:author="Chara Katiri" w:date="2015-05-02T21:18:00Z">
        <w:r w:rsidR="00E13E88" w:rsidRPr="000926B2">
          <w:rPr>
            <w:rFonts w:ascii="Times" w:hAnsi="Times" w:cs="Times New Roman"/>
            <w:sz w:val="22"/>
            <w:szCs w:val="22"/>
            <w:rPrChange w:id="2117" w:author="Chara Katiri" w:date="2015-05-02T22:29:00Z">
              <w:rPr/>
            </w:rPrChange>
          </w:rPr>
          <w:t xml:space="preserve">supports </w:t>
        </w:r>
      </w:ins>
      <w:ins w:id="2118" w:author="Chara Katiri" w:date="2015-05-02T21:15:00Z">
        <w:r w:rsidR="00E13E88" w:rsidRPr="000926B2">
          <w:rPr>
            <w:rFonts w:ascii="Times" w:hAnsi="Times" w:cs="Times New Roman"/>
            <w:sz w:val="22"/>
            <w:szCs w:val="22"/>
            <w:rPrChange w:id="2119" w:author="Chara Katiri" w:date="2015-05-02T22:29:00Z">
              <w:rPr/>
            </w:rPrChange>
          </w:rPr>
          <w:t>the latest Java EE 6</w:t>
        </w:r>
        <w:r w:rsidR="00404748" w:rsidRPr="000926B2">
          <w:rPr>
            <w:rFonts w:ascii="Times" w:hAnsi="Times" w:cs="Times New Roman"/>
            <w:sz w:val="22"/>
            <w:szCs w:val="22"/>
            <w:rPrChange w:id="2120" w:author="Chara Katiri" w:date="2015-05-02T22:29:00Z">
              <w:rPr/>
            </w:rPrChange>
          </w:rPr>
          <w:t xml:space="preserve"> and 7 features</w:t>
        </w:r>
      </w:ins>
      <w:ins w:id="2121" w:author="Chara Katiri" w:date="2015-05-02T21:23:00Z">
        <w:r w:rsidR="00E13E88" w:rsidRPr="000926B2">
          <w:rPr>
            <w:rFonts w:ascii="Times" w:hAnsi="Times" w:cs="Times New Roman"/>
            <w:sz w:val="22"/>
            <w:szCs w:val="22"/>
            <w:rPrChange w:id="2122" w:author="Chara Katiri" w:date="2015-05-02T22:29:00Z">
              <w:rPr/>
            </w:rPrChange>
          </w:rPr>
          <w:t>,</w:t>
        </w:r>
      </w:ins>
      <w:ins w:id="2123" w:author="Chara Katiri" w:date="2015-05-02T21:22:00Z">
        <w:r w:rsidR="00E13E88" w:rsidRPr="000926B2">
          <w:rPr>
            <w:rFonts w:ascii="Times" w:hAnsi="Times" w:cs="Times New Roman"/>
            <w:sz w:val="22"/>
            <w:szCs w:val="22"/>
            <w:rPrChange w:id="2124" w:author="Chara Katiri" w:date="2015-05-02T22:29:00Z">
              <w:rPr/>
            </w:rPrChange>
          </w:rPr>
          <w:t xml:space="preserve"> as required by Spring MVC</w:t>
        </w:r>
      </w:ins>
      <w:ins w:id="2125" w:author="Chara Katiri" w:date="2015-05-02T21:23:00Z">
        <w:r w:rsidR="00E13E88" w:rsidRPr="000926B2">
          <w:rPr>
            <w:rFonts w:ascii="Times" w:hAnsi="Times" w:cs="Times New Roman"/>
            <w:sz w:val="22"/>
            <w:szCs w:val="22"/>
            <w:rPrChange w:id="2126" w:author="Chara Katiri" w:date="2015-05-02T22:29:00Z">
              <w:rPr/>
            </w:rPrChange>
          </w:rPr>
          <w:t xml:space="preserve">, and provides excellent integration with </w:t>
        </w:r>
      </w:ins>
      <w:ins w:id="2127" w:author="Chara Katiri" w:date="2015-05-02T21:33:00Z">
        <w:r w:rsidR="00942631" w:rsidRPr="000926B2">
          <w:rPr>
            <w:rFonts w:ascii="Times" w:hAnsi="Times" w:cs="Times New Roman"/>
            <w:sz w:val="22"/>
            <w:szCs w:val="22"/>
            <w:rPrChange w:id="2128" w:author="Chara Katiri" w:date="2015-05-02T22:29:00Z">
              <w:rPr/>
            </w:rPrChange>
          </w:rPr>
          <w:t xml:space="preserve">Apache </w:t>
        </w:r>
      </w:ins>
      <w:ins w:id="2129" w:author="Chara Katiri" w:date="2015-05-02T21:23:00Z">
        <w:r w:rsidR="00E13E88" w:rsidRPr="000926B2">
          <w:rPr>
            <w:rFonts w:ascii="Times" w:hAnsi="Times" w:cs="Times New Roman"/>
            <w:sz w:val="22"/>
            <w:szCs w:val="22"/>
            <w:rPrChange w:id="2130" w:author="Chara Katiri" w:date="2015-05-02T22:29:00Z">
              <w:rPr/>
            </w:rPrChange>
          </w:rPr>
          <w:t>Tomcat</w:t>
        </w:r>
      </w:ins>
      <w:ins w:id="2131" w:author="Chara Katiri" w:date="2015-05-02T21:33:00Z">
        <w:r w:rsidR="00942631" w:rsidRPr="000926B2">
          <w:rPr>
            <w:rFonts w:ascii="Times" w:hAnsi="Times" w:cs="Times New Roman"/>
            <w:sz w:val="22"/>
            <w:szCs w:val="22"/>
            <w:rPrChange w:id="2132" w:author="Chara Katiri" w:date="2015-05-02T22:29:00Z">
              <w:rPr/>
            </w:rPrChange>
          </w:rPr>
          <w:t xml:space="preserve"> </w:t>
        </w:r>
      </w:ins>
      <w:ins w:id="2133" w:author="Chara Katiri" w:date="2015-05-02T21:34:00Z">
        <w:r w:rsidR="00942631" w:rsidRPr="000926B2">
          <w:rPr>
            <w:rFonts w:ascii="Times" w:hAnsi="Times" w:cs="Times New Roman"/>
            <w:sz w:val="22"/>
            <w:szCs w:val="22"/>
            <w:rPrChange w:id="2134" w:author="Chara Katiri" w:date="2015-05-02T22:29:00Z">
              <w:rPr/>
            </w:rPrChange>
          </w:rPr>
          <w:t>web server</w:t>
        </w:r>
      </w:ins>
      <w:ins w:id="2135" w:author="Chara Katiri" w:date="2015-05-02T21:23:00Z">
        <w:r w:rsidR="00E13E88" w:rsidRPr="000926B2">
          <w:rPr>
            <w:rFonts w:ascii="Times" w:hAnsi="Times" w:cs="Times New Roman"/>
            <w:sz w:val="22"/>
            <w:szCs w:val="22"/>
            <w:rPrChange w:id="2136" w:author="Chara Katiri" w:date="2015-05-02T22:29:00Z">
              <w:rPr/>
            </w:rPrChange>
          </w:rPr>
          <w:t xml:space="preserve">. </w:t>
        </w:r>
      </w:ins>
      <w:ins w:id="2137" w:author="Chara Katiri" w:date="2015-05-02T21:15:00Z">
        <w:r w:rsidR="00E13E88" w:rsidRPr="000926B2">
          <w:rPr>
            <w:rFonts w:ascii="Times" w:hAnsi="Times" w:cs="Times New Roman"/>
            <w:sz w:val="22"/>
            <w:szCs w:val="22"/>
            <w:rPrChange w:id="2138" w:author="Chara Katiri" w:date="2015-05-02T22:29:00Z">
              <w:rPr/>
            </w:rPrChange>
          </w:rPr>
          <w:t xml:space="preserve">It also </w:t>
        </w:r>
      </w:ins>
      <w:ins w:id="2139" w:author="Chara Katiri" w:date="2015-05-02T21:25:00Z">
        <w:r w:rsidR="00E13E88" w:rsidRPr="000926B2">
          <w:rPr>
            <w:rFonts w:ascii="Times" w:hAnsi="Times" w:cs="Times New Roman"/>
            <w:sz w:val="22"/>
            <w:szCs w:val="22"/>
            <w:rPrChange w:id="2140" w:author="Chara Katiri" w:date="2015-05-02T22:29:00Z">
              <w:rPr/>
            </w:rPrChange>
          </w:rPr>
          <w:t>allows</w:t>
        </w:r>
      </w:ins>
      <w:ins w:id="2141" w:author="Chara Katiri" w:date="2015-05-02T21:15:00Z">
        <w:r w:rsidR="00404748" w:rsidRPr="000926B2">
          <w:rPr>
            <w:rFonts w:ascii="Times" w:hAnsi="Times" w:cs="Times New Roman"/>
            <w:sz w:val="22"/>
            <w:szCs w:val="22"/>
            <w:rPrChange w:id="2142" w:author="Chara Katiri" w:date="2015-05-02T22:29:00Z">
              <w:rPr/>
            </w:rPrChange>
          </w:rPr>
          <w:t xml:space="preserve"> </w:t>
        </w:r>
      </w:ins>
      <w:ins w:id="2143" w:author="Chara Katiri" w:date="2015-05-02T21:10:00Z">
        <w:r w:rsidR="00E13E88" w:rsidRPr="000926B2">
          <w:rPr>
            <w:rFonts w:ascii="Times" w:hAnsi="Times" w:cs="Times New Roman"/>
            <w:sz w:val="22"/>
            <w:szCs w:val="22"/>
            <w:rPrChange w:id="2144" w:author="Chara Katiri" w:date="2015-05-02T22:29:00Z">
              <w:rPr/>
            </w:rPrChange>
          </w:rPr>
          <w:t>integration with</w:t>
        </w:r>
        <w:r w:rsidR="00404748" w:rsidRPr="000926B2">
          <w:rPr>
            <w:rFonts w:ascii="Times" w:hAnsi="Times" w:cs="Times New Roman"/>
            <w:sz w:val="22"/>
            <w:szCs w:val="22"/>
            <w:rPrChange w:id="2145" w:author="Chara Katiri" w:date="2015-05-02T22:29:00Z">
              <w:rPr/>
            </w:rPrChange>
          </w:rPr>
          <w:t xml:space="preserve"> third-party</w:t>
        </w:r>
      </w:ins>
      <w:ins w:id="2146" w:author="Chara Katiri" w:date="2015-05-02T21:08:00Z">
        <w:r w:rsidR="00404748" w:rsidRPr="000926B2">
          <w:rPr>
            <w:rFonts w:ascii="Times" w:hAnsi="Times" w:cs="Times New Roman"/>
            <w:sz w:val="22"/>
            <w:szCs w:val="22"/>
            <w:rPrChange w:id="2147" w:author="Chara Katiri" w:date="2015-05-02T22:29:00Z">
              <w:rPr/>
            </w:rPrChange>
          </w:rPr>
          <w:t xml:space="preserve"> modules </w:t>
        </w:r>
      </w:ins>
      <w:ins w:id="2148" w:author="Chara Katiri" w:date="2015-05-02T21:25:00Z">
        <w:r w:rsidR="00E13E88" w:rsidRPr="000926B2">
          <w:rPr>
            <w:rFonts w:ascii="Times" w:hAnsi="Times" w:cs="Times New Roman"/>
            <w:sz w:val="22"/>
            <w:szCs w:val="22"/>
            <w:rPrChange w:id="2149" w:author="Chara Katiri" w:date="2015-05-02T22:29:00Z">
              <w:rPr/>
            </w:rPrChange>
          </w:rPr>
          <w:t>and therefore enables</w:t>
        </w:r>
      </w:ins>
      <w:ins w:id="2150" w:author="Chara Katiri" w:date="2015-05-02T21:08:00Z">
        <w:r w:rsidR="00404748" w:rsidRPr="000926B2">
          <w:rPr>
            <w:rFonts w:ascii="Times" w:hAnsi="Times" w:cs="Times New Roman"/>
            <w:sz w:val="22"/>
            <w:szCs w:val="22"/>
            <w:rPrChange w:id="2151" w:author="Chara Katiri" w:date="2015-05-02T22:29:00Z">
              <w:rPr/>
            </w:rPrChange>
          </w:rPr>
          <w:t xml:space="preserve"> flexibility in development</w:t>
        </w:r>
      </w:ins>
      <w:r w:rsidR="0045666D" w:rsidRPr="000926B2">
        <w:rPr>
          <w:rFonts w:ascii="Times" w:hAnsi="Times" w:cs="Times New Roman"/>
          <w:sz w:val="22"/>
          <w:szCs w:val="22"/>
        </w:rPr>
        <w:t xml:space="preserve"> </w:t>
      </w:r>
      <w:sdt>
        <w:sdtPr>
          <w:rPr>
            <w:rFonts w:ascii="Times" w:hAnsi="Times" w:cs="Times New Roman"/>
            <w:sz w:val="22"/>
            <w:szCs w:val="22"/>
          </w:rPr>
          <w:id w:val="304754437"/>
          <w:citation/>
        </w:sdtPr>
        <w:sdtContent>
          <w:r w:rsidR="0045666D" w:rsidRPr="000926B2">
            <w:rPr>
              <w:rFonts w:ascii="Times" w:hAnsi="Times" w:cs="Times New Roman"/>
              <w:sz w:val="22"/>
              <w:szCs w:val="22"/>
            </w:rPr>
            <w:fldChar w:fldCharType="begin"/>
          </w:r>
          <w:r w:rsidR="0045666D" w:rsidRPr="000926B2">
            <w:rPr>
              <w:rFonts w:ascii="Times" w:hAnsi="Times" w:cs="Times New Roman"/>
              <w:sz w:val="22"/>
              <w:szCs w:val="22"/>
            </w:rPr>
            <w:instrText xml:space="preserve"> CITATION Net15 \l 1033 </w:instrText>
          </w:r>
          <w:r w:rsidR="0045666D" w:rsidRPr="000926B2">
            <w:rPr>
              <w:rFonts w:ascii="Times" w:hAnsi="Times" w:cs="Times New Roman"/>
              <w:sz w:val="22"/>
              <w:szCs w:val="22"/>
            </w:rPr>
            <w:fldChar w:fldCharType="separate"/>
          </w:r>
          <w:r w:rsidR="000926B2" w:rsidRPr="000926B2">
            <w:rPr>
              <w:rFonts w:ascii="Times" w:hAnsi="Times" w:cs="Times New Roman"/>
              <w:noProof/>
              <w:sz w:val="22"/>
              <w:szCs w:val="22"/>
            </w:rPr>
            <w:t>[</w:t>
          </w:r>
          <w:r w:rsidR="000926B2" w:rsidRPr="000926B2">
            <w:rPr>
              <w:rFonts w:ascii="Times" w:hAnsi="Times" w:cs="Times New Roman"/>
              <w:noProof/>
              <w:sz w:val="22"/>
              <w:szCs w:val="22"/>
            </w:rPr>
            <w:fldChar w:fldCharType="begin"/>
          </w:r>
          <w:r w:rsidR="000926B2" w:rsidRPr="000926B2">
            <w:rPr>
              <w:rFonts w:ascii="Times" w:hAnsi="Times" w:cs="Times New Roman"/>
              <w:noProof/>
              <w:sz w:val="22"/>
              <w:szCs w:val="22"/>
            </w:rPr>
            <w:instrText xml:space="preserve"> HYPERLINK "" \l "Net15" </w:instrText>
          </w:r>
          <w:r w:rsidR="000926B2" w:rsidRPr="000926B2">
            <w:rPr>
              <w:rFonts w:ascii="Times" w:hAnsi="Times" w:cs="Times New Roman"/>
              <w:noProof/>
              <w:sz w:val="22"/>
              <w:szCs w:val="22"/>
            </w:rPr>
          </w:r>
          <w:r w:rsidR="000926B2" w:rsidRPr="000926B2">
            <w:rPr>
              <w:rFonts w:ascii="Times" w:hAnsi="Times" w:cs="Times New Roman"/>
              <w:noProof/>
              <w:sz w:val="22"/>
              <w:szCs w:val="22"/>
            </w:rPr>
            <w:fldChar w:fldCharType="separate"/>
          </w:r>
          <w:r w:rsidR="000926B2" w:rsidRPr="000926B2">
            <w:rPr>
              <w:rStyle w:val="Heading2Char"/>
              <w:rFonts w:ascii="Times" w:eastAsiaTheme="minorEastAsia" w:hAnsi="Times" w:cs="Times New Roman"/>
              <w:noProof/>
              <w:color w:val="auto"/>
              <w:sz w:val="22"/>
              <w:szCs w:val="22"/>
            </w:rPr>
            <w:t>44</w:t>
          </w:r>
          <w:r w:rsidR="000926B2" w:rsidRPr="000926B2">
            <w:rPr>
              <w:rFonts w:ascii="Times" w:hAnsi="Times" w:cs="Times New Roman"/>
              <w:noProof/>
              <w:sz w:val="22"/>
              <w:szCs w:val="22"/>
            </w:rPr>
            <w:fldChar w:fldCharType="end"/>
          </w:r>
          <w:r w:rsidR="000926B2" w:rsidRPr="000926B2">
            <w:rPr>
              <w:rFonts w:ascii="Times" w:hAnsi="Times" w:cs="Times New Roman"/>
              <w:noProof/>
              <w:sz w:val="22"/>
              <w:szCs w:val="22"/>
            </w:rPr>
            <w:t>]</w:t>
          </w:r>
          <w:r w:rsidR="0045666D" w:rsidRPr="000926B2">
            <w:rPr>
              <w:rFonts w:ascii="Times" w:hAnsi="Times" w:cs="Times New Roman"/>
              <w:sz w:val="22"/>
              <w:szCs w:val="22"/>
            </w:rPr>
            <w:fldChar w:fldCharType="end"/>
          </w:r>
        </w:sdtContent>
      </w:sdt>
      <w:ins w:id="2152" w:author="Chara Katiri" w:date="2015-05-02T21:08:00Z">
        <w:r w:rsidR="00E13E88" w:rsidRPr="000926B2">
          <w:rPr>
            <w:rFonts w:ascii="Times" w:hAnsi="Times" w:cs="Times New Roman"/>
            <w:sz w:val="22"/>
            <w:szCs w:val="22"/>
            <w:rPrChange w:id="2153" w:author="Chara Katiri" w:date="2015-05-02T22:29:00Z">
              <w:rPr/>
            </w:rPrChange>
          </w:rPr>
          <w:t>.</w:t>
        </w:r>
      </w:ins>
      <w:ins w:id="2154" w:author="Chara Katiri" w:date="2015-05-02T21:26:00Z">
        <w:r w:rsidR="00E13E88" w:rsidRPr="000926B2">
          <w:rPr>
            <w:rFonts w:ascii="Times" w:hAnsi="Times" w:cs="Times New Roman"/>
            <w:sz w:val="22"/>
            <w:szCs w:val="22"/>
            <w:rPrChange w:id="2155" w:author="Chara Katiri" w:date="2015-05-02T22:29:00Z">
              <w:rPr/>
            </w:rPrChange>
          </w:rPr>
          <w:t xml:space="preserve"> </w:t>
        </w:r>
      </w:ins>
    </w:p>
    <w:p w14:paraId="0104FDA0" w14:textId="0343C394" w:rsidR="00B10CCD" w:rsidRPr="000926B2" w:rsidRDefault="00855909" w:rsidP="00EE1303">
      <w:pPr>
        <w:pStyle w:val="ListParagraph"/>
        <w:numPr>
          <w:ilvl w:val="0"/>
          <w:numId w:val="76"/>
        </w:numPr>
        <w:spacing w:line="360" w:lineRule="auto"/>
        <w:jc w:val="both"/>
        <w:rPr>
          <w:ins w:id="2156" w:author="Chara Katiri" w:date="2015-05-02T22:36:00Z"/>
          <w:rFonts w:ascii="Times" w:hAnsi="Times" w:cs="Times New Roman"/>
          <w:i/>
          <w:sz w:val="22"/>
          <w:szCs w:val="22"/>
          <w:rPrChange w:id="2157" w:author="Chara Katiri" w:date="2015-05-02T22:36:00Z">
            <w:rPr>
              <w:ins w:id="2158" w:author="Chara Katiri" w:date="2015-05-02T22:36:00Z"/>
              <w:rFonts w:ascii="Times" w:hAnsi="Times" w:cs="Times New Roman"/>
              <w:sz w:val="22"/>
              <w:szCs w:val="22"/>
            </w:rPr>
          </w:rPrChange>
        </w:rPr>
        <w:pPrChange w:id="2159" w:author="Chara Katiri" w:date="2015-05-02T22:27:00Z">
          <w:pPr>
            <w:spacing w:line="360" w:lineRule="auto"/>
            <w:contextualSpacing/>
            <w:jc w:val="both"/>
          </w:pPr>
        </w:pPrChange>
      </w:pPr>
      <w:ins w:id="2160" w:author="Chara Katiri" w:date="2015-04-12T20:13:00Z">
        <w:r w:rsidRPr="000926B2">
          <w:rPr>
            <w:rFonts w:ascii="Times" w:hAnsi="Times" w:cs="Times New Roman"/>
            <w:i/>
            <w:sz w:val="22"/>
            <w:szCs w:val="22"/>
            <w:rPrChange w:id="2161" w:author="Chara Katiri" w:date="2015-05-02T21:05:00Z">
              <w:rPr/>
            </w:rPrChange>
          </w:rPr>
          <w:t>MySQL Workbench</w:t>
        </w:r>
      </w:ins>
      <w:ins w:id="2162" w:author="Chara Katiri" w:date="2015-05-02T21:28:00Z">
        <w:r w:rsidR="00942631" w:rsidRPr="000926B2">
          <w:rPr>
            <w:rFonts w:ascii="Times" w:hAnsi="Times" w:cs="Times New Roman"/>
            <w:i/>
            <w:sz w:val="22"/>
            <w:szCs w:val="22"/>
          </w:rPr>
          <w:t xml:space="preserve">: </w:t>
        </w:r>
      </w:ins>
      <w:ins w:id="2163" w:author="Chara Katiri" w:date="2015-05-02T22:32:00Z">
        <w:r w:rsidR="00B10CCD" w:rsidRPr="000926B2">
          <w:rPr>
            <w:rFonts w:ascii="Times" w:hAnsi="Times" w:cs="Times New Roman"/>
            <w:sz w:val="22"/>
            <w:szCs w:val="22"/>
          </w:rPr>
          <w:t>is a visual database design and modeling tool</w:t>
        </w:r>
      </w:ins>
      <w:ins w:id="2164" w:author="Chara Katiri" w:date="2015-05-02T22:33:00Z">
        <w:r w:rsidR="00B10CCD" w:rsidRPr="000926B2">
          <w:rPr>
            <w:rFonts w:ascii="Times" w:hAnsi="Times" w:cs="Times New Roman"/>
            <w:sz w:val="22"/>
            <w:szCs w:val="22"/>
          </w:rPr>
          <w:t xml:space="preserve">. It was used </w:t>
        </w:r>
      </w:ins>
      <w:ins w:id="2165" w:author="Chara Katiri" w:date="2015-05-02T22:37:00Z">
        <w:r w:rsidR="00B10CCD" w:rsidRPr="000926B2">
          <w:rPr>
            <w:rFonts w:ascii="Times" w:hAnsi="Times" w:cs="Times New Roman"/>
            <w:sz w:val="22"/>
            <w:szCs w:val="22"/>
          </w:rPr>
          <w:t>for</w:t>
        </w:r>
      </w:ins>
      <w:ins w:id="2166" w:author="Chara Katiri" w:date="2015-05-02T22:34:00Z">
        <w:r w:rsidR="00B10CCD" w:rsidRPr="000926B2">
          <w:rPr>
            <w:rFonts w:ascii="Times" w:hAnsi="Times" w:cs="Times New Roman"/>
            <w:sz w:val="22"/>
            <w:szCs w:val="22"/>
          </w:rPr>
          <w:t xml:space="preserve"> </w:t>
        </w:r>
      </w:ins>
      <w:ins w:id="2167" w:author="Chara Katiri" w:date="2015-05-02T22:35:00Z">
        <w:r w:rsidR="00B10CCD" w:rsidRPr="000926B2">
          <w:rPr>
            <w:rFonts w:ascii="Times" w:hAnsi="Times" w:cs="Times New Roman"/>
            <w:sz w:val="22"/>
            <w:szCs w:val="22"/>
          </w:rPr>
          <w:t xml:space="preserve">(i) </w:t>
        </w:r>
      </w:ins>
      <w:ins w:id="2168" w:author="Chara Katiri" w:date="2015-05-02T22:34:00Z">
        <w:r w:rsidR="00B10CCD" w:rsidRPr="000926B2">
          <w:rPr>
            <w:rFonts w:ascii="Times" w:hAnsi="Times" w:cs="Times New Roman"/>
            <w:sz w:val="22"/>
            <w:szCs w:val="22"/>
          </w:rPr>
          <w:t xml:space="preserve">design and generation of the database </w:t>
        </w:r>
      </w:ins>
      <w:ins w:id="2169" w:author="Chara Katiri" w:date="2015-05-02T22:35:00Z">
        <w:r w:rsidR="00B10CCD" w:rsidRPr="000926B2">
          <w:rPr>
            <w:rFonts w:ascii="Times" w:hAnsi="Times" w:cs="Times New Roman"/>
            <w:sz w:val="22"/>
            <w:szCs w:val="22"/>
          </w:rPr>
          <w:t xml:space="preserve">(ii) </w:t>
        </w:r>
      </w:ins>
      <w:ins w:id="2170" w:author="Chara Katiri" w:date="2015-05-02T22:34:00Z">
        <w:r w:rsidR="00B10CCD" w:rsidRPr="000926B2">
          <w:rPr>
            <w:rFonts w:ascii="Times" w:hAnsi="Times" w:cs="Times New Roman"/>
            <w:sz w:val="22"/>
            <w:szCs w:val="22"/>
          </w:rPr>
          <w:t>develop</w:t>
        </w:r>
      </w:ins>
      <w:ins w:id="2171" w:author="Chara Katiri" w:date="2015-05-02T22:37:00Z">
        <w:r w:rsidR="00B10CCD" w:rsidRPr="000926B2">
          <w:rPr>
            <w:rFonts w:ascii="Times" w:hAnsi="Times" w:cs="Times New Roman"/>
            <w:sz w:val="22"/>
            <w:szCs w:val="22"/>
          </w:rPr>
          <w:t>ment</w:t>
        </w:r>
      </w:ins>
      <w:ins w:id="2172" w:author="Chara Katiri" w:date="2015-05-02T22:34:00Z">
        <w:r w:rsidR="00B10CCD" w:rsidRPr="000926B2">
          <w:rPr>
            <w:rFonts w:ascii="Times" w:hAnsi="Times" w:cs="Times New Roman"/>
            <w:sz w:val="22"/>
            <w:szCs w:val="22"/>
          </w:rPr>
          <w:t xml:space="preserve"> </w:t>
        </w:r>
      </w:ins>
      <w:ins w:id="2173" w:author="Chara Katiri" w:date="2015-05-02T22:37:00Z">
        <w:r w:rsidR="00B10CCD" w:rsidRPr="000926B2">
          <w:rPr>
            <w:rFonts w:ascii="Times" w:hAnsi="Times" w:cs="Times New Roman"/>
            <w:sz w:val="22"/>
            <w:szCs w:val="22"/>
          </w:rPr>
          <w:t>of</w:t>
        </w:r>
      </w:ins>
      <w:ins w:id="2174" w:author="Chara Katiri" w:date="2015-05-02T22:35:00Z">
        <w:r w:rsidR="00B10CCD" w:rsidRPr="000926B2">
          <w:rPr>
            <w:rFonts w:ascii="Times" w:hAnsi="Times" w:cs="Times New Roman"/>
            <w:sz w:val="22"/>
            <w:szCs w:val="22"/>
          </w:rPr>
          <w:t xml:space="preserve"> the </w:t>
        </w:r>
      </w:ins>
      <w:ins w:id="2175" w:author="Chara Katiri" w:date="2015-05-02T22:34:00Z">
        <w:r w:rsidR="00B10CCD" w:rsidRPr="000926B2">
          <w:rPr>
            <w:rFonts w:ascii="Times" w:hAnsi="Times" w:cs="Times New Roman"/>
            <w:sz w:val="22"/>
            <w:szCs w:val="22"/>
          </w:rPr>
          <w:t>SQL statements</w:t>
        </w:r>
      </w:ins>
      <w:ins w:id="2176" w:author="Chara Katiri" w:date="2015-05-02T22:36:00Z">
        <w:r w:rsidR="00B10CCD" w:rsidRPr="000926B2">
          <w:rPr>
            <w:rFonts w:ascii="Times" w:hAnsi="Times" w:cs="Times New Roman"/>
            <w:sz w:val="22"/>
            <w:szCs w:val="22"/>
          </w:rPr>
          <w:t xml:space="preserve"> </w:t>
        </w:r>
      </w:ins>
      <w:ins w:id="2177" w:author="Chara Katiri" w:date="2015-05-02T22:37:00Z">
        <w:r w:rsidR="00B10CCD" w:rsidRPr="000926B2">
          <w:rPr>
            <w:rFonts w:ascii="Times" w:hAnsi="Times" w:cs="Times New Roman"/>
            <w:sz w:val="22"/>
            <w:szCs w:val="22"/>
          </w:rPr>
          <w:t xml:space="preserve">and </w:t>
        </w:r>
      </w:ins>
      <w:ins w:id="2178" w:author="Chara Katiri" w:date="2015-05-02T22:36:00Z">
        <w:r w:rsidR="00B10CCD" w:rsidRPr="000926B2">
          <w:rPr>
            <w:rFonts w:ascii="Times" w:hAnsi="Times" w:cs="Times New Roman"/>
            <w:sz w:val="22"/>
            <w:szCs w:val="22"/>
          </w:rPr>
          <w:t>(iii) configur</w:t>
        </w:r>
      </w:ins>
      <w:ins w:id="2179" w:author="Chara Katiri" w:date="2015-05-02T22:37:00Z">
        <w:r w:rsidR="00B10CCD" w:rsidRPr="000926B2">
          <w:rPr>
            <w:rFonts w:ascii="Times" w:hAnsi="Times" w:cs="Times New Roman"/>
            <w:sz w:val="22"/>
            <w:szCs w:val="22"/>
          </w:rPr>
          <w:t>ation</w:t>
        </w:r>
      </w:ins>
      <w:ins w:id="2180" w:author="Chara Katiri" w:date="2015-05-02T22:36:00Z">
        <w:r w:rsidR="00B10CCD" w:rsidRPr="000926B2">
          <w:rPr>
            <w:rFonts w:ascii="Times" w:hAnsi="Times" w:cs="Times New Roman"/>
            <w:sz w:val="22"/>
            <w:szCs w:val="22"/>
          </w:rPr>
          <w:t xml:space="preserve"> the server, user and admin</w:t>
        </w:r>
      </w:ins>
      <w:ins w:id="2181" w:author="Chara Katiri" w:date="2015-05-02T22:37:00Z">
        <w:r w:rsidR="00B10CCD" w:rsidRPr="000926B2">
          <w:rPr>
            <w:rFonts w:ascii="Times" w:hAnsi="Times" w:cs="Times New Roman"/>
            <w:sz w:val="22"/>
            <w:szCs w:val="22"/>
          </w:rPr>
          <w:t xml:space="preserve"> permissions</w:t>
        </w:r>
      </w:ins>
      <w:ins w:id="2182" w:author="Chara Katiri" w:date="2015-05-02T22:36:00Z">
        <w:r w:rsidR="00B10CCD" w:rsidRPr="000926B2">
          <w:rPr>
            <w:rFonts w:ascii="Times" w:hAnsi="Times" w:cs="Times New Roman"/>
            <w:sz w:val="22"/>
            <w:szCs w:val="22"/>
          </w:rPr>
          <w:t xml:space="preserve"> for Pinboard application</w:t>
        </w:r>
      </w:ins>
      <w:ins w:id="2183" w:author="Chara Katiri" w:date="2015-05-02T22:39:00Z">
        <w:r w:rsidR="00253FFF" w:rsidRPr="000926B2">
          <w:rPr>
            <w:rFonts w:ascii="Times" w:hAnsi="Times" w:cs="Times New Roman"/>
            <w:sz w:val="22"/>
            <w:szCs w:val="22"/>
          </w:rPr>
          <w:t xml:space="preserve"> </w:t>
        </w:r>
      </w:ins>
      <w:sdt>
        <w:sdtPr>
          <w:rPr>
            <w:rFonts w:ascii="Times" w:hAnsi="Times" w:cs="Times New Roman"/>
            <w:sz w:val="22"/>
            <w:szCs w:val="22"/>
          </w:rPr>
          <w:id w:val="-655677567"/>
          <w:citation/>
        </w:sdtPr>
        <w:sdtContent>
          <w:r w:rsidR="0045666D" w:rsidRPr="000926B2">
            <w:rPr>
              <w:rFonts w:ascii="Times" w:hAnsi="Times" w:cs="Times New Roman"/>
              <w:sz w:val="22"/>
              <w:szCs w:val="22"/>
            </w:rPr>
            <w:fldChar w:fldCharType="begin"/>
          </w:r>
          <w:r w:rsidR="0045666D" w:rsidRPr="000926B2">
            <w:rPr>
              <w:rFonts w:ascii="Times" w:hAnsi="Times" w:cs="Times New Roman"/>
              <w:sz w:val="22"/>
              <w:szCs w:val="22"/>
            </w:rPr>
            <w:instrText xml:space="preserve"> CITATION Ora151 \l 1033 </w:instrText>
          </w:r>
          <w:r w:rsidR="0045666D" w:rsidRPr="000926B2">
            <w:rPr>
              <w:rFonts w:ascii="Times" w:hAnsi="Times" w:cs="Times New Roman"/>
              <w:sz w:val="22"/>
              <w:szCs w:val="22"/>
            </w:rPr>
            <w:fldChar w:fldCharType="separate"/>
          </w:r>
          <w:r w:rsidR="000926B2" w:rsidRPr="000926B2">
            <w:rPr>
              <w:rFonts w:ascii="Times" w:hAnsi="Times" w:cs="Times New Roman"/>
              <w:noProof/>
              <w:sz w:val="22"/>
              <w:szCs w:val="22"/>
            </w:rPr>
            <w:t>[</w:t>
          </w:r>
          <w:r w:rsidR="000926B2" w:rsidRPr="000926B2">
            <w:rPr>
              <w:rFonts w:ascii="Times" w:hAnsi="Times" w:cs="Times New Roman"/>
              <w:noProof/>
              <w:sz w:val="22"/>
              <w:szCs w:val="22"/>
            </w:rPr>
            <w:fldChar w:fldCharType="begin"/>
          </w:r>
          <w:r w:rsidR="000926B2" w:rsidRPr="000926B2">
            <w:rPr>
              <w:rFonts w:ascii="Times" w:hAnsi="Times" w:cs="Times New Roman"/>
              <w:noProof/>
              <w:sz w:val="22"/>
              <w:szCs w:val="22"/>
            </w:rPr>
            <w:instrText xml:space="preserve"> HYPERLINK "" \l "Ora151" </w:instrText>
          </w:r>
          <w:r w:rsidR="000926B2" w:rsidRPr="000926B2">
            <w:rPr>
              <w:rFonts w:ascii="Times" w:hAnsi="Times" w:cs="Times New Roman"/>
              <w:noProof/>
              <w:sz w:val="22"/>
              <w:szCs w:val="22"/>
            </w:rPr>
          </w:r>
          <w:r w:rsidR="000926B2" w:rsidRPr="000926B2">
            <w:rPr>
              <w:rFonts w:ascii="Times" w:hAnsi="Times" w:cs="Times New Roman"/>
              <w:noProof/>
              <w:sz w:val="22"/>
              <w:szCs w:val="22"/>
            </w:rPr>
            <w:fldChar w:fldCharType="separate"/>
          </w:r>
          <w:r w:rsidR="000926B2" w:rsidRPr="000926B2">
            <w:rPr>
              <w:rStyle w:val="Heading2Char"/>
              <w:rFonts w:ascii="Times" w:eastAsiaTheme="minorEastAsia" w:hAnsi="Times" w:cs="Times New Roman"/>
              <w:noProof/>
              <w:color w:val="auto"/>
              <w:sz w:val="22"/>
              <w:szCs w:val="22"/>
            </w:rPr>
            <w:t>45</w:t>
          </w:r>
          <w:r w:rsidR="000926B2" w:rsidRPr="000926B2">
            <w:rPr>
              <w:rFonts w:ascii="Times" w:hAnsi="Times" w:cs="Times New Roman"/>
              <w:noProof/>
              <w:sz w:val="22"/>
              <w:szCs w:val="22"/>
            </w:rPr>
            <w:fldChar w:fldCharType="end"/>
          </w:r>
          <w:r w:rsidR="000926B2" w:rsidRPr="000926B2">
            <w:rPr>
              <w:rFonts w:ascii="Times" w:hAnsi="Times" w:cs="Times New Roman"/>
              <w:noProof/>
              <w:sz w:val="22"/>
              <w:szCs w:val="22"/>
            </w:rPr>
            <w:t>]</w:t>
          </w:r>
          <w:r w:rsidR="0045666D" w:rsidRPr="000926B2">
            <w:rPr>
              <w:rFonts w:ascii="Times" w:hAnsi="Times" w:cs="Times New Roman"/>
              <w:sz w:val="22"/>
              <w:szCs w:val="22"/>
            </w:rPr>
            <w:fldChar w:fldCharType="end"/>
          </w:r>
        </w:sdtContent>
      </w:sdt>
      <w:ins w:id="2184" w:author="Chara Katiri" w:date="2015-05-02T22:36:00Z">
        <w:r w:rsidR="00B10CCD" w:rsidRPr="000926B2">
          <w:rPr>
            <w:rFonts w:ascii="Times" w:hAnsi="Times" w:cs="Times New Roman"/>
            <w:sz w:val="22"/>
            <w:szCs w:val="22"/>
          </w:rPr>
          <w:t>.</w:t>
        </w:r>
      </w:ins>
    </w:p>
    <w:p w14:paraId="3666138B" w14:textId="727A0FD4" w:rsidR="00253FFF" w:rsidRPr="000926B2" w:rsidRDefault="00253FFF" w:rsidP="00EE1303">
      <w:pPr>
        <w:pStyle w:val="ListParagraph"/>
        <w:numPr>
          <w:ilvl w:val="0"/>
          <w:numId w:val="76"/>
        </w:numPr>
        <w:spacing w:line="360" w:lineRule="auto"/>
        <w:jc w:val="both"/>
        <w:rPr>
          <w:ins w:id="2185" w:author="Chara Katiri" w:date="2015-05-02T22:43:00Z"/>
          <w:rFonts w:ascii="Times" w:hAnsi="Times" w:cs="Times New Roman"/>
          <w:sz w:val="22"/>
          <w:szCs w:val="22"/>
        </w:rPr>
        <w:pPrChange w:id="2186" w:author="Chara Katiri" w:date="2015-05-02T20:51:00Z">
          <w:pPr>
            <w:spacing w:line="360" w:lineRule="auto"/>
            <w:contextualSpacing/>
            <w:jc w:val="both"/>
          </w:pPr>
        </w:pPrChange>
      </w:pPr>
      <w:ins w:id="2187" w:author="Chara Katiri" w:date="2015-05-02T22:43:00Z">
        <w:r w:rsidRPr="000926B2">
          <w:rPr>
            <w:rFonts w:ascii="Times" w:hAnsi="Times" w:cs="Times New Roman"/>
            <w:sz w:val="22"/>
            <w:szCs w:val="22"/>
          </w:rPr>
          <w:t xml:space="preserve">Apache Tomcat: is an open source </w:t>
        </w:r>
      </w:ins>
      <w:ins w:id="2188" w:author="Chara Katiri" w:date="2015-05-02T22:57:00Z">
        <w:r w:rsidR="007F1A58" w:rsidRPr="000926B2">
          <w:rPr>
            <w:rFonts w:ascii="Times" w:hAnsi="Times" w:cs="Times New Roman"/>
            <w:sz w:val="22"/>
            <w:szCs w:val="22"/>
          </w:rPr>
          <w:t xml:space="preserve">HTTP </w:t>
        </w:r>
      </w:ins>
      <w:ins w:id="2189" w:author="Chara Katiri" w:date="2015-05-02T22:43:00Z">
        <w:r w:rsidR="007F1A58" w:rsidRPr="000926B2">
          <w:rPr>
            <w:rFonts w:ascii="Times" w:hAnsi="Times" w:cs="Times New Roman"/>
            <w:sz w:val="22"/>
            <w:szCs w:val="22"/>
          </w:rPr>
          <w:t xml:space="preserve">web server </w:t>
        </w:r>
      </w:ins>
      <w:ins w:id="2190" w:author="Chara Katiri" w:date="2015-05-02T22:58:00Z">
        <w:r w:rsidR="007F1A58" w:rsidRPr="000926B2">
          <w:rPr>
            <w:rFonts w:ascii="Times" w:hAnsi="Times" w:cs="Times New Roman"/>
            <w:sz w:val="22"/>
            <w:szCs w:val="22"/>
          </w:rPr>
          <w:t xml:space="preserve">and Java based </w:t>
        </w:r>
      </w:ins>
      <w:ins w:id="2191" w:author="Chara Katiri" w:date="2015-05-02T22:43:00Z">
        <w:r w:rsidR="007F1A58" w:rsidRPr="000926B2">
          <w:rPr>
            <w:rFonts w:ascii="Times" w:hAnsi="Times" w:cs="Times New Roman"/>
            <w:sz w:val="22"/>
            <w:szCs w:val="22"/>
          </w:rPr>
          <w:t>s</w:t>
        </w:r>
        <w:r w:rsidRPr="000926B2">
          <w:rPr>
            <w:rFonts w:ascii="Times" w:hAnsi="Times" w:cs="Times New Roman"/>
            <w:sz w:val="22"/>
            <w:szCs w:val="22"/>
          </w:rPr>
          <w:t xml:space="preserve">ervlet </w:t>
        </w:r>
      </w:ins>
      <w:ins w:id="2192" w:author="Chara Katiri" w:date="2015-05-02T22:44:00Z">
        <w:r w:rsidRPr="000926B2">
          <w:rPr>
            <w:rFonts w:ascii="Times" w:hAnsi="Times" w:cs="Times New Roman"/>
            <w:sz w:val="22"/>
            <w:szCs w:val="22"/>
          </w:rPr>
          <w:t>container.</w:t>
        </w:r>
      </w:ins>
      <w:ins w:id="2193" w:author="Chara Katiri" w:date="2015-05-02T22:49:00Z">
        <w:r w:rsidR="007F1A58" w:rsidRPr="000926B2">
          <w:rPr>
            <w:rFonts w:ascii="Times" w:hAnsi="Times" w:cs="Times New Roman"/>
            <w:sz w:val="22"/>
            <w:szCs w:val="22"/>
          </w:rPr>
          <w:t xml:space="preserve"> It was used for the implementation Java Servlets and Java</w:t>
        </w:r>
      </w:ins>
      <w:ins w:id="2194" w:author="Chara Katiri" w:date="2015-05-02T22:59:00Z">
        <w:r w:rsidR="007F1A58" w:rsidRPr="000926B2">
          <w:rPr>
            <w:rFonts w:ascii="Times" w:hAnsi="Times" w:cs="Times New Roman"/>
            <w:sz w:val="22"/>
            <w:szCs w:val="22"/>
          </w:rPr>
          <w:t xml:space="preserve"> </w:t>
        </w:r>
      </w:ins>
      <w:ins w:id="2195" w:author="Chara Katiri" w:date="2015-05-02T22:49:00Z">
        <w:r w:rsidR="007F1A58" w:rsidRPr="000926B2">
          <w:rPr>
            <w:rFonts w:ascii="Times" w:hAnsi="Times" w:cs="Times New Roman"/>
            <w:sz w:val="22"/>
            <w:szCs w:val="22"/>
          </w:rPr>
          <w:t>Server Pages (JSP)</w:t>
        </w:r>
      </w:ins>
      <w:ins w:id="2196" w:author="Chara Katiri" w:date="2015-05-02T22:59:00Z">
        <w:r w:rsidR="007F1A58" w:rsidRPr="000926B2">
          <w:rPr>
            <w:rFonts w:ascii="Times" w:hAnsi="Times" w:cs="Times New Roman"/>
            <w:sz w:val="22"/>
            <w:szCs w:val="22"/>
          </w:rPr>
          <w:t xml:space="preserve"> specifications</w:t>
        </w:r>
      </w:ins>
      <w:ins w:id="2197" w:author="Chara Katiri" w:date="2015-05-02T22:52:00Z">
        <w:r w:rsidR="007F1A58" w:rsidRPr="000926B2">
          <w:rPr>
            <w:rFonts w:ascii="Times" w:hAnsi="Times" w:cs="Times New Roman"/>
            <w:sz w:val="22"/>
            <w:szCs w:val="22"/>
          </w:rPr>
          <w:t xml:space="preserve">. </w:t>
        </w:r>
      </w:ins>
      <w:ins w:id="2198" w:author="Chara Katiri" w:date="2015-05-02T22:51:00Z">
        <w:r w:rsidR="007F1A58" w:rsidRPr="000926B2">
          <w:rPr>
            <w:rFonts w:ascii="Times" w:hAnsi="Times" w:cs="Times New Roman"/>
            <w:sz w:val="22"/>
            <w:szCs w:val="22"/>
          </w:rPr>
          <w:t xml:space="preserve"> </w:t>
        </w:r>
      </w:ins>
    </w:p>
    <w:p w14:paraId="7B4518A0" w14:textId="316928E1" w:rsidR="00855909" w:rsidRPr="000926B2" w:rsidRDefault="00855909" w:rsidP="00EE1303">
      <w:pPr>
        <w:pStyle w:val="ListParagraph"/>
        <w:numPr>
          <w:ilvl w:val="0"/>
          <w:numId w:val="76"/>
        </w:numPr>
        <w:spacing w:line="360" w:lineRule="auto"/>
        <w:jc w:val="both"/>
        <w:rPr>
          <w:ins w:id="2199" w:author="Chara Katiri" w:date="2015-04-12T20:28:00Z"/>
          <w:rFonts w:ascii="Times" w:hAnsi="Times" w:cs="Times New Roman"/>
          <w:sz w:val="22"/>
          <w:szCs w:val="22"/>
          <w:rPrChange w:id="2200" w:author="Chara Katiri" w:date="2015-05-02T20:51:00Z">
            <w:rPr>
              <w:ins w:id="2201" w:author="Chara Katiri" w:date="2015-04-12T20:28:00Z"/>
            </w:rPr>
          </w:rPrChange>
        </w:rPr>
        <w:pPrChange w:id="2202" w:author="Chara Katiri" w:date="2015-05-02T20:51:00Z">
          <w:pPr>
            <w:spacing w:line="360" w:lineRule="auto"/>
            <w:contextualSpacing/>
            <w:jc w:val="both"/>
          </w:pPr>
        </w:pPrChange>
      </w:pPr>
      <w:ins w:id="2203" w:author="Chara Katiri" w:date="2015-04-12T20:13:00Z">
        <w:r w:rsidRPr="000926B2">
          <w:rPr>
            <w:rFonts w:ascii="Times" w:hAnsi="Times" w:cs="Times New Roman"/>
            <w:sz w:val="22"/>
            <w:szCs w:val="22"/>
            <w:rPrChange w:id="2204" w:author="Chara Katiri" w:date="2015-05-02T20:51:00Z">
              <w:rPr/>
            </w:rPrChange>
          </w:rPr>
          <w:t>GitHub:</w:t>
        </w:r>
      </w:ins>
      <w:ins w:id="2205" w:author="Chara Katiri" w:date="2015-05-02T23:11:00Z">
        <w:r w:rsidR="00665612" w:rsidRPr="000926B2">
          <w:rPr>
            <w:rFonts w:ascii="Times" w:hAnsi="Times" w:cs="Times New Roman"/>
            <w:sz w:val="22"/>
            <w:szCs w:val="22"/>
          </w:rPr>
          <w:t xml:space="preserve"> is a Git repository and</w:t>
        </w:r>
      </w:ins>
      <w:ins w:id="2206" w:author="Chara Katiri" w:date="2015-04-12T20:13:00Z">
        <w:r w:rsidRPr="000926B2">
          <w:rPr>
            <w:rFonts w:ascii="Times" w:hAnsi="Times" w:cs="Times New Roman"/>
            <w:sz w:val="22"/>
            <w:szCs w:val="22"/>
            <w:rPrChange w:id="2207" w:author="Chara Katiri" w:date="2015-05-02T20:51:00Z">
              <w:rPr/>
            </w:rPrChange>
          </w:rPr>
          <w:t xml:space="preserve"> </w:t>
        </w:r>
      </w:ins>
      <w:ins w:id="2208" w:author="Chara Katiri" w:date="2015-05-02T23:01:00Z">
        <w:r w:rsidR="001D524E" w:rsidRPr="000926B2">
          <w:rPr>
            <w:rFonts w:ascii="Times" w:hAnsi="Times" w:cs="Times New Roman"/>
            <w:sz w:val="22"/>
            <w:szCs w:val="22"/>
          </w:rPr>
          <w:t xml:space="preserve">it </w:t>
        </w:r>
      </w:ins>
      <w:ins w:id="2209" w:author="Chara Katiri" w:date="2015-05-02T23:19:00Z">
        <w:r w:rsidR="00665612" w:rsidRPr="000926B2">
          <w:rPr>
            <w:rFonts w:ascii="Times" w:hAnsi="Times" w:cs="Times New Roman"/>
            <w:sz w:val="22"/>
            <w:szCs w:val="22"/>
          </w:rPr>
          <w:t>was</w:t>
        </w:r>
      </w:ins>
      <w:ins w:id="2210" w:author="Chara Katiri" w:date="2015-05-02T23:01:00Z">
        <w:r w:rsidR="001D524E" w:rsidRPr="000926B2">
          <w:rPr>
            <w:rFonts w:ascii="Times" w:hAnsi="Times" w:cs="Times New Roman"/>
            <w:sz w:val="22"/>
            <w:szCs w:val="22"/>
          </w:rPr>
          <w:t xml:space="preserve"> used </w:t>
        </w:r>
      </w:ins>
      <w:ins w:id="2211" w:author="Chara Katiri" w:date="2015-05-02T23:07:00Z">
        <w:r w:rsidR="001D524E" w:rsidRPr="000926B2">
          <w:rPr>
            <w:rFonts w:ascii="Times" w:hAnsi="Times" w:cs="Times New Roman"/>
            <w:sz w:val="22"/>
            <w:szCs w:val="22"/>
          </w:rPr>
          <w:t>for</w:t>
        </w:r>
      </w:ins>
      <w:ins w:id="2212" w:author="Chara Katiri" w:date="2015-05-02T23:01:00Z">
        <w:r w:rsidR="001D524E" w:rsidRPr="000926B2">
          <w:rPr>
            <w:rFonts w:ascii="Times" w:hAnsi="Times" w:cs="Times New Roman"/>
            <w:sz w:val="22"/>
            <w:szCs w:val="22"/>
          </w:rPr>
          <w:t xml:space="preserve"> review</w:t>
        </w:r>
        <w:r w:rsidR="00665612" w:rsidRPr="000926B2">
          <w:rPr>
            <w:rFonts w:ascii="Times" w:hAnsi="Times" w:cs="Times New Roman"/>
            <w:sz w:val="22"/>
            <w:szCs w:val="22"/>
          </w:rPr>
          <w:t xml:space="preserve"> </w:t>
        </w:r>
      </w:ins>
      <w:ins w:id="2213" w:author="Chara Katiri" w:date="2015-05-02T23:07:00Z">
        <w:r w:rsidR="00665612" w:rsidRPr="000926B2">
          <w:rPr>
            <w:rFonts w:ascii="Times" w:hAnsi="Times" w:cs="Times New Roman"/>
            <w:sz w:val="22"/>
            <w:szCs w:val="22"/>
          </w:rPr>
          <w:t>version control</w:t>
        </w:r>
        <w:r w:rsidR="001D524E" w:rsidRPr="000926B2">
          <w:rPr>
            <w:rFonts w:ascii="Times" w:hAnsi="Times" w:cs="Times New Roman"/>
            <w:sz w:val="22"/>
            <w:szCs w:val="22"/>
          </w:rPr>
          <w:t xml:space="preserve"> </w:t>
        </w:r>
      </w:ins>
      <w:ins w:id="2214" w:author="Chara Katiri" w:date="2015-05-02T23:08:00Z">
        <w:r w:rsidR="001D524E" w:rsidRPr="000926B2">
          <w:rPr>
            <w:rFonts w:ascii="Times" w:hAnsi="Times" w:cs="Times New Roman"/>
            <w:sz w:val="22"/>
            <w:szCs w:val="22"/>
          </w:rPr>
          <w:t xml:space="preserve">and management of the </w:t>
        </w:r>
      </w:ins>
      <w:ins w:id="2215" w:author="Chara Katiri" w:date="2015-05-02T23:09:00Z">
        <w:r w:rsidR="001D524E" w:rsidRPr="000926B2">
          <w:rPr>
            <w:rFonts w:ascii="Times" w:hAnsi="Times" w:cs="Times New Roman"/>
            <w:sz w:val="22"/>
            <w:szCs w:val="22"/>
          </w:rPr>
          <w:t xml:space="preserve">code. </w:t>
        </w:r>
      </w:ins>
      <w:ins w:id="2216" w:author="Chara Katiri" w:date="2015-05-02T23:16:00Z">
        <w:r w:rsidR="00665612" w:rsidRPr="000926B2">
          <w:rPr>
            <w:rFonts w:ascii="Times" w:hAnsi="Times" w:cs="Times New Roman"/>
            <w:sz w:val="22"/>
            <w:szCs w:val="22"/>
          </w:rPr>
          <w:t xml:space="preserve">It was also </w:t>
        </w:r>
      </w:ins>
      <w:ins w:id="2217" w:author="Chara Katiri" w:date="2015-05-02T23:18:00Z">
        <w:r w:rsidR="00665612" w:rsidRPr="000926B2">
          <w:rPr>
            <w:rFonts w:ascii="Times" w:hAnsi="Times" w:cs="Times New Roman"/>
            <w:sz w:val="22"/>
            <w:szCs w:val="22"/>
          </w:rPr>
          <w:t xml:space="preserve">used </w:t>
        </w:r>
      </w:ins>
      <w:ins w:id="2218" w:author="Chara Katiri" w:date="2015-05-02T23:19:00Z">
        <w:r w:rsidR="00F47666" w:rsidRPr="000926B2">
          <w:rPr>
            <w:rFonts w:ascii="Times" w:hAnsi="Times" w:cs="Times New Roman"/>
            <w:sz w:val="22"/>
            <w:szCs w:val="22"/>
          </w:rPr>
          <w:t xml:space="preserve">in order </w:t>
        </w:r>
      </w:ins>
      <w:ins w:id="2219" w:author="Chara Katiri" w:date="2015-05-02T23:16:00Z">
        <w:r w:rsidR="00665612" w:rsidRPr="000926B2">
          <w:rPr>
            <w:rFonts w:ascii="Times" w:hAnsi="Times" w:cs="Times New Roman"/>
            <w:sz w:val="22"/>
            <w:szCs w:val="22"/>
          </w:rPr>
          <w:t xml:space="preserve">to share the code </w:t>
        </w:r>
      </w:ins>
      <w:ins w:id="2220" w:author="Chara Katiri" w:date="2015-05-02T23:17:00Z">
        <w:r w:rsidR="00665612" w:rsidRPr="000926B2">
          <w:rPr>
            <w:rFonts w:ascii="Times" w:hAnsi="Times" w:cs="Times New Roman"/>
            <w:sz w:val="22"/>
            <w:szCs w:val="22"/>
          </w:rPr>
          <w:t xml:space="preserve">with the project supervisor and </w:t>
        </w:r>
      </w:ins>
      <w:ins w:id="2221" w:author="Chara Katiri" w:date="2015-05-02T23:16:00Z">
        <w:r w:rsidR="00665612" w:rsidRPr="000926B2">
          <w:rPr>
            <w:rFonts w:ascii="Times" w:hAnsi="Times" w:cs="Times New Roman"/>
            <w:sz w:val="22"/>
            <w:szCs w:val="22"/>
          </w:rPr>
          <w:t xml:space="preserve">show progress </w:t>
        </w:r>
      </w:ins>
      <w:ins w:id="2222" w:author="Chara Katiri" w:date="2015-05-02T23:17:00Z">
        <w:r w:rsidR="00665612" w:rsidRPr="000926B2">
          <w:rPr>
            <w:rFonts w:ascii="Times" w:hAnsi="Times" w:cs="Times New Roman"/>
            <w:sz w:val="22"/>
            <w:szCs w:val="22"/>
          </w:rPr>
          <w:t>t</w:t>
        </w:r>
      </w:ins>
      <w:ins w:id="2223" w:author="Chara Katiri" w:date="2015-05-02T23:02:00Z">
        <w:r w:rsidR="001D524E" w:rsidRPr="000926B2">
          <w:rPr>
            <w:rFonts w:ascii="Times" w:hAnsi="Times" w:cs="Times New Roman"/>
            <w:sz w:val="22"/>
            <w:szCs w:val="22"/>
          </w:rPr>
          <w:t>hought-out</w:t>
        </w:r>
      </w:ins>
      <w:ins w:id="2224" w:author="Chara Katiri" w:date="2015-05-02T23:01:00Z">
        <w:r w:rsidR="001D524E" w:rsidRPr="000926B2">
          <w:rPr>
            <w:rFonts w:ascii="Times" w:hAnsi="Times" w:cs="Times New Roman"/>
            <w:sz w:val="22"/>
            <w:szCs w:val="22"/>
          </w:rPr>
          <w:t xml:space="preserve"> the development phase of </w:t>
        </w:r>
      </w:ins>
      <w:ins w:id="2225" w:author="Chara Katiri" w:date="2015-05-02T23:03:00Z">
        <w:r w:rsidR="001D524E" w:rsidRPr="000926B2">
          <w:rPr>
            <w:rFonts w:ascii="Times" w:hAnsi="Times" w:cs="Times New Roman"/>
            <w:sz w:val="22"/>
            <w:szCs w:val="22"/>
          </w:rPr>
          <w:t xml:space="preserve">the </w:t>
        </w:r>
      </w:ins>
      <w:ins w:id="2226" w:author="Chara Katiri" w:date="2015-05-02T23:01:00Z">
        <w:r w:rsidR="001D524E" w:rsidRPr="000926B2">
          <w:rPr>
            <w:rFonts w:ascii="Times" w:hAnsi="Times" w:cs="Times New Roman"/>
            <w:sz w:val="22"/>
            <w:szCs w:val="22"/>
          </w:rPr>
          <w:t xml:space="preserve">application. </w:t>
        </w:r>
      </w:ins>
    </w:p>
    <w:p w14:paraId="2F27F3FF" w14:textId="77777777" w:rsidR="006E0F4A" w:rsidRPr="000926B2" w:rsidRDefault="006E0F4A" w:rsidP="00EE1303">
      <w:pPr>
        <w:spacing w:line="360" w:lineRule="auto"/>
        <w:contextualSpacing/>
        <w:jc w:val="both"/>
        <w:rPr>
          <w:ins w:id="2227" w:author="Chara Katiri" w:date="2015-04-12T20:28:00Z"/>
          <w:rFonts w:ascii="Times" w:hAnsi="Times" w:cs="Times New Roman"/>
          <w:sz w:val="22"/>
          <w:szCs w:val="22"/>
        </w:rPr>
      </w:pPr>
    </w:p>
    <w:p w14:paraId="09238D31" w14:textId="3EAC4E92" w:rsidR="006E0F4A" w:rsidRPr="000926B2" w:rsidRDefault="006E0F4A" w:rsidP="00EE1303">
      <w:pPr>
        <w:spacing w:line="360" w:lineRule="auto"/>
        <w:contextualSpacing/>
        <w:jc w:val="both"/>
        <w:rPr>
          <w:ins w:id="2228" w:author="Chara Katiri" w:date="2015-04-12T20:28:00Z"/>
          <w:rFonts w:ascii="Times" w:hAnsi="Times" w:cs="Times New Roman"/>
          <w:sz w:val="22"/>
          <w:szCs w:val="22"/>
        </w:rPr>
      </w:pPr>
      <w:ins w:id="2229" w:author="Chara Katiri" w:date="2015-04-12T20:28:00Z">
        <w:r w:rsidRPr="000926B2">
          <w:rPr>
            <w:rFonts w:ascii="Times" w:hAnsi="Times" w:cs="Times New Roman"/>
            <w:sz w:val="22"/>
            <w:szCs w:val="22"/>
          </w:rPr>
          <w:t>Software development:</w:t>
        </w:r>
      </w:ins>
    </w:p>
    <w:p w14:paraId="3BA7A51E" w14:textId="62DAC3A0" w:rsidR="006E0F4A" w:rsidRPr="000926B2" w:rsidRDefault="006E0F4A" w:rsidP="00EE1303">
      <w:pPr>
        <w:pStyle w:val="ListParagraph"/>
        <w:numPr>
          <w:ilvl w:val="1"/>
          <w:numId w:val="78"/>
        </w:numPr>
        <w:spacing w:line="360" w:lineRule="auto"/>
        <w:jc w:val="both"/>
        <w:rPr>
          <w:ins w:id="2230" w:author="Chara Katiri" w:date="2015-04-12T20:29:00Z"/>
          <w:rFonts w:ascii="Times" w:hAnsi="Times" w:cs="Times New Roman"/>
          <w:sz w:val="22"/>
          <w:szCs w:val="22"/>
          <w:rPrChange w:id="2231" w:author="Chara Katiri" w:date="2015-05-02T20:52:00Z">
            <w:rPr>
              <w:ins w:id="2232" w:author="Chara Katiri" w:date="2015-04-12T20:29:00Z"/>
            </w:rPr>
          </w:rPrChange>
        </w:rPr>
        <w:pPrChange w:id="2233" w:author="Chara Katiri" w:date="2015-05-02T20:52:00Z">
          <w:pPr>
            <w:spacing w:line="360" w:lineRule="auto"/>
            <w:contextualSpacing/>
            <w:jc w:val="both"/>
          </w:pPr>
        </w:pPrChange>
      </w:pPr>
      <w:ins w:id="2234" w:author="Chara Katiri" w:date="2015-04-12T20:28:00Z">
        <w:r w:rsidRPr="000926B2">
          <w:rPr>
            <w:rFonts w:ascii="Times" w:hAnsi="Times" w:cs="Times New Roman"/>
            <w:sz w:val="22"/>
            <w:szCs w:val="22"/>
            <w:rPrChange w:id="2235" w:author="Chara Katiri" w:date="2015-05-02T20:52:00Z">
              <w:rPr/>
            </w:rPrChange>
          </w:rPr>
          <w:t xml:space="preserve">Spring MVC </w:t>
        </w:r>
      </w:ins>
      <w:ins w:id="2236" w:author="Chara Katiri" w:date="2015-04-12T20:29:00Z">
        <w:r w:rsidRPr="000926B2">
          <w:rPr>
            <w:rFonts w:ascii="Times" w:hAnsi="Times" w:cs="Times New Roman"/>
            <w:sz w:val="22"/>
            <w:szCs w:val="22"/>
            <w:rPrChange w:id="2237" w:author="Chara Katiri" w:date="2015-05-02T20:52:00Z">
              <w:rPr/>
            </w:rPrChange>
          </w:rPr>
          <w:t>–</w:t>
        </w:r>
      </w:ins>
      <w:ins w:id="2238" w:author="Chara Katiri" w:date="2015-04-12T20:28:00Z">
        <w:r w:rsidRPr="000926B2">
          <w:rPr>
            <w:rFonts w:ascii="Times" w:hAnsi="Times" w:cs="Times New Roman"/>
            <w:sz w:val="22"/>
            <w:szCs w:val="22"/>
            <w:rPrChange w:id="2239" w:author="Chara Katiri" w:date="2015-05-02T20:52:00Z">
              <w:rPr/>
            </w:rPrChange>
          </w:rPr>
          <w:t xml:space="preserve"> Java</w:t>
        </w:r>
      </w:ins>
    </w:p>
    <w:p w14:paraId="306F80F0" w14:textId="4F782A72" w:rsidR="006E0F4A" w:rsidRPr="000926B2" w:rsidRDefault="006E0F4A" w:rsidP="00EE1303">
      <w:pPr>
        <w:pStyle w:val="ListParagraph"/>
        <w:numPr>
          <w:ilvl w:val="1"/>
          <w:numId w:val="78"/>
        </w:numPr>
        <w:spacing w:line="360" w:lineRule="auto"/>
        <w:jc w:val="both"/>
        <w:rPr>
          <w:ins w:id="2240" w:author="Chara Katiri" w:date="2015-04-12T20:29:00Z"/>
          <w:rFonts w:ascii="Times" w:hAnsi="Times" w:cs="Times New Roman"/>
          <w:sz w:val="22"/>
          <w:szCs w:val="22"/>
          <w:rPrChange w:id="2241" w:author="Chara Katiri" w:date="2015-05-02T20:52:00Z">
            <w:rPr>
              <w:ins w:id="2242" w:author="Chara Katiri" w:date="2015-04-12T20:29:00Z"/>
            </w:rPr>
          </w:rPrChange>
        </w:rPr>
        <w:pPrChange w:id="2243" w:author="Chara Katiri" w:date="2015-05-02T20:52:00Z">
          <w:pPr>
            <w:spacing w:line="360" w:lineRule="auto"/>
            <w:contextualSpacing/>
            <w:jc w:val="both"/>
          </w:pPr>
        </w:pPrChange>
      </w:pPr>
      <w:ins w:id="2244" w:author="Chara Katiri" w:date="2015-04-12T20:29:00Z">
        <w:r w:rsidRPr="000926B2">
          <w:rPr>
            <w:rFonts w:ascii="Times" w:hAnsi="Times" w:cs="Times New Roman"/>
            <w:sz w:val="22"/>
            <w:szCs w:val="22"/>
            <w:rPrChange w:id="2245" w:author="Chara Katiri" w:date="2015-05-02T20:52:00Z">
              <w:rPr/>
            </w:rPrChange>
          </w:rPr>
          <w:t xml:space="preserve">JavaScript </w:t>
        </w:r>
      </w:ins>
    </w:p>
    <w:p w14:paraId="57094951" w14:textId="7FECA57B" w:rsidR="006E0F4A" w:rsidRPr="000926B2" w:rsidRDefault="006E0F4A" w:rsidP="00EE1303">
      <w:pPr>
        <w:pStyle w:val="ListParagraph"/>
        <w:numPr>
          <w:ilvl w:val="1"/>
          <w:numId w:val="78"/>
        </w:numPr>
        <w:spacing w:line="360" w:lineRule="auto"/>
        <w:jc w:val="both"/>
        <w:rPr>
          <w:ins w:id="2246" w:author="Chara Katiri" w:date="2015-04-12T20:30:00Z"/>
          <w:rFonts w:ascii="Times" w:hAnsi="Times" w:cs="Times New Roman"/>
          <w:sz w:val="22"/>
          <w:szCs w:val="22"/>
          <w:rPrChange w:id="2247" w:author="Chara Katiri" w:date="2015-05-02T20:52:00Z">
            <w:rPr>
              <w:ins w:id="2248" w:author="Chara Katiri" w:date="2015-04-12T20:30:00Z"/>
            </w:rPr>
          </w:rPrChange>
        </w:rPr>
        <w:pPrChange w:id="2249" w:author="Chara Katiri" w:date="2015-05-02T20:52:00Z">
          <w:pPr>
            <w:spacing w:line="360" w:lineRule="auto"/>
            <w:contextualSpacing/>
            <w:jc w:val="both"/>
          </w:pPr>
        </w:pPrChange>
      </w:pPr>
      <w:ins w:id="2250" w:author="Chara Katiri" w:date="2015-04-12T20:29:00Z">
        <w:r w:rsidRPr="000926B2">
          <w:rPr>
            <w:rFonts w:ascii="Times" w:hAnsi="Times" w:cs="Times New Roman"/>
            <w:sz w:val="22"/>
            <w:szCs w:val="22"/>
            <w:rPrChange w:id="2251" w:author="Chara Katiri" w:date="2015-05-02T20:52:00Z">
              <w:rPr/>
            </w:rPrChange>
          </w:rPr>
          <w:t>Jquery (validation)</w:t>
        </w:r>
      </w:ins>
    </w:p>
    <w:p w14:paraId="3EE3C182" w14:textId="6EBF9BF9" w:rsidR="006E0F4A" w:rsidRPr="000926B2" w:rsidRDefault="006E0F4A" w:rsidP="00EE1303">
      <w:pPr>
        <w:pStyle w:val="ListParagraph"/>
        <w:numPr>
          <w:ilvl w:val="1"/>
          <w:numId w:val="78"/>
        </w:numPr>
        <w:spacing w:line="360" w:lineRule="auto"/>
        <w:jc w:val="both"/>
        <w:rPr>
          <w:ins w:id="2252" w:author="Chara Katiri" w:date="2015-05-03T11:06:00Z"/>
          <w:rFonts w:ascii="Times" w:hAnsi="Times" w:cs="Times New Roman"/>
          <w:sz w:val="22"/>
          <w:szCs w:val="22"/>
        </w:rPr>
        <w:pPrChange w:id="2253" w:author="Chara Katiri" w:date="2015-05-02T20:52:00Z">
          <w:pPr>
            <w:spacing w:line="360" w:lineRule="auto"/>
            <w:contextualSpacing/>
            <w:jc w:val="both"/>
          </w:pPr>
        </w:pPrChange>
      </w:pPr>
      <w:ins w:id="2254" w:author="Chara Katiri" w:date="2015-04-12T20:30:00Z">
        <w:r w:rsidRPr="000926B2">
          <w:rPr>
            <w:rFonts w:ascii="Times" w:hAnsi="Times" w:cs="Times New Roman"/>
            <w:i/>
            <w:sz w:val="22"/>
            <w:szCs w:val="22"/>
            <w:rPrChange w:id="2255" w:author="Chara Katiri" w:date="2015-05-03T10:56:00Z">
              <w:rPr/>
            </w:rPrChange>
          </w:rPr>
          <w:t>Bootstrap</w:t>
        </w:r>
        <w:r w:rsidR="001003BA" w:rsidRPr="000926B2">
          <w:rPr>
            <w:rFonts w:ascii="Times" w:hAnsi="Times" w:cs="Times New Roman"/>
            <w:sz w:val="22"/>
            <w:szCs w:val="22"/>
          </w:rPr>
          <w:t xml:space="preserve">: </w:t>
        </w:r>
      </w:ins>
      <w:ins w:id="2256" w:author="Chara Katiri" w:date="2015-05-03T10:41:00Z">
        <w:r w:rsidR="00D279E1" w:rsidRPr="000926B2">
          <w:rPr>
            <w:rFonts w:ascii="Times" w:hAnsi="Times" w:cs="Times New Roman"/>
            <w:sz w:val="22"/>
            <w:szCs w:val="22"/>
          </w:rPr>
          <w:t>i</w:t>
        </w:r>
      </w:ins>
      <w:ins w:id="2257" w:author="Chara Katiri" w:date="2015-05-03T10:40:00Z">
        <w:r w:rsidR="00D279E1" w:rsidRPr="000926B2">
          <w:rPr>
            <w:rFonts w:ascii="Times" w:hAnsi="Times" w:cs="Times New Roman"/>
            <w:sz w:val="22"/>
            <w:szCs w:val="22"/>
          </w:rPr>
          <w:t>s</w:t>
        </w:r>
      </w:ins>
      <w:ins w:id="2258" w:author="Chara Katiri" w:date="2015-05-03T10:41:00Z">
        <w:r w:rsidR="00D279E1" w:rsidRPr="000926B2">
          <w:rPr>
            <w:rFonts w:ascii="Times" w:hAnsi="Times" w:cs="Times New Roman"/>
            <w:sz w:val="22"/>
            <w:szCs w:val="22"/>
          </w:rPr>
          <w:t xml:space="preserve"> the most popular </w:t>
        </w:r>
      </w:ins>
      <w:ins w:id="2259" w:author="Chara Katiri" w:date="2015-05-03T10:43:00Z">
        <w:r w:rsidR="00D279E1" w:rsidRPr="000926B2">
          <w:rPr>
            <w:rFonts w:ascii="Times" w:hAnsi="Times" w:cs="Times New Roman"/>
            <w:sz w:val="22"/>
            <w:szCs w:val="22"/>
          </w:rPr>
          <w:t>front-end</w:t>
        </w:r>
      </w:ins>
      <w:ins w:id="2260" w:author="Chara Katiri" w:date="2015-05-03T10:42:00Z">
        <w:r w:rsidR="00D279E1" w:rsidRPr="000926B2">
          <w:rPr>
            <w:rFonts w:ascii="Times" w:hAnsi="Times" w:cs="Times New Roman"/>
            <w:sz w:val="22"/>
            <w:szCs w:val="22"/>
          </w:rPr>
          <w:t xml:space="preserve"> framework</w:t>
        </w:r>
      </w:ins>
      <w:ins w:id="2261" w:author="Chara Katiri" w:date="2015-05-03T10:40:00Z">
        <w:r w:rsidR="00D279E1" w:rsidRPr="000926B2">
          <w:rPr>
            <w:rFonts w:ascii="Times" w:hAnsi="Times" w:cs="Times New Roman"/>
            <w:sz w:val="22"/>
            <w:szCs w:val="22"/>
          </w:rPr>
          <w:t xml:space="preserve"> </w:t>
        </w:r>
      </w:ins>
      <w:ins w:id="2262" w:author="Chara Katiri" w:date="2015-05-03T10:41:00Z">
        <w:r w:rsidR="00D279E1" w:rsidRPr="000926B2">
          <w:rPr>
            <w:rFonts w:ascii="Times" w:hAnsi="Times" w:cs="Times New Roman"/>
            <w:sz w:val="22"/>
            <w:szCs w:val="22"/>
          </w:rPr>
          <w:t xml:space="preserve">for </w:t>
        </w:r>
      </w:ins>
      <w:ins w:id="2263" w:author="Chara Katiri" w:date="2015-05-03T10:52:00Z">
        <w:r w:rsidR="001003BA" w:rsidRPr="000926B2">
          <w:rPr>
            <w:rFonts w:ascii="Times" w:hAnsi="Times" w:cs="Times New Roman"/>
            <w:sz w:val="22"/>
            <w:szCs w:val="22"/>
          </w:rPr>
          <w:t xml:space="preserve">web development. </w:t>
        </w:r>
      </w:ins>
      <w:ins w:id="2264" w:author="Chara Katiri" w:date="2015-05-03T10:53:00Z">
        <w:r w:rsidR="001003BA" w:rsidRPr="000926B2">
          <w:rPr>
            <w:rFonts w:ascii="Times" w:hAnsi="Times" w:cs="Times New Roman"/>
            <w:sz w:val="22"/>
            <w:szCs w:val="22"/>
          </w:rPr>
          <w:t>The</w:t>
        </w:r>
      </w:ins>
      <w:ins w:id="2265" w:author="Chara Katiri" w:date="2015-05-03T10:49:00Z">
        <w:r w:rsidR="00D279E1" w:rsidRPr="000926B2">
          <w:rPr>
            <w:rFonts w:ascii="Times" w:hAnsi="Times" w:cs="Times New Roman"/>
            <w:sz w:val="22"/>
            <w:szCs w:val="22"/>
          </w:rPr>
          <w:t xml:space="preserve"> HTML and CSS templates</w:t>
        </w:r>
      </w:ins>
      <w:ins w:id="2266" w:author="Chara Katiri" w:date="2015-05-03T10:53:00Z">
        <w:r w:rsidR="001003BA" w:rsidRPr="000926B2">
          <w:rPr>
            <w:rFonts w:ascii="Times" w:hAnsi="Times" w:cs="Times New Roman"/>
            <w:sz w:val="22"/>
            <w:szCs w:val="22"/>
          </w:rPr>
          <w:t xml:space="preserve"> that Bootstrap offers</w:t>
        </w:r>
      </w:ins>
      <w:ins w:id="2267" w:author="Chara Katiri" w:date="2015-05-03T10:49:00Z">
        <w:r w:rsidR="00D279E1" w:rsidRPr="000926B2">
          <w:rPr>
            <w:rFonts w:ascii="Times" w:hAnsi="Times" w:cs="Times New Roman"/>
            <w:sz w:val="22"/>
            <w:szCs w:val="22"/>
          </w:rPr>
          <w:t xml:space="preserve"> were</w:t>
        </w:r>
      </w:ins>
      <w:ins w:id="2268" w:author="Chara Katiri" w:date="2015-05-03T11:48:00Z">
        <w:r w:rsidR="004F4DD7" w:rsidRPr="000926B2">
          <w:rPr>
            <w:rFonts w:ascii="Times" w:hAnsi="Times" w:cs="Times New Roman"/>
            <w:sz w:val="22"/>
            <w:szCs w:val="22"/>
          </w:rPr>
          <w:t xml:space="preserve"> customized</w:t>
        </w:r>
      </w:ins>
      <w:ins w:id="2269" w:author="Chara Katiri" w:date="2015-05-03T10:49:00Z">
        <w:r w:rsidR="00D279E1" w:rsidRPr="000926B2">
          <w:rPr>
            <w:rFonts w:ascii="Times" w:hAnsi="Times" w:cs="Times New Roman"/>
            <w:sz w:val="22"/>
            <w:szCs w:val="22"/>
          </w:rPr>
          <w:t xml:space="preserve"> </w:t>
        </w:r>
      </w:ins>
      <w:ins w:id="2270" w:author="Chara Katiri" w:date="2015-05-03T11:48:00Z">
        <w:r w:rsidR="004F4DD7" w:rsidRPr="000926B2">
          <w:rPr>
            <w:rFonts w:ascii="Times" w:hAnsi="Times" w:cs="Times New Roman"/>
            <w:sz w:val="22"/>
            <w:szCs w:val="22"/>
          </w:rPr>
          <w:t xml:space="preserve">and </w:t>
        </w:r>
      </w:ins>
      <w:ins w:id="2271" w:author="Chara Katiri" w:date="2015-05-03T10:49:00Z">
        <w:r w:rsidR="00D279E1" w:rsidRPr="000926B2">
          <w:rPr>
            <w:rFonts w:ascii="Times" w:hAnsi="Times" w:cs="Times New Roman"/>
            <w:sz w:val="22"/>
            <w:szCs w:val="22"/>
          </w:rPr>
          <w:t xml:space="preserve">used </w:t>
        </w:r>
      </w:ins>
      <w:ins w:id="2272" w:author="Chara Katiri" w:date="2015-05-03T10:55:00Z">
        <w:r w:rsidR="001003BA" w:rsidRPr="000926B2">
          <w:rPr>
            <w:rFonts w:ascii="Times" w:hAnsi="Times" w:cs="Times New Roman"/>
            <w:sz w:val="22"/>
            <w:szCs w:val="22"/>
          </w:rPr>
          <w:t>to transform</w:t>
        </w:r>
      </w:ins>
      <w:ins w:id="2273" w:author="Chara Katiri" w:date="2015-05-03T10:53:00Z">
        <w:r w:rsidR="001003BA" w:rsidRPr="000926B2">
          <w:rPr>
            <w:rFonts w:ascii="Times" w:hAnsi="Times" w:cs="Times New Roman"/>
            <w:sz w:val="22"/>
            <w:szCs w:val="22"/>
          </w:rPr>
          <w:t xml:space="preserve"> Pinboard </w:t>
        </w:r>
      </w:ins>
      <w:ins w:id="2274" w:author="Chara Katiri" w:date="2015-05-03T10:55:00Z">
        <w:r w:rsidR="001003BA" w:rsidRPr="000926B2">
          <w:rPr>
            <w:rFonts w:ascii="Times" w:hAnsi="Times" w:cs="Times New Roman"/>
            <w:sz w:val="22"/>
            <w:szCs w:val="22"/>
          </w:rPr>
          <w:t xml:space="preserve">into a </w:t>
        </w:r>
      </w:ins>
      <w:ins w:id="2275" w:author="Chara Katiri" w:date="2015-05-03T10:53:00Z">
        <w:r w:rsidR="001003BA" w:rsidRPr="000926B2">
          <w:rPr>
            <w:rFonts w:ascii="Times" w:hAnsi="Times" w:cs="Times New Roman"/>
            <w:sz w:val="22"/>
            <w:szCs w:val="22"/>
          </w:rPr>
          <w:t>responsive and dynamic web</w:t>
        </w:r>
      </w:ins>
      <w:ins w:id="2276" w:author="Chara Katiri" w:date="2015-05-03T10:55:00Z">
        <w:r w:rsidR="001003BA" w:rsidRPr="000926B2">
          <w:rPr>
            <w:rFonts w:ascii="Times" w:hAnsi="Times" w:cs="Times New Roman"/>
            <w:sz w:val="22"/>
            <w:szCs w:val="22"/>
          </w:rPr>
          <w:t xml:space="preserve"> application</w:t>
        </w:r>
      </w:ins>
      <w:ins w:id="2277" w:author="Chara Katiri" w:date="2015-05-03T10:53:00Z">
        <w:r w:rsidR="001003BA" w:rsidRPr="000926B2">
          <w:rPr>
            <w:rFonts w:ascii="Times" w:hAnsi="Times" w:cs="Times New Roman"/>
            <w:sz w:val="22"/>
            <w:szCs w:val="22"/>
          </w:rPr>
          <w:t>.</w:t>
        </w:r>
      </w:ins>
      <w:ins w:id="2278" w:author="Chara Katiri" w:date="2015-05-03T11:07:00Z">
        <w:r w:rsidR="00E71446" w:rsidRPr="000926B2">
          <w:rPr>
            <w:rFonts w:ascii="Times" w:hAnsi="Times" w:cs="Times New Roman"/>
            <w:sz w:val="22"/>
            <w:szCs w:val="22"/>
          </w:rPr>
          <w:t xml:space="preserve"> </w:t>
        </w:r>
      </w:ins>
      <w:ins w:id="2279" w:author="Chara Katiri" w:date="2015-05-03T11:53:00Z">
        <w:r w:rsidR="003807ED" w:rsidRPr="000926B2">
          <w:rPr>
            <w:rFonts w:ascii="Times" w:hAnsi="Times" w:cs="Times New Roman"/>
            <w:sz w:val="22"/>
            <w:szCs w:val="22"/>
          </w:rPr>
          <w:t xml:space="preserve">The application adjusts </w:t>
        </w:r>
      </w:ins>
      <w:ins w:id="2280" w:author="Chara Katiri" w:date="2015-05-03T11:48:00Z">
        <w:r w:rsidR="004F4DD7" w:rsidRPr="000926B2">
          <w:rPr>
            <w:rFonts w:ascii="Times" w:hAnsi="Times" w:cs="Times New Roman"/>
            <w:sz w:val="22"/>
            <w:szCs w:val="22"/>
          </w:rPr>
          <w:t xml:space="preserve">As a result, Pinboard can be rented on any device </w:t>
        </w:r>
      </w:ins>
    </w:p>
    <w:p w14:paraId="4E5D422A" w14:textId="77777777" w:rsidR="00E71446" w:rsidRPr="000926B2" w:rsidRDefault="00E71446" w:rsidP="00EE1303">
      <w:pPr>
        <w:pStyle w:val="ListParagraph"/>
        <w:numPr>
          <w:ilvl w:val="0"/>
          <w:numId w:val="78"/>
        </w:numPr>
        <w:spacing w:line="360" w:lineRule="auto"/>
        <w:jc w:val="both"/>
        <w:rPr>
          <w:ins w:id="2281" w:author="Chara Katiri" w:date="2015-05-03T11:06:00Z"/>
          <w:rFonts w:ascii="Times" w:eastAsia="Times New Roman" w:hAnsi="Times" w:cs="Times New Roman"/>
          <w:sz w:val="22"/>
          <w:szCs w:val="22"/>
          <w:shd w:val="clear" w:color="auto" w:fill="FFFFFF"/>
          <w:lang w:val="en-GB"/>
        </w:rPr>
      </w:pPr>
      <w:ins w:id="2282" w:author="Chara Katiri" w:date="2015-05-03T11:06:00Z">
        <w:r w:rsidRPr="000926B2">
          <w:rPr>
            <w:rFonts w:ascii="Times" w:eastAsia="Times New Roman" w:hAnsi="Times" w:cs="Times New Roman"/>
            <w:sz w:val="22"/>
            <w:szCs w:val="22"/>
            <w:shd w:val="clear" w:color="auto" w:fill="FFFFFF"/>
            <w:lang w:val="en-GB"/>
          </w:rPr>
          <w:t xml:space="preserve">CSS3 is used to enable the website adapt to different screen sizes and resolutions whether rendered on mobile phone devices, tablets or desktops. </w:t>
        </w:r>
      </w:ins>
    </w:p>
    <w:p w14:paraId="0EC8F49F" w14:textId="77777777" w:rsidR="00E71446" w:rsidRPr="000926B2" w:rsidRDefault="00E71446" w:rsidP="00EE1303">
      <w:pPr>
        <w:pStyle w:val="ListParagraph"/>
        <w:numPr>
          <w:ilvl w:val="0"/>
          <w:numId w:val="78"/>
        </w:numPr>
        <w:spacing w:line="360" w:lineRule="auto"/>
        <w:jc w:val="both"/>
        <w:rPr>
          <w:ins w:id="2283" w:author="Chara Katiri" w:date="2015-04-12T20:29:00Z"/>
          <w:rFonts w:ascii="Times" w:hAnsi="Times" w:cs="Times New Roman"/>
          <w:sz w:val="22"/>
          <w:szCs w:val="22"/>
          <w:rPrChange w:id="2284" w:author="Chara Katiri" w:date="2015-05-02T20:52:00Z">
            <w:rPr>
              <w:ins w:id="2285" w:author="Chara Katiri" w:date="2015-04-12T20:29:00Z"/>
            </w:rPr>
          </w:rPrChange>
        </w:rPr>
        <w:pPrChange w:id="2286" w:author="Chara Katiri" w:date="2015-05-03T11:06:00Z">
          <w:pPr>
            <w:spacing w:line="360" w:lineRule="auto"/>
            <w:contextualSpacing/>
            <w:jc w:val="both"/>
          </w:pPr>
        </w:pPrChange>
      </w:pPr>
    </w:p>
    <w:p w14:paraId="22EFB2F9" w14:textId="77777777" w:rsidR="00AB15DC" w:rsidRPr="000926B2" w:rsidRDefault="00AB15DC" w:rsidP="00EE1303">
      <w:pPr>
        <w:spacing w:line="360" w:lineRule="auto"/>
        <w:contextualSpacing/>
        <w:jc w:val="both"/>
        <w:rPr>
          <w:ins w:id="2287" w:author="Chara Katiri" w:date="2015-04-12T20:33:00Z"/>
          <w:rFonts w:ascii="Times" w:hAnsi="Times" w:cs="Times New Roman"/>
          <w:sz w:val="22"/>
          <w:szCs w:val="22"/>
        </w:rPr>
      </w:pPr>
    </w:p>
    <w:p w14:paraId="306EFB6F" w14:textId="0EC61167" w:rsidR="00AB15DC" w:rsidRPr="000926B2" w:rsidRDefault="00AB15DC" w:rsidP="00EE1303">
      <w:pPr>
        <w:spacing w:line="360" w:lineRule="auto"/>
        <w:contextualSpacing/>
        <w:jc w:val="both"/>
        <w:rPr>
          <w:ins w:id="2288" w:author="Chara Katiri" w:date="2015-04-12T20:33:00Z"/>
          <w:rFonts w:ascii="Times" w:hAnsi="Times" w:cs="Times New Roman"/>
          <w:sz w:val="22"/>
          <w:szCs w:val="22"/>
        </w:rPr>
      </w:pPr>
      <w:ins w:id="2289" w:author="Chara Katiri" w:date="2015-04-12T20:33:00Z">
        <w:r w:rsidRPr="000926B2">
          <w:rPr>
            <w:rFonts w:ascii="Times" w:hAnsi="Times" w:cs="Times New Roman"/>
            <w:sz w:val="22"/>
            <w:szCs w:val="22"/>
          </w:rPr>
          <w:t>Libraries:</w:t>
        </w:r>
      </w:ins>
    </w:p>
    <w:p w14:paraId="2CB09EBA" w14:textId="108F0F33" w:rsidR="00AB15DC" w:rsidRPr="000926B2" w:rsidRDefault="00AB15DC" w:rsidP="00EE1303">
      <w:pPr>
        <w:pStyle w:val="ListParagraph"/>
        <w:numPr>
          <w:ilvl w:val="1"/>
          <w:numId w:val="80"/>
        </w:numPr>
        <w:spacing w:line="360" w:lineRule="auto"/>
        <w:jc w:val="both"/>
        <w:rPr>
          <w:ins w:id="2290" w:author="Chara Katiri" w:date="2015-04-12T20:33:00Z"/>
          <w:rFonts w:ascii="Times" w:hAnsi="Times" w:cs="Times New Roman"/>
          <w:sz w:val="22"/>
          <w:szCs w:val="22"/>
          <w:rPrChange w:id="2291" w:author="Chara Katiri" w:date="2015-05-02T20:52:00Z">
            <w:rPr>
              <w:ins w:id="2292" w:author="Chara Katiri" w:date="2015-04-12T20:33:00Z"/>
            </w:rPr>
          </w:rPrChange>
        </w:rPr>
        <w:pPrChange w:id="2293" w:author="Chara Katiri" w:date="2015-05-02T20:52:00Z">
          <w:pPr>
            <w:spacing w:line="360" w:lineRule="auto"/>
            <w:contextualSpacing/>
            <w:jc w:val="both"/>
          </w:pPr>
        </w:pPrChange>
      </w:pPr>
      <w:ins w:id="2294" w:author="Chara Katiri" w:date="2015-04-12T20:33:00Z">
        <w:r w:rsidRPr="000926B2">
          <w:rPr>
            <w:rFonts w:ascii="Times" w:hAnsi="Times" w:cs="Times New Roman"/>
            <w:sz w:val="22"/>
            <w:szCs w:val="22"/>
            <w:rPrChange w:id="2295" w:author="Chara Katiri" w:date="2015-05-02T20:52:00Z">
              <w:rPr/>
            </w:rPrChange>
          </w:rPr>
          <w:t>Spring libraries for security</w:t>
        </w:r>
        <w:r w:rsidR="005E29E9" w:rsidRPr="000926B2">
          <w:rPr>
            <w:rFonts w:ascii="Times" w:hAnsi="Times" w:cs="Times New Roman"/>
            <w:sz w:val="22"/>
            <w:szCs w:val="22"/>
            <w:rPrChange w:id="2296" w:author="Chara Katiri" w:date="2015-05-02T20:52:00Z">
              <w:rPr/>
            </w:rPrChange>
          </w:rPr>
          <w:t>:</w:t>
        </w:r>
      </w:ins>
    </w:p>
    <w:p w14:paraId="631559BD" w14:textId="7B5C170F" w:rsidR="005E29E9" w:rsidRPr="000926B2" w:rsidRDefault="005E29E9" w:rsidP="00EE1303">
      <w:pPr>
        <w:pStyle w:val="ListParagraph"/>
        <w:numPr>
          <w:ilvl w:val="2"/>
          <w:numId w:val="81"/>
        </w:numPr>
        <w:spacing w:line="360" w:lineRule="auto"/>
        <w:ind w:left="2127" w:hanging="567"/>
        <w:jc w:val="both"/>
        <w:rPr>
          <w:ins w:id="2297" w:author="Chara Katiri" w:date="2015-04-12T20:45:00Z"/>
          <w:rFonts w:ascii="Times" w:hAnsi="Times"/>
          <w:sz w:val="22"/>
          <w:szCs w:val="22"/>
          <w:rPrChange w:id="2298" w:author="Chara Katiri" w:date="2015-05-02T20:52:00Z">
            <w:rPr>
              <w:ins w:id="2299" w:author="Chara Katiri" w:date="2015-04-12T20:45:00Z"/>
            </w:rPr>
          </w:rPrChange>
        </w:rPr>
        <w:pPrChange w:id="2300" w:author="Chara Katiri" w:date="2015-05-02T23:23:00Z">
          <w:pPr>
            <w:pStyle w:val="NormalWeb"/>
            <w:spacing w:before="0" w:beforeAutospacing="0" w:after="0" w:afterAutospacing="0"/>
            <w:jc w:val="both"/>
          </w:pPr>
        </w:pPrChange>
      </w:pPr>
      <w:ins w:id="2301" w:author="Chara Katiri" w:date="2015-04-12T20:45:00Z">
        <w:r w:rsidRPr="000926B2">
          <w:rPr>
            <w:rFonts w:ascii="Times" w:hAnsi="Times" w:cs="Times New Roman"/>
            <w:sz w:val="22"/>
            <w:szCs w:val="22"/>
            <w:rPrChange w:id="2302" w:author="Chara Katiri" w:date="2015-05-02T20:52:00Z">
              <w:rPr>
                <w:rFonts w:ascii="Calibri" w:hAnsi="Calibri"/>
                <w:color w:val="000000"/>
                <w:sz w:val="23"/>
                <w:szCs w:val="23"/>
              </w:rPr>
            </w:rPrChange>
          </w:rPr>
          <w:t xml:space="preserve">Spring Security - jdbc authorisation: </w:t>
        </w:r>
        <w:r w:rsidRPr="000926B2">
          <w:rPr>
            <w:rFonts w:ascii="Times" w:hAnsi="Times" w:cs="Times New Roman"/>
            <w:sz w:val="22"/>
            <w:szCs w:val="22"/>
            <w:rPrChange w:id="2303" w:author="Chara Katiri" w:date="2015-05-02T20:52:00Z">
              <w:rPr/>
            </w:rPrChange>
          </w:rPr>
          <w:fldChar w:fldCharType="begin"/>
        </w:r>
        <w:r w:rsidRPr="000926B2">
          <w:rPr>
            <w:rFonts w:ascii="Times" w:hAnsi="Times" w:cs="Times New Roman"/>
            <w:sz w:val="22"/>
            <w:szCs w:val="22"/>
            <w:rPrChange w:id="2304" w:author="Chara Katiri" w:date="2015-05-02T20:52:00Z">
              <w:rPr/>
            </w:rPrChange>
          </w:rPr>
          <w:instrText xml:space="preserve"> HYPERLINK "http://www.mkyong.com/spring-security/spring-security-form-login-using-database/" </w:instrText>
        </w:r>
        <w:r w:rsidRPr="000926B2">
          <w:rPr>
            <w:rFonts w:ascii="Times" w:hAnsi="Times" w:cs="Times New Roman"/>
            <w:sz w:val="22"/>
            <w:szCs w:val="22"/>
            <w:rPrChange w:id="2305" w:author="Chara Katiri" w:date="2015-05-02T20:52:00Z">
              <w:rPr/>
            </w:rPrChange>
          </w:rPr>
          <w:fldChar w:fldCharType="separate"/>
        </w:r>
        <w:r w:rsidRPr="000926B2">
          <w:rPr>
            <w:rFonts w:ascii="Times" w:hAnsi="Times"/>
            <w:sz w:val="22"/>
            <w:szCs w:val="22"/>
            <w:rPrChange w:id="2306" w:author="Chara Katiri" w:date="2015-05-02T20:52:00Z">
              <w:rPr>
                <w:rStyle w:val="Hyperlink"/>
                <w:rFonts w:ascii="Calibri" w:hAnsi="Calibri"/>
                <w:color w:val="1155CC"/>
                <w:sz w:val="23"/>
                <w:szCs w:val="23"/>
              </w:rPr>
            </w:rPrChange>
          </w:rPr>
          <w:t>http://www.mkyong.com/spring-security/spring-security-form-login-using-database/</w:t>
        </w:r>
        <w:r w:rsidRPr="000926B2">
          <w:rPr>
            <w:rFonts w:ascii="Times" w:hAnsi="Times" w:cs="Times New Roman"/>
            <w:sz w:val="22"/>
            <w:szCs w:val="22"/>
            <w:rPrChange w:id="2307" w:author="Chara Katiri" w:date="2015-05-02T20:52:00Z">
              <w:rPr/>
            </w:rPrChange>
          </w:rPr>
          <w:fldChar w:fldCharType="end"/>
        </w:r>
      </w:ins>
    </w:p>
    <w:p w14:paraId="0E145AA5" w14:textId="5D625998" w:rsidR="005E29E9" w:rsidRPr="000926B2" w:rsidRDefault="005E29E9" w:rsidP="00EE1303">
      <w:pPr>
        <w:pStyle w:val="ListParagraph"/>
        <w:numPr>
          <w:ilvl w:val="2"/>
          <w:numId w:val="81"/>
        </w:numPr>
        <w:spacing w:line="360" w:lineRule="auto"/>
        <w:ind w:left="2127" w:hanging="567"/>
        <w:jc w:val="both"/>
        <w:rPr>
          <w:ins w:id="2308" w:author="Chara Katiri" w:date="2015-04-12T20:45:00Z"/>
          <w:rFonts w:ascii="Times" w:hAnsi="Times"/>
          <w:sz w:val="22"/>
          <w:szCs w:val="22"/>
          <w:rPrChange w:id="2309" w:author="Chara Katiri" w:date="2015-05-02T20:52:00Z">
            <w:rPr>
              <w:ins w:id="2310" w:author="Chara Katiri" w:date="2015-04-12T20:45:00Z"/>
            </w:rPr>
          </w:rPrChange>
        </w:rPr>
        <w:pPrChange w:id="2311" w:author="Chara Katiri" w:date="2015-05-02T23:23:00Z">
          <w:pPr>
            <w:pStyle w:val="NormalWeb"/>
            <w:spacing w:before="0" w:beforeAutospacing="0" w:after="0" w:afterAutospacing="0"/>
            <w:jc w:val="both"/>
          </w:pPr>
        </w:pPrChange>
      </w:pPr>
      <w:ins w:id="2312" w:author="Chara Katiri" w:date="2015-04-12T20:45:00Z">
        <w:r w:rsidRPr="000926B2">
          <w:rPr>
            <w:rFonts w:ascii="Times" w:hAnsi="Times" w:cs="Times New Roman"/>
            <w:sz w:val="22"/>
            <w:szCs w:val="22"/>
            <w:rPrChange w:id="2313" w:author="Chara Katiri" w:date="2015-05-02T20:52:00Z">
              <w:rPr>
                <w:rFonts w:ascii="Calibri" w:hAnsi="Calibri"/>
                <w:color w:val="000000"/>
                <w:sz w:val="23"/>
                <w:szCs w:val="23"/>
              </w:rPr>
            </w:rPrChange>
          </w:rPr>
          <w:t xml:space="preserve">Spring Security - getting currently logged in user: </w:t>
        </w:r>
        <w:r w:rsidRPr="000926B2">
          <w:rPr>
            <w:rFonts w:ascii="Times" w:hAnsi="Times" w:cs="Times New Roman"/>
            <w:sz w:val="22"/>
            <w:szCs w:val="22"/>
            <w:rPrChange w:id="2314" w:author="Chara Katiri" w:date="2015-05-02T20:52:00Z">
              <w:rPr/>
            </w:rPrChange>
          </w:rPr>
          <w:fldChar w:fldCharType="begin"/>
        </w:r>
        <w:r w:rsidRPr="000926B2">
          <w:rPr>
            <w:rFonts w:ascii="Times" w:hAnsi="Times" w:cs="Times New Roman"/>
            <w:sz w:val="22"/>
            <w:szCs w:val="22"/>
            <w:rPrChange w:id="2315" w:author="Chara Katiri" w:date="2015-05-02T20:52:00Z">
              <w:rPr/>
            </w:rPrChange>
          </w:rPr>
          <w:instrText xml:space="preserve"> HYPERLINK "http://www.mkyong.com/spring-security/get-current-logged-in-username-in-spring-security/" </w:instrText>
        </w:r>
        <w:r w:rsidRPr="000926B2">
          <w:rPr>
            <w:rFonts w:ascii="Times" w:hAnsi="Times" w:cs="Times New Roman"/>
            <w:sz w:val="22"/>
            <w:szCs w:val="22"/>
            <w:rPrChange w:id="2316" w:author="Chara Katiri" w:date="2015-05-02T20:52:00Z">
              <w:rPr/>
            </w:rPrChange>
          </w:rPr>
          <w:fldChar w:fldCharType="separate"/>
        </w:r>
        <w:r w:rsidRPr="000926B2">
          <w:rPr>
            <w:rFonts w:ascii="Times" w:hAnsi="Times"/>
            <w:sz w:val="22"/>
            <w:szCs w:val="22"/>
            <w:rPrChange w:id="2317" w:author="Chara Katiri" w:date="2015-05-02T20:52:00Z">
              <w:rPr>
                <w:rStyle w:val="Hyperlink"/>
                <w:rFonts w:ascii="Calibri" w:hAnsi="Calibri"/>
                <w:color w:val="1155CC"/>
                <w:sz w:val="23"/>
                <w:szCs w:val="23"/>
              </w:rPr>
            </w:rPrChange>
          </w:rPr>
          <w:t>http://www.mkyong.com/spring-security/get-current-logged-in-username-in-spring-security/</w:t>
        </w:r>
        <w:r w:rsidRPr="000926B2">
          <w:rPr>
            <w:rFonts w:ascii="Times" w:hAnsi="Times" w:cs="Times New Roman"/>
            <w:sz w:val="22"/>
            <w:szCs w:val="22"/>
            <w:rPrChange w:id="2318" w:author="Chara Katiri" w:date="2015-05-02T20:52:00Z">
              <w:rPr/>
            </w:rPrChange>
          </w:rPr>
          <w:fldChar w:fldCharType="end"/>
        </w:r>
      </w:ins>
    </w:p>
    <w:p w14:paraId="7B936653" w14:textId="28E2530F" w:rsidR="005E29E9" w:rsidRPr="000926B2" w:rsidRDefault="005E29E9" w:rsidP="00EE1303">
      <w:pPr>
        <w:pStyle w:val="ListParagraph"/>
        <w:numPr>
          <w:ilvl w:val="2"/>
          <w:numId w:val="81"/>
        </w:numPr>
        <w:spacing w:line="360" w:lineRule="auto"/>
        <w:ind w:left="2127" w:hanging="567"/>
        <w:jc w:val="both"/>
        <w:rPr>
          <w:ins w:id="2319" w:author="Chara Katiri" w:date="2015-04-12T20:45:00Z"/>
          <w:rFonts w:ascii="Times" w:hAnsi="Times" w:cs="Times New Roman"/>
          <w:sz w:val="22"/>
          <w:szCs w:val="22"/>
          <w:rPrChange w:id="2320" w:author="Chara Katiri" w:date="2015-05-02T20:52:00Z">
            <w:rPr>
              <w:ins w:id="2321" w:author="Chara Katiri" w:date="2015-04-12T20:45:00Z"/>
            </w:rPr>
          </w:rPrChange>
        </w:rPr>
        <w:pPrChange w:id="2322" w:author="Chara Katiri" w:date="2015-05-02T23:23:00Z">
          <w:pPr>
            <w:spacing w:line="360" w:lineRule="auto"/>
            <w:contextualSpacing/>
            <w:jc w:val="both"/>
          </w:pPr>
        </w:pPrChange>
      </w:pPr>
      <w:ins w:id="2323" w:author="Chara Katiri" w:date="2015-04-12T20:45:00Z">
        <w:r w:rsidRPr="000926B2">
          <w:rPr>
            <w:rFonts w:ascii="Times" w:hAnsi="Times" w:cs="Times New Roman"/>
            <w:sz w:val="22"/>
            <w:szCs w:val="22"/>
            <w:rPrChange w:id="2324" w:author="Chara Katiri" w:date="2015-05-02T20:52:00Z">
              <w:rPr>
                <w:rFonts w:ascii="Calibri" w:hAnsi="Calibri"/>
                <w:color w:val="000000"/>
                <w:sz w:val="23"/>
                <w:szCs w:val="23"/>
              </w:rPr>
            </w:rPrChange>
          </w:rPr>
          <w:t xml:space="preserve">Spring Security - encoding password: </w:t>
        </w:r>
        <w:r w:rsidRPr="000926B2">
          <w:rPr>
            <w:rFonts w:ascii="Times" w:hAnsi="Times" w:cs="Times New Roman"/>
            <w:sz w:val="22"/>
            <w:szCs w:val="22"/>
            <w:rPrChange w:id="2325" w:author="Chara Katiri" w:date="2015-05-02T20:52:00Z">
              <w:rPr/>
            </w:rPrChange>
          </w:rPr>
          <w:fldChar w:fldCharType="begin"/>
        </w:r>
        <w:r w:rsidRPr="000926B2">
          <w:rPr>
            <w:rFonts w:ascii="Times" w:hAnsi="Times" w:cs="Times New Roman"/>
            <w:sz w:val="22"/>
            <w:szCs w:val="22"/>
            <w:rPrChange w:id="2326" w:author="Chara Katiri" w:date="2015-05-02T20:52:00Z">
              <w:rPr/>
            </w:rPrChange>
          </w:rPr>
          <w:instrText xml:space="preserve"> HYPERLINK "http://www.mkyong.com/spring-security/spring-security-password-hashing-example/" </w:instrText>
        </w:r>
        <w:r w:rsidRPr="000926B2">
          <w:rPr>
            <w:rFonts w:ascii="Times" w:hAnsi="Times" w:cs="Times New Roman"/>
            <w:sz w:val="22"/>
            <w:szCs w:val="22"/>
            <w:rPrChange w:id="2327" w:author="Chara Katiri" w:date="2015-05-02T20:52:00Z">
              <w:rPr/>
            </w:rPrChange>
          </w:rPr>
          <w:fldChar w:fldCharType="separate"/>
        </w:r>
        <w:r w:rsidRPr="000926B2">
          <w:rPr>
            <w:rFonts w:ascii="Times" w:hAnsi="Times" w:cs="Times New Roman"/>
            <w:sz w:val="22"/>
            <w:szCs w:val="22"/>
            <w:rPrChange w:id="2328" w:author="Chara Katiri" w:date="2015-05-02T20:52:00Z">
              <w:rPr>
                <w:rStyle w:val="Hyperlink"/>
                <w:rFonts w:ascii="Calibri" w:hAnsi="Calibri"/>
                <w:color w:val="1155CC"/>
                <w:sz w:val="23"/>
                <w:szCs w:val="23"/>
              </w:rPr>
            </w:rPrChange>
          </w:rPr>
          <w:t>http://www.mkyong.com/spring-security/spring-security-password-hashing-example/</w:t>
        </w:r>
        <w:r w:rsidRPr="000926B2">
          <w:rPr>
            <w:rFonts w:ascii="Times" w:hAnsi="Times" w:cs="Times New Roman"/>
            <w:sz w:val="22"/>
            <w:szCs w:val="22"/>
            <w:rPrChange w:id="2329" w:author="Chara Katiri" w:date="2015-05-02T20:52:00Z">
              <w:rPr/>
            </w:rPrChange>
          </w:rPr>
          <w:fldChar w:fldCharType="end"/>
        </w:r>
      </w:ins>
    </w:p>
    <w:p w14:paraId="11A69FB7" w14:textId="1B5668A0" w:rsidR="005E29E9" w:rsidRPr="000926B2" w:rsidRDefault="005E29E9" w:rsidP="00EE1303">
      <w:pPr>
        <w:pStyle w:val="NormalWeb"/>
        <w:numPr>
          <w:ilvl w:val="2"/>
          <w:numId w:val="81"/>
        </w:numPr>
        <w:spacing w:before="0" w:beforeAutospacing="0" w:after="0" w:afterAutospacing="0" w:line="360" w:lineRule="auto"/>
        <w:ind w:left="2127" w:hanging="567"/>
        <w:contextualSpacing/>
        <w:jc w:val="both"/>
        <w:rPr>
          <w:ins w:id="2330" w:author="Chara Katiri" w:date="2015-04-12T20:46:00Z"/>
          <w:rFonts w:eastAsia="Times New Roman"/>
          <w:sz w:val="22"/>
          <w:szCs w:val="22"/>
          <w:rPrChange w:id="2331" w:author="Chara Katiri" w:date="2015-04-12T20:48:00Z">
            <w:rPr>
              <w:ins w:id="2332" w:author="Chara Katiri" w:date="2015-04-12T20:46:00Z"/>
              <w:rFonts w:eastAsia="Times New Roman"/>
            </w:rPr>
          </w:rPrChange>
        </w:rPr>
        <w:pPrChange w:id="2333" w:author="Chara Katiri" w:date="2015-05-02T23:23:00Z">
          <w:pPr/>
        </w:pPrChange>
      </w:pPr>
      <w:ins w:id="2334" w:author="Chara Katiri" w:date="2015-04-12T20:45:00Z">
        <w:r w:rsidRPr="000926B2">
          <w:rPr>
            <w:rFonts w:cs="Arial"/>
            <w:color w:val="000000"/>
            <w:sz w:val="22"/>
            <w:szCs w:val="22"/>
            <w:shd w:val="clear" w:color="auto" w:fill="FFFFFF"/>
            <w:rPrChange w:id="2335" w:author="Chara Katiri" w:date="2015-04-12T20:48:00Z">
              <w:rPr>
                <w:rFonts w:ascii="Arial" w:hAnsi="Arial" w:cs="Arial"/>
                <w:color w:val="000000"/>
                <w:shd w:val="clear" w:color="auto" w:fill="FFFFFF"/>
              </w:rPr>
            </w:rPrChange>
          </w:rPr>
          <w:t>Bootstrap CSS Library:</w:t>
        </w:r>
        <w:r w:rsidRPr="000926B2">
          <w:rPr>
            <w:sz w:val="22"/>
            <w:szCs w:val="22"/>
            <w:rPrChange w:id="2336" w:author="Chara Katiri" w:date="2015-04-12T20:48:00Z">
              <w:rPr/>
            </w:rPrChange>
          </w:rPr>
          <w:t xml:space="preserve"> </w:t>
        </w:r>
        <w:r w:rsidRPr="000926B2">
          <w:rPr>
            <w:sz w:val="22"/>
            <w:szCs w:val="22"/>
            <w:rPrChange w:id="2337" w:author="Chara Katiri" w:date="2015-04-12T20:48:00Z">
              <w:rPr/>
            </w:rPrChange>
          </w:rPr>
          <w:fldChar w:fldCharType="begin"/>
        </w:r>
        <w:r w:rsidRPr="000926B2">
          <w:rPr>
            <w:sz w:val="22"/>
            <w:szCs w:val="22"/>
            <w:rPrChange w:id="2338" w:author="Chara Katiri" w:date="2015-04-12T20:48:00Z">
              <w:rPr/>
            </w:rPrChange>
          </w:rPr>
          <w:instrText xml:space="preserve"> HYPERLINK "http://getbootstrap.com/" </w:instrText>
        </w:r>
        <w:r w:rsidRPr="000926B2">
          <w:rPr>
            <w:sz w:val="22"/>
            <w:szCs w:val="22"/>
            <w:rPrChange w:id="2339" w:author="Chara Katiri" w:date="2015-04-12T20:48:00Z">
              <w:rPr/>
            </w:rPrChange>
          </w:rPr>
          <w:fldChar w:fldCharType="separate"/>
        </w:r>
        <w:r w:rsidRPr="000926B2">
          <w:rPr>
            <w:rStyle w:val="Hyperlink"/>
            <w:rFonts w:cs="Arial"/>
            <w:color w:val="1155CC"/>
            <w:sz w:val="22"/>
            <w:szCs w:val="22"/>
            <w:shd w:val="clear" w:color="auto" w:fill="FFFFFF"/>
            <w:rPrChange w:id="2340" w:author="Chara Katiri" w:date="2015-04-12T20:48:00Z">
              <w:rPr>
                <w:rStyle w:val="Hyperlink"/>
                <w:rFonts w:ascii="Arial" w:hAnsi="Arial" w:cs="Arial"/>
                <w:color w:val="1155CC"/>
                <w:shd w:val="clear" w:color="auto" w:fill="FFFFFF"/>
              </w:rPr>
            </w:rPrChange>
          </w:rPr>
          <w:t>http://getbootstrap.com/</w:t>
        </w:r>
        <w:r w:rsidRPr="000926B2">
          <w:rPr>
            <w:sz w:val="22"/>
            <w:szCs w:val="22"/>
            <w:rPrChange w:id="2341" w:author="Chara Katiri" w:date="2015-04-12T20:48:00Z">
              <w:rPr/>
            </w:rPrChange>
          </w:rPr>
          <w:fldChar w:fldCharType="end"/>
        </w:r>
        <w:r w:rsidRPr="000926B2">
          <w:rPr>
            <w:sz w:val="22"/>
            <w:szCs w:val="22"/>
            <w:rPrChange w:id="2342" w:author="Chara Katiri" w:date="2015-04-12T20:48:00Z">
              <w:rPr/>
            </w:rPrChange>
          </w:rPr>
          <w:t xml:space="preserve">, </w:t>
        </w:r>
        <w:r w:rsidRPr="000926B2">
          <w:rPr>
            <w:rFonts w:eastAsia="Times New Roman"/>
            <w:sz w:val="22"/>
            <w:szCs w:val="22"/>
            <w:rPrChange w:id="2343" w:author="Chara Katiri" w:date="2015-04-12T20:48:00Z">
              <w:rPr>
                <w:rFonts w:eastAsia="Times New Roman"/>
              </w:rPr>
            </w:rPrChange>
          </w:rPr>
          <w:fldChar w:fldCharType="begin"/>
        </w:r>
        <w:r w:rsidRPr="000926B2">
          <w:rPr>
            <w:rFonts w:eastAsia="Times New Roman"/>
            <w:sz w:val="22"/>
            <w:szCs w:val="22"/>
            <w:rPrChange w:id="2344" w:author="Chara Katiri" w:date="2015-04-12T20:48:00Z">
              <w:rPr>
                <w:rFonts w:eastAsia="Times New Roman"/>
              </w:rPr>
            </w:rPrChange>
          </w:rPr>
          <w:instrText xml:space="preserve"> HYPERLINK "http://www.bootstrapcdn.com/" </w:instrText>
        </w:r>
        <w:r w:rsidRPr="000926B2">
          <w:rPr>
            <w:rFonts w:eastAsia="Times New Roman"/>
            <w:sz w:val="22"/>
            <w:szCs w:val="22"/>
            <w:rPrChange w:id="2345" w:author="Chara Katiri" w:date="2015-04-12T20:48:00Z">
              <w:rPr>
                <w:rFonts w:eastAsia="Times New Roman"/>
              </w:rPr>
            </w:rPrChange>
          </w:rPr>
          <w:fldChar w:fldCharType="separate"/>
        </w:r>
        <w:r w:rsidRPr="000926B2">
          <w:rPr>
            <w:rStyle w:val="Hyperlink"/>
            <w:rFonts w:eastAsia="Times New Roman" w:cs="Arial"/>
            <w:color w:val="1155CC"/>
            <w:sz w:val="22"/>
            <w:szCs w:val="22"/>
            <w:shd w:val="clear" w:color="auto" w:fill="FFFFFF"/>
            <w:rPrChange w:id="2346" w:author="Chara Katiri" w:date="2015-04-12T20:48:00Z">
              <w:rPr>
                <w:rStyle w:val="Hyperlink"/>
                <w:rFonts w:ascii="Arial" w:eastAsia="Times New Roman" w:hAnsi="Arial" w:cs="Arial"/>
                <w:color w:val="1155CC"/>
                <w:shd w:val="clear" w:color="auto" w:fill="FFFFFF"/>
              </w:rPr>
            </w:rPrChange>
          </w:rPr>
          <w:t>http://www.bootstrapcdn.com/</w:t>
        </w:r>
        <w:r w:rsidRPr="000926B2">
          <w:rPr>
            <w:rFonts w:eastAsia="Times New Roman"/>
            <w:sz w:val="22"/>
            <w:szCs w:val="22"/>
            <w:rPrChange w:id="2347" w:author="Chara Katiri" w:date="2015-04-12T20:48:00Z">
              <w:rPr>
                <w:rFonts w:eastAsia="Times New Roman"/>
              </w:rPr>
            </w:rPrChange>
          </w:rPr>
          <w:fldChar w:fldCharType="end"/>
        </w:r>
      </w:ins>
    </w:p>
    <w:p w14:paraId="4421A3A9" w14:textId="4BC84CB3" w:rsidR="005E29E9" w:rsidRPr="000926B2" w:rsidRDefault="005E29E9" w:rsidP="00EE1303">
      <w:pPr>
        <w:pStyle w:val="NormalWeb"/>
        <w:numPr>
          <w:ilvl w:val="2"/>
          <w:numId w:val="81"/>
        </w:numPr>
        <w:spacing w:before="0" w:beforeAutospacing="0" w:after="0" w:afterAutospacing="0" w:line="360" w:lineRule="auto"/>
        <w:ind w:left="2127" w:hanging="567"/>
        <w:contextualSpacing/>
        <w:jc w:val="both"/>
        <w:rPr>
          <w:ins w:id="2348" w:author="Chara Katiri" w:date="2015-04-12T20:46:00Z"/>
          <w:rFonts w:eastAsia="Times New Roman"/>
          <w:sz w:val="22"/>
          <w:szCs w:val="22"/>
          <w:rPrChange w:id="2349" w:author="Chara Katiri" w:date="2015-04-12T20:48:00Z">
            <w:rPr>
              <w:ins w:id="2350" w:author="Chara Katiri" w:date="2015-04-12T20:46:00Z"/>
              <w:rFonts w:eastAsia="Times New Roman"/>
            </w:rPr>
          </w:rPrChange>
        </w:rPr>
        <w:pPrChange w:id="2351" w:author="Chara Katiri" w:date="2015-05-02T23:23:00Z">
          <w:pPr/>
        </w:pPrChange>
      </w:pPr>
      <w:ins w:id="2352" w:author="Chara Katiri" w:date="2015-04-12T20:46:00Z">
        <w:r w:rsidRPr="000926B2">
          <w:rPr>
            <w:color w:val="000000"/>
            <w:sz w:val="22"/>
            <w:szCs w:val="22"/>
            <w:rPrChange w:id="2353" w:author="Chara Katiri" w:date="2015-04-12T20:48:00Z">
              <w:rPr>
                <w:rFonts w:ascii="Calibri" w:hAnsi="Calibri"/>
                <w:color w:val="000000"/>
                <w:sz w:val="23"/>
                <w:szCs w:val="23"/>
              </w:rPr>
            </w:rPrChange>
          </w:rPr>
          <w:t xml:space="preserve">Smooth back to top scrolling: </w:t>
        </w:r>
        <w:r w:rsidRPr="000926B2">
          <w:rPr>
            <w:rFonts w:eastAsia="Times New Roman"/>
            <w:sz w:val="22"/>
            <w:szCs w:val="22"/>
            <w:rPrChange w:id="2354" w:author="Chara Katiri" w:date="2015-04-12T20:48:00Z">
              <w:rPr>
                <w:rFonts w:eastAsia="Times New Roman"/>
              </w:rPr>
            </w:rPrChange>
          </w:rPr>
          <w:fldChar w:fldCharType="begin"/>
        </w:r>
        <w:r w:rsidRPr="000926B2">
          <w:rPr>
            <w:rFonts w:eastAsia="Times New Roman"/>
            <w:sz w:val="22"/>
            <w:szCs w:val="22"/>
            <w:rPrChange w:id="2355" w:author="Chara Katiri" w:date="2015-04-12T20:48:00Z">
              <w:rPr>
                <w:rFonts w:eastAsia="Times New Roman"/>
              </w:rPr>
            </w:rPrChange>
          </w:rPr>
          <w:instrText xml:space="preserve"> HYPERLINK "http://developerdrive.developerdrive.netdna-cdn.com/wp-content/uploads/2013/07/scroll-to-top.html" </w:instrText>
        </w:r>
        <w:r w:rsidRPr="000926B2">
          <w:rPr>
            <w:rFonts w:eastAsia="Times New Roman"/>
            <w:sz w:val="22"/>
            <w:szCs w:val="22"/>
            <w:rPrChange w:id="2356" w:author="Chara Katiri" w:date="2015-04-12T20:48:00Z">
              <w:rPr>
                <w:rFonts w:eastAsia="Times New Roman"/>
              </w:rPr>
            </w:rPrChange>
          </w:rPr>
          <w:fldChar w:fldCharType="separate"/>
        </w:r>
        <w:r w:rsidRPr="000926B2">
          <w:rPr>
            <w:rStyle w:val="Hyperlink"/>
            <w:rFonts w:eastAsia="Times New Roman"/>
            <w:color w:val="1155CC"/>
            <w:sz w:val="22"/>
            <w:szCs w:val="22"/>
            <w:rPrChange w:id="2357" w:author="Chara Katiri" w:date="2015-04-12T20:48:00Z">
              <w:rPr>
                <w:rStyle w:val="Hyperlink"/>
                <w:rFonts w:ascii="Calibri" w:eastAsia="Times New Roman" w:hAnsi="Calibri"/>
                <w:color w:val="1155CC"/>
                <w:sz w:val="23"/>
                <w:szCs w:val="23"/>
              </w:rPr>
            </w:rPrChange>
          </w:rPr>
          <w:t>http://developerdrive.developerdrive.netdna-cdn.com/wp-content/uploads/2013/07/scroll-to-top.html</w:t>
        </w:r>
        <w:r w:rsidRPr="000926B2">
          <w:rPr>
            <w:rFonts w:eastAsia="Times New Roman"/>
            <w:sz w:val="22"/>
            <w:szCs w:val="22"/>
            <w:rPrChange w:id="2358" w:author="Chara Katiri" w:date="2015-04-12T20:48:00Z">
              <w:rPr>
                <w:rFonts w:eastAsia="Times New Roman"/>
              </w:rPr>
            </w:rPrChange>
          </w:rPr>
          <w:fldChar w:fldCharType="end"/>
        </w:r>
      </w:ins>
    </w:p>
    <w:p w14:paraId="1D1E25DF" w14:textId="77777777" w:rsidR="005E29E9" w:rsidRPr="000926B2" w:rsidRDefault="005E29E9" w:rsidP="00EE1303">
      <w:pPr>
        <w:pStyle w:val="NormalWeb"/>
        <w:numPr>
          <w:ilvl w:val="1"/>
          <w:numId w:val="80"/>
        </w:numPr>
        <w:spacing w:before="0" w:beforeAutospacing="0" w:after="0" w:afterAutospacing="0" w:line="360" w:lineRule="auto"/>
        <w:contextualSpacing/>
        <w:jc w:val="both"/>
        <w:rPr>
          <w:ins w:id="2359" w:author="Chara Katiri" w:date="2015-04-12T20:46:00Z"/>
          <w:color w:val="000000"/>
          <w:sz w:val="22"/>
          <w:szCs w:val="22"/>
          <w:rPrChange w:id="2360" w:author="Chara Katiri" w:date="2015-04-12T20:48:00Z">
            <w:rPr>
              <w:ins w:id="2361" w:author="Chara Katiri" w:date="2015-04-12T20:46:00Z"/>
              <w:rFonts w:ascii="Calibri" w:hAnsi="Calibri"/>
              <w:color w:val="000000"/>
              <w:sz w:val="23"/>
              <w:szCs w:val="23"/>
            </w:rPr>
          </w:rPrChange>
        </w:rPr>
        <w:pPrChange w:id="2362" w:author="Chara Katiri" w:date="2015-05-02T20:52:00Z">
          <w:pPr>
            <w:pStyle w:val="NormalWeb"/>
            <w:spacing w:before="0" w:beforeAutospacing="0" w:after="0" w:afterAutospacing="0"/>
            <w:jc w:val="both"/>
          </w:pPr>
        </w:pPrChange>
      </w:pPr>
      <w:ins w:id="2363" w:author="Chara Katiri" w:date="2015-04-12T20:46:00Z">
        <w:r w:rsidRPr="000926B2">
          <w:rPr>
            <w:color w:val="000000"/>
            <w:sz w:val="22"/>
            <w:szCs w:val="22"/>
            <w:rPrChange w:id="2364" w:author="Chara Katiri" w:date="2015-04-12T20:48:00Z">
              <w:rPr>
                <w:rFonts w:ascii="Calibri" w:hAnsi="Calibri"/>
                <w:color w:val="000000"/>
                <w:sz w:val="23"/>
                <w:szCs w:val="23"/>
              </w:rPr>
            </w:rPrChange>
          </w:rPr>
          <w:t>Passwords:</w:t>
        </w:r>
      </w:ins>
    </w:p>
    <w:p w14:paraId="76DE6C13" w14:textId="54B61DEA" w:rsidR="005E29E9" w:rsidRPr="000926B2" w:rsidRDefault="005E29E9" w:rsidP="00EE1303">
      <w:pPr>
        <w:pStyle w:val="ListParagraph"/>
        <w:numPr>
          <w:ilvl w:val="2"/>
          <w:numId w:val="81"/>
        </w:numPr>
        <w:spacing w:line="360" w:lineRule="auto"/>
        <w:ind w:left="2127" w:hanging="567"/>
        <w:jc w:val="both"/>
        <w:rPr>
          <w:ins w:id="2365" w:author="Chara Katiri" w:date="2015-04-12T20:46:00Z"/>
          <w:rFonts w:ascii="Times" w:hAnsi="Times"/>
          <w:sz w:val="22"/>
          <w:szCs w:val="22"/>
          <w:rPrChange w:id="2366" w:author="Chara Katiri" w:date="2015-05-02T23:23:00Z">
            <w:rPr>
              <w:ins w:id="2367" w:author="Chara Katiri" w:date="2015-04-12T20:46:00Z"/>
            </w:rPr>
          </w:rPrChange>
        </w:rPr>
        <w:pPrChange w:id="2368" w:author="Chara Katiri" w:date="2015-05-02T23:23:00Z">
          <w:pPr>
            <w:pStyle w:val="NormalWeb"/>
            <w:spacing w:before="0" w:beforeAutospacing="0" w:after="0" w:afterAutospacing="0"/>
            <w:jc w:val="both"/>
          </w:pPr>
        </w:pPrChange>
      </w:pPr>
      <w:ins w:id="2369" w:author="Chara Katiri" w:date="2015-04-12T20:46:00Z">
        <w:r w:rsidRPr="000926B2">
          <w:rPr>
            <w:rFonts w:ascii="Times" w:hAnsi="Times" w:cs="Times New Roman"/>
            <w:sz w:val="22"/>
            <w:szCs w:val="22"/>
            <w:rPrChange w:id="2370" w:author="Chara Katiri" w:date="2015-05-02T23:23:00Z">
              <w:rPr>
                <w:rFonts w:ascii="Calibri" w:hAnsi="Calibri"/>
                <w:color w:val="000000"/>
                <w:sz w:val="23"/>
                <w:szCs w:val="23"/>
              </w:rPr>
            </w:rPrChange>
          </w:rPr>
          <w:t>Hashing examples:</w:t>
        </w:r>
      </w:ins>
      <w:ins w:id="2371" w:author="Chara Katiri" w:date="2015-04-12T20:47:00Z">
        <w:r w:rsidRPr="000926B2">
          <w:rPr>
            <w:rFonts w:ascii="Times" w:hAnsi="Times" w:cs="Times New Roman"/>
            <w:sz w:val="22"/>
            <w:szCs w:val="22"/>
            <w:rPrChange w:id="2372" w:author="Chara Katiri" w:date="2015-05-02T23:23:00Z">
              <w:rPr/>
            </w:rPrChange>
          </w:rPr>
          <w:t xml:space="preserve"> </w:t>
        </w:r>
      </w:ins>
      <w:ins w:id="2373" w:author="Chara Katiri" w:date="2015-04-12T20:46:00Z">
        <w:r w:rsidRPr="000926B2">
          <w:rPr>
            <w:rFonts w:ascii="Times" w:hAnsi="Times" w:cs="Times New Roman"/>
            <w:sz w:val="22"/>
            <w:szCs w:val="22"/>
            <w:rPrChange w:id="2374" w:author="Chara Katiri" w:date="2015-05-02T23:23:00Z">
              <w:rPr/>
            </w:rPrChange>
          </w:rPr>
          <w:fldChar w:fldCharType="begin"/>
        </w:r>
        <w:r w:rsidRPr="000926B2">
          <w:rPr>
            <w:rFonts w:ascii="Times" w:hAnsi="Times" w:cs="Times New Roman"/>
            <w:sz w:val="22"/>
            <w:szCs w:val="22"/>
            <w:rPrChange w:id="2375" w:author="Chara Katiri" w:date="2015-05-02T23:23:00Z">
              <w:rPr/>
            </w:rPrChange>
          </w:rPr>
          <w:instrText xml:space="preserve"> HYPERLINK "http://www.mkyong.com/java/java-sha-hashing-example/" </w:instrText>
        </w:r>
        <w:r w:rsidRPr="000926B2">
          <w:rPr>
            <w:rFonts w:ascii="Times" w:hAnsi="Times" w:cs="Times New Roman"/>
            <w:sz w:val="22"/>
            <w:szCs w:val="22"/>
            <w:rPrChange w:id="2376" w:author="Chara Katiri" w:date="2015-05-02T23:23:00Z">
              <w:rPr/>
            </w:rPrChange>
          </w:rPr>
          <w:fldChar w:fldCharType="separate"/>
        </w:r>
        <w:r w:rsidRPr="000926B2">
          <w:rPr>
            <w:rFonts w:ascii="Times" w:hAnsi="Times"/>
            <w:sz w:val="22"/>
            <w:szCs w:val="22"/>
            <w:rPrChange w:id="2377" w:author="Chara Katiri" w:date="2015-05-02T23:23:00Z">
              <w:rPr>
                <w:rStyle w:val="Hyperlink"/>
                <w:rFonts w:ascii="Calibri" w:hAnsi="Calibri"/>
                <w:color w:val="1155CC"/>
                <w:sz w:val="23"/>
                <w:szCs w:val="23"/>
              </w:rPr>
            </w:rPrChange>
          </w:rPr>
          <w:t>http://www.mkyong.com/java/java-sha-hashing-example/</w:t>
        </w:r>
        <w:r w:rsidRPr="000926B2">
          <w:rPr>
            <w:rFonts w:ascii="Times" w:hAnsi="Times" w:cs="Times New Roman"/>
            <w:sz w:val="22"/>
            <w:szCs w:val="22"/>
            <w:rPrChange w:id="2378" w:author="Chara Katiri" w:date="2015-05-02T23:23:00Z">
              <w:rPr/>
            </w:rPrChange>
          </w:rPr>
          <w:fldChar w:fldCharType="end"/>
        </w:r>
      </w:ins>
    </w:p>
    <w:p w14:paraId="65202451" w14:textId="4E0DD9DF" w:rsidR="005E29E9" w:rsidRPr="000926B2" w:rsidRDefault="005E29E9" w:rsidP="00EE1303">
      <w:pPr>
        <w:pStyle w:val="ListParagraph"/>
        <w:numPr>
          <w:ilvl w:val="2"/>
          <w:numId w:val="81"/>
        </w:numPr>
        <w:spacing w:line="360" w:lineRule="auto"/>
        <w:ind w:left="2127" w:hanging="567"/>
        <w:jc w:val="both"/>
        <w:rPr>
          <w:ins w:id="2379" w:author="Chara Katiri" w:date="2015-04-12T20:47:00Z"/>
          <w:rFonts w:ascii="Times" w:hAnsi="Times" w:cs="Times New Roman"/>
          <w:sz w:val="22"/>
          <w:szCs w:val="22"/>
          <w:rPrChange w:id="2380" w:author="Chara Katiri" w:date="2015-05-02T23:23:00Z">
            <w:rPr>
              <w:ins w:id="2381" w:author="Chara Katiri" w:date="2015-04-12T20:47:00Z"/>
              <w:rFonts w:eastAsia="Times New Roman"/>
            </w:rPr>
          </w:rPrChange>
        </w:rPr>
        <w:pPrChange w:id="2382" w:author="Chara Katiri" w:date="2015-05-02T23:23:00Z">
          <w:pPr/>
        </w:pPrChange>
      </w:pPr>
      <w:ins w:id="2383" w:author="Chara Katiri" w:date="2015-04-12T20:46:00Z">
        <w:r w:rsidRPr="000926B2">
          <w:rPr>
            <w:rFonts w:ascii="Times" w:hAnsi="Times" w:cs="Times New Roman"/>
            <w:sz w:val="22"/>
            <w:szCs w:val="22"/>
            <w:rPrChange w:id="2384" w:author="Chara Katiri" w:date="2015-05-02T23:23:00Z">
              <w:rPr>
                <w:rFonts w:ascii="Calibri" w:hAnsi="Calibri"/>
                <w:color w:val="000000"/>
                <w:sz w:val="23"/>
                <w:szCs w:val="23"/>
              </w:rPr>
            </w:rPrChange>
          </w:rPr>
          <w:t>Best way to store passwords:</w:t>
        </w:r>
      </w:ins>
      <w:ins w:id="2385" w:author="Chara Katiri" w:date="2015-04-12T20:47:00Z">
        <w:r w:rsidRPr="000926B2">
          <w:rPr>
            <w:rFonts w:ascii="Times" w:hAnsi="Times" w:cs="Times New Roman"/>
            <w:sz w:val="22"/>
            <w:szCs w:val="22"/>
            <w:rPrChange w:id="2386" w:author="Chara Katiri" w:date="2015-05-02T23:23:00Z">
              <w:rPr>
                <w:rFonts w:ascii="Calibri" w:hAnsi="Calibri"/>
                <w:color w:val="000000"/>
                <w:sz w:val="23"/>
                <w:szCs w:val="23"/>
              </w:rPr>
            </w:rPrChange>
          </w:rPr>
          <w:t xml:space="preserve"> </w:t>
        </w:r>
      </w:ins>
      <w:ins w:id="2387" w:author="Chara Katiri" w:date="2015-04-12T20:46:00Z">
        <w:r w:rsidRPr="000926B2">
          <w:rPr>
            <w:rFonts w:ascii="Times" w:hAnsi="Times" w:cs="Times New Roman"/>
            <w:sz w:val="22"/>
            <w:szCs w:val="22"/>
            <w:rPrChange w:id="2388" w:author="Chara Katiri" w:date="2015-05-02T23:23:00Z">
              <w:rPr>
                <w:rFonts w:eastAsia="Times New Roman"/>
              </w:rPr>
            </w:rPrChange>
          </w:rPr>
          <w:fldChar w:fldCharType="begin"/>
        </w:r>
        <w:r w:rsidRPr="000926B2">
          <w:rPr>
            <w:rFonts w:ascii="Times" w:hAnsi="Times" w:cs="Times New Roman"/>
            <w:sz w:val="22"/>
            <w:szCs w:val="22"/>
            <w:rPrChange w:id="2389" w:author="Chara Katiri" w:date="2015-05-02T23:23:00Z">
              <w:rPr>
                <w:rFonts w:eastAsia="Times New Roman"/>
              </w:rPr>
            </w:rPrChange>
          </w:rPr>
          <w:instrText xml:space="preserve"> HYPERLINK "http://stackoverflow.com/questions/14798275/best-way-to-store-passwords-in-mysql-database" </w:instrText>
        </w:r>
        <w:r w:rsidRPr="000926B2">
          <w:rPr>
            <w:rFonts w:ascii="Times" w:hAnsi="Times" w:cs="Times New Roman"/>
            <w:sz w:val="22"/>
            <w:szCs w:val="22"/>
            <w:rPrChange w:id="2390" w:author="Chara Katiri" w:date="2015-05-02T23:23:00Z">
              <w:rPr>
                <w:rFonts w:eastAsia="Times New Roman"/>
              </w:rPr>
            </w:rPrChange>
          </w:rPr>
          <w:fldChar w:fldCharType="separate"/>
        </w:r>
        <w:r w:rsidRPr="000926B2">
          <w:rPr>
            <w:rFonts w:ascii="Times" w:hAnsi="Times" w:cs="Times New Roman"/>
            <w:sz w:val="22"/>
            <w:szCs w:val="22"/>
            <w:rPrChange w:id="2391" w:author="Chara Katiri" w:date="2015-05-02T23:23:00Z">
              <w:rPr>
                <w:rStyle w:val="Hyperlink"/>
                <w:rFonts w:ascii="Calibri" w:eastAsia="Times New Roman" w:hAnsi="Calibri"/>
                <w:color w:val="1155CC"/>
                <w:sz w:val="23"/>
                <w:szCs w:val="23"/>
              </w:rPr>
            </w:rPrChange>
          </w:rPr>
          <w:t>http://stackoverflow.com/questions/14798275/best-way-to-store-passwords-in-mysql-database</w:t>
        </w:r>
        <w:r w:rsidRPr="000926B2">
          <w:rPr>
            <w:rFonts w:ascii="Times" w:hAnsi="Times" w:cs="Times New Roman"/>
            <w:sz w:val="22"/>
            <w:szCs w:val="22"/>
            <w:rPrChange w:id="2392" w:author="Chara Katiri" w:date="2015-05-02T23:23:00Z">
              <w:rPr>
                <w:rFonts w:eastAsia="Times New Roman"/>
              </w:rPr>
            </w:rPrChange>
          </w:rPr>
          <w:fldChar w:fldCharType="end"/>
        </w:r>
      </w:ins>
    </w:p>
    <w:p w14:paraId="298AF45C" w14:textId="3FC52236" w:rsidR="005E29E9" w:rsidRPr="000926B2" w:rsidRDefault="005E29E9" w:rsidP="00EE1303">
      <w:pPr>
        <w:spacing w:line="360" w:lineRule="auto"/>
        <w:contextualSpacing/>
        <w:jc w:val="both"/>
        <w:rPr>
          <w:ins w:id="2393" w:author="Chara Katiri" w:date="2015-04-12T20:33:00Z"/>
          <w:rFonts w:ascii="Times" w:hAnsi="Times" w:cs="Times New Roman"/>
          <w:sz w:val="22"/>
          <w:szCs w:val="22"/>
        </w:rPr>
      </w:pPr>
    </w:p>
    <w:p w14:paraId="2DF85885" w14:textId="77777777" w:rsidR="00340F77" w:rsidRPr="000926B2" w:rsidRDefault="00340F77" w:rsidP="00EE1303">
      <w:pPr>
        <w:spacing w:line="360" w:lineRule="auto"/>
        <w:contextualSpacing/>
        <w:jc w:val="both"/>
        <w:rPr>
          <w:rFonts w:ascii="Times" w:hAnsi="Times" w:cs="Times New Roman"/>
          <w:sz w:val="22"/>
          <w:szCs w:val="22"/>
        </w:rPr>
      </w:pPr>
    </w:p>
    <w:p w14:paraId="77BD483A" w14:textId="7A60B141" w:rsidR="00BA0921" w:rsidRPr="000926B2" w:rsidRDefault="00BA092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2394" w:name="_Toc290491175"/>
      <w:r w:rsidRPr="000926B2">
        <w:rPr>
          <w:rFonts w:ascii="Times" w:hAnsi="Times" w:cs="Times New Roman"/>
          <w:color w:val="auto"/>
          <w:sz w:val="22"/>
          <w:szCs w:val="22"/>
          <w:lang w:val="en-GB"/>
        </w:rPr>
        <w:t>Database creation and integration</w:t>
      </w:r>
      <w:bookmarkEnd w:id="2394"/>
      <w:r w:rsidRPr="000926B2">
        <w:rPr>
          <w:rFonts w:ascii="Times" w:hAnsi="Times" w:cs="Times New Roman"/>
          <w:color w:val="auto"/>
          <w:sz w:val="22"/>
          <w:szCs w:val="22"/>
          <w:lang w:val="en-GB"/>
        </w:rPr>
        <w:t xml:space="preserve"> </w:t>
      </w:r>
    </w:p>
    <w:p w14:paraId="3E2D9D05" w14:textId="7386441A" w:rsidR="0061539A" w:rsidRPr="000926B2" w:rsidRDefault="006E0F4A" w:rsidP="00EE1303">
      <w:pPr>
        <w:pStyle w:val="NormalWeb"/>
        <w:spacing w:before="0" w:beforeAutospacing="0" w:after="0" w:afterAutospacing="0" w:line="360" w:lineRule="auto"/>
        <w:ind w:firstLine="720"/>
        <w:contextualSpacing/>
        <w:jc w:val="both"/>
        <w:rPr>
          <w:sz w:val="22"/>
          <w:szCs w:val="22"/>
        </w:rPr>
        <w:pPrChange w:id="2395" w:author="Chara Katiri" w:date="2015-04-12T20:48:00Z">
          <w:pPr/>
        </w:pPrChange>
      </w:pPr>
      <w:ins w:id="2396" w:author="Chara Katiri" w:date="2015-04-12T20:30:00Z">
        <w:r w:rsidRPr="000926B2">
          <w:rPr>
            <w:sz w:val="22"/>
            <w:szCs w:val="22"/>
            <w:highlight w:val="yellow"/>
          </w:rPr>
          <w:t xml:space="preserve">To be </w:t>
        </w:r>
        <w:proofErr w:type="gramStart"/>
        <w:r w:rsidRPr="000926B2">
          <w:rPr>
            <w:sz w:val="22"/>
            <w:szCs w:val="22"/>
            <w:highlight w:val="yellow"/>
          </w:rPr>
          <w:t>completed</w:t>
        </w:r>
      </w:ins>
      <w:r w:rsidR="0061539A" w:rsidRPr="000926B2">
        <w:rPr>
          <w:sz w:val="22"/>
          <w:szCs w:val="22"/>
        </w:rPr>
        <w:t xml:space="preserve"> :</w:t>
      </w:r>
      <w:proofErr w:type="gramEnd"/>
      <w:r w:rsidR="0061539A" w:rsidRPr="000926B2">
        <w:rPr>
          <w:sz w:val="22"/>
          <w:szCs w:val="22"/>
        </w:rPr>
        <w:t xml:space="preserve"> </w:t>
      </w:r>
      <w:ins w:id="2397" w:author="Chara Katiri" w:date="2015-04-12T20:31:00Z">
        <w:r w:rsidR="0061539A" w:rsidRPr="000926B2">
          <w:rPr>
            <w:sz w:val="22"/>
            <w:szCs w:val="22"/>
          </w:rPr>
          <w:t xml:space="preserve">MySQL (Add description here). </w:t>
        </w:r>
      </w:ins>
    </w:p>
    <w:p w14:paraId="66E0237B" w14:textId="77777777" w:rsidR="006E0F4A" w:rsidRPr="000926B2" w:rsidRDefault="006E0F4A" w:rsidP="00EE1303">
      <w:pPr>
        <w:pStyle w:val="ListParagraph"/>
        <w:spacing w:line="360" w:lineRule="auto"/>
        <w:ind w:left="360"/>
        <w:jc w:val="both"/>
        <w:rPr>
          <w:ins w:id="2398" w:author="Chara Katiri" w:date="2015-04-12T20:30:00Z"/>
          <w:rFonts w:ascii="Times" w:hAnsi="Times" w:cs="Times New Roman"/>
          <w:sz w:val="22"/>
          <w:szCs w:val="22"/>
        </w:rPr>
        <w:pPrChange w:id="2399" w:author="Chara Katiri" w:date="2015-04-12T20:48:00Z">
          <w:pPr>
            <w:pStyle w:val="ListParagraph"/>
            <w:numPr>
              <w:numId w:val="15"/>
            </w:numPr>
            <w:spacing w:line="360" w:lineRule="auto"/>
            <w:ind w:left="360" w:hanging="360"/>
            <w:jc w:val="both"/>
          </w:pPr>
        </w:pPrChange>
      </w:pPr>
    </w:p>
    <w:p w14:paraId="5C1C299D" w14:textId="0C58EB7D" w:rsidR="00802990" w:rsidRPr="000926B2" w:rsidRDefault="00802990" w:rsidP="00EE1303">
      <w:pPr>
        <w:pStyle w:val="NormalWeb"/>
        <w:spacing w:before="0" w:beforeAutospacing="0" w:after="0" w:afterAutospacing="0" w:line="360" w:lineRule="auto"/>
        <w:ind w:left="720" w:firstLine="720"/>
        <w:contextualSpacing/>
        <w:jc w:val="both"/>
        <w:rPr>
          <w:ins w:id="2400" w:author="Chara Katiri" w:date="2015-04-12T20:47:00Z"/>
          <w:sz w:val="22"/>
          <w:szCs w:val="22"/>
          <w:rPrChange w:id="2401" w:author="Chara Katiri" w:date="2015-04-12T20:48:00Z">
            <w:rPr>
              <w:ins w:id="2402" w:author="Chara Katiri" w:date="2015-04-12T20:47:00Z"/>
              <w:rFonts w:eastAsia="Times New Roman"/>
            </w:rPr>
          </w:rPrChange>
        </w:rPr>
      </w:pPr>
      <w:ins w:id="2403" w:author="Chara Katiri" w:date="2015-04-12T20:47:00Z">
        <w:r w:rsidRPr="000926B2">
          <w:rPr>
            <w:color w:val="000000"/>
            <w:sz w:val="22"/>
            <w:szCs w:val="22"/>
            <w:rPrChange w:id="2404" w:author="Chara Katiri" w:date="2015-04-12T20:48:00Z">
              <w:rPr>
                <w:rFonts w:ascii="Calibri" w:hAnsi="Calibri"/>
                <w:color w:val="000000"/>
                <w:sz w:val="23"/>
                <w:szCs w:val="23"/>
              </w:rPr>
            </w:rPrChange>
          </w:rPr>
          <w:t xml:space="preserve">Connect to MySQL database using Java: </w:t>
        </w:r>
        <w:r w:rsidRPr="000926B2">
          <w:rPr>
            <w:rFonts w:eastAsia="Times New Roman"/>
            <w:sz w:val="22"/>
            <w:szCs w:val="22"/>
            <w:rPrChange w:id="2405" w:author="Chara Katiri" w:date="2015-04-12T20:48:00Z">
              <w:rPr>
                <w:rFonts w:eastAsia="Times New Roman"/>
              </w:rPr>
            </w:rPrChange>
          </w:rPr>
          <w:fldChar w:fldCharType="begin"/>
        </w:r>
        <w:r w:rsidRPr="000926B2">
          <w:rPr>
            <w:rFonts w:eastAsia="Times New Roman"/>
            <w:sz w:val="22"/>
            <w:szCs w:val="22"/>
            <w:rPrChange w:id="2406" w:author="Chara Katiri" w:date="2015-04-12T20:48:00Z">
              <w:rPr>
                <w:rFonts w:eastAsia="Times New Roman"/>
              </w:rPr>
            </w:rPrChange>
          </w:rPr>
          <w:instrText xml:space="preserve"> HYPERLINK "http://mrbool.com/how-to-connect-with-mysql-database-using-java/25440" </w:instrText>
        </w:r>
        <w:r w:rsidRPr="000926B2">
          <w:rPr>
            <w:rFonts w:eastAsia="Times New Roman"/>
            <w:sz w:val="22"/>
            <w:szCs w:val="22"/>
            <w:rPrChange w:id="2407" w:author="Chara Katiri" w:date="2015-04-12T20:48:00Z">
              <w:rPr>
                <w:rFonts w:eastAsia="Times New Roman"/>
              </w:rPr>
            </w:rPrChange>
          </w:rPr>
          <w:fldChar w:fldCharType="separate"/>
        </w:r>
        <w:r w:rsidRPr="000926B2">
          <w:rPr>
            <w:rStyle w:val="Hyperlink"/>
            <w:rFonts w:eastAsia="Times New Roman"/>
            <w:color w:val="1155CC"/>
            <w:sz w:val="22"/>
            <w:szCs w:val="22"/>
            <w:rPrChange w:id="2408" w:author="Chara Katiri" w:date="2015-04-12T20:48:00Z">
              <w:rPr>
                <w:rStyle w:val="Hyperlink"/>
                <w:rFonts w:ascii="Calibri" w:eastAsia="Times New Roman" w:hAnsi="Calibri"/>
                <w:color w:val="1155CC"/>
                <w:sz w:val="23"/>
                <w:szCs w:val="23"/>
              </w:rPr>
            </w:rPrChange>
          </w:rPr>
          <w:t>http://mrbool.com/how-to-connect-with-mysql-database-using-java/25440</w:t>
        </w:r>
        <w:r w:rsidRPr="000926B2">
          <w:rPr>
            <w:rFonts w:eastAsia="Times New Roman"/>
            <w:sz w:val="22"/>
            <w:szCs w:val="22"/>
            <w:rPrChange w:id="2409" w:author="Chara Katiri" w:date="2015-04-12T20:48:00Z">
              <w:rPr>
                <w:rFonts w:eastAsia="Times New Roman"/>
              </w:rPr>
            </w:rPrChange>
          </w:rPr>
          <w:fldChar w:fldCharType="end"/>
        </w:r>
      </w:ins>
    </w:p>
    <w:p w14:paraId="6D761A69" w14:textId="01151B4F" w:rsidR="006E0F4A" w:rsidRPr="000926B2" w:rsidRDefault="006E0F4A" w:rsidP="00EE1303">
      <w:pPr>
        <w:spacing w:line="360" w:lineRule="auto"/>
        <w:contextualSpacing/>
        <w:jc w:val="both"/>
        <w:rPr>
          <w:ins w:id="2410" w:author="Chara Katiri" w:date="2015-04-12T20:31:00Z"/>
          <w:rFonts w:ascii="Times" w:hAnsi="Times" w:cs="Times New Roman"/>
          <w:sz w:val="22"/>
          <w:szCs w:val="22"/>
        </w:rPr>
      </w:pPr>
    </w:p>
    <w:p w14:paraId="48B5CA0C" w14:textId="77777777" w:rsidR="006E0F4A" w:rsidRPr="000926B2" w:rsidRDefault="006E0F4A" w:rsidP="00EE1303">
      <w:pPr>
        <w:spacing w:line="360" w:lineRule="auto"/>
        <w:contextualSpacing/>
        <w:jc w:val="both"/>
        <w:rPr>
          <w:ins w:id="2411" w:author="Chara Katiri" w:date="2015-04-12T20:30:00Z"/>
          <w:rFonts w:ascii="Times" w:hAnsi="Times" w:cs="Times New Roman"/>
          <w:sz w:val="22"/>
          <w:szCs w:val="22"/>
        </w:rPr>
      </w:pPr>
    </w:p>
    <w:p w14:paraId="5B8E4042" w14:textId="74B3CB22" w:rsidR="00AE51AF" w:rsidRPr="000926B2" w:rsidRDefault="001E54D9" w:rsidP="00EE1303">
      <w:pPr>
        <w:spacing w:line="360" w:lineRule="auto"/>
        <w:contextualSpacing/>
        <w:jc w:val="both"/>
        <w:rPr>
          <w:ins w:id="2412" w:author="Chara Katiri" w:date="2015-05-02T20:52:00Z"/>
          <w:rFonts w:ascii="Times" w:hAnsi="Times" w:cs="Times New Roman"/>
          <w:sz w:val="22"/>
          <w:szCs w:val="22"/>
        </w:rPr>
      </w:pPr>
      <w:ins w:id="2413" w:author="Chara Katiri" w:date="2015-04-12T02:06:00Z">
        <w:r w:rsidRPr="000926B2">
          <w:rPr>
            <w:rFonts w:ascii="Times" w:hAnsi="Times" w:cs="Times New Roman"/>
            <w:sz w:val="22"/>
            <w:szCs w:val="22"/>
          </w:rPr>
          <w:t xml:space="preserve">Details about remote connection to the database </w:t>
        </w:r>
      </w:ins>
      <w:ins w:id="2414" w:author="Chara Katiri" w:date="2015-04-12T02:07:00Z">
        <w:r w:rsidRPr="000926B2">
          <w:rPr>
            <w:rFonts w:ascii="Times" w:hAnsi="Times" w:cs="Times New Roman"/>
            <w:sz w:val="22"/>
            <w:szCs w:val="22"/>
          </w:rPr>
          <w:t xml:space="preserve">can be found in </w:t>
        </w:r>
      </w:ins>
      <w:ins w:id="2415" w:author="Chara Katiri" w:date="2015-04-12T02:16:00Z">
        <w:r w:rsidR="003D7AA1" w:rsidRPr="000926B2">
          <w:rPr>
            <w:rFonts w:ascii="Times" w:hAnsi="Times" w:cs="Times New Roman"/>
            <w:sz w:val="22"/>
            <w:szCs w:val="22"/>
          </w:rPr>
          <w:t>section 9.2</w:t>
        </w:r>
      </w:ins>
      <w:ins w:id="2416" w:author="Chara Katiri" w:date="2015-04-12T02:07:00Z">
        <w:r w:rsidRPr="000926B2">
          <w:rPr>
            <w:rFonts w:ascii="Times" w:hAnsi="Times" w:cs="Times New Roman"/>
            <w:sz w:val="22"/>
            <w:szCs w:val="22"/>
          </w:rPr>
          <w:t xml:space="preserve"> Appendix.  </w:t>
        </w:r>
      </w:ins>
    </w:p>
    <w:p w14:paraId="7132D06B" w14:textId="77777777" w:rsidR="008B589D" w:rsidRPr="000926B2" w:rsidRDefault="008B589D" w:rsidP="00EE1303">
      <w:pPr>
        <w:spacing w:line="360" w:lineRule="auto"/>
        <w:contextualSpacing/>
        <w:jc w:val="both"/>
        <w:rPr>
          <w:rFonts w:ascii="Times" w:hAnsi="Times" w:cs="Times New Roman"/>
          <w:sz w:val="22"/>
          <w:szCs w:val="22"/>
          <w:rPrChange w:id="2417" w:author="Chara Katiri" w:date="2015-04-12T20:48:00Z">
            <w:rPr/>
          </w:rPrChange>
        </w:rPr>
      </w:pPr>
    </w:p>
    <w:p w14:paraId="396965F8" w14:textId="77777777" w:rsidR="004A3B0F" w:rsidRPr="000926B2" w:rsidRDefault="004A3B0F" w:rsidP="00EE1303">
      <w:pPr>
        <w:pStyle w:val="Heading2"/>
        <w:numPr>
          <w:ilvl w:val="2"/>
          <w:numId w:val="13"/>
        </w:numPr>
        <w:spacing w:line="360" w:lineRule="auto"/>
        <w:contextualSpacing/>
        <w:jc w:val="both"/>
        <w:rPr>
          <w:rFonts w:ascii="Times" w:hAnsi="Times" w:cs="Times New Roman"/>
          <w:color w:val="auto"/>
          <w:sz w:val="22"/>
          <w:szCs w:val="22"/>
          <w:lang w:val="en-GB"/>
        </w:rPr>
      </w:pPr>
      <w:bookmarkStart w:id="2418" w:name="_Toc290491176"/>
      <w:r w:rsidRPr="000926B2">
        <w:rPr>
          <w:rFonts w:ascii="Times" w:hAnsi="Times" w:cs="Times New Roman"/>
          <w:color w:val="auto"/>
          <w:sz w:val="22"/>
          <w:szCs w:val="22"/>
          <w:lang w:val="en-GB"/>
        </w:rPr>
        <w:t>Security levels</w:t>
      </w:r>
      <w:bookmarkEnd w:id="2418"/>
    </w:p>
    <w:p w14:paraId="1B79BB87" w14:textId="23ACFC4E" w:rsidR="004A3B0F" w:rsidRPr="000926B2" w:rsidRDefault="004A3B0F"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i/>
          <w:sz w:val="22"/>
          <w:szCs w:val="22"/>
          <w:shd w:val="clear" w:color="auto" w:fill="FFFFFF"/>
          <w:lang w:val="en-GB"/>
        </w:rPr>
        <w:t>Security defence – SQL injection</w:t>
      </w:r>
      <w:r w:rsidRPr="000926B2">
        <w:rPr>
          <w:rFonts w:ascii="Times" w:eastAsia="Times New Roman" w:hAnsi="Times" w:cs="Times New Roman"/>
          <w:sz w:val="22"/>
          <w:szCs w:val="22"/>
          <w:shd w:val="clear" w:color="auto" w:fill="FFFFFF"/>
          <w:lang w:val="en-GB"/>
        </w:rPr>
        <w:t>: Login is required for buyers in order to view the list of available items, and for sellers in order to add new items. There’s no need for the users to register as they’re using their University email account.  During the login process the students</w:t>
      </w:r>
      <w:ins w:id="2419" w:author="Chara Katiri" w:date="2015-05-02T14:30:00Z">
        <w:r w:rsidR="006C3C9B" w:rsidRPr="000926B2">
          <w:rPr>
            <w:rFonts w:ascii="Times" w:eastAsia="Times New Roman" w:hAnsi="Times" w:cs="Times New Roman"/>
            <w:sz w:val="22"/>
            <w:szCs w:val="22"/>
            <w:shd w:val="clear" w:color="auto" w:fill="FFFFFF"/>
            <w:lang w:val="en-GB"/>
          </w:rPr>
          <w:t xml:space="preserve"> and </w:t>
        </w:r>
        <w:r w:rsidR="0099186E" w:rsidRPr="000926B2">
          <w:rPr>
            <w:rFonts w:ascii="Times" w:eastAsia="Times New Roman" w:hAnsi="Times" w:cs="Times New Roman"/>
            <w:sz w:val="22"/>
            <w:szCs w:val="22"/>
            <w:shd w:val="clear" w:color="auto" w:fill="FFFFFF"/>
            <w:lang w:val="en-GB"/>
          </w:rPr>
          <w:t>staff</w:t>
        </w:r>
      </w:ins>
      <w:r w:rsidRPr="000926B2">
        <w:rPr>
          <w:rFonts w:ascii="Times" w:eastAsia="Times New Roman" w:hAnsi="Times" w:cs="Times New Roman"/>
          <w:sz w:val="22"/>
          <w:szCs w:val="22"/>
          <w:shd w:val="clear" w:color="auto" w:fill="FFFFFF"/>
          <w:lang w:val="en-GB"/>
        </w:rPr>
        <w:t xml:space="preserve"> provide their username (email) and password. The submission of their personal inform</w:t>
      </w:r>
      <w:r w:rsidR="0045666D" w:rsidRPr="000926B2">
        <w:rPr>
          <w:rFonts w:ascii="Times" w:eastAsia="Times New Roman" w:hAnsi="Times" w:cs="Times New Roman"/>
          <w:sz w:val="22"/>
          <w:szCs w:val="22"/>
          <w:shd w:val="clear" w:color="auto" w:fill="FFFFFF"/>
          <w:lang w:val="en-GB"/>
        </w:rPr>
        <w:t>ation generates an SQL query</w:t>
      </w:r>
      <w:sdt>
        <w:sdtPr>
          <w:rPr>
            <w:rFonts w:ascii="Times" w:eastAsia="Times New Roman" w:hAnsi="Times" w:cs="Times New Roman"/>
            <w:sz w:val="22"/>
            <w:szCs w:val="22"/>
            <w:shd w:val="clear" w:color="auto" w:fill="FFFFFF"/>
            <w:lang w:val="en-GB"/>
          </w:rPr>
          <w:id w:val="-1475832756"/>
          <w:citation/>
        </w:sdtPr>
        <w:sdtContent>
          <w:r w:rsidR="0045666D" w:rsidRPr="000926B2">
            <w:rPr>
              <w:rFonts w:ascii="Times" w:eastAsia="Times New Roman" w:hAnsi="Times" w:cs="Times New Roman"/>
              <w:sz w:val="22"/>
              <w:szCs w:val="22"/>
              <w:shd w:val="clear" w:color="auto" w:fill="FFFFFF"/>
              <w:lang w:val="en-GB"/>
            </w:rPr>
            <w:fldChar w:fldCharType="begin"/>
          </w:r>
          <w:r w:rsidR="0045666D" w:rsidRPr="000926B2">
            <w:rPr>
              <w:rFonts w:ascii="Times" w:eastAsia="Times New Roman" w:hAnsi="Times" w:cs="Times New Roman"/>
              <w:sz w:val="22"/>
              <w:szCs w:val="22"/>
              <w:shd w:val="clear" w:color="auto" w:fill="FFFFFF"/>
            </w:rPr>
            <w:instrText xml:space="preserve"> CITATION Bey14 \l 1033 </w:instrText>
          </w:r>
          <w:r w:rsidR="0045666D"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 xml:space="preserve"> [</w:t>
          </w:r>
          <w:hyperlink w:anchor="Bey14" w:history="1">
            <w:r w:rsidR="000926B2" w:rsidRPr="000926B2">
              <w:rPr>
                <w:rStyle w:val="Heading2Char"/>
                <w:rFonts w:ascii="Times" w:eastAsia="Times New Roman" w:hAnsi="Times" w:cs="Times New Roman"/>
                <w:noProof/>
                <w:color w:val="auto"/>
                <w:sz w:val="22"/>
                <w:szCs w:val="22"/>
                <w:shd w:val="clear" w:color="auto" w:fill="FFFFFF"/>
              </w:rPr>
              <w:t>46</w:t>
            </w:r>
          </w:hyperlink>
          <w:r w:rsidR="000926B2" w:rsidRPr="000926B2">
            <w:rPr>
              <w:rFonts w:ascii="Times" w:eastAsia="Times New Roman" w:hAnsi="Times" w:cs="Times New Roman"/>
              <w:noProof/>
              <w:sz w:val="22"/>
              <w:szCs w:val="22"/>
              <w:shd w:val="clear" w:color="auto" w:fill="FFFFFF"/>
            </w:rPr>
            <w:t>]</w:t>
          </w:r>
          <w:r w:rsidR="0045666D" w:rsidRPr="000926B2">
            <w:rPr>
              <w:rFonts w:ascii="Times" w:eastAsia="Times New Roman" w:hAnsi="Times" w:cs="Times New Roman"/>
              <w:sz w:val="22"/>
              <w:szCs w:val="22"/>
              <w:shd w:val="clear" w:color="auto" w:fill="FFFFFF"/>
              <w:lang w:val="en-GB"/>
            </w:rPr>
            <w:fldChar w:fldCharType="end"/>
          </w:r>
        </w:sdtContent>
      </w:sdt>
      <w:r w:rsidRPr="000926B2">
        <w:rPr>
          <w:rFonts w:ascii="Times" w:eastAsia="Times New Roman" w:hAnsi="Times" w:cs="Times New Roman"/>
          <w:sz w:val="22"/>
          <w:szCs w:val="22"/>
          <w:shd w:val="clear" w:color="auto" w:fill="FFFFFF"/>
          <w:lang w:val="en-GB"/>
        </w:rPr>
        <w:t xml:space="preserve">. The query is then executed on the database and the user’s account is authenticated and authorised to allow access to the website.  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w:t>
      </w:r>
    </w:p>
    <w:p w14:paraId="281BFB1E" w14:textId="77777777" w:rsidR="004A3B0F" w:rsidRPr="000926B2" w:rsidRDefault="004A3B0F" w:rsidP="00EE1303">
      <w:pPr>
        <w:pStyle w:val="ListParagraph"/>
        <w:spacing w:line="360" w:lineRule="auto"/>
        <w:ind w:firstLine="720"/>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In order to defend such operations from attackers, the SQL query is parameterised to prevent execution of malicious code. </w:t>
      </w:r>
    </w:p>
    <w:p w14:paraId="547D75E7" w14:textId="77777777" w:rsidR="004A3B0F" w:rsidRPr="000926B2" w:rsidRDefault="004A3B0F" w:rsidP="00EE1303">
      <w:pPr>
        <w:pStyle w:val="ListParagraph"/>
        <w:spacing w:line="360" w:lineRule="auto"/>
        <w:ind w:firstLine="720"/>
        <w:jc w:val="both"/>
        <w:rPr>
          <w:rFonts w:ascii="Times" w:eastAsia="Times New Roman" w:hAnsi="Times" w:cs="Times New Roman"/>
          <w:sz w:val="22"/>
          <w:szCs w:val="22"/>
          <w:shd w:val="clear" w:color="auto" w:fill="FFFFFF"/>
          <w:lang w:val="en-GB"/>
        </w:rPr>
      </w:pPr>
    </w:p>
    <w:p w14:paraId="6C210E1C" w14:textId="7526012D" w:rsidR="004A3B0F" w:rsidRPr="000926B2" w:rsidRDefault="004A3B0F" w:rsidP="00EE1303">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0926B2">
        <w:rPr>
          <w:rFonts w:ascii="Times" w:eastAsia="Times New Roman" w:hAnsi="Times" w:cs="Times New Roman"/>
          <w:i/>
          <w:sz w:val="22"/>
          <w:szCs w:val="22"/>
          <w:shd w:val="clear" w:color="auto" w:fill="FFFFFF"/>
          <w:lang w:val="en-GB"/>
        </w:rPr>
        <w:t xml:space="preserve">Form validation: </w:t>
      </w:r>
      <w:r w:rsidR="0045666D" w:rsidRPr="000926B2">
        <w:rPr>
          <w:rFonts w:ascii="Times" w:eastAsia="Times New Roman" w:hAnsi="Times" w:cs="Times New Roman"/>
          <w:sz w:val="22"/>
          <w:szCs w:val="22"/>
          <w:shd w:val="clear" w:color="auto" w:fill="FFFFFF"/>
          <w:lang w:val="en-GB"/>
        </w:rPr>
        <w:t xml:space="preserve">The jQuery validator </w:t>
      </w:r>
      <w:sdt>
        <w:sdtPr>
          <w:rPr>
            <w:rFonts w:ascii="Times" w:eastAsia="Times New Roman" w:hAnsi="Times" w:cs="Times New Roman"/>
            <w:sz w:val="22"/>
            <w:szCs w:val="22"/>
            <w:shd w:val="clear" w:color="auto" w:fill="FFFFFF"/>
            <w:lang w:val="en-GB"/>
          </w:rPr>
          <w:id w:val="1110089782"/>
          <w:citation/>
        </w:sdtPr>
        <w:sdtContent>
          <w:r w:rsidR="0045666D" w:rsidRPr="000926B2">
            <w:rPr>
              <w:rFonts w:ascii="Times" w:eastAsia="Times New Roman" w:hAnsi="Times" w:cs="Times New Roman"/>
              <w:sz w:val="22"/>
              <w:szCs w:val="22"/>
              <w:shd w:val="clear" w:color="auto" w:fill="FFFFFF"/>
              <w:lang w:val="en-GB"/>
            </w:rPr>
            <w:fldChar w:fldCharType="begin"/>
          </w:r>
          <w:r w:rsidR="0045666D" w:rsidRPr="000926B2">
            <w:rPr>
              <w:rFonts w:ascii="Times" w:eastAsia="Times New Roman" w:hAnsi="Times" w:cs="Times New Roman"/>
              <w:sz w:val="22"/>
              <w:szCs w:val="22"/>
              <w:shd w:val="clear" w:color="auto" w:fill="FFFFFF"/>
            </w:rPr>
            <w:instrText xml:space="preserve"> CITATION Jqu14 \l 1033 </w:instrText>
          </w:r>
          <w:r w:rsidR="0045666D" w:rsidRPr="000926B2">
            <w:rPr>
              <w:rFonts w:ascii="Times" w:eastAsia="Times New Roman" w:hAnsi="Times" w:cs="Times New Roman"/>
              <w:sz w:val="22"/>
              <w:szCs w:val="22"/>
              <w:shd w:val="clear" w:color="auto" w:fill="FFFFFF"/>
              <w:lang w:val="en-GB"/>
            </w:rPr>
            <w:fldChar w:fldCharType="separate"/>
          </w:r>
          <w:r w:rsidR="000926B2" w:rsidRPr="000926B2">
            <w:rPr>
              <w:rFonts w:ascii="Times" w:eastAsia="Times New Roman" w:hAnsi="Times" w:cs="Times New Roman"/>
              <w:noProof/>
              <w:sz w:val="22"/>
              <w:szCs w:val="22"/>
              <w:shd w:val="clear" w:color="auto" w:fill="FFFFFF"/>
            </w:rPr>
            <w:t>[</w:t>
          </w:r>
          <w:hyperlink w:anchor="Jqu14" w:history="1">
            <w:r w:rsidR="000926B2" w:rsidRPr="000926B2">
              <w:rPr>
                <w:rStyle w:val="Heading2Char"/>
                <w:rFonts w:ascii="Times" w:eastAsia="Times New Roman" w:hAnsi="Times" w:cs="Times New Roman"/>
                <w:noProof/>
                <w:color w:val="auto"/>
                <w:sz w:val="22"/>
                <w:szCs w:val="22"/>
                <w:shd w:val="clear" w:color="auto" w:fill="FFFFFF"/>
              </w:rPr>
              <w:t>47</w:t>
            </w:r>
          </w:hyperlink>
          <w:r w:rsidR="000926B2" w:rsidRPr="000926B2">
            <w:rPr>
              <w:rFonts w:ascii="Times" w:eastAsia="Times New Roman" w:hAnsi="Times" w:cs="Times New Roman"/>
              <w:noProof/>
              <w:sz w:val="22"/>
              <w:szCs w:val="22"/>
              <w:shd w:val="clear" w:color="auto" w:fill="FFFFFF"/>
            </w:rPr>
            <w:t>]</w:t>
          </w:r>
          <w:r w:rsidR="0045666D" w:rsidRPr="000926B2">
            <w:rPr>
              <w:rFonts w:ascii="Times" w:eastAsia="Times New Roman" w:hAnsi="Times" w:cs="Times New Roman"/>
              <w:sz w:val="22"/>
              <w:szCs w:val="22"/>
              <w:shd w:val="clear" w:color="auto" w:fill="FFFFFF"/>
              <w:lang w:val="en-GB"/>
            </w:rPr>
            <w:fldChar w:fldCharType="end"/>
          </w:r>
        </w:sdtContent>
      </w:sdt>
      <w:r w:rsidRPr="000926B2">
        <w:rPr>
          <w:rFonts w:ascii="Times" w:eastAsia="Times New Roman" w:hAnsi="Times" w:cs="Times New Roman"/>
          <w:sz w:val="22"/>
          <w:szCs w:val="22"/>
          <w:shd w:val="clear" w:color="auto" w:fill="FFFFFF"/>
          <w:lang w:val="en-GB"/>
        </w:rPr>
        <w:t xml:space="preserve">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B27374A" w14:textId="77777777" w:rsidR="004A3B0F" w:rsidRPr="000926B2" w:rsidRDefault="004A3B0F" w:rsidP="00EE1303">
      <w:pPr>
        <w:pStyle w:val="ListParagraph"/>
        <w:spacing w:line="360" w:lineRule="auto"/>
        <w:ind w:firstLine="720"/>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Validation is applied both on client and server side. Client side validation offers a smooth user experience and it helps reduce the load on server by identifying user errors. Server side validation checks the data submitted by the user to prevent SQL injection attacks of cybercriminals attempts to submit untrustworthy data.</w:t>
      </w:r>
    </w:p>
    <w:p w14:paraId="50EDCC4B" w14:textId="77777777" w:rsidR="00AE51AF" w:rsidRPr="000926B2" w:rsidRDefault="00AE51AF" w:rsidP="00EE1303">
      <w:pPr>
        <w:spacing w:line="360" w:lineRule="auto"/>
        <w:contextualSpacing/>
        <w:jc w:val="both"/>
        <w:rPr>
          <w:rFonts w:ascii="Times" w:hAnsi="Times" w:cs="Times New Roman"/>
          <w:sz w:val="22"/>
          <w:szCs w:val="22"/>
          <w:rPrChange w:id="2420" w:author="Chara Katiri" w:date="2015-04-12T20:48:00Z">
            <w:rPr/>
          </w:rPrChange>
        </w:rPr>
      </w:pPr>
    </w:p>
    <w:p w14:paraId="43463877" w14:textId="77777777" w:rsidR="00157397" w:rsidRPr="000926B2" w:rsidRDefault="00157397"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2421" w:name="_Toc290491177"/>
      <w:r w:rsidRPr="000926B2">
        <w:rPr>
          <w:rFonts w:ascii="Times" w:hAnsi="Times" w:cs="Times New Roman"/>
          <w:color w:val="auto"/>
          <w:sz w:val="22"/>
          <w:szCs w:val="22"/>
          <w:lang w:val="en-GB"/>
        </w:rPr>
        <w:t>Success criteria</w:t>
      </w:r>
      <w:bookmarkEnd w:id="2421"/>
    </w:p>
    <w:p w14:paraId="3CECC953" w14:textId="77777777" w:rsidR="00775D55" w:rsidRPr="000926B2" w:rsidRDefault="00775D55"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The</w:t>
      </w:r>
      <w:r w:rsidR="009F14BF" w:rsidRPr="000926B2">
        <w:rPr>
          <w:rFonts w:ascii="Times" w:eastAsia="Times New Roman" w:hAnsi="Times" w:cs="Times New Roman"/>
          <w:sz w:val="22"/>
          <w:szCs w:val="22"/>
          <w:shd w:val="clear" w:color="auto" w:fill="FFFFFF"/>
          <w:lang w:val="en-GB"/>
        </w:rPr>
        <w:t xml:space="preserve"> deliverables and</w:t>
      </w:r>
      <w:r w:rsidRPr="000926B2">
        <w:rPr>
          <w:rFonts w:ascii="Times" w:eastAsia="Times New Roman" w:hAnsi="Times" w:cs="Times New Roman"/>
          <w:sz w:val="22"/>
          <w:szCs w:val="22"/>
          <w:shd w:val="clear" w:color="auto" w:fill="FFFFFF"/>
          <w:lang w:val="en-GB"/>
        </w:rPr>
        <w:t xml:space="preserve"> </w:t>
      </w:r>
      <w:r w:rsidR="009F14BF" w:rsidRPr="000926B2">
        <w:rPr>
          <w:rFonts w:ascii="Times" w:eastAsia="Times New Roman" w:hAnsi="Times" w:cs="Times New Roman"/>
          <w:sz w:val="22"/>
          <w:szCs w:val="22"/>
          <w:shd w:val="clear" w:color="auto" w:fill="FFFFFF"/>
          <w:lang w:val="en-GB"/>
        </w:rPr>
        <w:t xml:space="preserve">software development </w:t>
      </w:r>
      <w:r w:rsidRPr="000926B2">
        <w:rPr>
          <w:rFonts w:ascii="Times" w:eastAsia="Times New Roman" w:hAnsi="Times" w:cs="Times New Roman"/>
          <w:sz w:val="22"/>
          <w:szCs w:val="22"/>
          <w:shd w:val="clear" w:color="auto" w:fill="FFFFFF"/>
          <w:lang w:val="en-GB"/>
        </w:rPr>
        <w:t>requ</w:t>
      </w:r>
      <w:r w:rsidR="009F14BF" w:rsidRPr="000926B2">
        <w:rPr>
          <w:rFonts w:ascii="Times" w:eastAsia="Times New Roman" w:hAnsi="Times" w:cs="Times New Roman"/>
          <w:sz w:val="22"/>
          <w:szCs w:val="22"/>
          <w:shd w:val="clear" w:color="auto" w:fill="FFFFFF"/>
          <w:lang w:val="en-GB"/>
        </w:rPr>
        <w:t>irements met.</w:t>
      </w:r>
    </w:p>
    <w:p w14:paraId="62F455E2" w14:textId="77777777" w:rsidR="009F14BF" w:rsidRPr="000926B2" w:rsidRDefault="009F14BF"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The objectives are met.</w:t>
      </w:r>
    </w:p>
    <w:p w14:paraId="528FAC0C" w14:textId="1AF25E5B" w:rsidR="009F14BF" w:rsidRPr="000926B2" w:rsidRDefault="009F14BF"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The website </w:t>
      </w:r>
      <w:r w:rsidR="00D36D43" w:rsidRPr="000926B2">
        <w:rPr>
          <w:rFonts w:ascii="Times" w:eastAsia="Times New Roman" w:hAnsi="Times" w:cs="Times New Roman"/>
          <w:sz w:val="22"/>
          <w:szCs w:val="22"/>
          <w:shd w:val="clear" w:color="auto" w:fill="FFFFFF"/>
          <w:lang w:val="en-GB"/>
        </w:rPr>
        <w:t>is functional.</w:t>
      </w:r>
    </w:p>
    <w:p w14:paraId="6CC8263E" w14:textId="77777777" w:rsidR="009F14BF" w:rsidRPr="000926B2" w:rsidRDefault="009F14BF"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Delivery of final project in agreed timescale.</w:t>
      </w:r>
    </w:p>
    <w:p w14:paraId="55700937" w14:textId="612B8DA3" w:rsidR="009F14BF" w:rsidRPr="000926B2" w:rsidRDefault="009F14BF" w:rsidP="00EE1303">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0926B2">
        <w:rPr>
          <w:rFonts w:ascii="Times" w:eastAsia="Times New Roman" w:hAnsi="Times" w:cs="Times New Roman"/>
          <w:sz w:val="22"/>
          <w:szCs w:val="22"/>
          <w:shd w:val="clear" w:color="auto" w:fill="FFFFFF"/>
          <w:lang w:val="en-GB"/>
        </w:rPr>
        <w:t xml:space="preserve">System testing (requirements and UAT) is </w:t>
      </w:r>
      <w:r w:rsidR="00561678" w:rsidRPr="000926B2">
        <w:rPr>
          <w:rFonts w:ascii="Times" w:eastAsia="Times New Roman" w:hAnsi="Times" w:cs="Times New Roman"/>
          <w:sz w:val="22"/>
          <w:szCs w:val="22"/>
          <w:shd w:val="clear" w:color="auto" w:fill="FFFFFF"/>
          <w:lang w:val="en-GB"/>
        </w:rPr>
        <w:t>documented and completed</w:t>
      </w:r>
      <w:r w:rsidRPr="000926B2">
        <w:rPr>
          <w:rFonts w:ascii="Times" w:eastAsia="Times New Roman" w:hAnsi="Times" w:cs="Times New Roman"/>
          <w:sz w:val="22"/>
          <w:szCs w:val="22"/>
          <w:shd w:val="clear" w:color="auto" w:fill="FFFFFF"/>
          <w:lang w:val="en-GB"/>
        </w:rPr>
        <w:t xml:space="preserve">. </w:t>
      </w:r>
    </w:p>
    <w:p w14:paraId="461E6403" w14:textId="77777777" w:rsidR="009F14BF" w:rsidRPr="000926B2" w:rsidRDefault="009F14BF" w:rsidP="00EE1303">
      <w:pPr>
        <w:spacing w:line="360" w:lineRule="auto"/>
        <w:ind w:left="426"/>
        <w:contextualSpacing/>
        <w:jc w:val="both"/>
        <w:rPr>
          <w:rFonts w:ascii="Times" w:eastAsia="Times New Roman" w:hAnsi="Times" w:cs="Times New Roman"/>
          <w:sz w:val="22"/>
          <w:szCs w:val="22"/>
          <w:shd w:val="clear" w:color="auto" w:fill="FFFFFF"/>
          <w:lang w:val="en-GB"/>
        </w:rPr>
      </w:pPr>
    </w:p>
    <w:p w14:paraId="6CA95B54" w14:textId="3BED32FC" w:rsidR="0045682C" w:rsidRPr="000926B2" w:rsidRDefault="0045682C" w:rsidP="00EE1303">
      <w:pPr>
        <w:spacing w:line="360" w:lineRule="auto"/>
        <w:contextualSpacing/>
        <w:jc w:val="both"/>
        <w:rPr>
          <w:rFonts w:ascii="Times" w:eastAsia="Times New Roman" w:hAnsi="Times" w:cs="Times New Roman"/>
          <w:b/>
          <w:sz w:val="22"/>
          <w:szCs w:val="22"/>
          <w:lang w:val="en-GB"/>
        </w:rPr>
      </w:pPr>
      <w:r w:rsidRPr="000926B2">
        <w:rPr>
          <w:rFonts w:ascii="Times" w:eastAsia="Times New Roman" w:hAnsi="Times" w:cs="Times New Roman"/>
          <w:b/>
          <w:sz w:val="22"/>
          <w:szCs w:val="22"/>
          <w:lang w:val="en-GB"/>
        </w:rPr>
        <w:br w:type="page"/>
      </w:r>
    </w:p>
    <w:p w14:paraId="3B69D949" w14:textId="77777777" w:rsidR="00C67445" w:rsidRPr="000926B2" w:rsidRDefault="00C67445" w:rsidP="00EE1303">
      <w:pPr>
        <w:pStyle w:val="Heading1"/>
        <w:numPr>
          <w:ilvl w:val="0"/>
          <w:numId w:val="15"/>
        </w:numPr>
        <w:spacing w:line="360" w:lineRule="auto"/>
        <w:contextualSpacing/>
        <w:jc w:val="both"/>
        <w:rPr>
          <w:rFonts w:ascii="Times" w:hAnsi="Times" w:cs="Times New Roman"/>
          <w:color w:val="auto"/>
          <w:sz w:val="22"/>
          <w:szCs w:val="22"/>
          <w:lang w:val="en-GB"/>
        </w:rPr>
        <w:sectPr w:rsidR="00C67445" w:rsidRPr="000926B2" w:rsidSect="00871CBC">
          <w:pgSz w:w="11900" w:h="16840"/>
          <w:pgMar w:top="1440" w:right="1440" w:bottom="1440" w:left="1440" w:header="708" w:footer="1161" w:gutter="0"/>
          <w:cols w:space="708"/>
          <w:titlePg/>
          <w:docGrid w:linePitch="360"/>
        </w:sectPr>
      </w:pPr>
    </w:p>
    <w:p w14:paraId="34115177" w14:textId="7702A466" w:rsidR="009023B1" w:rsidRPr="000926B2" w:rsidRDefault="009023B1" w:rsidP="00EE1303">
      <w:pPr>
        <w:pStyle w:val="Heading1"/>
        <w:numPr>
          <w:ilvl w:val="0"/>
          <w:numId w:val="15"/>
        </w:numPr>
        <w:spacing w:line="360" w:lineRule="auto"/>
        <w:contextualSpacing/>
        <w:jc w:val="both"/>
        <w:rPr>
          <w:rFonts w:ascii="Times" w:hAnsi="Times" w:cs="Times New Roman"/>
          <w:color w:val="auto"/>
          <w:sz w:val="22"/>
          <w:szCs w:val="22"/>
          <w:lang w:val="en-GB"/>
        </w:rPr>
      </w:pPr>
      <w:bookmarkStart w:id="2422" w:name="_Toc290491178"/>
      <w:r w:rsidRPr="000926B2">
        <w:rPr>
          <w:rFonts w:ascii="Times" w:hAnsi="Times" w:cs="Times New Roman"/>
          <w:color w:val="auto"/>
          <w:sz w:val="22"/>
          <w:szCs w:val="22"/>
          <w:lang w:val="en-GB"/>
        </w:rPr>
        <w:t>Test and evaluation</w:t>
      </w:r>
      <w:bookmarkEnd w:id="2422"/>
    </w:p>
    <w:p w14:paraId="176F139B" w14:textId="77777777"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2423" w:name="_Toc290491179"/>
      <w:r w:rsidRPr="000926B2">
        <w:rPr>
          <w:rFonts w:ascii="Times" w:hAnsi="Times" w:cs="Times New Roman"/>
          <w:color w:val="auto"/>
          <w:sz w:val="22"/>
          <w:szCs w:val="22"/>
          <w:lang w:val="en-GB"/>
        </w:rPr>
        <w:t>Requirements testing</w:t>
      </w:r>
      <w:bookmarkEnd w:id="2423"/>
    </w:p>
    <w:tbl>
      <w:tblPr>
        <w:tblStyle w:val="TableGrid"/>
        <w:tblW w:w="11472" w:type="dxa"/>
        <w:tblInd w:w="108" w:type="dxa"/>
        <w:tblLook w:val="04A0" w:firstRow="1" w:lastRow="0" w:firstColumn="1" w:lastColumn="0" w:noHBand="0" w:noVBand="1"/>
        <w:tblPrChange w:id="2424" w:author="Chara Katiri" w:date="2015-04-12T03:35:00Z">
          <w:tblPr>
            <w:tblStyle w:val="TableGrid"/>
            <w:tblW w:w="10300" w:type="dxa"/>
            <w:tblInd w:w="108" w:type="dxa"/>
            <w:tblLook w:val="04A0" w:firstRow="1" w:lastRow="0" w:firstColumn="1" w:lastColumn="0" w:noHBand="0" w:noVBand="1"/>
          </w:tblPr>
        </w:tblPrChange>
      </w:tblPr>
      <w:tblGrid>
        <w:gridCol w:w="598"/>
        <w:gridCol w:w="40"/>
        <w:gridCol w:w="448"/>
        <w:gridCol w:w="137"/>
        <w:gridCol w:w="355"/>
        <w:gridCol w:w="127"/>
        <w:gridCol w:w="443"/>
        <w:gridCol w:w="1104"/>
        <w:gridCol w:w="1183"/>
        <w:gridCol w:w="8999"/>
        <w:gridCol w:w="222"/>
        <w:gridCol w:w="412"/>
        <w:tblGridChange w:id="2425">
          <w:tblGrid>
            <w:gridCol w:w="1037"/>
            <w:gridCol w:w="135"/>
            <w:gridCol w:w="1037"/>
            <w:gridCol w:w="135"/>
            <w:gridCol w:w="1037"/>
            <w:gridCol w:w="135"/>
            <w:gridCol w:w="1910"/>
            <w:gridCol w:w="1288"/>
            <w:gridCol w:w="1242"/>
            <w:gridCol w:w="1172"/>
            <w:gridCol w:w="1172"/>
            <w:gridCol w:w="1172"/>
          </w:tblGrid>
        </w:tblGridChange>
      </w:tblGrid>
      <w:tr w:rsidR="00BF78B7" w:rsidRPr="000926B2" w:rsidDel="00D71A41" w14:paraId="5A7C5A56" w14:textId="13E92F60" w:rsidTr="00BF78B7">
        <w:trPr>
          <w:del w:id="2426" w:author="Chara Katiri" w:date="2015-04-12T17:50:00Z"/>
        </w:trPr>
        <w:tc>
          <w:tcPr>
            <w:tcW w:w="1172" w:type="dxa"/>
            <w:gridSpan w:val="2"/>
            <w:shd w:val="clear" w:color="auto" w:fill="548DD4" w:themeFill="text2" w:themeFillTint="99"/>
            <w:tcPrChange w:id="2427" w:author="Chara Katiri" w:date="2015-04-12T03:35:00Z">
              <w:tcPr>
                <w:tcW w:w="1172" w:type="dxa"/>
                <w:gridSpan w:val="2"/>
                <w:shd w:val="clear" w:color="auto" w:fill="548DD4" w:themeFill="text2" w:themeFillTint="99"/>
              </w:tcPr>
            </w:tcPrChange>
          </w:tcPr>
          <w:p w14:paraId="3F80A6B0" w14:textId="2227DCB7" w:rsidR="00BF78B7" w:rsidRPr="000926B2" w:rsidDel="00D71A41" w:rsidRDefault="00BF78B7" w:rsidP="00EE1303">
            <w:pPr>
              <w:pStyle w:val="ListParagraph"/>
              <w:spacing w:line="360" w:lineRule="auto"/>
              <w:ind w:left="0"/>
              <w:jc w:val="both"/>
              <w:rPr>
                <w:del w:id="2428" w:author="Chara Katiri" w:date="2015-04-12T17:50:00Z"/>
                <w:rFonts w:ascii="Times" w:hAnsi="Times" w:cs="Times New Roman"/>
                <w:b/>
                <w:color w:val="FFFFFF" w:themeColor="background1"/>
                <w:sz w:val="22"/>
                <w:szCs w:val="22"/>
              </w:rPr>
            </w:pPr>
            <w:del w:id="2429" w:author="Chara Katiri" w:date="2015-04-12T17:50:00Z">
              <w:r w:rsidRPr="000926B2" w:rsidDel="00D71A41">
                <w:rPr>
                  <w:rFonts w:ascii="Times" w:hAnsi="Times" w:cs="Times New Roman"/>
                  <w:b/>
                  <w:bCs/>
                  <w:color w:val="FFFFFF" w:themeColor="background1"/>
                  <w:sz w:val="22"/>
                  <w:szCs w:val="22"/>
                  <w:lang w:val="en-GB"/>
                </w:rPr>
                <w:delText>Req. no.</w:delText>
              </w:r>
            </w:del>
          </w:p>
        </w:tc>
        <w:tc>
          <w:tcPr>
            <w:tcW w:w="4254" w:type="dxa"/>
            <w:gridSpan w:val="5"/>
            <w:shd w:val="clear" w:color="auto" w:fill="548DD4" w:themeFill="text2" w:themeFillTint="99"/>
            <w:tcPrChange w:id="2430" w:author="Chara Katiri" w:date="2015-04-12T03:35:00Z">
              <w:tcPr>
                <w:tcW w:w="4254" w:type="dxa"/>
                <w:gridSpan w:val="5"/>
                <w:shd w:val="clear" w:color="auto" w:fill="548DD4" w:themeFill="text2" w:themeFillTint="99"/>
              </w:tcPr>
            </w:tcPrChange>
          </w:tcPr>
          <w:p w14:paraId="45878D52" w14:textId="52528DF0" w:rsidR="00BF78B7" w:rsidRPr="000926B2" w:rsidDel="00D71A41" w:rsidRDefault="00BF78B7" w:rsidP="00EE1303">
            <w:pPr>
              <w:pStyle w:val="ListParagraph"/>
              <w:spacing w:line="360" w:lineRule="auto"/>
              <w:ind w:left="0"/>
              <w:jc w:val="both"/>
              <w:rPr>
                <w:del w:id="2431" w:author="Chara Katiri" w:date="2015-04-12T17:50:00Z"/>
                <w:rFonts w:ascii="Times" w:hAnsi="Times" w:cs="Times New Roman"/>
                <w:b/>
                <w:color w:val="FFFFFF" w:themeColor="background1"/>
                <w:sz w:val="22"/>
                <w:szCs w:val="22"/>
              </w:rPr>
            </w:pPr>
            <w:del w:id="2432" w:author="Chara Katiri" w:date="2015-04-12T17:50:00Z">
              <w:r w:rsidRPr="000926B2" w:rsidDel="00D71A41">
                <w:rPr>
                  <w:rFonts w:ascii="Times" w:hAnsi="Times" w:cs="Times New Roman"/>
                  <w:b/>
                  <w:bCs/>
                  <w:color w:val="FFFFFF" w:themeColor="background1"/>
                  <w:sz w:val="22"/>
                  <w:szCs w:val="22"/>
                  <w:lang w:val="en-GB"/>
                </w:rPr>
                <w:delText>Requirements Description</w:delText>
              </w:r>
            </w:del>
          </w:p>
        </w:tc>
        <w:tc>
          <w:tcPr>
            <w:tcW w:w="1288" w:type="dxa"/>
            <w:shd w:val="clear" w:color="auto" w:fill="548DD4" w:themeFill="text2" w:themeFillTint="99"/>
            <w:tcPrChange w:id="2433" w:author="Chara Katiri" w:date="2015-04-12T03:35:00Z">
              <w:tcPr>
                <w:tcW w:w="1288" w:type="dxa"/>
                <w:shd w:val="clear" w:color="auto" w:fill="548DD4" w:themeFill="text2" w:themeFillTint="99"/>
              </w:tcPr>
            </w:tcPrChange>
          </w:tcPr>
          <w:p w14:paraId="7C456564" w14:textId="0640179C" w:rsidR="00BF78B7" w:rsidRPr="000926B2" w:rsidDel="00D71A41" w:rsidRDefault="00BF78B7" w:rsidP="00EE1303">
            <w:pPr>
              <w:pStyle w:val="ListParagraph"/>
              <w:spacing w:line="360" w:lineRule="auto"/>
              <w:ind w:left="0"/>
              <w:jc w:val="both"/>
              <w:rPr>
                <w:del w:id="2434" w:author="Chara Katiri" w:date="2015-04-12T17:50:00Z"/>
                <w:rFonts w:ascii="Times" w:hAnsi="Times" w:cs="Times New Roman"/>
                <w:b/>
                <w:color w:val="FFFFFF" w:themeColor="background1"/>
                <w:sz w:val="22"/>
                <w:szCs w:val="22"/>
              </w:rPr>
            </w:pPr>
            <w:del w:id="2435" w:author="Chara Katiri" w:date="2015-04-12T17:50:00Z">
              <w:r w:rsidRPr="000926B2" w:rsidDel="00D71A41">
                <w:rPr>
                  <w:rFonts w:ascii="Times" w:hAnsi="Times" w:cs="Times New Roman"/>
                  <w:b/>
                  <w:bCs/>
                  <w:color w:val="FFFFFF" w:themeColor="background1"/>
                  <w:sz w:val="22"/>
                  <w:szCs w:val="22"/>
                  <w:lang w:val="en-GB"/>
                </w:rPr>
                <w:delText>Req. Type</w:delText>
              </w:r>
            </w:del>
          </w:p>
        </w:tc>
        <w:tc>
          <w:tcPr>
            <w:tcW w:w="1242" w:type="dxa"/>
            <w:shd w:val="clear" w:color="auto" w:fill="548DD4" w:themeFill="text2" w:themeFillTint="99"/>
            <w:tcPrChange w:id="2436" w:author="Chara Katiri" w:date="2015-04-12T03:35:00Z">
              <w:tcPr>
                <w:tcW w:w="1242" w:type="dxa"/>
                <w:shd w:val="clear" w:color="auto" w:fill="548DD4" w:themeFill="text2" w:themeFillTint="99"/>
              </w:tcPr>
            </w:tcPrChange>
          </w:tcPr>
          <w:p w14:paraId="0D4FAF08" w14:textId="63D67909" w:rsidR="00BF78B7" w:rsidRPr="000926B2" w:rsidDel="00D71A41" w:rsidRDefault="00BF78B7" w:rsidP="00EE1303">
            <w:pPr>
              <w:pStyle w:val="ListParagraph"/>
              <w:spacing w:line="360" w:lineRule="auto"/>
              <w:ind w:left="0"/>
              <w:jc w:val="both"/>
              <w:rPr>
                <w:del w:id="2437" w:author="Chara Katiri" w:date="2015-04-12T17:50:00Z"/>
                <w:rFonts w:ascii="Times" w:hAnsi="Times" w:cs="Times New Roman"/>
                <w:b/>
                <w:bCs/>
                <w:color w:val="FFFFFF" w:themeColor="background1"/>
                <w:sz w:val="22"/>
                <w:szCs w:val="22"/>
                <w:lang w:val="en-GB"/>
              </w:rPr>
            </w:pPr>
            <w:del w:id="2438" w:author="Chara Katiri" w:date="2015-04-12T17:50:00Z">
              <w:r w:rsidRPr="000926B2" w:rsidDel="00D71A41">
                <w:rPr>
                  <w:rFonts w:ascii="Times" w:hAnsi="Times" w:cs="Times New Roman"/>
                  <w:b/>
                  <w:bCs/>
                  <w:color w:val="FFFFFF" w:themeColor="background1"/>
                  <w:sz w:val="22"/>
                  <w:szCs w:val="22"/>
                  <w:lang w:val="en-GB"/>
                </w:rPr>
                <w:delText>Shall/Must</w:delText>
              </w:r>
            </w:del>
          </w:p>
        </w:tc>
        <w:tc>
          <w:tcPr>
            <w:tcW w:w="1172" w:type="dxa"/>
            <w:shd w:val="clear" w:color="auto" w:fill="548DD4" w:themeFill="text2" w:themeFillTint="99"/>
            <w:tcPrChange w:id="2439" w:author="Chara Katiri" w:date="2015-04-12T03:35:00Z">
              <w:tcPr>
                <w:tcW w:w="1172" w:type="dxa"/>
                <w:shd w:val="clear" w:color="auto" w:fill="548DD4" w:themeFill="text2" w:themeFillTint="99"/>
              </w:tcPr>
            </w:tcPrChange>
          </w:tcPr>
          <w:tbl>
            <w:tblPr>
              <w:tblStyle w:val="TableGrid"/>
              <w:tblW w:w="9128" w:type="dxa"/>
              <w:tblInd w:w="108" w:type="dxa"/>
              <w:tblLook w:val="04A0" w:firstRow="1" w:lastRow="0" w:firstColumn="1" w:lastColumn="0" w:noHBand="0" w:noVBand="1"/>
            </w:tblPr>
            <w:tblGrid>
              <w:gridCol w:w="1116"/>
              <w:gridCol w:w="3960"/>
              <w:gridCol w:w="1274"/>
              <w:gridCol w:w="1609"/>
              <w:gridCol w:w="1169"/>
            </w:tblGrid>
            <w:tr w:rsidR="00D71A41" w:rsidRPr="000926B2" w14:paraId="4F0A189C" w14:textId="77777777" w:rsidTr="004A6681">
              <w:trPr>
                <w:ins w:id="2440" w:author="Chara Katiri" w:date="2015-04-12T17:50:00Z"/>
              </w:trPr>
              <w:tc>
                <w:tcPr>
                  <w:tcW w:w="1116" w:type="dxa"/>
                  <w:shd w:val="clear" w:color="auto" w:fill="548DD4" w:themeFill="text2" w:themeFillTint="99"/>
                </w:tcPr>
                <w:p w14:paraId="758E8CAE" w14:textId="77777777" w:rsidR="00D71A41" w:rsidRPr="000926B2" w:rsidRDefault="00D71A41" w:rsidP="00EE1303">
                  <w:pPr>
                    <w:pStyle w:val="ListParagraph"/>
                    <w:spacing w:line="360" w:lineRule="auto"/>
                    <w:ind w:left="0"/>
                    <w:jc w:val="both"/>
                    <w:rPr>
                      <w:ins w:id="2441" w:author="Chara Katiri" w:date="2015-04-12T17:50:00Z"/>
                      <w:rFonts w:ascii="Times" w:hAnsi="Times" w:cs="Times New Roman"/>
                      <w:b/>
                      <w:color w:val="FFFFFF" w:themeColor="background1"/>
                      <w:sz w:val="22"/>
                      <w:szCs w:val="22"/>
                    </w:rPr>
                  </w:pPr>
                  <w:ins w:id="2442" w:author="Chara Katiri" w:date="2015-04-12T17:50:00Z">
                    <w:r w:rsidRPr="000926B2">
                      <w:rPr>
                        <w:rFonts w:ascii="Times" w:hAnsi="Times" w:cs="Times New Roman"/>
                        <w:b/>
                        <w:bCs/>
                        <w:color w:val="FFFFFF" w:themeColor="background1"/>
                        <w:sz w:val="22"/>
                        <w:szCs w:val="22"/>
                        <w:lang w:val="en-GB"/>
                      </w:rPr>
                      <w:t>Req. no.</w:t>
                    </w:r>
                  </w:ins>
                </w:p>
              </w:tc>
              <w:tc>
                <w:tcPr>
                  <w:tcW w:w="3960" w:type="dxa"/>
                  <w:shd w:val="clear" w:color="auto" w:fill="548DD4" w:themeFill="text2" w:themeFillTint="99"/>
                </w:tcPr>
                <w:p w14:paraId="78B7F867" w14:textId="77777777" w:rsidR="00D71A41" w:rsidRPr="000926B2" w:rsidRDefault="00D71A41" w:rsidP="00EE1303">
                  <w:pPr>
                    <w:pStyle w:val="ListParagraph"/>
                    <w:spacing w:line="360" w:lineRule="auto"/>
                    <w:ind w:left="0"/>
                    <w:jc w:val="both"/>
                    <w:rPr>
                      <w:ins w:id="2443" w:author="Chara Katiri" w:date="2015-04-12T17:50:00Z"/>
                      <w:rFonts w:ascii="Times" w:hAnsi="Times" w:cs="Times New Roman"/>
                      <w:b/>
                      <w:color w:val="FFFFFF" w:themeColor="background1"/>
                      <w:sz w:val="22"/>
                      <w:szCs w:val="22"/>
                    </w:rPr>
                  </w:pPr>
                  <w:ins w:id="2444" w:author="Chara Katiri" w:date="2015-04-12T17:50:00Z">
                    <w:r w:rsidRPr="000926B2">
                      <w:rPr>
                        <w:rFonts w:ascii="Times" w:hAnsi="Times" w:cs="Times New Roman"/>
                        <w:b/>
                        <w:bCs/>
                        <w:color w:val="FFFFFF" w:themeColor="background1"/>
                        <w:sz w:val="22"/>
                        <w:szCs w:val="22"/>
                        <w:lang w:val="en-GB"/>
                      </w:rPr>
                      <w:t>Requirements Description</w:t>
                    </w:r>
                  </w:ins>
                </w:p>
              </w:tc>
              <w:tc>
                <w:tcPr>
                  <w:tcW w:w="1274" w:type="dxa"/>
                  <w:shd w:val="clear" w:color="auto" w:fill="548DD4" w:themeFill="text2" w:themeFillTint="99"/>
                </w:tcPr>
                <w:p w14:paraId="44C177BC" w14:textId="77777777" w:rsidR="00D71A41" w:rsidRPr="000926B2" w:rsidRDefault="00D71A41" w:rsidP="00EE1303">
                  <w:pPr>
                    <w:pStyle w:val="ListParagraph"/>
                    <w:spacing w:line="360" w:lineRule="auto"/>
                    <w:ind w:left="0"/>
                    <w:jc w:val="both"/>
                    <w:rPr>
                      <w:ins w:id="2445" w:author="Chara Katiri" w:date="2015-04-12T17:50:00Z"/>
                      <w:rFonts w:ascii="Times" w:hAnsi="Times" w:cs="Times New Roman"/>
                      <w:b/>
                      <w:color w:val="FFFFFF" w:themeColor="background1"/>
                      <w:sz w:val="22"/>
                      <w:szCs w:val="22"/>
                    </w:rPr>
                  </w:pPr>
                  <w:ins w:id="2446" w:author="Chara Katiri" w:date="2015-04-12T17:50:00Z">
                    <w:r w:rsidRPr="000926B2">
                      <w:rPr>
                        <w:rFonts w:ascii="Times" w:hAnsi="Times" w:cs="Times New Roman"/>
                        <w:b/>
                        <w:bCs/>
                        <w:color w:val="FFFFFF" w:themeColor="background1"/>
                        <w:sz w:val="22"/>
                        <w:szCs w:val="22"/>
                        <w:lang w:val="en-GB"/>
                      </w:rPr>
                      <w:t>Req. Type</w:t>
                    </w:r>
                  </w:ins>
                </w:p>
              </w:tc>
              <w:tc>
                <w:tcPr>
                  <w:tcW w:w="1609" w:type="dxa"/>
                  <w:shd w:val="clear" w:color="auto" w:fill="548DD4" w:themeFill="text2" w:themeFillTint="99"/>
                </w:tcPr>
                <w:p w14:paraId="4D1B4BED" w14:textId="77777777" w:rsidR="00D71A41" w:rsidRPr="000926B2" w:rsidRDefault="00D71A41" w:rsidP="00EE1303">
                  <w:pPr>
                    <w:pStyle w:val="ListParagraph"/>
                    <w:spacing w:line="360" w:lineRule="auto"/>
                    <w:ind w:left="0"/>
                    <w:jc w:val="both"/>
                    <w:rPr>
                      <w:ins w:id="2447" w:author="Chara Katiri" w:date="2015-04-12T17:50:00Z"/>
                      <w:rFonts w:ascii="Times" w:hAnsi="Times" w:cs="Times New Roman"/>
                      <w:b/>
                      <w:bCs/>
                      <w:color w:val="FFFFFF" w:themeColor="background1"/>
                      <w:sz w:val="22"/>
                      <w:szCs w:val="22"/>
                      <w:lang w:val="en-GB"/>
                    </w:rPr>
                  </w:pPr>
                  <w:ins w:id="2448" w:author="Chara Katiri" w:date="2015-04-12T17:50:00Z">
                    <w:r w:rsidRPr="000926B2">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
                <w:p w14:paraId="2B3C9AC4" w14:textId="77777777" w:rsidR="00D71A41" w:rsidRPr="000926B2" w:rsidRDefault="00D71A41" w:rsidP="00EE1303">
                  <w:pPr>
                    <w:pStyle w:val="ListParagraph"/>
                    <w:spacing w:line="360" w:lineRule="auto"/>
                    <w:ind w:left="0"/>
                    <w:jc w:val="both"/>
                    <w:rPr>
                      <w:ins w:id="2449" w:author="Chara Katiri" w:date="2015-04-12T17:50:00Z"/>
                      <w:rFonts w:ascii="Times" w:hAnsi="Times" w:cs="Times New Roman"/>
                      <w:b/>
                      <w:color w:val="FFFFFF" w:themeColor="background1"/>
                      <w:sz w:val="22"/>
                      <w:szCs w:val="22"/>
                    </w:rPr>
                  </w:pPr>
                  <w:ins w:id="2450" w:author="Chara Katiri" w:date="2015-04-12T17:50:00Z">
                    <w:r w:rsidRPr="000926B2">
                      <w:rPr>
                        <w:rFonts w:ascii="Times" w:hAnsi="Times" w:cs="Times New Roman"/>
                        <w:b/>
                        <w:bCs/>
                        <w:color w:val="FFFFFF" w:themeColor="background1"/>
                        <w:sz w:val="22"/>
                        <w:szCs w:val="22"/>
                        <w:lang w:val="en-GB"/>
                      </w:rPr>
                      <w:t>MoSCoW</w:t>
                    </w:r>
                  </w:ins>
                </w:p>
              </w:tc>
            </w:tr>
            <w:tr w:rsidR="00D71A41" w:rsidRPr="000926B2" w14:paraId="25BC98F0" w14:textId="77777777" w:rsidTr="004A6681">
              <w:trPr>
                <w:ins w:id="2451" w:author="Chara Katiri" w:date="2015-04-12T17:50:00Z"/>
              </w:trPr>
              <w:tc>
                <w:tcPr>
                  <w:tcW w:w="1116" w:type="dxa"/>
                  <w:shd w:val="clear" w:color="auto" w:fill="548DD4" w:themeFill="text2" w:themeFillTint="99"/>
                </w:tcPr>
                <w:p w14:paraId="515EF67B" w14:textId="77777777" w:rsidR="00D71A41" w:rsidRPr="000926B2" w:rsidRDefault="00D71A41" w:rsidP="00EE1303">
                  <w:pPr>
                    <w:pStyle w:val="ListParagraph"/>
                    <w:spacing w:line="360" w:lineRule="auto"/>
                    <w:ind w:left="0"/>
                    <w:jc w:val="both"/>
                    <w:rPr>
                      <w:ins w:id="2452"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4322B668" w14:textId="77777777" w:rsidR="00D71A41" w:rsidRPr="000926B2" w:rsidRDefault="00D71A41" w:rsidP="00EE1303">
                  <w:pPr>
                    <w:pStyle w:val="ListParagraph"/>
                    <w:spacing w:line="360" w:lineRule="auto"/>
                    <w:ind w:left="0"/>
                    <w:jc w:val="both"/>
                    <w:rPr>
                      <w:ins w:id="2453" w:author="Chara Katiri" w:date="2015-04-12T17:50:00Z"/>
                      <w:rFonts w:ascii="Times" w:hAnsi="Times" w:cs="Times New Roman"/>
                      <w:b/>
                      <w:color w:val="FFFFFF" w:themeColor="background1"/>
                      <w:sz w:val="22"/>
                      <w:szCs w:val="22"/>
                    </w:rPr>
                  </w:pPr>
                  <w:ins w:id="2454" w:author="Chara Katiri" w:date="2015-04-12T17:50:00Z">
                    <w:r w:rsidRPr="000926B2">
                      <w:rPr>
                        <w:rFonts w:ascii="Times" w:hAnsi="Times" w:cs="Times New Roman"/>
                        <w:b/>
                        <w:color w:val="FFFFFF" w:themeColor="background1"/>
                        <w:sz w:val="22"/>
                        <w:szCs w:val="22"/>
                      </w:rPr>
                      <w:t>Database</w:t>
                    </w:r>
                  </w:ins>
                </w:p>
              </w:tc>
            </w:tr>
            <w:tr w:rsidR="00D71A41" w:rsidRPr="000926B2" w14:paraId="5D6CD97D" w14:textId="77777777" w:rsidTr="004A6681">
              <w:trPr>
                <w:ins w:id="2455" w:author="Chara Katiri" w:date="2015-04-12T17:50:00Z"/>
              </w:trPr>
              <w:tc>
                <w:tcPr>
                  <w:tcW w:w="1116" w:type="dxa"/>
                </w:tcPr>
                <w:p w14:paraId="4F43EAE8" w14:textId="77777777" w:rsidR="00D71A41" w:rsidRPr="000926B2" w:rsidRDefault="00D71A41" w:rsidP="00EE1303">
                  <w:pPr>
                    <w:pStyle w:val="ListParagraph"/>
                    <w:spacing w:line="360" w:lineRule="auto"/>
                    <w:ind w:left="0"/>
                    <w:jc w:val="both"/>
                    <w:rPr>
                      <w:ins w:id="2456" w:author="Chara Katiri" w:date="2015-04-12T17:50:00Z"/>
                      <w:rFonts w:ascii="Times" w:hAnsi="Times" w:cs="Times New Roman"/>
                      <w:sz w:val="22"/>
                      <w:szCs w:val="22"/>
                    </w:rPr>
                  </w:pPr>
                  <w:ins w:id="2457" w:author="Chara Katiri" w:date="2015-04-12T17:50:00Z">
                    <w:r w:rsidRPr="000926B2">
                      <w:rPr>
                        <w:rFonts w:ascii="Times" w:hAnsi="Times" w:cs="Times New Roman"/>
                        <w:sz w:val="22"/>
                        <w:szCs w:val="22"/>
                      </w:rPr>
                      <w:t>1</w:t>
                    </w:r>
                  </w:ins>
                </w:p>
              </w:tc>
              <w:tc>
                <w:tcPr>
                  <w:tcW w:w="3960" w:type="dxa"/>
                </w:tcPr>
                <w:p w14:paraId="7B979733" w14:textId="77777777" w:rsidR="00D71A41" w:rsidRPr="000926B2" w:rsidRDefault="00D71A41" w:rsidP="00EE1303">
                  <w:pPr>
                    <w:pStyle w:val="ListParagraph"/>
                    <w:spacing w:line="360" w:lineRule="auto"/>
                    <w:ind w:left="0"/>
                    <w:jc w:val="both"/>
                    <w:rPr>
                      <w:ins w:id="2458" w:author="Chara Katiri" w:date="2015-04-12T17:50:00Z"/>
                      <w:rFonts w:ascii="Times" w:hAnsi="Times" w:cs="Times New Roman"/>
                      <w:sz w:val="22"/>
                      <w:szCs w:val="22"/>
                    </w:rPr>
                  </w:pPr>
                  <w:ins w:id="2459" w:author="Chara Katiri" w:date="2015-04-12T17:50:00Z">
                    <w:r w:rsidRPr="000926B2">
                      <w:rPr>
                        <w:rFonts w:ascii="Times" w:hAnsi="Times" w:cs="Times New Roman"/>
                        <w:sz w:val="22"/>
                        <w:szCs w:val="22"/>
                      </w:rPr>
                      <w:t xml:space="preserve">The centralized database that contains the products must update automatically and in real time.  </w:t>
                    </w:r>
                  </w:ins>
                </w:p>
              </w:tc>
              <w:tc>
                <w:tcPr>
                  <w:tcW w:w="1274" w:type="dxa"/>
                </w:tcPr>
                <w:p w14:paraId="01908654" w14:textId="77777777" w:rsidR="00D71A41" w:rsidRPr="000926B2" w:rsidRDefault="00D71A41" w:rsidP="00EE1303">
                  <w:pPr>
                    <w:pStyle w:val="ListParagraph"/>
                    <w:spacing w:line="360" w:lineRule="auto"/>
                    <w:ind w:left="0"/>
                    <w:jc w:val="both"/>
                    <w:rPr>
                      <w:ins w:id="2460" w:author="Chara Katiri" w:date="2015-04-12T17:50:00Z"/>
                      <w:rFonts w:ascii="Times" w:hAnsi="Times" w:cs="Times New Roman"/>
                      <w:sz w:val="22"/>
                      <w:szCs w:val="22"/>
                    </w:rPr>
                  </w:pPr>
                  <w:ins w:id="2461" w:author="Chara Katiri" w:date="2015-04-12T17:50:00Z">
                    <w:r w:rsidRPr="000926B2">
                      <w:rPr>
                        <w:rFonts w:ascii="Times" w:hAnsi="Times" w:cs="Times New Roman"/>
                        <w:sz w:val="22"/>
                        <w:szCs w:val="22"/>
                      </w:rPr>
                      <w:t>Non-functional</w:t>
                    </w:r>
                  </w:ins>
                </w:p>
              </w:tc>
              <w:tc>
                <w:tcPr>
                  <w:tcW w:w="1609" w:type="dxa"/>
                </w:tcPr>
                <w:p w14:paraId="207DEF4D" w14:textId="77777777" w:rsidR="00D71A41" w:rsidRPr="000926B2" w:rsidRDefault="00D71A41" w:rsidP="00EE1303">
                  <w:pPr>
                    <w:pStyle w:val="ListParagraph"/>
                    <w:spacing w:line="360" w:lineRule="auto"/>
                    <w:ind w:left="0"/>
                    <w:jc w:val="both"/>
                    <w:rPr>
                      <w:ins w:id="2462" w:author="Chara Katiri" w:date="2015-04-12T17:50:00Z"/>
                      <w:rFonts w:ascii="Times" w:hAnsi="Times" w:cs="Times New Roman"/>
                      <w:sz w:val="22"/>
                      <w:szCs w:val="22"/>
                    </w:rPr>
                  </w:pPr>
                  <w:ins w:id="2463" w:author="Chara Katiri" w:date="2015-04-12T17:50:00Z">
                    <w:r w:rsidRPr="000926B2">
                      <w:rPr>
                        <w:rFonts w:ascii="Times" w:hAnsi="Times" w:cs="Times New Roman"/>
                        <w:sz w:val="22"/>
                        <w:szCs w:val="22"/>
                      </w:rPr>
                      <w:t>Shall</w:t>
                    </w:r>
                  </w:ins>
                </w:p>
              </w:tc>
              <w:tc>
                <w:tcPr>
                  <w:tcW w:w="1169" w:type="dxa"/>
                </w:tcPr>
                <w:p w14:paraId="1A522BF3" w14:textId="77777777" w:rsidR="00D71A41" w:rsidRPr="000926B2" w:rsidRDefault="00D71A41" w:rsidP="00EE1303">
                  <w:pPr>
                    <w:pStyle w:val="ListParagraph"/>
                    <w:spacing w:line="360" w:lineRule="auto"/>
                    <w:ind w:left="0"/>
                    <w:jc w:val="both"/>
                    <w:rPr>
                      <w:ins w:id="2464" w:author="Chara Katiri" w:date="2015-04-12T17:50:00Z"/>
                      <w:rFonts w:ascii="Times" w:hAnsi="Times" w:cs="Times New Roman"/>
                      <w:sz w:val="22"/>
                      <w:szCs w:val="22"/>
                    </w:rPr>
                  </w:pPr>
                  <w:ins w:id="2465" w:author="Chara Katiri" w:date="2015-04-12T17:50:00Z">
                    <w:r w:rsidRPr="000926B2">
                      <w:rPr>
                        <w:rFonts w:ascii="Times" w:hAnsi="Times" w:cs="Times New Roman"/>
                        <w:sz w:val="22"/>
                        <w:szCs w:val="22"/>
                      </w:rPr>
                      <w:t>M</w:t>
                    </w:r>
                  </w:ins>
                </w:p>
              </w:tc>
            </w:tr>
            <w:tr w:rsidR="00D71A41" w:rsidRPr="000926B2" w14:paraId="5F5E7675" w14:textId="77777777" w:rsidTr="004A6681">
              <w:trPr>
                <w:ins w:id="2466" w:author="Chara Katiri" w:date="2015-04-12T17:50:00Z"/>
              </w:trPr>
              <w:tc>
                <w:tcPr>
                  <w:tcW w:w="1116" w:type="dxa"/>
                </w:tcPr>
                <w:p w14:paraId="33E06831" w14:textId="77777777" w:rsidR="00D71A41" w:rsidRPr="000926B2" w:rsidRDefault="00D71A41" w:rsidP="00EE1303">
                  <w:pPr>
                    <w:pStyle w:val="ListParagraph"/>
                    <w:spacing w:line="360" w:lineRule="auto"/>
                    <w:ind w:left="0"/>
                    <w:jc w:val="both"/>
                    <w:rPr>
                      <w:ins w:id="2467" w:author="Chara Katiri" w:date="2015-04-12T17:50:00Z"/>
                      <w:rFonts w:ascii="Times" w:hAnsi="Times" w:cs="Times New Roman"/>
                      <w:sz w:val="22"/>
                      <w:szCs w:val="22"/>
                    </w:rPr>
                  </w:pPr>
                  <w:ins w:id="2468" w:author="Chara Katiri" w:date="2015-04-12T17:50:00Z">
                    <w:r w:rsidRPr="000926B2">
                      <w:rPr>
                        <w:rFonts w:ascii="Times" w:hAnsi="Times" w:cs="Times New Roman"/>
                        <w:sz w:val="22"/>
                        <w:szCs w:val="22"/>
                      </w:rPr>
                      <w:t>2</w:t>
                    </w:r>
                  </w:ins>
                </w:p>
              </w:tc>
              <w:tc>
                <w:tcPr>
                  <w:tcW w:w="3960" w:type="dxa"/>
                </w:tcPr>
                <w:p w14:paraId="4309DE71" w14:textId="77777777" w:rsidR="00D71A41" w:rsidRPr="000926B2" w:rsidRDefault="00D71A41" w:rsidP="00EE1303">
                  <w:pPr>
                    <w:pStyle w:val="ListParagraph"/>
                    <w:spacing w:line="360" w:lineRule="auto"/>
                    <w:ind w:left="0"/>
                    <w:jc w:val="both"/>
                    <w:rPr>
                      <w:ins w:id="2469" w:author="Chara Katiri" w:date="2015-04-12T17:50:00Z"/>
                      <w:rFonts w:ascii="Times" w:hAnsi="Times" w:cs="Times New Roman"/>
                      <w:sz w:val="22"/>
                      <w:szCs w:val="22"/>
                    </w:rPr>
                  </w:pPr>
                  <w:ins w:id="2470" w:author="Chara Katiri" w:date="2015-04-12T17:50:00Z">
                    <w:r w:rsidRPr="000926B2">
                      <w:rPr>
                        <w:rFonts w:ascii="Times" w:hAnsi="Times" w:cs="Times New Roman"/>
                        <w:sz w:val="22"/>
                        <w:szCs w:val="22"/>
                      </w:rPr>
                      <w:t xml:space="preserve">The system must update the list of products so that a product becomes unavailable after a user purchases it. </w:t>
                    </w:r>
                  </w:ins>
                </w:p>
              </w:tc>
              <w:tc>
                <w:tcPr>
                  <w:tcW w:w="1274" w:type="dxa"/>
                </w:tcPr>
                <w:p w14:paraId="6CA76931" w14:textId="77777777" w:rsidR="00D71A41" w:rsidRPr="000926B2" w:rsidRDefault="00D71A41" w:rsidP="00EE1303">
                  <w:pPr>
                    <w:pStyle w:val="ListParagraph"/>
                    <w:spacing w:line="360" w:lineRule="auto"/>
                    <w:ind w:left="0"/>
                    <w:jc w:val="both"/>
                    <w:rPr>
                      <w:ins w:id="2471" w:author="Chara Katiri" w:date="2015-04-12T17:50:00Z"/>
                      <w:rFonts w:ascii="Times" w:hAnsi="Times" w:cs="Times New Roman"/>
                      <w:sz w:val="22"/>
                      <w:szCs w:val="22"/>
                    </w:rPr>
                  </w:pPr>
                  <w:ins w:id="2472" w:author="Chara Katiri" w:date="2015-04-12T17:50:00Z">
                    <w:r w:rsidRPr="000926B2">
                      <w:rPr>
                        <w:rFonts w:ascii="Times" w:hAnsi="Times" w:cs="Times New Roman"/>
                        <w:sz w:val="22"/>
                        <w:szCs w:val="22"/>
                      </w:rPr>
                      <w:t>Functional</w:t>
                    </w:r>
                  </w:ins>
                </w:p>
              </w:tc>
              <w:tc>
                <w:tcPr>
                  <w:tcW w:w="1609" w:type="dxa"/>
                </w:tcPr>
                <w:p w14:paraId="6D7B7C54" w14:textId="77777777" w:rsidR="00D71A41" w:rsidRPr="000926B2" w:rsidRDefault="00D71A41" w:rsidP="00EE1303">
                  <w:pPr>
                    <w:pStyle w:val="ListParagraph"/>
                    <w:spacing w:line="360" w:lineRule="auto"/>
                    <w:ind w:left="0"/>
                    <w:jc w:val="both"/>
                    <w:rPr>
                      <w:ins w:id="2473" w:author="Chara Katiri" w:date="2015-04-12T17:50:00Z"/>
                      <w:rFonts w:ascii="Times" w:hAnsi="Times" w:cs="Times New Roman"/>
                      <w:sz w:val="22"/>
                      <w:szCs w:val="22"/>
                    </w:rPr>
                  </w:pPr>
                </w:p>
              </w:tc>
              <w:tc>
                <w:tcPr>
                  <w:tcW w:w="1169" w:type="dxa"/>
                </w:tcPr>
                <w:p w14:paraId="355D825A" w14:textId="77777777" w:rsidR="00D71A41" w:rsidRPr="000926B2" w:rsidRDefault="00D71A41" w:rsidP="00EE1303">
                  <w:pPr>
                    <w:pStyle w:val="ListParagraph"/>
                    <w:spacing w:line="360" w:lineRule="auto"/>
                    <w:ind w:left="0"/>
                    <w:jc w:val="both"/>
                    <w:rPr>
                      <w:ins w:id="2474" w:author="Chara Katiri" w:date="2015-04-12T17:50:00Z"/>
                      <w:rFonts w:ascii="Times" w:hAnsi="Times" w:cs="Times New Roman"/>
                      <w:sz w:val="22"/>
                      <w:szCs w:val="22"/>
                    </w:rPr>
                  </w:pPr>
                  <w:ins w:id="2475" w:author="Chara Katiri" w:date="2015-04-12T17:50:00Z">
                    <w:r w:rsidRPr="000926B2">
                      <w:rPr>
                        <w:rFonts w:ascii="Times" w:hAnsi="Times" w:cs="Times New Roman"/>
                        <w:sz w:val="22"/>
                        <w:szCs w:val="22"/>
                      </w:rPr>
                      <w:t>M</w:t>
                    </w:r>
                  </w:ins>
                </w:p>
              </w:tc>
            </w:tr>
            <w:tr w:rsidR="00D71A41" w:rsidRPr="000926B2" w14:paraId="44763FE0" w14:textId="77777777" w:rsidTr="004A6681">
              <w:trPr>
                <w:ins w:id="2476" w:author="Chara Katiri" w:date="2015-04-12T17:50:00Z"/>
              </w:trPr>
              <w:tc>
                <w:tcPr>
                  <w:tcW w:w="1116" w:type="dxa"/>
                  <w:shd w:val="clear" w:color="auto" w:fill="4F81BD" w:themeFill="accent1"/>
                </w:tcPr>
                <w:p w14:paraId="45F35672" w14:textId="77777777" w:rsidR="00D71A41" w:rsidRPr="000926B2" w:rsidRDefault="00D71A41" w:rsidP="00EE1303">
                  <w:pPr>
                    <w:pStyle w:val="ListParagraph"/>
                    <w:spacing w:line="360" w:lineRule="auto"/>
                    <w:ind w:left="0"/>
                    <w:jc w:val="both"/>
                    <w:rPr>
                      <w:ins w:id="2477" w:author="Chara Katiri" w:date="2015-04-12T17:50:00Z"/>
                      <w:rFonts w:ascii="Times" w:hAnsi="Times" w:cs="Times New Roman"/>
                      <w:b/>
                      <w:color w:val="FFFFFF" w:themeColor="background1"/>
                      <w:sz w:val="22"/>
                      <w:szCs w:val="22"/>
                    </w:rPr>
                  </w:pPr>
                </w:p>
              </w:tc>
              <w:tc>
                <w:tcPr>
                  <w:tcW w:w="3960" w:type="dxa"/>
                  <w:shd w:val="clear" w:color="auto" w:fill="4F81BD" w:themeFill="accent1"/>
                </w:tcPr>
                <w:p w14:paraId="23483B7E" w14:textId="77777777" w:rsidR="00D71A41" w:rsidRPr="000926B2" w:rsidRDefault="00D71A41" w:rsidP="00EE1303">
                  <w:pPr>
                    <w:pStyle w:val="ListParagraph"/>
                    <w:spacing w:line="360" w:lineRule="auto"/>
                    <w:ind w:left="0"/>
                    <w:jc w:val="both"/>
                    <w:rPr>
                      <w:ins w:id="2478" w:author="Chara Katiri" w:date="2015-04-12T17:50:00Z"/>
                      <w:rFonts w:ascii="Times" w:hAnsi="Times" w:cs="Times New Roman"/>
                      <w:b/>
                      <w:color w:val="FFFFFF" w:themeColor="background1"/>
                      <w:sz w:val="22"/>
                      <w:szCs w:val="22"/>
                    </w:rPr>
                  </w:pPr>
                  <w:ins w:id="2479" w:author="Chara Katiri" w:date="2015-04-12T17:50:00Z">
                    <w:r w:rsidRPr="000926B2">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251F0FB7" w14:textId="77777777" w:rsidR="00D71A41" w:rsidRPr="000926B2" w:rsidRDefault="00D71A41" w:rsidP="00EE1303">
                  <w:pPr>
                    <w:pStyle w:val="ListParagraph"/>
                    <w:spacing w:line="360" w:lineRule="auto"/>
                    <w:ind w:left="0"/>
                    <w:jc w:val="both"/>
                    <w:rPr>
                      <w:ins w:id="2480" w:author="Chara Katiri" w:date="2015-04-12T17:50:00Z"/>
                      <w:rFonts w:ascii="Times" w:hAnsi="Times" w:cs="Times New Roman"/>
                      <w:b/>
                      <w:color w:val="FFFFFF" w:themeColor="background1"/>
                      <w:sz w:val="22"/>
                      <w:szCs w:val="22"/>
                    </w:rPr>
                  </w:pPr>
                </w:p>
              </w:tc>
              <w:tc>
                <w:tcPr>
                  <w:tcW w:w="1609" w:type="dxa"/>
                  <w:shd w:val="clear" w:color="auto" w:fill="4F81BD" w:themeFill="accent1"/>
                </w:tcPr>
                <w:p w14:paraId="33AAA923" w14:textId="77777777" w:rsidR="00D71A41" w:rsidRPr="000926B2" w:rsidRDefault="00D71A41" w:rsidP="00EE1303">
                  <w:pPr>
                    <w:pStyle w:val="ListParagraph"/>
                    <w:spacing w:line="360" w:lineRule="auto"/>
                    <w:ind w:left="0"/>
                    <w:jc w:val="both"/>
                    <w:rPr>
                      <w:ins w:id="2481" w:author="Chara Katiri" w:date="2015-04-12T17:50:00Z"/>
                      <w:rFonts w:ascii="Times" w:hAnsi="Times" w:cs="Times New Roman"/>
                      <w:b/>
                      <w:color w:val="FFFFFF" w:themeColor="background1"/>
                      <w:sz w:val="22"/>
                      <w:szCs w:val="22"/>
                    </w:rPr>
                  </w:pPr>
                </w:p>
              </w:tc>
              <w:tc>
                <w:tcPr>
                  <w:tcW w:w="1169" w:type="dxa"/>
                  <w:shd w:val="clear" w:color="auto" w:fill="4F81BD" w:themeFill="accent1"/>
                </w:tcPr>
                <w:p w14:paraId="35276C65" w14:textId="77777777" w:rsidR="00D71A41" w:rsidRPr="000926B2" w:rsidRDefault="00D71A41" w:rsidP="00EE1303">
                  <w:pPr>
                    <w:pStyle w:val="ListParagraph"/>
                    <w:spacing w:line="360" w:lineRule="auto"/>
                    <w:ind w:left="0"/>
                    <w:jc w:val="both"/>
                    <w:rPr>
                      <w:ins w:id="2482" w:author="Chara Katiri" w:date="2015-04-12T17:50:00Z"/>
                      <w:rFonts w:ascii="Times" w:hAnsi="Times" w:cs="Times New Roman"/>
                      <w:b/>
                      <w:color w:val="FFFFFF" w:themeColor="background1"/>
                      <w:sz w:val="22"/>
                      <w:szCs w:val="22"/>
                    </w:rPr>
                  </w:pPr>
                </w:p>
              </w:tc>
            </w:tr>
            <w:tr w:rsidR="00D71A41" w:rsidRPr="000926B2" w14:paraId="22737072" w14:textId="77777777" w:rsidTr="004A6681">
              <w:trPr>
                <w:ins w:id="2483" w:author="Chara Katiri" w:date="2015-04-12T17:50:00Z"/>
              </w:trPr>
              <w:tc>
                <w:tcPr>
                  <w:tcW w:w="1116" w:type="dxa"/>
                </w:tcPr>
                <w:p w14:paraId="077D3E68" w14:textId="77777777" w:rsidR="00D71A41" w:rsidRPr="000926B2" w:rsidRDefault="00D71A41" w:rsidP="00EE1303">
                  <w:pPr>
                    <w:pStyle w:val="ListParagraph"/>
                    <w:spacing w:line="360" w:lineRule="auto"/>
                    <w:ind w:left="0"/>
                    <w:jc w:val="both"/>
                    <w:rPr>
                      <w:ins w:id="2484" w:author="Chara Katiri" w:date="2015-04-12T17:50:00Z"/>
                      <w:rFonts w:ascii="Times" w:hAnsi="Times" w:cs="Times New Roman"/>
                      <w:sz w:val="22"/>
                      <w:szCs w:val="22"/>
                    </w:rPr>
                  </w:pPr>
                  <w:ins w:id="2485" w:author="Chara Katiri" w:date="2015-04-12T17:50:00Z">
                    <w:r w:rsidRPr="000926B2">
                      <w:rPr>
                        <w:rFonts w:ascii="Times" w:hAnsi="Times" w:cs="Times New Roman"/>
                        <w:sz w:val="22"/>
                        <w:szCs w:val="22"/>
                      </w:rPr>
                      <w:t>3</w:t>
                    </w:r>
                  </w:ins>
                </w:p>
              </w:tc>
              <w:tc>
                <w:tcPr>
                  <w:tcW w:w="3960" w:type="dxa"/>
                </w:tcPr>
                <w:p w14:paraId="6ACFE0F0" w14:textId="77777777" w:rsidR="00D71A41" w:rsidRPr="000926B2" w:rsidRDefault="00D71A41" w:rsidP="00EE1303">
                  <w:pPr>
                    <w:pStyle w:val="ListParagraph"/>
                    <w:spacing w:line="360" w:lineRule="auto"/>
                    <w:ind w:left="0"/>
                    <w:jc w:val="both"/>
                    <w:rPr>
                      <w:ins w:id="2486" w:author="Chara Katiri" w:date="2015-04-12T17:50:00Z"/>
                      <w:rFonts w:ascii="Times" w:hAnsi="Times" w:cs="Times New Roman"/>
                      <w:sz w:val="22"/>
                      <w:szCs w:val="22"/>
                    </w:rPr>
                  </w:pPr>
                  <w:ins w:id="2487" w:author="Chara Katiri" w:date="2015-04-12T17:50:00Z">
                    <w:r w:rsidRPr="000926B2">
                      <w:rPr>
                        <w:rFonts w:ascii="Times" w:hAnsi="Times" w:cs="Times New Roman"/>
                        <w:sz w:val="22"/>
                        <w:szCs w:val="22"/>
                      </w:rPr>
                      <w:t xml:space="preserve">The system must be available only to the University of Surrey students and staff. </w:t>
                    </w:r>
                  </w:ins>
                </w:p>
              </w:tc>
              <w:tc>
                <w:tcPr>
                  <w:tcW w:w="1274" w:type="dxa"/>
                </w:tcPr>
                <w:p w14:paraId="43F54A21" w14:textId="77777777" w:rsidR="00D71A41" w:rsidRPr="000926B2" w:rsidRDefault="00D71A41" w:rsidP="00EE1303">
                  <w:pPr>
                    <w:pStyle w:val="ListParagraph"/>
                    <w:spacing w:line="360" w:lineRule="auto"/>
                    <w:ind w:left="0"/>
                    <w:jc w:val="both"/>
                    <w:rPr>
                      <w:ins w:id="2488" w:author="Chara Katiri" w:date="2015-04-12T17:50:00Z"/>
                      <w:rFonts w:ascii="Times" w:hAnsi="Times" w:cs="Times New Roman"/>
                      <w:sz w:val="22"/>
                      <w:szCs w:val="22"/>
                    </w:rPr>
                  </w:pPr>
                  <w:ins w:id="2489" w:author="Chara Katiri" w:date="2015-04-12T17:50:00Z">
                    <w:r w:rsidRPr="000926B2">
                      <w:rPr>
                        <w:rFonts w:ascii="Times" w:hAnsi="Times" w:cs="Times New Roman"/>
                        <w:sz w:val="22"/>
                        <w:szCs w:val="22"/>
                      </w:rPr>
                      <w:t>Functional</w:t>
                    </w:r>
                  </w:ins>
                </w:p>
              </w:tc>
              <w:tc>
                <w:tcPr>
                  <w:tcW w:w="1609" w:type="dxa"/>
                </w:tcPr>
                <w:p w14:paraId="3429A00B" w14:textId="77777777" w:rsidR="00D71A41" w:rsidRPr="000926B2" w:rsidRDefault="00D71A41" w:rsidP="00EE1303">
                  <w:pPr>
                    <w:pStyle w:val="ListParagraph"/>
                    <w:spacing w:line="360" w:lineRule="auto"/>
                    <w:ind w:left="0"/>
                    <w:jc w:val="both"/>
                    <w:rPr>
                      <w:ins w:id="2490" w:author="Chara Katiri" w:date="2015-04-12T17:50:00Z"/>
                      <w:rFonts w:ascii="Times" w:hAnsi="Times" w:cs="Times New Roman"/>
                      <w:sz w:val="22"/>
                      <w:szCs w:val="22"/>
                    </w:rPr>
                  </w:pPr>
                </w:p>
              </w:tc>
              <w:tc>
                <w:tcPr>
                  <w:tcW w:w="1169" w:type="dxa"/>
                </w:tcPr>
                <w:p w14:paraId="3BED877C" w14:textId="77777777" w:rsidR="00D71A41" w:rsidRPr="000926B2" w:rsidRDefault="00D71A41" w:rsidP="00EE1303">
                  <w:pPr>
                    <w:pStyle w:val="ListParagraph"/>
                    <w:spacing w:line="360" w:lineRule="auto"/>
                    <w:ind w:left="0"/>
                    <w:jc w:val="both"/>
                    <w:rPr>
                      <w:ins w:id="2491" w:author="Chara Katiri" w:date="2015-04-12T17:50:00Z"/>
                      <w:rFonts w:ascii="Times" w:hAnsi="Times" w:cs="Times New Roman"/>
                      <w:sz w:val="22"/>
                      <w:szCs w:val="22"/>
                    </w:rPr>
                  </w:pPr>
                  <w:ins w:id="2492" w:author="Chara Katiri" w:date="2015-04-12T17:50:00Z">
                    <w:r w:rsidRPr="000926B2">
                      <w:rPr>
                        <w:rFonts w:ascii="Times" w:hAnsi="Times" w:cs="Times New Roman"/>
                        <w:sz w:val="22"/>
                        <w:szCs w:val="22"/>
                      </w:rPr>
                      <w:t>M</w:t>
                    </w:r>
                  </w:ins>
                </w:p>
              </w:tc>
            </w:tr>
            <w:tr w:rsidR="00D71A41" w:rsidRPr="000926B2" w14:paraId="7EDACBF3" w14:textId="77777777" w:rsidTr="004A6681">
              <w:trPr>
                <w:ins w:id="2493" w:author="Chara Katiri" w:date="2015-04-12T17:50:00Z"/>
              </w:trPr>
              <w:tc>
                <w:tcPr>
                  <w:tcW w:w="1116" w:type="dxa"/>
                </w:tcPr>
                <w:p w14:paraId="41AD9B6F" w14:textId="77777777" w:rsidR="00D71A41" w:rsidRPr="000926B2" w:rsidRDefault="00D71A41" w:rsidP="00EE1303">
                  <w:pPr>
                    <w:pStyle w:val="ListParagraph"/>
                    <w:spacing w:line="360" w:lineRule="auto"/>
                    <w:ind w:left="0"/>
                    <w:jc w:val="both"/>
                    <w:rPr>
                      <w:ins w:id="2494" w:author="Chara Katiri" w:date="2015-04-12T17:50:00Z"/>
                      <w:rFonts w:ascii="Times" w:hAnsi="Times" w:cs="Times New Roman"/>
                      <w:sz w:val="22"/>
                      <w:szCs w:val="22"/>
                    </w:rPr>
                  </w:pPr>
                  <w:ins w:id="2495" w:author="Chara Katiri" w:date="2015-04-12T17:50:00Z">
                    <w:r w:rsidRPr="000926B2">
                      <w:rPr>
                        <w:rFonts w:ascii="Times" w:hAnsi="Times" w:cs="Times New Roman"/>
                        <w:sz w:val="22"/>
                        <w:szCs w:val="22"/>
                      </w:rPr>
                      <w:t>3.1</w:t>
                    </w:r>
                  </w:ins>
                </w:p>
              </w:tc>
              <w:tc>
                <w:tcPr>
                  <w:tcW w:w="3960" w:type="dxa"/>
                </w:tcPr>
                <w:p w14:paraId="3C30B8E2" w14:textId="77777777" w:rsidR="00D71A41" w:rsidRPr="000926B2" w:rsidRDefault="00D71A41" w:rsidP="00EE1303">
                  <w:pPr>
                    <w:pStyle w:val="ListParagraph"/>
                    <w:spacing w:line="360" w:lineRule="auto"/>
                    <w:ind w:left="0"/>
                    <w:jc w:val="both"/>
                    <w:rPr>
                      <w:ins w:id="2496" w:author="Chara Katiri" w:date="2015-04-12T17:50:00Z"/>
                      <w:rFonts w:ascii="Times" w:hAnsi="Times" w:cs="Times New Roman"/>
                      <w:sz w:val="22"/>
                      <w:szCs w:val="22"/>
                    </w:rPr>
                  </w:pPr>
                  <w:ins w:id="2497" w:author="Chara Katiri" w:date="2015-04-12T17:50:00Z">
                    <w:r w:rsidRPr="000926B2">
                      <w:rPr>
                        <w:rFonts w:ascii="Times" w:hAnsi="Times" w:cs="Times New Roman"/>
                        <w:sz w:val="22"/>
                        <w:szCs w:val="22"/>
                      </w:rPr>
                      <w:t xml:space="preserve">The system must offer 2 different permission roles. One for admin-role and one for standard user-role.  </w:t>
                    </w:r>
                  </w:ins>
                </w:p>
              </w:tc>
              <w:tc>
                <w:tcPr>
                  <w:tcW w:w="1274" w:type="dxa"/>
                </w:tcPr>
                <w:p w14:paraId="34317B7C" w14:textId="77777777" w:rsidR="00D71A41" w:rsidRPr="000926B2" w:rsidRDefault="00D71A41" w:rsidP="00EE1303">
                  <w:pPr>
                    <w:pStyle w:val="ListParagraph"/>
                    <w:spacing w:line="360" w:lineRule="auto"/>
                    <w:ind w:left="0"/>
                    <w:jc w:val="both"/>
                    <w:rPr>
                      <w:ins w:id="2498" w:author="Chara Katiri" w:date="2015-04-12T17:50:00Z"/>
                      <w:rFonts w:ascii="Times" w:hAnsi="Times" w:cs="Times New Roman"/>
                      <w:sz w:val="22"/>
                      <w:szCs w:val="22"/>
                    </w:rPr>
                  </w:pPr>
                  <w:ins w:id="2499" w:author="Chara Katiri" w:date="2015-04-12T17:50:00Z">
                    <w:r w:rsidRPr="000926B2">
                      <w:rPr>
                        <w:rFonts w:ascii="Times" w:hAnsi="Times" w:cs="Times New Roman"/>
                        <w:sz w:val="22"/>
                        <w:szCs w:val="22"/>
                      </w:rPr>
                      <w:t>Functional</w:t>
                    </w:r>
                  </w:ins>
                </w:p>
              </w:tc>
              <w:tc>
                <w:tcPr>
                  <w:tcW w:w="1609" w:type="dxa"/>
                </w:tcPr>
                <w:p w14:paraId="695B2587" w14:textId="77777777" w:rsidR="00D71A41" w:rsidRPr="000926B2" w:rsidRDefault="00D71A41" w:rsidP="00EE1303">
                  <w:pPr>
                    <w:pStyle w:val="ListParagraph"/>
                    <w:spacing w:line="360" w:lineRule="auto"/>
                    <w:ind w:left="0"/>
                    <w:jc w:val="both"/>
                    <w:rPr>
                      <w:ins w:id="2500" w:author="Chara Katiri" w:date="2015-04-12T17:50:00Z"/>
                      <w:rFonts w:ascii="Times" w:hAnsi="Times" w:cs="Times New Roman"/>
                      <w:sz w:val="22"/>
                      <w:szCs w:val="22"/>
                    </w:rPr>
                  </w:pPr>
                </w:p>
              </w:tc>
              <w:tc>
                <w:tcPr>
                  <w:tcW w:w="1169" w:type="dxa"/>
                </w:tcPr>
                <w:p w14:paraId="68BB91F1" w14:textId="77777777" w:rsidR="00D71A41" w:rsidRPr="000926B2" w:rsidRDefault="00D71A41" w:rsidP="00EE1303">
                  <w:pPr>
                    <w:pStyle w:val="ListParagraph"/>
                    <w:spacing w:line="360" w:lineRule="auto"/>
                    <w:ind w:left="0"/>
                    <w:jc w:val="both"/>
                    <w:rPr>
                      <w:ins w:id="2501" w:author="Chara Katiri" w:date="2015-04-12T17:50:00Z"/>
                      <w:rFonts w:ascii="Times" w:hAnsi="Times" w:cs="Times New Roman"/>
                      <w:sz w:val="22"/>
                      <w:szCs w:val="22"/>
                    </w:rPr>
                  </w:pPr>
                  <w:ins w:id="2502" w:author="Chara Katiri" w:date="2015-04-12T17:50:00Z">
                    <w:r w:rsidRPr="000926B2">
                      <w:rPr>
                        <w:rFonts w:ascii="Times" w:hAnsi="Times" w:cs="Times New Roman"/>
                        <w:sz w:val="22"/>
                        <w:szCs w:val="22"/>
                      </w:rPr>
                      <w:t>M</w:t>
                    </w:r>
                  </w:ins>
                </w:p>
              </w:tc>
            </w:tr>
            <w:tr w:rsidR="00D71A41" w:rsidRPr="000926B2" w14:paraId="34C0564E" w14:textId="77777777" w:rsidTr="004A6681">
              <w:trPr>
                <w:ins w:id="2503" w:author="Chara Katiri" w:date="2015-04-12T17:50:00Z"/>
              </w:trPr>
              <w:tc>
                <w:tcPr>
                  <w:tcW w:w="1116" w:type="dxa"/>
                </w:tcPr>
                <w:p w14:paraId="2ACF1DB8" w14:textId="77777777" w:rsidR="00D71A41" w:rsidRPr="000926B2" w:rsidRDefault="00D71A41" w:rsidP="00EE1303">
                  <w:pPr>
                    <w:pStyle w:val="ListParagraph"/>
                    <w:spacing w:line="360" w:lineRule="auto"/>
                    <w:ind w:left="0"/>
                    <w:jc w:val="both"/>
                    <w:rPr>
                      <w:ins w:id="2504" w:author="Chara Katiri" w:date="2015-04-12T17:50:00Z"/>
                      <w:rFonts w:ascii="Times" w:hAnsi="Times" w:cs="Times New Roman"/>
                      <w:sz w:val="22"/>
                      <w:szCs w:val="22"/>
                    </w:rPr>
                  </w:pPr>
                  <w:ins w:id="2505" w:author="Chara Katiri" w:date="2015-04-12T17:50:00Z">
                    <w:r w:rsidRPr="000926B2">
                      <w:rPr>
                        <w:rFonts w:ascii="Times" w:hAnsi="Times" w:cs="Times New Roman"/>
                        <w:sz w:val="22"/>
                        <w:szCs w:val="22"/>
                      </w:rPr>
                      <w:t>3.2</w:t>
                    </w:r>
                  </w:ins>
                </w:p>
              </w:tc>
              <w:tc>
                <w:tcPr>
                  <w:tcW w:w="3960" w:type="dxa"/>
                </w:tcPr>
                <w:p w14:paraId="66B3D9CF" w14:textId="77777777" w:rsidR="00D71A41" w:rsidRPr="000926B2" w:rsidRDefault="00D71A41" w:rsidP="00EE1303">
                  <w:pPr>
                    <w:pStyle w:val="ListParagraph"/>
                    <w:spacing w:line="360" w:lineRule="auto"/>
                    <w:ind w:left="0"/>
                    <w:jc w:val="both"/>
                    <w:rPr>
                      <w:ins w:id="2506" w:author="Chara Katiri" w:date="2015-04-12T17:50:00Z"/>
                      <w:rFonts w:ascii="Times" w:hAnsi="Times" w:cs="Times New Roman"/>
                      <w:sz w:val="22"/>
                      <w:szCs w:val="22"/>
                    </w:rPr>
                  </w:pPr>
                  <w:ins w:id="2507" w:author="Chara Katiri" w:date="2015-04-12T17:50:00Z">
                    <w:r w:rsidRPr="000926B2">
                      <w:rPr>
                        <w:rFonts w:ascii="Times" w:hAnsi="Times" w:cs="Times New Roman"/>
                        <w:sz w:val="22"/>
                        <w:szCs w:val="22"/>
                      </w:rPr>
                      <w:t xml:space="preserve">The system must allow admins full control over the website, including deletion of user accounts and items. </w:t>
                    </w:r>
                  </w:ins>
                </w:p>
              </w:tc>
              <w:tc>
                <w:tcPr>
                  <w:tcW w:w="1274" w:type="dxa"/>
                </w:tcPr>
                <w:p w14:paraId="1CB7BC5C" w14:textId="77777777" w:rsidR="00D71A41" w:rsidRPr="000926B2" w:rsidRDefault="00D71A41" w:rsidP="00EE1303">
                  <w:pPr>
                    <w:pStyle w:val="ListParagraph"/>
                    <w:spacing w:line="360" w:lineRule="auto"/>
                    <w:ind w:left="0"/>
                    <w:jc w:val="both"/>
                    <w:rPr>
                      <w:ins w:id="2508" w:author="Chara Katiri" w:date="2015-04-12T17:50:00Z"/>
                      <w:rFonts w:ascii="Times" w:hAnsi="Times" w:cs="Times New Roman"/>
                      <w:sz w:val="22"/>
                      <w:szCs w:val="22"/>
                    </w:rPr>
                  </w:pPr>
                  <w:ins w:id="2509" w:author="Chara Katiri" w:date="2015-04-12T17:50:00Z">
                    <w:r w:rsidRPr="000926B2">
                      <w:rPr>
                        <w:rFonts w:ascii="Times" w:hAnsi="Times" w:cs="Times New Roman"/>
                        <w:sz w:val="22"/>
                        <w:szCs w:val="22"/>
                      </w:rPr>
                      <w:t>Functional</w:t>
                    </w:r>
                  </w:ins>
                </w:p>
              </w:tc>
              <w:tc>
                <w:tcPr>
                  <w:tcW w:w="1609" w:type="dxa"/>
                </w:tcPr>
                <w:p w14:paraId="4FC1C6F3" w14:textId="77777777" w:rsidR="00D71A41" w:rsidRPr="000926B2" w:rsidRDefault="00D71A41" w:rsidP="00EE1303">
                  <w:pPr>
                    <w:pStyle w:val="ListParagraph"/>
                    <w:spacing w:line="360" w:lineRule="auto"/>
                    <w:ind w:left="0"/>
                    <w:jc w:val="both"/>
                    <w:rPr>
                      <w:ins w:id="2510" w:author="Chara Katiri" w:date="2015-04-12T17:50:00Z"/>
                      <w:rFonts w:ascii="Times" w:hAnsi="Times" w:cs="Times New Roman"/>
                      <w:sz w:val="22"/>
                      <w:szCs w:val="22"/>
                    </w:rPr>
                  </w:pPr>
                </w:p>
              </w:tc>
              <w:tc>
                <w:tcPr>
                  <w:tcW w:w="1169" w:type="dxa"/>
                </w:tcPr>
                <w:p w14:paraId="57FA3496" w14:textId="77777777" w:rsidR="00D71A41" w:rsidRPr="000926B2" w:rsidRDefault="00D71A41" w:rsidP="00EE1303">
                  <w:pPr>
                    <w:pStyle w:val="ListParagraph"/>
                    <w:spacing w:line="360" w:lineRule="auto"/>
                    <w:ind w:left="0"/>
                    <w:jc w:val="both"/>
                    <w:rPr>
                      <w:ins w:id="2511" w:author="Chara Katiri" w:date="2015-04-12T17:50:00Z"/>
                      <w:rFonts w:ascii="Times" w:hAnsi="Times" w:cs="Times New Roman"/>
                      <w:sz w:val="22"/>
                      <w:szCs w:val="22"/>
                    </w:rPr>
                  </w:pPr>
                  <w:ins w:id="2512" w:author="Chara Katiri" w:date="2015-04-12T17:50:00Z">
                    <w:r w:rsidRPr="000926B2">
                      <w:rPr>
                        <w:rFonts w:ascii="Times" w:hAnsi="Times" w:cs="Times New Roman"/>
                        <w:sz w:val="22"/>
                        <w:szCs w:val="22"/>
                      </w:rPr>
                      <w:t>M</w:t>
                    </w:r>
                  </w:ins>
                </w:p>
              </w:tc>
            </w:tr>
            <w:tr w:rsidR="00D71A41" w:rsidRPr="000926B2" w14:paraId="50F2D654" w14:textId="77777777" w:rsidTr="004A6681">
              <w:trPr>
                <w:ins w:id="2513" w:author="Chara Katiri" w:date="2015-04-12T17:50:00Z"/>
              </w:trPr>
              <w:tc>
                <w:tcPr>
                  <w:tcW w:w="1116" w:type="dxa"/>
                </w:tcPr>
                <w:p w14:paraId="51BBB2D2" w14:textId="77777777" w:rsidR="00D71A41" w:rsidRPr="000926B2" w:rsidRDefault="00D71A41" w:rsidP="00EE1303">
                  <w:pPr>
                    <w:pStyle w:val="ListParagraph"/>
                    <w:spacing w:line="360" w:lineRule="auto"/>
                    <w:ind w:left="0"/>
                    <w:jc w:val="both"/>
                    <w:rPr>
                      <w:ins w:id="2514" w:author="Chara Katiri" w:date="2015-04-12T17:50:00Z"/>
                      <w:rFonts w:ascii="Times" w:hAnsi="Times" w:cs="Times New Roman"/>
                      <w:sz w:val="22"/>
                      <w:szCs w:val="22"/>
                    </w:rPr>
                  </w:pPr>
                  <w:ins w:id="2515" w:author="Chara Katiri" w:date="2015-04-12T17:50:00Z">
                    <w:r w:rsidRPr="000926B2">
                      <w:rPr>
                        <w:rFonts w:ascii="Times" w:hAnsi="Times" w:cs="Times New Roman"/>
                        <w:sz w:val="22"/>
                        <w:szCs w:val="22"/>
                      </w:rPr>
                      <w:t>4</w:t>
                    </w:r>
                  </w:ins>
                </w:p>
              </w:tc>
              <w:tc>
                <w:tcPr>
                  <w:tcW w:w="3960" w:type="dxa"/>
                </w:tcPr>
                <w:p w14:paraId="28C7FCE1" w14:textId="77777777" w:rsidR="00D71A41" w:rsidRPr="000926B2" w:rsidRDefault="00D71A41" w:rsidP="00EE1303">
                  <w:pPr>
                    <w:pStyle w:val="ListParagraph"/>
                    <w:spacing w:line="360" w:lineRule="auto"/>
                    <w:ind w:left="0"/>
                    <w:jc w:val="both"/>
                    <w:rPr>
                      <w:ins w:id="2516" w:author="Chara Katiri" w:date="2015-04-12T17:50:00Z"/>
                      <w:rFonts w:ascii="Times" w:hAnsi="Times" w:cs="Times New Roman"/>
                      <w:sz w:val="22"/>
                      <w:szCs w:val="22"/>
                    </w:rPr>
                  </w:pPr>
                  <w:ins w:id="2517" w:author="Chara Katiri" w:date="2015-04-12T17:50:00Z">
                    <w:r w:rsidRPr="000926B2">
                      <w:rPr>
                        <w:rFonts w:ascii="Times" w:hAnsi="Times" w:cs="Times New Roman"/>
                        <w:sz w:val="22"/>
                        <w:szCs w:val="22"/>
                      </w:rPr>
                      <w:t xml:space="preserve">The system must forbid standard-users from accessing admin pages. </w:t>
                    </w:r>
                  </w:ins>
                </w:p>
              </w:tc>
              <w:tc>
                <w:tcPr>
                  <w:tcW w:w="1274" w:type="dxa"/>
                </w:tcPr>
                <w:p w14:paraId="1B3D0E5F" w14:textId="77777777" w:rsidR="00D71A41" w:rsidRPr="000926B2" w:rsidRDefault="00D71A41" w:rsidP="00EE1303">
                  <w:pPr>
                    <w:pStyle w:val="ListParagraph"/>
                    <w:spacing w:line="360" w:lineRule="auto"/>
                    <w:ind w:left="0"/>
                    <w:jc w:val="both"/>
                    <w:rPr>
                      <w:ins w:id="2518" w:author="Chara Katiri" w:date="2015-04-12T17:50:00Z"/>
                      <w:rFonts w:ascii="Times" w:hAnsi="Times" w:cs="Times New Roman"/>
                      <w:sz w:val="22"/>
                      <w:szCs w:val="22"/>
                    </w:rPr>
                  </w:pPr>
                  <w:ins w:id="2519" w:author="Chara Katiri" w:date="2015-04-12T17:50:00Z">
                    <w:r w:rsidRPr="000926B2">
                      <w:rPr>
                        <w:rFonts w:ascii="Times" w:hAnsi="Times" w:cs="Times New Roman"/>
                        <w:sz w:val="22"/>
                        <w:szCs w:val="22"/>
                      </w:rPr>
                      <w:t>Functional</w:t>
                    </w:r>
                  </w:ins>
                </w:p>
              </w:tc>
              <w:tc>
                <w:tcPr>
                  <w:tcW w:w="1609" w:type="dxa"/>
                </w:tcPr>
                <w:p w14:paraId="105D02B2" w14:textId="77777777" w:rsidR="00D71A41" w:rsidRPr="000926B2" w:rsidRDefault="00D71A41" w:rsidP="00EE1303">
                  <w:pPr>
                    <w:pStyle w:val="ListParagraph"/>
                    <w:spacing w:line="360" w:lineRule="auto"/>
                    <w:ind w:left="0"/>
                    <w:jc w:val="both"/>
                    <w:rPr>
                      <w:ins w:id="2520" w:author="Chara Katiri" w:date="2015-04-12T17:50:00Z"/>
                      <w:rFonts w:ascii="Times" w:hAnsi="Times" w:cs="Times New Roman"/>
                      <w:sz w:val="22"/>
                      <w:szCs w:val="22"/>
                    </w:rPr>
                  </w:pPr>
                </w:p>
              </w:tc>
              <w:tc>
                <w:tcPr>
                  <w:tcW w:w="1169" w:type="dxa"/>
                </w:tcPr>
                <w:p w14:paraId="5B3D1245" w14:textId="77777777" w:rsidR="00D71A41" w:rsidRPr="000926B2" w:rsidRDefault="00D71A41" w:rsidP="00EE1303">
                  <w:pPr>
                    <w:pStyle w:val="ListParagraph"/>
                    <w:spacing w:line="360" w:lineRule="auto"/>
                    <w:ind w:left="0"/>
                    <w:jc w:val="both"/>
                    <w:rPr>
                      <w:ins w:id="2521" w:author="Chara Katiri" w:date="2015-04-12T17:50:00Z"/>
                      <w:rFonts w:ascii="Times" w:hAnsi="Times" w:cs="Times New Roman"/>
                      <w:sz w:val="22"/>
                      <w:szCs w:val="22"/>
                    </w:rPr>
                  </w:pPr>
                  <w:ins w:id="2522" w:author="Chara Katiri" w:date="2015-04-12T17:50:00Z">
                    <w:r w:rsidRPr="000926B2">
                      <w:rPr>
                        <w:rFonts w:ascii="Times" w:hAnsi="Times" w:cs="Times New Roman"/>
                        <w:sz w:val="22"/>
                        <w:szCs w:val="22"/>
                      </w:rPr>
                      <w:t>M</w:t>
                    </w:r>
                  </w:ins>
                </w:p>
              </w:tc>
            </w:tr>
            <w:tr w:rsidR="00D71A41" w:rsidRPr="000926B2" w14:paraId="3D96816F" w14:textId="77777777" w:rsidTr="004A6681">
              <w:trPr>
                <w:ins w:id="2523" w:author="Chara Katiri" w:date="2015-04-12T17:50:00Z"/>
              </w:trPr>
              <w:tc>
                <w:tcPr>
                  <w:tcW w:w="1116" w:type="dxa"/>
                  <w:shd w:val="clear" w:color="auto" w:fill="4F81BD" w:themeFill="accent1"/>
                </w:tcPr>
                <w:p w14:paraId="0F1538A0" w14:textId="77777777" w:rsidR="00D71A41" w:rsidRPr="000926B2" w:rsidRDefault="00D71A41" w:rsidP="00EE1303">
                  <w:pPr>
                    <w:pStyle w:val="ListParagraph"/>
                    <w:spacing w:line="360" w:lineRule="auto"/>
                    <w:ind w:left="0"/>
                    <w:jc w:val="both"/>
                    <w:rPr>
                      <w:ins w:id="2524" w:author="Chara Katiri" w:date="2015-04-12T17:50:00Z"/>
                      <w:rFonts w:ascii="Times" w:hAnsi="Times" w:cs="Times New Roman"/>
                      <w:sz w:val="22"/>
                      <w:szCs w:val="22"/>
                    </w:rPr>
                  </w:pPr>
                </w:p>
              </w:tc>
              <w:tc>
                <w:tcPr>
                  <w:tcW w:w="3960" w:type="dxa"/>
                  <w:shd w:val="clear" w:color="auto" w:fill="4F81BD" w:themeFill="accent1"/>
                </w:tcPr>
                <w:p w14:paraId="3C29F903" w14:textId="77777777" w:rsidR="00D71A41" w:rsidRPr="000926B2" w:rsidRDefault="00D71A41" w:rsidP="00EE1303">
                  <w:pPr>
                    <w:pStyle w:val="ListParagraph"/>
                    <w:spacing w:line="360" w:lineRule="auto"/>
                    <w:ind w:left="0"/>
                    <w:jc w:val="both"/>
                    <w:rPr>
                      <w:ins w:id="2525" w:author="Chara Katiri" w:date="2015-04-12T17:50:00Z"/>
                      <w:rFonts w:ascii="Times" w:hAnsi="Times" w:cs="Times New Roman"/>
                      <w:sz w:val="22"/>
                      <w:szCs w:val="22"/>
                    </w:rPr>
                  </w:pPr>
                  <w:ins w:id="2526" w:author="Chara Katiri" w:date="2015-04-12T17:50:00Z">
                    <w:r w:rsidRPr="000926B2">
                      <w:rPr>
                        <w:rFonts w:ascii="Times" w:hAnsi="Times" w:cs="Times New Roman"/>
                        <w:sz w:val="22"/>
                        <w:szCs w:val="22"/>
                      </w:rPr>
                      <w:t>Login - Logout</w:t>
                    </w:r>
                  </w:ins>
                </w:p>
              </w:tc>
              <w:tc>
                <w:tcPr>
                  <w:tcW w:w="1274" w:type="dxa"/>
                  <w:shd w:val="clear" w:color="auto" w:fill="4F81BD" w:themeFill="accent1"/>
                </w:tcPr>
                <w:p w14:paraId="3142CC58" w14:textId="77777777" w:rsidR="00D71A41" w:rsidRPr="000926B2" w:rsidRDefault="00D71A41" w:rsidP="00EE1303">
                  <w:pPr>
                    <w:pStyle w:val="ListParagraph"/>
                    <w:spacing w:line="360" w:lineRule="auto"/>
                    <w:ind w:left="0"/>
                    <w:jc w:val="both"/>
                    <w:rPr>
                      <w:ins w:id="2527" w:author="Chara Katiri" w:date="2015-04-12T17:50:00Z"/>
                      <w:rFonts w:ascii="Times" w:hAnsi="Times" w:cs="Times New Roman"/>
                      <w:sz w:val="22"/>
                      <w:szCs w:val="22"/>
                    </w:rPr>
                  </w:pPr>
                </w:p>
              </w:tc>
              <w:tc>
                <w:tcPr>
                  <w:tcW w:w="1609" w:type="dxa"/>
                  <w:shd w:val="clear" w:color="auto" w:fill="4F81BD" w:themeFill="accent1"/>
                </w:tcPr>
                <w:p w14:paraId="6AA62727" w14:textId="77777777" w:rsidR="00D71A41" w:rsidRPr="000926B2" w:rsidRDefault="00D71A41" w:rsidP="00EE1303">
                  <w:pPr>
                    <w:pStyle w:val="ListParagraph"/>
                    <w:spacing w:line="360" w:lineRule="auto"/>
                    <w:ind w:left="0"/>
                    <w:jc w:val="both"/>
                    <w:rPr>
                      <w:ins w:id="2528" w:author="Chara Katiri" w:date="2015-04-12T17:50:00Z"/>
                      <w:rFonts w:ascii="Times" w:hAnsi="Times" w:cs="Times New Roman"/>
                      <w:sz w:val="22"/>
                      <w:szCs w:val="22"/>
                    </w:rPr>
                  </w:pPr>
                </w:p>
              </w:tc>
              <w:tc>
                <w:tcPr>
                  <w:tcW w:w="1169" w:type="dxa"/>
                  <w:shd w:val="clear" w:color="auto" w:fill="4F81BD" w:themeFill="accent1"/>
                </w:tcPr>
                <w:p w14:paraId="0339058C" w14:textId="77777777" w:rsidR="00D71A41" w:rsidRPr="000926B2" w:rsidRDefault="00D71A41" w:rsidP="00EE1303">
                  <w:pPr>
                    <w:pStyle w:val="ListParagraph"/>
                    <w:spacing w:line="360" w:lineRule="auto"/>
                    <w:ind w:left="0"/>
                    <w:jc w:val="both"/>
                    <w:rPr>
                      <w:ins w:id="2529" w:author="Chara Katiri" w:date="2015-04-12T17:50:00Z"/>
                      <w:rFonts w:ascii="Times" w:hAnsi="Times" w:cs="Times New Roman"/>
                      <w:sz w:val="22"/>
                      <w:szCs w:val="22"/>
                    </w:rPr>
                  </w:pPr>
                </w:p>
              </w:tc>
            </w:tr>
            <w:tr w:rsidR="00D71A41" w:rsidRPr="000926B2" w14:paraId="0FD661FF" w14:textId="77777777" w:rsidTr="004A6681">
              <w:trPr>
                <w:ins w:id="2530" w:author="Chara Katiri" w:date="2015-04-12T17:50:00Z"/>
              </w:trPr>
              <w:tc>
                <w:tcPr>
                  <w:tcW w:w="1116" w:type="dxa"/>
                </w:tcPr>
                <w:p w14:paraId="51F0544B" w14:textId="77777777" w:rsidR="00D71A41" w:rsidRPr="000926B2" w:rsidRDefault="00D71A41" w:rsidP="00EE1303">
                  <w:pPr>
                    <w:pStyle w:val="ListParagraph"/>
                    <w:spacing w:line="360" w:lineRule="auto"/>
                    <w:ind w:left="0"/>
                    <w:jc w:val="both"/>
                    <w:rPr>
                      <w:ins w:id="2531" w:author="Chara Katiri" w:date="2015-04-12T17:50:00Z"/>
                      <w:rFonts w:ascii="Times" w:hAnsi="Times" w:cs="Times New Roman"/>
                      <w:sz w:val="22"/>
                      <w:szCs w:val="22"/>
                    </w:rPr>
                  </w:pPr>
                  <w:ins w:id="2532" w:author="Chara Katiri" w:date="2015-04-12T17:50:00Z">
                    <w:r w:rsidRPr="000926B2">
                      <w:rPr>
                        <w:rFonts w:ascii="Times" w:hAnsi="Times" w:cs="Times New Roman"/>
                        <w:sz w:val="22"/>
                        <w:szCs w:val="22"/>
                      </w:rPr>
                      <w:t>5</w:t>
                    </w:r>
                  </w:ins>
                </w:p>
              </w:tc>
              <w:tc>
                <w:tcPr>
                  <w:tcW w:w="3960" w:type="dxa"/>
                </w:tcPr>
                <w:p w14:paraId="0BDEB158" w14:textId="77777777" w:rsidR="00D71A41" w:rsidRPr="000926B2" w:rsidRDefault="00D71A41" w:rsidP="00EE1303">
                  <w:pPr>
                    <w:pStyle w:val="ListParagraph"/>
                    <w:spacing w:line="360" w:lineRule="auto"/>
                    <w:ind w:left="0"/>
                    <w:jc w:val="both"/>
                    <w:rPr>
                      <w:ins w:id="2533" w:author="Chara Katiri" w:date="2015-04-12T17:50:00Z"/>
                      <w:rFonts w:ascii="Times" w:hAnsi="Times" w:cs="Times New Roman"/>
                      <w:sz w:val="22"/>
                      <w:szCs w:val="22"/>
                    </w:rPr>
                  </w:pPr>
                  <w:ins w:id="2534" w:author="Chara Katiri" w:date="2015-04-12T17:50:00Z">
                    <w:r w:rsidRPr="000926B2">
                      <w:rPr>
                        <w:rFonts w:ascii="Times" w:hAnsi="Times" w:cs="Times New Roman"/>
                        <w:sz w:val="22"/>
                        <w:szCs w:val="22"/>
                      </w:rPr>
                      <w:t>The system must forbid access to users with invalid username.</w:t>
                    </w:r>
                  </w:ins>
                </w:p>
              </w:tc>
              <w:tc>
                <w:tcPr>
                  <w:tcW w:w="1274" w:type="dxa"/>
                </w:tcPr>
                <w:p w14:paraId="79462640" w14:textId="77777777" w:rsidR="00D71A41" w:rsidRPr="000926B2" w:rsidRDefault="00D71A41" w:rsidP="00EE1303">
                  <w:pPr>
                    <w:pStyle w:val="ListParagraph"/>
                    <w:spacing w:line="360" w:lineRule="auto"/>
                    <w:ind w:left="0"/>
                    <w:jc w:val="both"/>
                    <w:rPr>
                      <w:ins w:id="2535" w:author="Chara Katiri" w:date="2015-04-12T17:50:00Z"/>
                      <w:rFonts w:ascii="Times" w:hAnsi="Times" w:cs="Times New Roman"/>
                      <w:sz w:val="22"/>
                      <w:szCs w:val="22"/>
                    </w:rPr>
                  </w:pPr>
                  <w:ins w:id="2536" w:author="Chara Katiri" w:date="2015-04-12T17:50:00Z">
                    <w:r w:rsidRPr="000926B2">
                      <w:rPr>
                        <w:rFonts w:ascii="Times" w:hAnsi="Times" w:cs="Times New Roman"/>
                        <w:sz w:val="22"/>
                        <w:szCs w:val="22"/>
                      </w:rPr>
                      <w:t>Functional</w:t>
                    </w:r>
                  </w:ins>
                </w:p>
              </w:tc>
              <w:tc>
                <w:tcPr>
                  <w:tcW w:w="1609" w:type="dxa"/>
                </w:tcPr>
                <w:p w14:paraId="133668AD" w14:textId="77777777" w:rsidR="00D71A41" w:rsidRPr="000926B2" w:rsidRDefault="00D71A41" w:rsidP="00EE1303">
                  <w:pPr>
                    <w:pStyle w:val="ListParagraph"/>
                    <w:spacing w:line="360" w:lineRule="auto"/>
                    <w:ind w:left="0"/>
                    <w:jc w:val="both"/>
                    <w:rPr>
                      <w:ins w:id="2537" w:author="Chara Katiri" w:date="2015-04-12T17:50:00Z"/>
                      <w:rFonts w:ascii="Times" w:hAnsi="Times" w:cs="Times New Roman"/>
                      <w:sz w:val="22"/>
                      <w:szCs w:val="22"/>
                    </w:rPr>
                  </w:pPr>
                </w:p>
              </w:tc>
              <w:tc>
                <w:tcPr>
                  <w:tcW w:w="1169" w:type="dxa"/>
                </w:tcPr>
                <w:p w14:paraId="295A7F67" w14:textId="77777777" w:rsidR="00D71A41" w:rsidRPr="000926B2" w:rsidRDefault="00D71A41" w:rsidP="00EE1303">
                  <w:pPr>
                    <w:pStyle w:val="ListParagraph"/>
                    <w:spacing w:line="360" w:lineRule="auto"/>
                    <w:ind w:left="0"/>
                    <w:jc w:val="both"/>
                    <w:rPr>
                      <w:ins w:id="2538" w:author="Chara Katiri" w:date="2015-04-12T17:50:00Z"/>
                      <w:rFonts w:ascii="Times" w:hAnsi="Times" w:cs="Times New Roman"/>
                      <w:sz w:val="22"/>
                      <w:szCs w:val="22"/>
                    </w:rPr>
                  </w:pPr>
                  <w:ins w:id="2539" w:author="Chara Katiri" w:date="2015-04-12T17:50:00Z">
                    <w:r w:rsidRPr="000926B2">
                      <w:rPr>
                        <w:rFonts w:ascii="Times" w:hAnsi="Times" w:cs="Times New Roman"/>
                        <w:sz w:val="22"/>
                        <w:szCs w:val="22"/>
                      </w:rPr>
                      <w:t>M</w:t>
                    </w:r>
                  </w:ins>
                </w:p>
              </w:tc>
            </w:tr>
            <w:tr w:rsidR="00D71A41" w:rsidRPr="000926B2" w14:paraId="67E86587" w14:textId="77777777" w:rsidTr="004A6681">
              <w:trPr>
                <w:ins w:id="2540" w:author="Chara Katiri" w:date="2015-04-12T17:50:00Z"/>
              </w:trPr>
              <w:tc>
                <w:tcPr>
                  <w:tcW w:w="1116" w:type="dxa"/>
                </w:tcPr>
                <w:p w14:paraId="2E7A235E" w14:textId="77777777" w:rsidR="00D71A41" w:rsidRPr="000926B2" w:rsidRDefault="00D71A41" w:rsidP="00EE1303">
                  <w:pPr>
                    <w:pStyle w:val="ListParagraph"/>
                    <w:spacing w:line="360" w:lineRule="auto"/>
                    <w:ind w:left="0"/>
                    <w:jc w:val="both"/>
                    <w:rPr>
                      <w:ins w:id="2541" w:author="Chara Katiri" w:date="2015-04-12T17:50:00Z"/>
                      <w:rFonts w:ascii="Times" w:hAnsi="Times" w:cs="Times New Roman"/>
                      <w:sz w:val="22"/>
                      <w:szCs w:val="22"/>
                    </w:rPr>
                  </w:pPr>
                  <w:ins w:id="2542" w:author="Chara Katiri" w:date="2015-04-12T17:50:00Z">
                    <w:r w:rsidRPr="000926B2">
                      <w:rPr>
                        <w:rFonts w:ascii="Times" w:hAnsi="Times" w:cs="Times New Roman"/>
                        <w:sz w:val="22"/>
                        <w:szCs w:val="22"/>
                      </w:rPr>
                      <w:t>6</w:t>
                    </w:r>
                  </w:ins>
                </w:p>
              </w:tc>
              <w:tc>
                <w:tcPr>
                  <w:tcW w:w="3960" w:type="dxa"/>
                </w:tcPr>
                <w:p w14:paraId="1EAB9BAD" w14:textId="77777777" w:rsidR="00D71A41" w:rsidRPr="000926B2" w:rsidRDefault="00D71A41" w:rsidP="00EE1303">
                  <w:pPr>
                    <w:pStyle w:val="ListParagraph"/>
                    <w:spacing w:line="360" w:lineRule="auto"/>
                    <w:ind w:left="0"/>
                    <w:jc w:val="both"/>
                    <w:rPr>
                      <w:ins w:id="2543" w:author="Chara Katiri" w:date="2015-04-12T17:50:00Z"/>
                      <w:rFonts w:ascii="Times" w:hAnsi="Times" w:cs="Times New Roman"/>
                      <w:sz w:val="22"/>
                      <w:szCs w:val="22"/>
                    </w:rPr>
                  </w:pPr>
                  <w:ins w:id="2544" w:author="Chara Katiri" w:date="2015-04-12T17:50:00Z">
                    <w:r w:rsidRPr="000926B2">
                      <w:rPr>
                        <w:rFonts w:ascii="Times" w:hAnsi="Times" w:cs="Times New Roman"/>
                        <w:sz w:val="22"/>
                        <w:szCs w:val="22"/>
                      </w:rPr>
                      <w:t>The system must provide a ‘Forgot my password’ functionality to allow users reset their password.</w:t>
                    </w:r>
                  </w:ins>
                </w:p>
              </w:tc>
              <w:tc>
                <w:tcPr>
                  <w:tcW w:w="1274" w:type="dxa"/>
                </w:tcPr>
                <w:p w14:paraId="387FFD1C" w14:textId="77777777" w:rsidR="00D71A41" w:rsidRPr="000926B2" w:rsidRDefault="00D71A41" w:rsidP="00EE1303">
                  <w:pPr>
                    <w:pStyle w:val="ListParagraph"/>
                    <w:spacing w:line="360" w:lineRule="auto"/>
                    <w:ind w:left="0"/>
                    <w:jc w:val="both"/>
                    <w:rPr>
                      <w:ins w:id="2545" w:author="Chara Katiri" w:date="2015-04-12T17:50:00Z"/>
                      <w:rFonts w:ascii="Times" w:hAnsi="Times" w:cs="Times New Roman"/>
                      <w:sz w:val="22"/>
                      <w:szCs w:val="22"/>
                    </w:rPr>
                  </w:pPr>
                  <w:ins w:id="2546" w:author="Chara Katiri" w:date="2015-04-12T17:50:00Z">
                    <w:r w:rsidRPr="000926B2">
                      <w:rPr>
                        <w:rFonts w:ascii="Times" w:hAnsi="Times" w:cs="Times New Roman"/>
                        <w:sz w:val="22"/>
                        <w:szCs w:val="22"/>
                      </w:rPr>
                      <w:t>Functional</w:t>
                    </w:r>
                  </w:ins>
                </w:p>
              </w:tc>
              <w:tc>
                <w:tcPr>
                  <w:tcW w:w="1609" w:type="dxa"/>
                </w:tcPr>
                <w:p w14:paraId="211DFD08" w14:textId="77777777" w:rsidR="00D71A41" w:rsidRPr="000926B2" w:rsidRDefault="00D71A41" w:rsidP="00EE1303">
                  <w:pPr>
                    <w:pStyle w:val="ListParagraph"/>
                    <w:spacing w:line="360" w:lineRule="auto"/>
                    <w:ind w:left="0"/>
                    <w:jc w:val="both"/>
                    <w:rPr>
                      <w:ins w:id="2547" w:author="Chara Katiri" w:date="2015-04-12T17:50:00Z"/>
                      <w:rFonts w:ascii="Times" w:hAnsi="Times" w:cs="Times New Roman"/>
                      <w:sz w:val="22"/>
                      <w:szCs w:val="22"/>
                    </w:rPr>
                  </w:pPr>
                </w:p>
              </w:tc>
              <w:tc>
                <w:tcPr>
                  <w:tcW w:w="1169" w:type="dxa"/>
                </w:tcPr>
                <w:p w14:paraId="1680D7ED" w14:textId="77777777" w:rsidR="00D71A41" w:rsidRPr="000926B2" w:rsidRDefault="00D71A41" w:rsidP="00EE1303">
                  <w:pPr>
                    <w:pStyle w:val="ListParagraph"/>
                    <w:spacing w:line="360" w:lineRule="auto"/>
                    <w:ind w:left="0"/>
                    <w:jc w:val="both"/>
                    <w:rPr>
                      <w:ins w:id="2548" w:author="Chara Katiri" w:date="2015-04-12T17:50:00Z"/>
                      <w:rFonts w:ascii="Times" w:hAnsi="Times" w:cs="Times New Roman"/>
                      <w:sz w:val="22"/>
                      <w:szCs w:val="22"/>
                    </w:rPr>
                  </w:pPr>
                  <w:ins w:id="2549" w:author="Chara Katiri" w:date="2015-04-12T17:50:00Z">
                    <w:r w:rsidRPr="000926B2">
                      <w:rPr>
                        <w:rFonts w:ascii="Times" w:hAnsi="Times" w:cs="Times New Roman"/>
                        <w:sz w:val="22"/>
                        <w:szCs w:val="22"/>
                      </w:rPr>
                      <w:t>M</w:t>
                    </w:r>
                  </w:ins>
                </w:p>
              </w:tc>
            </w:tr>
            <w:tr w:rsidR="00D71A41" w:rsidRPr="000926B2" w14:paraId="427B6FAE" w14:textId="77777777" w:rsidTr="004A6681">
              <w:trPr>
                <w:ins w:id="2550" w:author="Chara Katiri" w:date="2015-04-12T17:50:00Z"/>
              </w:trPr>
              <w:tc>
                <w:tcPr>
                  <w:tcW w:w="1116" w:type="dxa"/>
                </w:tcPr>
                <w:p w14:paraId="598BE25A" w14:textId="77777777" w:rsidR="00D71A41" w:rsidRPr="000926B2" w:rsidRDefault="00D71A41" w:rsidP="00EE1303">
                  <w:pPr>
                    <w:pStyle w:val="ListParagraph"/>
                    <w:spacing w:line="360" w:lineRule="auto"/>
                    <w:ind w:left="0"/>
                    <w:jc w:val="both"/>
                    <w:rPr>
                      <w:ins w:id="2551" w:author="Chara Katiri" w:date="2015-04-12T17:50:00Z"/>
                      <w:rFonts w:ascii="Times" w:hAnsi="Times" w:cs="Times New Roman"/>
                      <w:sz w:val="22"/>
                      <w:szCs w:val="22"/>
                    </w:rPr>
                  </w:pPr>
                  <w:ins w:id="2552" w:author="Chara Katiri" w:date="2015-04-12T17:50:00Z">
                    <w:r w:rsidRPr="000926B2">
                      <w:rPr>
                        <w:rFonts w:ascii="Times" w:hAnsi="Times" w:cs="Times New Roman"/>
                        <w:sz w:val="22"/>
                        <w:szCs w:val="22"/>
                      </w:rPr>
                      <w:t>7</w:t>
                    </w:r>
                  </w:ins>
                </w:p>
              </w:tc>
              <w:tc>
                <w:tcPr>
                  <w:tcW w:w="3960" w:type="dxa"/>
                </w:tcPr>
                <w:p w14:paraId="66778FA1" w14:textId="77777777" w:rsidR="00D71A41" w:rsidRPr="000926B2" w:rsidRDefault="00D71A41" w:rsidP="00EE1303">
                  <w:pPr>
                    <w:pStyle w:val="ListParagraph"/>
                    <w:spacing w:line="360" w:lineRule="auto"/>
                    <w:ind w:left="0"/>
                    <w:jc w:val="both"/>
                    <w:rPr>
                      <w:ins w:id="2553" w:author="Chara Katiri" w:date="2015-04-12T17:50:00Z"/>
                      <w:rFonts w:ascii="Times" w:hAnsi="Times" w:cs="Times New Roman"/>
                      <w:sz w:val="22"/>
                      <w:szCs w:val="22"/>
                    </w:rPr>
                  </w:pPr>
                  <w:ins w:id="2554" w:author="Chara Katiri" w:date="2015-04-12T17:50:00Z">
                    <w:r w:rsidRPr="000926B2">
                      <w:rPr>
                        <w:rFonts w:ascii="Times" w:hAnsi="Times" w:cs="Times New Roman"/>
                        <w:sz w:val="22"/>
                        <w:szCs w:val="22"/>
                      </w:rPr>
                      <w:t xml:space="preserve">The system must provide logout functionality. </w:t>
                    </w:r>
                  </w:ins>
                </w:p>
              </w:tc>
              <w:tc>
                <w:tcPr>
                  <w:tcW w:w="1274" w:type="dxa"/>
                </w:tcPr>
                <w:p w14:paraId="13CDF3C6" w14:textId="77777777" w:rsidR="00D71A41" w:rsidRPr="000926B2" w:rsidRDefault="00D71A41" w:rsidP="00EE1303">
                  <w:pPr>
                    <w:pStyle w:val="ListParagraph"/>
                    <w:spacing w:line="360" w:lineRule="auto"/>
                    <w:ind w:left="0"/>
                    <w:jc w:val="both"/>
                    <w:rPr>
                      <w:ins w:id="2555" w:author="Chara Katiri" w:date="2015-04-12T17:50:00Z"/>
                      <w:rFonts w:ascii="Times" w:hAnsi="Times" w:cs="Times New Roman"/>
                      <w:sz w:val="22"/>
                      <w:szCs w:val="22"/>
                    </w:rPr>
                  </w:pPr>
                  <w:ins w:id="2556" w:author="Chara Katiri" w:date="2015-04-12T17:50:00Z">
                    <w:r w:rsidRPr="000926B2">
                      <w:rPr>
                        <w:rFonts w:ascii="Times" w:hAnsi="Times" w:cs="Times New Roman"/>
                        <w:sz w:val="22"/>
                        <w:szCs w:val="22"/>
                      </w:rPr>
                      <w:t>Functional</w:t>
                    </w:r>
                  </w:ins>
                </w:p>
              </w:tc>
              <w:tc>
                <w:tcPr>
                  <w:tcW w:w="1609" w:type="dxa"/>
                </w:tcPr>
                <w:p w14:paraId="5F0DB610" w14:textId="77777777" w:rsidR="00D71A41" w:rsidRPr="000926B2" w:rsidRDefault="00D71A41" w:rsidP="00EE1303">
                  <w:pPr>
                    <w:pStyle w:val="ListParagraph"/>
                    <w:spacing w:line="360" w:lineRule="auto"/>
                    <w:ind w:left="0"/>
                    <w:jc w:val="both"/>
                    <w:rPr>
                      <w:ins w:id="2557" w:author="Chara Katiri" w:date="2015-04-12T17:50:00Z"/>
                      <w:rFonts w:ascii="Times" w:hAnsi="Times" w:cs="Times New Roman"/>
                      <w:sz w:val="22"/>
                      <w:szCs w:val="22"/>
                    </w:rPr>
                  </w:pPr>
                </w:p>
              </w:tc>
              <w:tc>
                <w:tcPr>
                  <w:tcW w:w="1169" w:type="dxa"/>
                </w:tcPr>
                <w:p w14:paraId="2C0E7A6D" w14:textId="77777777" w:rsidR="00D71A41" w:rsidRPr="000926B2" w:rsidRDefault="00D71A41" w:rsidP="00EE1303">
                  <w:pPr>
                    <w:pStyle w:val="ListParagraph"/>
                    <w:spacing w:line="360" w:lineRule="auto"/>
                    <w:ind w:left="0"/>
                    <w:jc w:val="both"/>
                    <w:rPr>
                      <w:ins w:id="2558" w:author="Chara Katiri" w:date="2015-04-12T17:50:00Z"/>
                      <w:rFonts w:ascii="Times" w:hAnsi="Times" w:cs="Times New Roman"/>
                      <w:sz w:val="22"/>
                      <w:szCs w:val="22"/>
                    </w:rPr>
                  </w:pPr>
                  <w:ins w:id="2559" w:author="Chara Katiri" w:date="2015-04-12T17:50:00Z">
                    <w:r w:rsidRPr="000926B2">
                      <w:rPr>
                        <w:rFonts w:ascii="Times" w:hAnsi="Times" w:cs="Times New Roman"/>
                        <w:sz w:val="22"/>
                        <w:szCs w:val="22"/>
                      </w:rPr>
                      <w:t>M</w:t>
                    </w:r>
                  </w:ins>
                </w:p>
              </w:tc>
            </w:tr>
            <w:tr w:rsidR="00D71A41" w:rsidRPr="000926B2" w14:paraId="1007D30B" w14:textId="77777777" w:rsidTr="004A6681">
              <w:trPr>
                <w:ins w:id="2560" w:author="Chara Katiri" w:date="2015-04-12T17:50:00Z"/>
              </w:trPr>
              <w:tc>
                <w:tcPr>
                  <w:tcW w:w="1116" w:type="dxa"/>
                </w:tcPr>
                <w:p w14:paraId="14783603" w14:textId="77777777" w:rsidR="00D71A41" w:rsidRPr="000926B2" w:rsidRDefault="00D71A41" w:rsidP="00EE1303">
                  <w:pPr>
                    <w:pStyle w:val="ListParagraph"/>
                    <w:spacing w:line="360" w:lineRule="auto"/>
                    <w:ind w:left="0"/>
                    <w:jc w:val="both"/>
                    <w:rPr>
                      <w:ins w:id="2561" w:author="Chara Katiri" w:date="2015-04-12T17:50:00Z"/>
                      <w:rFonts w:ascii="Times" w:hAnsi="Times" w:cs="Times New Roman"/>
                      <w:sz w:val="22"/>
                      <w:szCs w:val="22"/>
                    </w:rPr>
                  </w:pPr>
                  <w:ins w:id="2562" w:author="Chara Katiri" w:date="2015-04-12T17:50:00Z">
                    <w:r w:rsidRPr="000926B2">
                      <w:rPr>
                        <w:rFonts w:ascii="Times" w:hAnsi="Times" w:cs="Times New Roman"/>
                        <w:sz w:val="22"/>
                        <w:szCs w:val="22"/>
                      </w:rPr>
                      <w:t>8</w:t>
                    </w:r>
                  </w:ins>
                </w:p>
              </w:tc>
              <w:tc>
                <w:tcPr>
                  <w:tcW w:w="3960" w:type="dxa"/>
                </w:tcPr>
                <w:p w14:paraId="62BCD5B9" w14:textId="77777777" w:rsidR="00D71A41" w:rsidRPr="000926B2" w:rsidRDefault="00D71A41" w:rsidP="00EE1303">
                  <w:pPr>
                    <w:pStyle w:val="ListParagraph"/>
                    <w:spacing w:line="360" w:lineRule="auto"/>
                    <w:ind w:left="0"/>
                    <w:jc w:val="both"/>
                    <w:rPr>
                      <w:ins w:id="2563" w:author="Chara Katiri" w:date="2015-04-12T17:50:00Z"/>
                      <w:rFonts w:ascii="Times" w:hAnsi="Times" w:cs="Times New Roman"/>
                      <w:sz w:val="22"/>
                      <w:szCs w:val="22"/>
                    </w:rPr>
                  </w:pPr>
                  <w:ins w:id="2564" w:author="Chara Katiri" w:date="2015-04-12T17:50:00Z">
                    <w:r w:rsidRPr="000926B2">
                      <w:rPr>
                        <w:rFonts w:ascii="Times" w:hAnsi="Times" w:cs="Times New Roman"/>
                        <w:sz w:val="22"/>
                        <w:szCs w:val="22"/>
                      </w:rPr>
                      <w:t xml:space="preserve">The system won’t require the users to register. The login process will be based on the existing UoS Active Directory (AD) groups. New students will be automatically added in the AD group and they will be able to access the website. </w:t>
                    </w:r>
                  </w:ins>
                </w:p>
              </w:tc>
              <w:tc>
                <w:tcPr>
                  <w:tcW w:w="1274" w:type="dxa"/>
                </w:tcPr>
                <w:p w14:paraId="016002BC" w14:textId="77777777" w:rsidR="00D71A41" w:rsidRPr="000926B2" w:rsidRDefault="00D71A41" w:rsidP="00EE1303">
                  <w:pPr>
                    <w:pStyle w:val="ListParagraph"/>
                    <w:spacing w:line="360" w:lineRule="auto"/>
                    <w:ind w:left="0"/>
                    <w:jc w:val="both"/>
                    <w:rPr>
                      <w:ins w:id="2565" w:author="Chara Katiri" w:date="2015-04-12T17:50:00Z"/>
                      <w:rFonts w:ascii="Times" w:hAnsi="Times" w:cs="Times New Roman"/>
                      <w:sz w:val="22"/>
                      <w:szCs w:val="22"/>
                    </w:rPr>
                  </w:pPr>
                  <w:ins w:id="2566" w:author="Chara Katiri" w:date="2015-04-12T17:50:00Z">
                    <w:r w:rsidRPr="000926B2">
                      <w:rPr>
                        <w:rFonts w:ascii="Times" w:hAnsi="Times" w:cs="Times New Roman"/>
                        <w:sz w:val="22"/>
                        <w:szCs w:val="22"/>
                      </w:rPr>
                      <w:t>Functional</w:t>
                    </w:r>
                  </w:ins>
                </w:p>
              </w:tc>
              <w:tc>
                <w:tcPr>
                  <w:tcW w:w="1609" w:type="dxa"/>
                </w:tcPr>
                <w:p w14:paraId="5B55A8AF" w14:textId="77777777" w:rsidR="00D71A41" w:rsidRPr="000926B2" w:rsidRDefault="00D71A41" w:rsidP="00EE1303">
                  <w:pPr>
                    <w:pStyle w:val="ListParagraph"/>
                    <w:spacing w:line="360" w:lineRule="auto"/>
                    <w:ind w:left="0"/>
                    <w:jc w:val="both"/>
                    <w:rPr>
                      <w:ins w:id="2567" w:author="Chara Katiri" w:date="2015-04-12T17:50:00Z"/>
                      <w:rFonts w:ascii="Times" w:hAnsi="Times" w:cs="Times New Roman"/>
                      <w:sz w:val="22"/>
                      <w:szCs w:val="22"/>
                    </w:rPr>
                  </w:pPr>
                </w:p>
              </w:tc>
              <w:tc>
                <w:tcPr>
                  <w:tcW w:w="1169" w:type="dxa"/>
                </w:tcPr>
                <w:p w14:paraId="003518DF" w14:textId="77777777" w:rsidR="00D71A41" w:rsidRPr="000926B2" w:rsidRDefault="00D71A41" w:rsidP="00EE1303">
                  <w:pPr>
                    <w:pStyle w:val="ListParagraph"/>
                    <w:spacing w:line="360" w:lineRule="auto"/>
                    <w:ind w:left="0"/>
                    <w:jc w:val="both"/>
                    <w:rPr>
                      <w:ins w:id="2568" w:author="Chara Katiri" w:date="2015-04-12T17:50:00Z"/>
                      <w:rFonts w:ascii="Times" w:hAnsi="Times" w:cs="Times New Roman"/>
                      <w:sz w:val="22"/>
                      <w:szCs w:val="22"/>
                    </w:rPr>
                  </w:pPr>
                  <w:ins w:id="2569" w:author="Chara Katiri" w:date="2015-04-12T17:50:00Z">
                    <w:r w:rsidRPr="000926B2">
                      <w:rPr>
                        <w:rFonts w:ascii="Times" w:hAnsi="Times" w:cs="Times New Roman"/>
                        <w:sz w:val="22"/>
                        <w:szCs w:val="22"/>
                      </w:rPr>
                      <w:t>W</w:t>
                    </w:r>
                  </w:ins>
                </w:p>
              </w:tc>
            </w:tr>
            <w:tr w:rsidR="00D71A41" w:rsidRPr="000926B2" w14:paraId="5A9DEED3" w14:textId="77777777" w:rsidTr="004A6681">
              <w:trPr>
                <w:ins w:id="2570" w:author="Chara Katiri" w:date="2015-04-12T17:50:00Z"/>
              </w:trPr>
              <w:tc>
                <w:tcPr>
                  <w:tcW w:w="1116" w:type="dxa"/>
                  <w:shd w:val="clear" w:color="auto" w:fill="4F81BD" w:themeFill="accent1"/>
                </w:tcPr>
                <w:p w14:paraId="17381109" w14:textId="77777777" w:rsidR="00D71A41" w:rsidRPr="000926B2" w:rsidRDefault="00D71A41" w:rsidP="00EE1303">
                  <w:pPr>
                    <w:pStyle w:val="ListParagraph"/>
                    <w:spacing w:line="360" w:lineRule="auto"/>
                    <w:ind w:left="0"/>
                    <w:jc w:val="both"/>
                    <w:rPr>
                      <w:ins w:id="2571" w:author="Chara Katiri" w:date="2015-04-12T17:50:00Z"/>
                      <w:rFonts w:ascii="Times" w:hAnsi="Times" w:cs="Times New Roman"/>
                      <w:sz w:val="22"/>
                      <w:szCs w:val="22"/>
                    </w:rPr>
                  </w:pPr>
                </w:p>
              </w:tc>
              <w:tc>
                <w:tcPr>
                  <w:tcW w:w="3960" w:type="dxa"/>
                  <w:shd w:val="clear" w:color="auto" w:fill="4F81BD" w:themeFill="accent1"/>
                </w:tcPr>
                <w:p w14:paraId="5CF2456A" w14:textId="77777777" w:rsidR="00D71A41" w:rsidRPr="000926B2" w:rsidRDefault="00D71A41" w:rsidP="00EE1303">
                  <w:pPr>
                    <w:pStyle w:val="ListParagraph"/>
                    <w:spacing w:line="360" w:lineRule="auto"/>
                    <w:ind w:left="0"/>
                    <w:jc w:val="both"/>
                    <w:rPr>
                      <w:ins w:id="2572" w:author="Chara Katiri" w:date="2015-04-12T17:50:00Z"/>
                      <w:rFonts w:ascii="Times" w:hAnsi="Times" w:cs="Times New Roman"/>
                      <w:sz w:val="22"/>
                      <w:szCs w:val="22"/>
                    </w:rPr>
                  </w:pPr>
                  <w:ins w:id="2573" w:author="Chara Katiri" w:date="2015-04-12T17:50:00Z">
                    <w:r w:rsidRPr="000926B2">
                      <w:rPr>
                        <w:rFonts w:ascii="Times" w:hAnsi="Times" w:cs="Times New Roman"/>
                        <w:sz w:val="22"/>
                        <w:szCs w:val="22"/>
                      </w:rPr>
                      <w:t xml:space="preserve">Validation </w:t>
                    </w:r>
                  </w:ins>
                </w:p>
              </w:tc>
              <w:tc>
                <w:tcPr>
                  <w:tcW w:w="1274" w:type="dxa"/>
                  <w:shd w:val="clear" w:color="auto" w:fill="4F81BD" w:themeFill="accent1"/>
                </w:tcPr>
                <w:p w14:paraId="555DD9EA" w14:textId="77777777" w:rsidR="00D71A41" w:rsidRPr="000926B2" w:rsidRDefault="00D71A41" w:rsidP="00EE1303">
                  <w:pPr>
                    <w:pStyle w:val="ListParagraph"/>
                    <w:spacing w:line="360" w:lineRule="auto"/>
                    <w:ind w:left="0"/>
                    <w:jc w:val="both"/>
                    <w:rPr>
                      <w:ins w:id="2574" w:author="Chara Katiri" w:date="2015-04-12T17:50:00Z"/>
                      <w:rFonts w:ascii="Times" w:hAnsi="Times" w:cs="Times New Roman"/>
                      <w:sz w:val="22"/>
                      <w:szCs w:val="22"/>
                    </w:rPr>
                  </w:pPr>
                </w:p>
              </w:tc>
              <w:tc>
                <w:tcPr>
                  <w:tcW w:w="1609" w:type="dxa"/>
                  <w:shd w:val="clear" w:color="auto" w:fill="4F81BD" w:themeFill="accent1"/>
                </w:tcPr>
                <w:p w14:paraId="0C7DD355" w14:textId="77777777" w:rsidR="00D71A41" w:rsidRPr="000926B2" w:rsidRDefault="00D71A41" w:rsidP="00EE1303">
                  <w:pPr>
                    <w:pStyle w:val="ListParagraph"/>
                    <w:spacing w:line="360" w:lineRule="auto"/>
                    <w:ind w:left="0"/>
                    <w:jc w:val="both"/>
                    <w:rPr>
                      <w:ins w:id="2575" w:author="Chara Katiri" w:date="2015-04-12T17:50:00Z"/>
                      <w:rFonts w:ascii="Times" w:hAnsi="Times" w:cs="Times New Roman"/>
                      <w:sz w:val="22"/>
                      <w:szCs w:val="22"/>
                    </w:rPr>
                  </w:pPr>
                </w:p>
              </w:tc>
              <w:tc>
                <w:tcPr>
                  <w:tcW w:w="1169" w:type="dxa"/>
                  <w:shd w:val="clear" w:color="auto" w:fill="4F81BD" w:themeFill="accent1"/>
                </w:tcPr>
                <w:p w14:paraId="522117E1" w14:textId="77777777" w:rsidR="00D71A41" w:rsidRPr="000926B2" w:rsidRDefault="00D71A41" w:rsidP="00EE1303">
                  <w:pPr>
                    <w:pStyle w:val="ListParagraph"/>
                    <w:spacing w:line="360" w:lineRule="auto"/>
                    <w:ind w:left="0"/>
                    <w:jc w:val="both"/>
                    <w:rPr>
                      <w:ins w:id="2576" w:author="Chara Katiri" w:date="2015-04-12T17:50:00Z"/>
                      <w:rFonts w:ascii="Times" w:hAnsi="Times" w:cs="Times New Roman"/>
                      <w:sz w:val="22"/>
                      <w:szCs w:val="22"/>
                    </w:rPr>
                  </w:pPr>
                </w:p>
              </w:tc>
            </w:tr>
            <w:tr w:rsidR="00D71A41" w:rsidRPr="000926B2" w14:paraId="1E16378A" w14:textId="77777777" w:rsidTr="004A6681">
              <w:trPr>
                <w:ins w:id="2577" w:author="Chara Katiri" w:date="2015-04-12T17:50:00Z"/>
              </w:trPr>
              <w:tc>
                <w:tcPr>
                  <w:tcW w:w="1116" w:type="dxa"/>
                </w:tcPr>
                <w:p w14:paraId="77DFF78E" w14:textId="77777777" w:rsidR="00D71A41" w:rsidRPr="000926B2" w:rsidRDefault="00D71A41" w:rsidP="00EE1303">
                  <w:pPr>
                    <w:pStyle w:val="ListParagraph"/>
                    <w:spacing w:line="360" w:lineRule="auto"/>
                    <w:ind w:left="0"/>
                    <w:jc w:val="both"/>
                    <w:rPr>
                      <w:ins w:id="2578" w:author="Chara Katiri" w:date="2015-04-12T17:50:00Z"/>
                      <w:rFonts w:ascii="Times" w:hAnsi="Times" w:cs="Times New Roman"/>
                      <w:sz w:val="22"/>
                      <w:szCs w:val="22"/>
                    </w:rPr>
                  </w:pPr>
                  <w:ins w:id="2579" w:author="Chara Katiri" w:date="2015-04-12T17:50:00Z">
                    <w:r w:rsidRPr="000926B2">
                      <w:rPr>
                        <w:rFonts w:ascii="Times" w:hAnsi="Times" w:cs="Times New Roman"/>
                        <w:sz w:val="22"/>
                        <w:szCs w:val="22"/>
                      </w:rPr>
                      <w:t>9</w:t>
                    </w:r>
                  </w:ins>
                </w:p>
              </w:tc>
              <w:tc>
                <w:tcPr>
                  <w:tcW w:w="3960" w:type="dxa"/>
                </w:tcPr>
                <w:p w14:paraId="6628F9CB" w14:textId="77777777" w:rsidR="00D71A41" w:rsidRPr="000926B2" w:rsidRDefault="00D71A41" w:rsidP="00EE1303">
                  <w:pPr>
                    <w:pStyle w:val="ListParagraph"/>
                    <w:spacing w:line="360" w:lineRule="auto"/>
                    <w:ind w:left="0"/>
                    <w:jc w:val="both"/>
                    <w:rPr>
                      <w:ins w:id="2580" w:author="Chara Katiri" w:date="2015-04-12T17:50:00Z"/>
                      <w:rFonts w:ascii="Times" w:hAnsi="Times" w:cs="Times New Roman"/>
                      <w:sz w:val="22"/>
                      <w:szCs w:val="22"/>
                    </w:rPr>
                  </w:pPr>
                  <w:ins w:id="2581" w:author="Chara Katiri" w:date="2015-04-12T17:50:00Z">
                    <w:r w:rsidRPr="000926B2">
                      <w:rPr>
                        <w:rFonts w:ascii="Times" w:eastAsia="Times New Roman" w:hAnsi="Times" w:cs="Times New Roman"/>
                        <w:sz w:val="22"/>
                        <w:szCs w:val="22"/>
                        <w:lang w:val="en-GB"/>
                      </w:rPr>
                      <w:t xml:space="preserve">The </w:t>
                    </w:r>
                    <w:r w:rsidRPr="000926B2">
                      <w:rPr>
                        <w:rFonts w:ascii="Times" w:hAnsi="Times" w:cs="Times New Roman"/>
                        <w:sz w:val="22"/>
                        <w:szCs w:val="22"/>
                      </w:rPr>
                      <w:t xml:space="preserve">system </w:t>
                    </w:r>
                    <w:r w:rsidRPr="000926B2">
                      <w:rPr>
                        <w:rFonts w:ascii="Times" w:eastAsia="Times New Roman" w:hAnsi="Times" w:cs="Times New Roman"/>
                        <w:sz w:val="22"/>
                        <w:szCs w:val="22"/>
                        <w:lang w:val="en-GB"/>
                      </w:rPr>
                      <w:t xml:space="preserve">must validate the user information upon login. </w:t>
                    </w:r>
                  </w:ins>
                </w:p>
              </w:tc>
              <w:tc>
                <w:tcPr>
                  <w:tcW w:w="1274" w:type="dxa"/>
                </w:tcPr>
                <w:p w14:paraId="4D03E0A6" w14:textId="77777777" w:rsidR="00D71A41" w:rsidRPr="000926B2" w:rsidRDefault="00D71A41" w:rsidP="00EE1303">
                  <w:pPr>
                    <w:pStyle w:val="ListParagraph"/>
                    <w:spacing w:line="360" w:lineRule="auto"/>
                    <w:ind w:left="0"/>
                    <w:jc w:val="both"/>
                    <w:rPr>
                      <w:ins w:id="2582" w:author="Chara Katiri" w:date="2015-04-12T17:50:00Z"/>
                      <w:rFonts w:ascii="Times" w:hAnsi="Times" w:cs="Times New Roman"/>
                      <w:sz w:val="22"/>
                      <w:szCs w:val="22"/>
                    </w:rPr>
                  </w:pPr>
                  <w:ins w:id="2583" w:author="Chara Katiri" w:date="2015-04-12T17:50:00Z">
                    <w:r w:rsidRPr="000926B2">
                      <w:rPr>
                        <w:rFonts w:ascii="Times" w:hAnsi="Times" w:cs="Times New Roman"/>
                        <w:sz w:val="22"/>
                        <w:szCs w:val="22"/>
                      </w:rPr>
                      <w:t>Functional</w:t>
                    </w:r>
                  </w:ins>
                </w:p>
              </w:tc>
              <w:tc>
                <w:tcPr>
                  <w:tcW w:w="1609" w:type="dxa"/>
                </w:tcPr>
                <w:p w14:paraId="28CE1C78" w14:textId="77777777" w:rsidR="00D71A41" w:rsidRPr="000926B2" w:rsidRDefault="00D71A41" w:rsidP="00EE1303">
                  <w:pPr>
                    <w:pStyle w:val="ListParagraph"/>
                    <w:spacing w:line="360" w:lineRule="auto"/>
                    <w:ind w:left="0"/>
                    <w:jc w:val="both"/>
                    <w:rPr>
                      <w:ins w:id="2584" w:author="Chara Katiri" w:date="2015-04-12T17:50:00Z"/>
                      <w:rFonts w:ascii="Times" w:hAnsi="Times" w:cs="Times New Roman"/>
                      <w:sz w:val="22"/>
                      <w:szCs w:val="22"/>
                    </w:rPr>
                  </w:pPr>
                </w:p>
              </w:tc>
              <w:tc>
                <w:tcPr>
                  <w:tcW w:w="1169" w:type="dxa"/>
                </w:tcPr>
                <w:p w14:paraId="0626EB1C" w14:textId="77777777" w:rsidR="00D71A41" w:rsidRPr="000926B2" w:rsidRDefault="00D71A41" w:rsidP="00EE1303">
                  <w:pPr>
                    <w:pStyle w:val="ListParagraph"/>
                    <w:spacing w:line="360" w:lineRule="auto"/>
                    <w:ind w:left="0"/>
                    <w:jc w:val="both"/>
                    <w:rPr>
                      <w:ins w:id="2585" w:author="Chara Katiri" w:date="2015-04-12T17:50:00Z"/>
                      <w:rFonts w:ascii="Times" w:hAnsi="Times" w:cs="Times New Roman"/>
                      <w:sz w:val="22"/>
                      <w:szCs w:val="22"/>
                    </w:rPr>
                  </w:pPr>
                  <w:ins w:id="2586" w:author="Chara Katiri" w:date="2015-04-12T17:50:00Z">
                    <w:r w:rsidRPr="000926B2">
                      <w:rPr>
                        <w:rFonts w:ascii="Times" w:hAnsi="Times" w:cs="Times New Roman"/>
                        <w:sz w:val="22"/>
                        <w:szCs w:val="22"/>
                      </w:rPr>
                      <w:t>M</w:t>
                    </w:r>
                  </w:ins>
                </w:p>
              </w:tc>
            </w:tr>
            <w:tr w:rsidR="00D71A41" w:rsidRPr="000926B2" w14:paraId="711E8B2F" w14:textId="77777777" w:rsidTr="004A6681">
              <w:trPr>
                <w:ins w:id="2587" w:author="Chara Katiri" w:date="2015-04-12T17:50:00Z"/>
              </w:trPr>
              <w:tc>
                <w:tcPr>
                  <w:tcW w:w="1116" w:type="dxa"/>
                </w:tcPr>
                <w:p w14:paraId="555D5C9C" w14:textId="77777777" w:rsidR="00D71A41" w:rsidRPr="000926B2" w:rsidRDefault="00D71A41" w:rsidP="00EE1303">
                  <w:pPr>
                    <w:pStyle w:val="ListParagraph"/>
                    <w:spacing w:line="360" w:lineRule="auto"/>
                    <w:ind w:left="0"/>
                    <w:jc w:val="both"/>
                    <w:rPr>
                      <w:ins w:id="2588" w:author="Chara Katiri" w:date="2015-04-12T17:50:00Z"/>
                      <w:rFonts w:ascii="Times" w:hAnsi="Times" w:cs="Times New Roman"/>
                      <w:sz w:val="22"/>
                      <w:szCs w:val="22"/>
                    </w:rPr>
                  </w:pPr>
                  <w:ins w:id="2589" w:author="Chara Katiri" w:date="2015-04-12T17:50:00Z">
                    <w:r w:rsidRPr="000926B2">
                      <w:rPr>
                        <w:rFonts w:ascii="Times" w:hAnsi="Times" w:cs="Times New Roman"/>
                        <w:sz w:val="22"/>
                        <w:szCs w:val="22"/>
                      </w:rPr>
                      <w:t>9.1</w:t>
                    </w:r>
                  </w:ins>
                </w:p>
              </w:tc>
              <w:tc>
                <w:tcPr>
                  <w:tcW w:w="3960" w:type="dxa"/>
                </w:tcPr>
                <w:p w14:paraId="79B69E57" w14:textId="77777777" w:rsidR="00D71A41" w:rsidRPr="000926B2" w:rsidRDefault="00D71A41" w:rsidP="00EE1303">
                  <w:pPr>
                    <w:pStyle w:val="ListParagraph"/>
                    <w:spacing w:line="360" w:lineRule="auto"/>
                    <w:ind w:left="0"/>
                    <w:jc w:val="both"/>
                    <w:rPr>
                      <w:ins w:id="2590" w:author="Chara Katiri" w:date="2015-04-12T17:50:00Z"/>
                      <w:rFonts w:ascii="Times" w:hAnsi="Times" w:cs="Times New Roman"/>
                      <w:sz w:val="22"/>
                      <w:szCs w:val="22"/>
                    </w:rPr>
                  </w:pPr>
                  <w:ins w:id="2591" w:author="Chara Katiri" w:date="2015-04-12T17:50:00Z">
                    <w:r w:rsidRPr="000926B2">
                      <w:rPr>
                        <w:rFonts w:ascii="Times" w:hAnsi="Times" w:cs="Times New Roman"/>
                        <w:sz w:val="22"/>
                        <w:szCs w:val="22"/>
                      </w:rPr>
                      <w:t xml:space="preserve">A UoS Username must be provided in order to login. </w:t>
                    </w:r>
                  </w:ins>
                </w:p>
              </w:tc>
              <w:tc>
                <w:tcPr>
                  <w:tcW w:w="1274" w:type="dxa"/>
                </w:tcPr>
                <w:p w14:paraId="6DE56F5B" w14:textId="77777777" w:rsidR="00D71A41" w:rsidRPr="000926B2" w:rsidRDefault="00D71A41" w:rsidP="00EE1303">
                  <w:pPr>
                    <w:pStyle w:val="ListParagraph"/>
                    <w:spacing w:line="360" w:lineRule="auto"/>
                    <w:ind w:left="0"/>
                    <w:jc w:val="both"/>
                    <w:rPr>
                      <w:ins w:id="2592" w:author="Chara Katiri" w:date="2015-04-12T17:50:00Z"/>
                      <w:rFonts w:ascii="Times" w:hAnsi="Times" w:cs="Times New Roman"/>
                      <w:sz w:val="22"/>
                      <w:szCs w:val="22"/>
                    </w:rPr>
                  </w:pPr>
                  <w:ins w:id="2593" w:author="Chara Katiri" w:date="2015-04-12T17:50:00Z">
                    <w:r w:rsidRPr="000926B2">
                      <w:rPr>
                        <w:rFonts w:ascii="Times" w:hAnsi="Times" w:cs="Times New Roman"/>
                        <w:sz w:val="22"/>
                        <w:szCs w:val="22"/>
                      </w:rPr>
                      <w:t>Functional</w:t>
                    </w:r>
                  </w:ins>
                </w:p>
              </w:tc>
              <w:tc>
                <w:tcPr>
                  <w:tcW w:w="1609" w:type="dxa"/>
                </w:tcPr>
                <w:p w14:paraId="15EDEABA" w14:textId="77777777" w:rsidR="00D71A41" w:rsidRPr="000926B2" w:rsidRDefault="00D71A41" w:rsidP="00EE1303">
                  <w:pPr>
                    <w:pStyle w:val="ListParagraph"/>
                    <w:spacing w:line="360" w:lineRule="auto"/>
                    <w:ind w:left="0"/>
                    <w:jc w:val="both"/>
                    <w:rPr>
                      <w:ins w:id="2594" w:author="Chara Katiri" w:date="2015-04-12T17:50:00Z"/>
                      <w:rFonts w:ascii="Times" w:hAnsi="Times" w:cs="Times New Roman"/>
                      <w:sz w:val="22"/>
                      <w:szCs w:val="22"/>
                    </w:rPr>
                  </w:pPr>
                </w:p>
              </w:tc>
              <w:tc>
                <w:tcPr>
                  <w:tcW w:w="1169" w:type="dxa"/>
                </w:tcPr>
                <w:p w14:paraId="63528E00" w14:textId="77777777" w:rsidR="00D71A41" w:rsidRPr="000926B2" w:rsidRDefault="00D71A41" w:rsidP="00EE1303">
                  <w:pPr>
                    <w:pStyle w:val="ListParagraph"/>
                    <w:spacing w:line="360" w:lineRule="auto"/>
                    <w:ind w:left="0"/>
                    <w:jc w:val="both"/>
                    <w:rPr>
                      <w:ins w:id="2595" w:author="Chara Katiri" w:date="2015-04-12T17:50:00Z"/>
                      <w:rFonts w:ascii="Times" w:hAnsi="Times" w:cs="Times New Roman"/>
                      <w:sz w:val="22"/>
                      <w:szCs w:val="22"/>
                    </w:rPr>
                  </w:pPr>
                  <w:ins w:id="2596" w:author="Chara Katiri" w:date="2015-04-12T17:50:00Z">
                    <w:r w:rsidRPr="000926B2">
                      <w:rPr>
                        <w:rFonts w:ascii="Times" w:hAnsi="Times" w:cs="Times New Roman"/>
                        <w:sz w:val="22"/>
                        <w:szCs w:val="22"/>
                      </w:rPr>
                      <w:t>M</w:t>
                    </w:r>
                  </w:ins>
                </w:p>
              </w:tc>
            </w:tr>
            <w:tr w:rsidR="00D71A41" w:rsidRPr="000926B2" w14:paraId="412147C5" w14:textId="77777777" w:rsidTr="004A6681">
              <w:trPr>
                <w:ins w:id="2597" w:author="Chara Katiri" w:date="2015-04-12T17:50:00Z"/>
              </w:trPr>
              <w:tc>
                <w:tcPr>
                  <w:tcW w:w="1116" w:type="dxa"/>
                </w:tcPr>
                <w:p w14:paraId="3BCE8D93" w14:textId="77777777" w:rsidR="00D71A41" w:rsidRPr="000926B2" w:rsidRDefault="00D71A41" w:rsidP="00EE1303">
                  <w:pPr>
                    <w:pStyle w:val="ListParagraph"/>
                    <w:spacing w:line="360" w:lineRule="auto"/>
                    <w:ind w:left="0"/>
                    <w:jc w:val="both"/>
                    <w:rPr>
                      <w:ins w:id="2598" w:author="Chara Katiri" w:date="2015-04-12T17:50:00Z"/>
                      <w:rFonts w:ascii="Times" w:hAnsi="Times" w:cs="Times New Roman"/>
                      <w:sz w:val="22"/>
                      <w:szCs w:val="22"/>
                    </w:rPr>
                  </w:pPr>
                  <w:ins w:id="2599" w:author="Chara Katiri" w:date="2015-04-12T17:50:00Z">
                    <w:r w:rsidRPr="000926B2">
                      <w:rPr>
                        <w:rFonts w:ascii="Times" w:hAnsi="Times" w:cs="Times New Roman"/>
                        <w:sz w:val="22"/>
                        <w:szCs w:val="22"/>
                      </w:rPr>
                      <w:t>9.2</w:t>
                    </w:r>
                  </w:ins>
                </w:p>
              </w:tc>
              <w:tc>
                <w:tcPr>
                  <w:tcW w:w="3960" w:type="dxa"/>
                </w:tcPr>
                <w:p w14:paraId="7E1A11D9" w14:textId="77777777" w:rsidR="00D71A41" w:rsidRPr="000926B2" w:rsidRDefault="00D71A41" w:rsidP="00EE1303">
                  <w:pPr>
                    <w:pStyle w:val="ListParagraph"/>
                    <w:spacing w:line="360" w:lineRule="auto"/>
                    <w:ind w:left="0"/>
                    <w:jc w:val="both"/>
                    <w:rPr>
                      <w:ins w:id="2600" w:author="Chara Katiri" w:date="2015-04-12T17:50:00Z"/>
                      <w:rFonts w:ascii="Times" w:hAnsi="Times" w:cs="Times New Roman"/>
                      <w:sz w:val="22"/>
                      <w:szCs w:val="22"/>
                    </w:rPr>
                  </w:pPr>
                  <w:ins w:id="2601" w:author="Chara Katiri" w:date="2015-04-12T17:50:00Z">
                    <w:r w:rsidRPr="000926B2">
                      <w:rPr>
                        <w:rFonts w:ascii="Times" w:hAnsi="Times" w:cs="Times New Roman"/>
                        <w:sz w:val="22"/>
                        <w:szCs w:val="22"/>
                      </w:rPr>
                      <w:t>Password must be provided in order to login.</w:t>
                    </w:r>
                  </w:ins>
                </w:p>
              </w:tc>
              <w:tc>
                <w:tcPr>
                  <w:tcW w:w="1274" w:type="dxa"/>
                </w:tcPr>
                <w:p w14:paraId="492B9CAE" w14:textId="77777777" w:rsidR="00D71A41" w:rsidRPr="000926B2" w:rsidRDefault="00D71A41" w:rsidP="00EE1303">
                  <w:pPr>
                    <w:pStyle w:val="ListParagraph"/>
                    <w:spacing w:line="360" w:lineRule="auto"/>
                    <w:ind w:left="0"/>
                    <w:jc w:val="both"/>
                    <w:rPr>
                      <w:ins w:id="2602" w:author="Chara Katiri" w:date="2015-04-12T17:50:00Z"/>
                      <w:rFonts w:ascii="Times" w:hAnsi="Times" w:cs="Times New Roman"/>
                      <w:sz w:val="22"/>
                      <w:szCs w:val="22"/>
                    </w:rPr>
                  </w:pPr>
                  <w:ins w:id="2603" w:author="Chara Katiri" w:date="2015-04-12T17:50:00Z">
                    <w:r w:rsidRPr="000926B2">
                      <w:rPr>
                        <w:rFonts w:ascii="Times" w:hAnsi="Times" w:cs="Times New Roman"/>
                        <w:sz w:val="22"/>
                        <w:szCs w:val="22"/>
                      </w:rPr>
                      <w:t>Functional</w:t>
                    </w:r>
                  </w:ins>
                </w:p>
              </w:tc>
              <w:tc>
                <w:tcPr>
                  <w:tcW w:w="1609" w:type="dxa"/>
                </w:tcPr>
                <w:p w14:paraId="292699F3" w14:textId="77777777" w:rsidR="00D71A41" w:rsidRPr="000926B2" w:rsidRDefault="00D71A41" w:rsidP="00EE1303">
                  <w:pPr>
                    <w:pStyle w:val="ListParagraph"/>
                    <w:spacing w:line="360" w:lineRule="auto"/>
                    <w:ind w:left="0"/>
                    <w:jc w:val="both"/>
                    <w:rPr>
                      <w:ins w:id="2604" w:author="Chara Katiri" w:date="2015-04-12T17:50:00Z"/>
                      <w:rFonts w:ascii="Times" w:hAnsi="Times" w:cs="Times New Roman"/>
                      <w:sz w:val="22"/>
                      <w:szCs w:val="22"/>
                    </w:rPr>
                  </w:pPr>
                </w:p>
              </w:tc>
              <w:tc>
                <w:tcPr>
                  <w:tcW w:w="1169" w:type="dxa"/>
                </w:tcPr>
                <w:p w14:paraId="48ECD7D8" w14:textId="77777777" w:rsidR="00D71A41" w:rsidRPr="000926B2" w:rsidRDefault="00D71A41" w:rsidP="00EE1303">
                  <w:pPr>
                    <w:pStyle w:val="ListParagraph"/>
                    <w:spacing w:line="360" w:lineRule="auto"/>
                    <w:ind w:left="0"/>
                    <w:jc w:val="both"/>
                    <w:rPr>
                      <w:ins w:id="2605" w:author="Chara Katiri" w:date="2015-04-12T17:50:00Z"/>
                      <w:rFonts w:ascii="Times" w:hAnsi="Times" w:cs="Times New Roman"/>
                      <w:sz w:val="22"/>
                      <w:szCs w:val="22"/>
                    </w:rPr>
                  </w:pPr>
                  <w:ins w:id="2606" w:author="Chara Katiri" w:date="2015-04-12T17:50:00Z">
                    <w:r w:rsidRPr="000926B2">
                      <w:rPr>
                        <w:rFonts w:ascii="Times" w:hAnsi="Times" w:cs="Times New Roman"/>
                        <w:sz w:val="22"/>
                        <w:szCs w:val="22"/>
                      </w:rPr>
                      <w:t>M</w:t>
                    </w:r>
                  </w:ins>
                </w:p>
              </w:tc>
            </w:tr>
            <w:tr w:rsidR="00D71A41" w:rsidRPr="000926B2" w14:paraId="29E096F5" w14:textId="77777777" w:rsidTr="004A6681">
              <w:trPr>
                <w:ins w:id="2607" w:author="Chara Katiri" w:date="2015-04-12T17:50:00Z"/>
              </w:trPr>
              <w:tc>
                <w:tcPr>
                  <w:tcW w:w="1116" w:type="dxa"/>
                </w:tcPr>
                <w:p w14:paraId="34CB234A" w14:textId="77777777" w:rsidR="00D71A41" w:rsidRPr="000926B2" w:rsidRDefault="00D71A41" w:rsidP="00EE1303">
                  <w:pPr>
                    <w:pStyle w:val="ListParagraph"/>
                    <w:spacing w:line="360" w:lineRule="auto"/>
                    <w:ind w:left="0"/>
                    <w:jc w:val="both"/>
                    <w:rPr>
                      <w:ins w:id="2608" w:author="Chara Katiri" w:date="2015-04-12T17:50:00Z"/>
                      <w:rFonts w:ascii="Times" w:hAnsi="Times" w:cs="Times New Roman"/>
                      <w:sz w:val="22"/>
                      <w:szCs w:val="22"/>
                    </w:rPr>
                  </w:pPr>
                  <w:ins w:id="2609" w:author="Chara Katiri" w:date="2015-04-12T17:50:00Z">
                    <w:r w:rsidRPr="000926B2">
                      <w:rPr>
                        <w:rFonts w:ascii="Times" w:hAnsi="Times" w:cs="Times New Roman"/>
                        <w:sz w:val="22"/>
                        <w:szCs w:val="22"/>
                      </w:rPr>
                      <w:t>9.3</w:t>
                    </w:r>
                  </w:ins>
                </w:p>
              </w:tc>
              <w:tc>
                <w:tcPr>
                  <w:tcW w:w="3960" w:type="dxa"/>
                </w:tcPr>
                <w:p w14:paraId="701595BD" w14:textId="77777777" w:rsidR="00D71A41" w:rsidRPr="000926B2" w:rsidRDefault="00D71A41" w:rsidP="00EE1303">
                  <w:pPr>
                    <w:pStyle w:val="ListParagraph"/>
                    <w:spacing w:line="360" w:lineRule="auto"/>
                    <w:ind w:left="0"/>
                    <w:jc w:val="both"/>
                    <w:rPr>
                      <w:ins w:id="2610" w:author="Chara Katiri" w:date="2015-04-12T17:50:00Z"/>
                      <w:rFonts w:ascii="Times" w:hAnsi="Times" w:cs="Times New Roman"/>
                      <w:sz w:val="22"/>
                      <w:szCs w:val="22"/>
                    </w:rPr>
                  </w:pPr>
                  <w:ins w:id="2611" w:author="Chara Katiri" w:date="2015-04-12T17:50:00Z">
                    <w:r w:rsidRPr="000926B2">
                      <w:rPr>
                        <w:rFonts w:ascii="Times" w:hAnsi="Times" w:cs="Times New Roman"/>
                        <w:sz w:val="22"/>
                        <w:szCs w:val="22"/>
                      </w:rPr>
                      <w:t>Password must be at least 8 characters long.</w:t>
                    </w:r>
                  </w:ins>
                </w:p>
              </w:tc>
              <w:tc>
                <w:tcPr>
                  <w:tcW w:w="1274" w:type="dxa"/>
                </w:tcPr>
                <w:p w14:paraId="071E54EC" w14:textId="77777777" w:rsidR="00D71A41" w:rsidRPr="000926B2" w:rsidRDefault="00D71A41" w:rsidP="00EE1303">
                  <w:pPr>
                    <w:pStyle w:val="ListParagraph"/>
                    <w:spacing w:line="360" w:lineRule="auto"/>
                    <w:ind w:left="0"/>
                    <w:jc w:val="both"/>
                    <w:rPr>
                      <w:ins w:id="2612" w:author="Chara Katiri" w:date="2015-04-12T17:50:00Z"/>
                      <w:rFonts w:ascii="Times" w:hAnsi="Times" w:cs="Times New Roman"/>
                      <w:sz w:val="22"/>
                      <w:szCs w:val="22"/>
                    </w:rPr>
                  </w:pPr>
                  <w:ins w:id="2613" w:author="Chara Katiri" w:date="2015-04-12T17:50:00Z">
                    <w:r w:rsidRPr="000926B2">
                      <w:rPr>
                        <w:rFonts w:ascii="Times" w:hAnsi="Times" w:cs="Times New Roman"/>
                        <w:sz w:val="22"/>
                        <w:szCs w:val="22"/>
                      </w:rPr>
                      <w:t>Functional</w:t>
                    </w:r>
                  </w:ins>
                </w:p>
              </w:tc>
              <w:tc>
                <w:tcPr>
                  <w:tcW w:w="1609" w:type="dxa"/>
                </w:tcPr>
                <w:p w14:paraId="31AC8C85" w14:textId="77777777" w:rsidR="00D71A41" w:rsidRPr="000926B2" w:rsidRDefault="00D71A41" w:rsidP="00EE1303">
                  <w:pPr>
                    <w:pStyle w:val="ListParagraph"/>
                    <w:spacing w:line="360" w:lineRule="auto"/>
                    <w:ind w:left="0"/>
                    <w:jc w:val="both"/>
                    <w:rPr>
                      <w:ins w:id="2614" w:author="Chara Katiri" w:date="2015-04-12T17:50:00Z"/>
                      <w:rFonts w:ascii="Times" w:hAnsi="Times" w:cs="Times New Roman"/>
                      <w:sz w:val="22"/>
                      <w:szCs w:val="22"/>
                    </w:rPr>
                  </w:pPr>
                </w:p>
              </w:tc>
              <w:tc>
                <w:tcPr>
                  <w:tcW w:w="1169" w:type="dxa"/>
                </w:tcPr>
                <w:p w14:paraId="4397994A" w14:textId="77777777" w:rsidR="00D71A41" w:rsidRPr="000926B2" w:rsidRDefault="00D71A41" w:rsidP="00EE1303">
                  <w:pPr>
                    <w:pStyle w:val="ListParagraph"/>
                    <w:spacing w:line="360" w:lineRule="auto"/>
                    <w:ind w:left="0"/>
                    <w:jc w:val="both"/>
                    <w:rPr>
                      <w:ins w:id="2615" w:author="Chara Katiri" w:date="2015-04-12T17:50:00Z"/>
                      <w:rFonts w:ascii="Times" w:hAnsi="Times" w:cs="Times New Roman"/>
                      <w:sz w:val="22"/>
                      <w:szCs w:val="22"/>
                    </w:rPr>
                  </w:pPr>
                  <w:ins w:id="2616" w:author="Chara Katiri" w:date="2015-04-12T17:50:00Z">
                    <w:r w:rsidRPr="000926B2">
                      <w:rPr>
                        <w:rFonts w:ascii="Times" w:hAnsi="Times" w:cs="Times New Roman"/>
                        <w:sz w:val="22"/>
                        <w:szCs w:val="22"/>
                      </w:rPr>
                      <w:t>M</w:t>
                    </w:r>
                  </w:ins>
                </w:p>
              </w:tc>
            </w:tr>
            <w:tr w:rsidR="00D71A41" w:rsidRPr="000926B2" w14:paraId="05B4DE9F" w14:textId="77777777" w:rsidTr="004A6681">
              <w:trPr>
                <w:ins w:id="2617" w:author="Chara Katiri" w:date="2015-04-12T17:50:00Z"/>
              </w:trPr>
              <w:tc>
                <w:tcPr>
                  <w:tcW w:w="1116" w:type="dxa"/>
                </w:tcPr>
                <w:p w14:paraId="280BFE23" w14:textId="77777777" w:rsidR="00D71A41" w:rsidRPr="000926B2" w:rsidRDefault="00D71A41" w:rsidP="00EE1303">
                  <w:pPr>
                    <w:pStyle w:val="ListParagraph"/>
                    <w:spacing w:line="360" w:lineRule="auto"/>
                    <w:ind w:left="0"/>
                    <w:jc w:val="both"/>
                    <w:rPr>
                      <w:ins w:id="2618" w:author="Chara Katiri" w:date="2015-04-12T17:50:00Z"/>
                      <w:rFonts w:ascii="Times" w:hAnsi="Times" w:cs="Times New Roman"/>
                      <w:sz w:val="22"/>
                      <w:szCs w:val="22"/>
                    </w:rPr>
                  </w:pPr>
                  <w:ins w:id="2619" w:author="Chara Katiri" w:date="2015-04-12T17:50:00Z">
                    <w:r w:rsidRPr="000926B2">
                      <w:rPr>
                        <w:rFonts w:ascii="Times" w:hAnsi="Times" w:cs="Times New Roman"/>
                        <w:sz w:val="22"/>
                        <w:szCs w:val="22"/>
                      </w:rPr>
                      <w:t>9.4</w:t>
                    </w:r>
                  </w:ins>
                </w:p>
              </w:tc>
              <w:tc>
                <w:tcPr>
                  <w:tcW w:w="3960" w:type="dxa"/>
                </w:tcPr>
                <w:p w14:paraId="6F2142FA" w14:textId="77777777" w:rsidR="00D71A41" w:rsidRPr="000926B2" w:rsidRDefault="00D71A41" w:rsidP="00EE1303">
                  <w:pPr>
                    <w:pStyle w:val="ListParagraph"/>
                    <w:spacing w:line="360" w:lineRule="auto"/>
                    <w:ind w:left="0"/>
                    <w:jc w:val="both"/>
                    <w:rPr>
                      <w:ins w:id="2620" w:author="Chara Katiri" w:date="2015-04-12T17:50:00Z"/>
                      <w:rFonts w:ascii="Times" w:hAnsi="Times" w:cs="Times New Roman"/>
                      <w:sz w:val="22"/>
                      <w:szCs w:val="22"/>
                    </w:rPr>
                  </w:pPr>
                  <w:ins w:id="2621" w:author="Chara Katiri" w:date="2015-04-12T17:50:00Z">
                    <w:r w:rsidRPr="000926B2">
                      <w:rPr>
                        <w:rFonts w:ascii="Times" w:hAnsi="Times" w:cs="Times New Roman"/>
                        <w:sz w:val="22"/>
                        <w:szCs w:val="22"/>
                      </w:rPr>
                      <w:t xml:space="preserve">Password must be hashed in the database. </w:t>
                    </w:r>
                  </w:ins>
                </w:p>
              </w:tc>
              <w:tc>
                <w:tcPr>
                  <w:tcW w:w="1274" w:type="dxa"/>
                </w:tcPr>
                <w:p w14:paraId="6A136ED9" w14:textId="77777777" w:rsidR="00D71A41" w:rsidRPr="000926B2" w:rsidRDefault="00D71A41" w:rsidP="00EE1303">
                  <w:pPr>
                    <w:pStyle w:val="ListParagraph"/>
                    <w:spacing w:line="360" w:lineRule="auto"/>
                    <w:ind w:left="0"/>
                    <w:jc w:val="both"/>
                    <w:rPr>
                      <w:ins w:id="2622" w:author="Chara Katiri" w:date="2015-04-12T17:50:00Z"/>
                      <w:rFonts w:ascii="Times" w:hAnsi="Times" w:cs="Times New Roman"/>
                      <w:sz w:val="22"/>
                      <w:szCs w:val="22"/>
                    </w:rPr>
                  </w:pPr>
                  <w:ins w:id="2623" w:author="Chara Katiri" w:date="2015-04-12T17:50:00Z">
                    <w:r w:rsidRPr="000926B2">
                      <w:rPr>
                        <w:rFonts w:ascii="Times" w:hAnsi="Times" w:cs="Times New Roman"/>
                        <w:sz w:val="22"/>
                        <w:szCs w:val="22"/>
                      </w:rPr>
                      <w:t>Functional</w:t>
                    </w:r>
                  </w:ins>
                </w:p>
              </w:tc>
              <w:tc>
                <w:tcPr>
                  <w:tcW w:w="1609" w:type="dxa"/>
                </w:tcPr>
                <w:p w14:paraId="069068C1" w14:textId="77777777" w:rsidR="00D71A41" w:rsidRPr="000926B2" w:rsidRDefault="00D71A41" w:rsidP="00EE1303">
                  <w:pPr>
                    <w:pStyle w:val="ListParagraph"/>
                    <w:spacing w:line="360" w:lineRule="auto"/>
                    <w:ind w:left="0"/>
                    <w:jc w:val="both"/>
                    <w:rPr>
                      <w:ins w:id="2624" w:author="Chara Katiri" w:date="2015-04-12T17:50:00Z"/>
                      <w:rFonts w:ascii="Times" w:hAnsi="Times" w:cs="Times New Roman"/>
                      <w:sz w:val="22"/>
                      <w:szCs w:val="22"/>
                    </w:rPr>
                  </w:pPr>
                </w:p>
              </w:tc>
              <w:tc>
                <w:tcPr>
                  <w:tcW w:w="1169" w:type="dxa"/>
                </w:tcPr>
                <w:p w14:paraId="6D0F797F" w14:textId="77777777" w:rsidR="00D71A41" w:rsidRPr="000926B2" w:rsidRDefault="00D71A41" w:rsidP="00EE1303">
                  <w:pPr>
                    <w:pStyle w:val="ListParagraph"/>
                    <w:spacing w:line="360" w:lineRule="auto"/>
                    <w:ind w:left="0"/>
                    <w:jc w:val="both"/>
                    <w:rPr>
                      <w:ins w:id="2625" w:author="Chara Katiri" w:date="2015-04-12T17:50:00Z"/>
                      <w:rFonts w:ascii="Times" w:hAnsi="Times" w:cs="Times New Roman"/>
                      <w:sz w:val="22"/>
                      <w:szCs w:val="22"/>
                    </w:rPr>
                  </w:pPr>
                  <w:ins w:id="2626" w:author="Chara Katiri" w:date="2015-04-12T17:50:00Z">
                    <w:r w:rsidRPr="000926B2">
                      <w:rPr>
                        <w:rFonts w:ascii="Times" w:hAnsi="Times" w:cs="Times New Roman"/>
                        <w:sz w:val="22"/>
                        <w:szCs w:val="22"/>
                      </w:rPr>
                      <w:t>M</w:t>
                    </w:r>
                  </w:ins>
                </w:p>
              </w:tc>
            </w:tr>
            <w:tr w:rsidR="00D71A41" w:rsidRPr="000926B2" w14:paraId="63B3F965" w14:textId="77777777" w:rsidTr="004A6681">
              <w:trPr>
                <w:ins w:id="2627" w:author="Chara Katiri" w:date="2015-04-12T17:50:00Z"/>
              </w:trPr>
              <w:tc>
                <w:tcPr>
                  <w:tcW w:w="1116" w:type="dxa"/>
                </w:tcPr>
                <w:p w14:paraId="06CD3961" w14:textId="77777777" w:rsidR="00D71A41" w:rsidRPr="000926B2" w:rsidRDefault="00D71A41" w:rsidP="00EE1303">
                  <w:pPr>
                    <w:pStyle w:val="ListParagraph"/>
                    <w:spacing w:line="360" w:lineRule="auto"/>
                    <w:ind w:left="0"/>
                    <w:jc w:val="both"/>
                    <w:rPr>
                      <w:ins w:id="2628" w:author="Chara Katiri" w:date="2015-04-12T17:50:00Z"/>
                      <w:rFonts w:ascii="Times" w:hAnsi="Times" w:cs="Times New Roman"/>
                      <w:sz w:val="22"/>
                      <w:szCs w:val="22"/>
                    </w:rPr>
                  </w:pPr>
                  <w:ins w:id="2629" w:author="Chara Katiri" w:date="2015-04-12T17:50:00Z">
                    <w:r w:rsidRPr="000926B2">
                      <w:rPr>
                        <w:rFonts w:ascii="Times" w:hAnsi="Times" w:cs="Times New Roman"/>
                        <w:sz w:val="22"/>
                        <w:szCs w:val="22"/>
                      </w:rPr>
                      <w:t>9.5</w:t>
                    </w:r>
                  </w:ins>
                </w:p>
              </w:tc>
              <w:tc>
                <w:tcPr>
                  <w:tcW w:w="3960" w:type="dxa"/>
                </w:tcPr>
                <w:p w14:paraId="0A1EF9E3" w14:textId="77777777" w:rsidR="00D71A41" w:rsidRPr="000926B2" w:rsidRDefault="00D71A41" w:rsidP="00EE1303">
                  <w:pPr>
                    <w:pStyle w:val="ListParagraph"/>
                    <w:spacing w:line="360" w:lineRule="auto"/>
                    <w:ind w:left="0"/>
                    <w:jc w:val="both"/>
                    <w:rPr>
                      <w:ins w:id="2630" w:author="Chara Katiri" w:date="2015-04-12T17:50:00Z"/>
                      <w:rFonts w:ascii="Times" w:hAnsi="Times" w:cs="Times New Roman"/>
                      <w:sz w:val="22"/>
                      <w:szCs w:val="22"/>
                    </w:rPr>
                  </w:pPr>
                  <w:ins w:id="2631" w:author="Chara Katiri" w:date="2015-04-12T17:50:00Z">
                    <w:r w:rsidRPr="000926B2">
                      <w:rPr>
                        <w:rFonts w:ascii="Times" w:hAnsi="Times" w:cs="Times New Roman"/>
                        <w:sz w:val="22"/>
                        <w:szCs w:val="22"/>
                      </w:rPr>
                      <w:t>The system must check if the username is valid by checking the list of usernames in the UoS AD group.</w:t>
                    </w:r>
                  </w:ins>
                </w:p>
              </w:tc>
              <w:tc>
                <w:tcPr>
                  <w:tcW w:w="1274" w:type="dxa"/>
                </w:tcPr>
                <w:p w14:paraId="61651D0E" w14:textId="77777777" w:rsidR="00D71A41" w:rsidRPr="000926B2" w:rsidRDefault="00D71A41" w:rsidP="00EE1303">
                  <w:pPr>
                    <w:pStyle w:val="ListParagraph"/>
                    <w:spacing w:line="360" w:lineRule="auto"/>
                    <w:ind w:left="0"/>
                    <w:jc w:val="both"/>
                    <w:rPr>
                      <w:ins w:id="2632" w:author="Chara Katiri" w:date="2015-04-12T17:50:00Z"/>
                      <w:rFonts w:ascii="Times" w:hAnsi="Times" w:cs="Times New Roman"/>
                      <w:sz w:val="22"/>
                      <w:szCs w:val="22"/>
                    </w:rPr>
                  </w:pPr>
                  <w:ins w:id="2633" w:author="Chara Katiri" w:date="2015-04-12T17:50:00Z">
                    <w:r w:rsidRPr="000926B2">
                      <w:rPr>
                        <w:rFonts w:ascii="Times" w:hAnsi="Times" w:cs="Times New Roman"/>
                        <w:sz w:val="22"/>
                        <w:szCs w:val="22"/>
                      </w:rPr>
                      <w:t>Functional</w:t>
                    </w:r>
                  </w:ins>
                </w:p>
              </w:tc>
              <w:tc>
                <w:tcPr>
                  <w:tcW w:w="1609" w:type="dxa"/>
                </w:tcPr>
                <w:p w14:paraId="7F1886A3" w14:textId="77777777" w:rsidR="00D71A41" w:rsidRPr="000926B2" w:rsidRDefault="00D71A41" w:rsidP="00EE1303">
                  <w:pPr>
                    <w:pStyle w:val="ListParagraph"/>
                    <w:spacing w:line="360" w:lineRule="auto"/>
                    <w:ind w:left="0"/>
                    <w:jc w:val="both"/>
                    <w:rPr>
                      <w:ins w:id="2634" w:author="Chara Katiri" w:date="2015-04-12T17:50:00Z"/>
                      <w:rFonts w:ascii="Times" w:hAnsi="Times" w:cs="Times New Roman"/>
                      <w:sz w:val="22"/>
                      <w:szCs w:val="22"/>
                    </w:rPr>
                  </w:pPr>
                </w:p>
              </w:tc>
              <w:tc>
                <w:tcPr>
                  <w:tcW w:w="1169" w:type="dxa"/>
                </w:tcPr>
                <w:p w14:paraId="6AF21246" w14:textId="77777777" w:rsidR="00D71A41" w:rsidRPr="000926B2" w:rsidRDefault="00D71A41" w:rsidP="00EE1303">
                  <w:pPr>
                    <w:pStyle w:val="ListParagraph"/>
                    <w:spacing w:line="360" w:lineRule="auto"/>
                    <w:ind w:left="0"/>
                    <w:jc w:val="both"/>
                    <w:rPr>
                      <w:ins w:id="2635" w:author="Chara Katiri" w:date="2015-04-12T17:50:00Z"/>
                      <w:rFonts w:ascii="Times" w:hAnsi="Times" w:cs="Times New Roman"/>
                      <w:sz w:val="22"/>
                      <w:szCs w:val="22"/>
                    </w:rPr>
                  </w:pPr>
                  <w:ins w:id="2636" w:author="Chara Katiri" w:date="2015-04-12T17:50:00Z">
                    <w:r w:rsidRPr="000926B2">
                      <w:rPr>
                        <w:rFonts w:ascii="Times" w:hAnsi="Times" w:cs="Times New Roman"/>
                        <w:sz w:val="22"/>
                        <w:szCs w:val="22"/>
                      </w:rPr>
                      <w:t>M</w:t>
                    </w:r>
                  </w:ins>
                </w:p>
              </w:tc>
            </w:tr>
            <w:tr w:rsidR="00D71A41" w:rsidRPr="000926B2" w14:paraId="2CC50CA1" w14:textId="77777777" w:rsidTr="004A6681">
              <w:trPr>
                <w:ins w:id="2637" w:author="Chara Katiri" w:date="2015-04-12T17:50:00Z"/>
              </w:trPr>
              <w:tc>
                <w:tcPr>
                  <w:tcW w:w="1116" w:type="dxa"/>
                </w:tcPr>
                <w:p w14:paraId="0A737C2D" w14:textId="77777777" w:rsidR="00D71A41" w:rsidRPr="000926B2" w:rsidRDefault="00D71A41" w:rsidP="00EE1303">
                  <w:pPr>
                    <w:pStyle w:val="ListParagraph"/>
                    <w:spacing w:line="360" w:lineRule="auto"/>
                    <w:ind w:left="0"/>
                    <w:jc w:val="both"/>
                    <w:rPr>
                      <w:ins w:id="2638" w:author="Chara Katiri" w:date="2015-04-12T17:50:00Z"/>
                      <w:rFonts w:ascii="Times" w:hAnsi="Times" w:cs="Times New Roman"/>
                      <w:sz w:val="22"/>
                      <w:szCs w:val="22"/>
                    </w:rPr>
                  </w:pPr>
                  <w:ins w:id="2639" w:author="Chara Katiri" w:date="2015-04-12T17:50:00Z">
                    <w:r w:rsidRPr="000926B2">
                      <w:rPr>
                        <w:rFonts w:ascii="Times" w:hAnsi="Times" w:cs="Times New Roman"/>
                        <w:sz w:val="22"/>
                        <w:szCs w:val="22"/>
                      </w:rPr>
                      <w:t>9.6</w:t>
                    </w:r>
                  </w:ins>
                </w:p>
              </w:tc>
              <w:tc>
                <w:tcPr>
                  <w:tcW w:w="3960" w:type="dxa"/>
                </w:tcPr>
                <w:p w14:paraId="0B6F6DB8" w14:textId="77777777" w:rsidR="00D71A41" w:rsidRPr="000926B2" w:rsidRDefault="00D71A41" w:rsidP="00EE1303">
                  <w:pPr>
                    <w:pStyle w:val="ListParagraph"/>
                    <w:spacing w:line="360" w:lineRule="auto"/>
                    <w:ind w:left="0"/>
                    <w:jc w:val="both"/>
                    <w:rPr>
                      <w:ins w:id="2640" w:author="Chara Katiri" w:date="2015-04-12T17:50:00Z"/>
                      <w:rFonts w:ascii="Times" w:hAnsi="Times" w:cs="Times New Roman"/>
                      <w:sz w:val="22"/>
                      <w:szCs w:val="22"/>
                    </w:rPr>
                  </w:pPr>
                  <w:ins w:id="2641" w:author="Chara Katiri" w:date="2015-04-12T17:50:00Z">
                    <w:r w:rsidRPr="000926B2">
                      <w:rPr>
                        <w:rFonts w:ascii="Times" w:hAnsi="Times" w:cs="Times New Roman"/>
                        <w:sz w:val="22"/>
                        <w:szCs w:val="22"/>
                      </w:rPr>
                      <w:t xml:space="preserve">The system must decline usernames that are not valid. </w:t>
                    </w:r>
                  </w:ins>
                </w:p>
              </w:tc>
              <w:tc>
                <w:tcPr>
                  <w:tcW w:w="1274" w:type="dxa"/>
                </w:tcPr>
                <w:p w14:paraId="4CD0D521" w14:textId="77777777" w:rsidR="00D71A41" w:rsidRPr="000926B2" w:rsidRDefault="00D71A41" w:rsidP="00EE1303">
                  <w:pPr>
                    <w:pStyle w:val="ListParagraph"/>
                    <w:spacing w:line="360" w:lineRule="auto"/>
                    <w:ind w:left="0"/>
                    <w:jc w:val="both"/>
                    <w:rPr>
                      <w:ins w:id="2642" w:author="Chara Katiri" w:date="2015-04-12T17:50:00Z"/>
                      <w:rFonts w:ascii="Times" w:hAnsi="Times" w:cs="Times New Roman"/>
                      <w:sz w:val="22"/>
                      <w:szCs w:val="22"/>
                    </w:rPr>
                  </w:pPr>
                  <w:ins w:id="2643" w:author="Chara Katiri" w:date="2015-04-12T17:50:00Z">
                    <w:r w:rsidRPr="000926B2">
                      <w:rPr>
                        <w:rFonts w:ascii="Times" w:hAnsi="Times" w:cs="Times New Roman"/>
                        <w:sz w:val="22"/>
                        <w:szCs w:val="22"/>
                      </w:rPr>
                      <w:t>Functional</w:t>
                    </w:r>
                  </w:ins>
                </w:p>
              </w:tc>
              <w:tc>
                <w:tcPr>
                  <w:tcW w:w="1609" w:type="dxa"/>
                </w:tcPr>
                <w:p w14:paraId="028D300E" w14:textId="77777777" w:rsidR="00D71A41" w:rsidRPr="000926B2" w:rsidRDefault="00D71A41" w:rsidP="00EE1303">
                  <w:pPr>
                    <w:pStyle w:val="ListParagraph"/>
                    <w:spacing w:line="360" w:lineRule="auto"/>
                    <w:ind w:left="0"/>
                    <w:jc w:val="both"/>
                    <w:rPr>
                      <w:ins w:id="2644" w:author="Chara Katiri" w:date="2015-04-12T17:50:00Z"/>
                      <w:rFonts w:ascii="Times" w:hAnsi="Times" w:cs="Times New Roman"/>
                      <w:sz w:val="22"/>
                      <w:szCs w:val="22"/>
                    </w:rPr>
                  </w:pPr>
                </w:p>
              </w:tc>
              <w:tc>
                <w:tcPr>
                  <w:tcW w:w="1169" w:type="dxa"/>
                </w:tcPr>
                <w:p w14:paraId="7D792D1F" w14:textId="77777777" w:rsidR="00D71A41" w:rsidRPr="000926B2" w:rsidRDefault="00D71A41" w:rsidP="00EE1303">
                  <w:pPr>
                    <w:pStyle w:val="ListParagraph"/>
                    <w:spacing w:line="360" w:lineRule="auto"/>
                    <w:ind w:left="0"/>
                    <w:jc w:val="both"/>
                    <w:rPr>
                      <w:ins w:id="2645" w:author="Chara Katiri" w:date="2015-04-12T17:50:00Z"/>
                      <w:rFonts w:ascii="Times" w:hAnsi="Times" w:cs="Times New Roman"/>
                      <w:sz w:val="22"/>
                      <w:szCs w:val="22"/>
                    </w:rPr>
                  </w:pPr>
                  <w:ins w:id="2646" w:author="Chara Katiri" w:date="2015-04-12T17:50:00Z">
                    <w:r w:rsidRPr="000926B2">
                      <w:rPr>
                        <w:rFonts w:ascii="Times" w:hAnsi="Times" w:cs="Times New Roman"/>
                        <w:sz w:val="22"/>
                        <w:szCs w:val="22"/>
                      </w:rPr>
                      <w:t>M</w:t>
                    </w:r>
                  </w:ins>
                </w:p>
              </w:tc>
            </w:tr>
            <w:tr w:rsidR="00D71A41" w:rsidRPr="000926B2" w14:paraId="1AAC8015" w14:textId="77777777" w:rsidTr="004A6681">
              <w:trPr>
                <w:ins w:id="2647" w:author="Chara Katiri" w:date="2015-04-12T17:50:00Z"/>
              </w:trPr>
              <w:tc>
                <w:tcPr>
                  <w:tcW w:w="1116" w:type="dxa"/>
                </w:tcPr>
                <w:p w14:paraId="1E824B8A" w14:textId="77777777" w:rsidR="00D71A41" w:rsidRPr="000926B2" w:rsidRDefault="00D71A41" w:rsidP="00EE1303">
                  <w:pPr>
                    <w:pStyle w:val="ListParagraph"/>
                    <w:spacing w:line="360" w:lineRule="auto"/>
                    <w:ind w:left="0"/>
                    <w:jc w:val="both"/>
                    <w:rPr>
                      <w:ins w:id="2648" w:author="Chara Katiri" w:date="2015-04-12T17:50:00Z"/>
                      <w:rFonts w:ascii="Times" w:hAnsi="Times" w:cs="Times New Roman"/>
                      <w:sz w:val="22"/>
                      <w:szCs w:val="22"/>
                    </w:rPr>
                  </w:pPr>
                  <w:ins w:id="2649" w:author="Chara Katiri" w:date="2015-04-12T17:50:00Z">
                    <w:r w:rsidRPr="000926B2">
                      <w:rPr>
                        <w:rFonts w:ascii="Times" w:hAnsi="Times" w:cs="Times New Roman"/>
                        <w:sz w:val="22"/>
                        <w:szCs w:val="22"/>
                      </w:rPr>
                      <w:t>9.7</w:t>
                    </w:r>
                  </w:ins>
                </w:p>
              </w:tc>
              <w:tc>
                <w:tcPr>
                  <w:tcW w:w="3960" w:type="dxa"/>
                </w:tcPr>
                <w:p w14:paraId="0798B8D0" w14:textId="77777777" w:rsidR="00D71A41" w:rsidRPr="000926B2" w:rsidRDefault="00D71A41" w:rsidP="00EE1303">
                  <w:pPr>
                    <w:pStyle w:val="ListParagraph"/>
                    <w:spacing w:line="360" w:lineRule="auto"/>
                    <w:ind w:left="0"/>
                    <w:jc w:val="both"/>
                    <w:rPr>
                      <w:ins w:id="2650" w:author="Chara Katiri" w:date="2015-04-12T17:50:00Z"/>
                      <w:rFonts w:ascii="Times" w:hAnsi="Times" w:cs="Times New Roman"/>
                      <w:sz w:val="22"/>
                      <w:szCs w:val="22"/>
                    </w:rPr>
                  </w:pPr>
                  <w:ins w:id="2651" w:author="Chara Katiri" w:date="2015-04-12T17:50:00Z">
                    <w:r w:rsidRPr="000926B2">
                      <w:rPr>
                        <w:rFonts w:ascii="Times" w:hAnsi="Times" w:cs="Times New Roman"/>
                        <w:sz w:val="22"/>
                        <w:szCs w:val="22"/>
                      </w:rPr>
                      <w:t>The username must be 7 characters long. The first 2 characters must be letters.</w:t>
                    </w:r>
                  </w:ins>
                </w:p>
                <w:p w14:paraId="08F6C893" w14:textId="77777777" w:rsidR="00D71A41" w:rsidRPr="000926B2" w:rsidRDefault="00D71A41" w:rsidP="00EE1303">
                  <w:pPr>
                    <w:pStyle w:val="ListParagraph"/>
                    <w:spacing w:line="360" w:lineRule="auto"/>
                    <w:ind w:left="0"/>
                    <w:jc w:val="both"/>
                    <w:rPr>
                      <w:ins w:id="2652" w:author="Chara Katiri" w:date="2015-04-12T17:50:00Z"/>
                      <w:rFonts w:ascii="Times" w:hAnsi="Times" w:cs="Times New Roman"/>
                      <w:sz w:val="22"/>
                      <w:szCs w:val="22"/>
                    </w:rPr>
                  </w:pPr>
                  <w:ins w:id="2653" w:author="Chara Katiri" w:date="2015-04-12T17:50:00Z">
                    <w:r w:rsidRPr="000926B2">
                      <w:rPr>
                        <w:rFonts w:ascii="Times" w:hAnsi="Times" w:cs="Times New Roman"/>
                        <w:sz w:val="22"/>
                        <w:szCs w:val="22"/>
                      </w:rPr>
                      <w:t xml:space="preserve">Characters 3 to 7 must be numbers.  </w:t>
                    </w:r>
                  </w:ins>
                </w:p>
              </w:tc>
              <w:tc>
                <w:tcPr>
                  <w:tcW w:w="1274" w:type="dxa"/>
                </w:tcPr>
                <w:p w14:paraId="7E796E0A" w14:textId="77777777" w:rsidR="00D71A41" w:rsidRPr="000926B2" w:rsidRDefault="00D71A41" w:rsidP="00EE1303">
                  <w:pPr>
                    <w:pStyle w:val="ListParagraph"/>
                    <w:spacing w:line="360" w:lineRule="auto"/>
                    <w:ind w:left="0"/>
                    <w:jc w:val="both"/>
                    <w:rPr>
                      <w:ins w:id="2654" w:author="Chara Katiri" w:date="2015-04-12T17:50:00Z"/>
                      <w:rFonts w:ascii="Times" w:hAnsi="Times" w:cs="Times New Roman"/>
                      <w:sz w:val="22"/>
                      <w:szCs w:val="22"/>
                    </w:rPr>
                  </w:pPr>
                  <w:ins w:id="2655" w:author="Chara Katiri" w:date="2015-04-12T17:50:00Z">
                    <w:r w:rsidRPr="000926B2">
                      <w:rPr>
                        <w:rFonts w:ascii="Times" w:hAnsi="Times" w:cs="Times New Roman"/>
                        <w:sz w:val="22"/>
                        <w:szCs w:val="22"/>
                      </w:rPr>
                      <w:t>Functional</w:t>
                    </w:r>
                  </w:ins>
                </w:p>
              </w:tc>
              <w:tc>
                <w:tcPr>
                  <w:tcW w:w="1609" w:type="dxa"/>
                </w:tcPr>
                <w:p w14:paraId="137F7025" w14:textId="77777777" w:rsidR="00D71A41" w:rsidRPr="000926B2" w:rsidRDefault="00D71A41" w:rsidP="00EE1303">
                  <w:pPr>
                    <w:pStyle w:val="ListParagraph"/>
                    <w:spacing w:line="360" w:lineRule="auto"/>
                    <w:ind w:left="0"/>
                    <w:jc w:val="both"/>
                    <w:rPr>
                      <w:ins w:id="2656" w:author="Chara Katiri" w:date="2015-04-12T17:50:00Z"/>
                      <w:rFonts w:ascii="Times" w:hAnsi="Times" w:cs="Times New Roman"/>
                      <w:sz w:val="22"/>
                      <w:szCs w:val="22"/>
                    </w:rPr>
                  </w:pPr>
                </w:p>
              </w:tc>
              <w:tc>
                <w:tcPr>
                  <w:tcW w:w="1169" w:type="dxa"/>
                </w:tcPr>
                <w:p w14:paraId="1AFDEE52" w14:textId="77777777" w:rsidR="00D71A41" w:rsidRPr="000926B2" w:rsidRDefault="00D71A41" w:rsidP="00EE1303">
                  <w:pPr>
                    <w:pStyle w:val="ListParagraph"/>
                    <w:spacing w:line="360" w:lineRule="auto"/>
                    <w:ind w:left="0"/>
                    <w:jc w:val="both"/>
                    <w:rPr>
                      <w:ins w:id="2657" w:author="Chara Katiri" w:date="2015-04-12T17:50:00Z"/>
                      <w:rFonts w:ascii="Times" w:hAnsi="Times" w:cs="Times New Roman"/>
                      <w:sz w:val="22"/>
                      <w:szCs w:val="22"/>
                    </w:rPr>
                  </w:pPr>
                  <w:ins w:id="2658" w:author="Chara Katiri" w:date="2015-04-12T17:50:00Z">
                    <w:r w:rsidRPr="000926B2">
                      <w:rPr>
                        <w:rFonts w:ascii="Times" w:hAnsi="Times" w:cs="Times New Roman"/>
                        <w:sz w:val="22"/>
                        <w:szCs w:val="22"/>
                      </w:rPr>
                      <w:t>M</w:t>
                    </w:r>
                  </w:ins>
                </w:p>
              </w:tc>
            </w:tr>
            <w:tr w:rsidR="00D71A41" w:rsidRPr="000926B2" w14:paraId="2D87A40B" w14:textId="77777777" w:rsidTr="004A6681">
              <w:trPr>
                <w:ins w:id="2659" w:author="Chara Katiri" w:date="2015-04-12T17:50:00Z"/>
              </w:trPr>
              <w:tc>
                <w:tcPr>
                  <w:tcW w:w="1116" w:type="dxa"/>
                  <w:shd w:val="clear" w:color="auto" w:fill="4F81BD" w:themeFill="accent1"/>
                </w:tcPr>
                <w:p w14:paraId="66BA5342" w14:textId="77777777" w:rsidR="00D71A41" w:rsidRPr="000926B2" w:rsidRDefault="00D71A41" w:rsidP="00EE1303">
                  <w:pPr>
                    <w:pStyle w:val="ListParagraph"/>
                    <w:spacing w:line="360" w:lineRule="auto"/>
                    <w:ind w:left="0"/>
                    <w:jc w:val="both"/>
                    <w:rPr>
                      <w:ins w:id="2660" w:author="Chara Katiri" w:date="2015-04-12T17:50:00Z"/>
                      <w:rFonts w:ascii="Times" w:hAnsi="Times" w:cs="Times New Roman"/>
                      <w:sz w:val="22"/>
                      <w:szCs w:val="22"/>
                    </w:rPr>
                  </w:pPr>
                </w:p>
              </w:tc>
              <w:tc>
                <w:tcPr>
                  <w:tcW w:w="3960" w:type="dxa"/>
                  <w:shd w:val="clear" w:color="auto" w:fill="4F81BD" w:themeFill="accent1"/>
                </w:tcPr>
                <w:p w14:paraId="1518FC92" w14:textId="77777777" w:rsidR="00D71A41" w:rsidRPr="000926B2" w:rsidRDefault="00D71A41" w:rsidP="00EE1303">
                  <w:pPr>
                    <w:pStyle w:val="ListParagraph"/>
                    <w:spacing w:line="360" w:lineRule="auto"/>
                    <w:ind w:left="0"/>
                    <w:jc w:val="both"/>
                    <w:rPr>
                      <w:ins w:id="2661" w:author="Chara Katiri" w:date="2015-04-12T17:50:00Z"/>
                      <w:rFonts w:ascii="Times" w:hAnsi="Times" w:cs="Times New Roman"/>
                      <w:sz w:val="22"/>
                      <w:szCs w:val="22"/>
                    </w:rPr>
                  </w:pPr>
                  <w:ins w:id="2662" w:author="Chara Katiri" w:date="2015-04-12T17:50:00Z">
                    <w:r w:rsidRPr="000926B2">
                      <w:rPr>
                        <w:rFonts w:ascii="Times" w:hAnsi="Times" w:cs="Times New Roman"/>
                        <w:sz w:val="22"/>
                        <w:szCs w:val="22"/>
                      </w:rPr>
                      <w:t>Users</w:t>
                    </w:r>
                  </w:ins>
                </w:p>
              </w:tc>
              <w:tc>
                <w:tcPr>
                  <w:tcW w:w="1274" w:type="dxa"/>
                  <w:shd w:val="clear" w:color="auto" w:fill="4F81BD" w:themeFill="accent1"/>
                </w:tcPr>
                <w:p w14:paraId="7A9E2E99" w14:textId="77777777" w:rsidR="00D71A41" w:rsidRPr="000926B2" w:rsidRDefault="00D71A41" w:rsidP="00EE1303">
                  <w:pPr>
                    <w:pStyle w:val="ListParagraph"/>
                    <w:spacing w:line="360" w:lineRule="auto"/>
                    <w:ind w:left="0"/>
                    <w:jc w:val="both"/>
                    <w:rPr>
                      <w:ins w:id="2663" w:author="Chara Katiri" w:date="2015-04-12T17:50:00Z"/>
                      <w:rFonts w:ascii="Times" w:hAnsi="Times" w:cs="Times New Roman"/>
                      <w:sz w:val="22"/>
                      <w:szCs w:val="22"/>
                    </w:rPr>
                  </w:pPr>
                </w:p>
              </w:tc>
              <w:tc>
                <w:tcPr>
                  <w:tcW w:w="1609" w:type="dxa"/>
                  <w:shd w:val="clear" w:color="auto" w:fill="4F81BD" w:themeFill="accent1"/>
                </w:tcPr>
                <w:p w14:paraId="216EA150" w14:textId="77777777" w:rsidR="00D71A41" w:rsidRPr="000926B2" w:rsidRDefault="00D71A41" w:rsidP="00EE1303">
                  <w:pPr>
                    <w:pStyle w:val="ListParagraph"/>
                    <w:spacing w:line="360" w:lineRule="auto"/>
                    <w:ind w:left="0"/>
                    <w:jc w:val="both"/>
                    <w:rPr>
                      <w:ins w:id="2664" w:author="Chara Katiri" w:date="2015-04-12T17:50:00Z"/>
                      <w:rFonts w:ascii="Times" w:hAnsi="Times" w:cs="Times New Roman"/>
                      <w:sz w:val="22"/>
                      <w:szCs w:val="22"/>
                    </w:rPr>
                  </w:pPr>
                </w:p>
              </w:tc>
              <w:tc>
                <w:tcPr>
                  <w:tcW w:w="1169" w:type="dxa"/>
                  <w:shd w:val="clear" w:color="auto" w:fill="4F81BD" w:themeFill="accent1"/>
                </w:tcPr>
                <w:p w14:paraId="2C2F4C1C" w14:textId="77777777" w:rsidR="00D71A41" w:rsidRPr="000926B2" w:rsidRDefault="00D71A41" w:rsidP="00EE1303">
                  <w:pPr>
                    <w:pStyle w:val="ListParagraph"/>
                    <w:spacing w:line="360" w:lineRule="auto"/>
                    <w:ind w:left="0"/>
                    <w:jc w:val="both"/>
                    <w:rPr>
                      <w:ins w:id="2665" w:author="Chara Katiri" w:date="2015-04-12T17:50:00Z"/>
                      <w:rFonts w:ascii="Times" w:hAnsi="Times" w:cs="Times New Roman"/>
                      <w:sz w:val="22"/>
                      <w:szCs w:val="22"/>
                    </w:rPr>
                  </w:pPr>
                </w:p>
              </w:tc>
            </w:tr>
            <w:tr w:rsidR="00D71A41" w:rsidRPr="000926B2" w14:paraId="08D8185B" w14:textId="77777777" w:rsidTr="004A6681">
              <w:trPr>
                <w:ins w:id="2666" w:author="Chara Katiri" w:date="2015-04-12T17:50:00Z"/>
              </w:trPr>
              <w:tc>
                <w:tcPr>
                  <w:tcW w:w="1116" w:type="dxa"/>
                </w:tcPr>
                <w:p w14:paraId="47ACF39E" w14:textId="77777777" w:rsidR="00D71A41" w:rsidRPr="000926B2" w:rsidRDefault="00D71A41" w:rsidP="00EE1303">
                  <w:pPr>
                    <w:pStyle w:val="ListParagraph"/>
                    <w:spacing w:line="360" w:lineRule="auto"/>
                    <w:ind w:left="0"/>
                    <w:jc w:val="both"/>
                    <w:rPr>
                      <w:ins w:id="2667" w:author="Chara Katiri" w:date="2015-04-12T17:50:00Z"/>
                      <w:rFonts w:ascii="Times" w:hAnsi="Times" w:cs="Times New Roman"/>
                      <w:sz w:val="22"/>
                      <w:szCs w:val="22"/>
                    </w:rPr>
                  </w:pPr>
                  <w:ins w:id="2668" w:author="Chara Katiri" w:date="2015-04-12T17:50:00Z">
                    <w:r w:rsidRPr="000926B2">
                      <w:rPr>
                        <w:rFonts w:ascii="Times" w:hAnsi="Times" w:cs="Times New Roman"/>
                        <w:sz w:val="22"/>
                        <w:szCs w:val="22"/>
                      </w:rPr>
                      <w:t>10</w:t>
                    </w:r>
                  </w:ins>
                </w:p>
              </w:tc>
              <w:tc>
                <w:tcPr>
                  <w:tcW w:w="3960" w:type="dxa"/>
                </w:tcPr>
                <w:p w14:paraId="510AC206" w14:textId="77777777" w:rsidR="00D71A41" w:rsidRPr="000926B2" w:rsidRDefault="00D71A41" w:rsidP="00EE1303">
                  <w:pPr>
                    <w:pStyle w:val="ListParagraph"/>
                    <w:spacing w:line="360" w:lineRule="auto"/>
                    <w:ind w:left="0"/>
                    <w:jc w:val="both"/>
                    <w:rPr>
                      <w:ins w:id="2669" w:author="Chara Katiri" w:date="2015-04-12T17:50:00Z"/>
                      <w:rFonts w:ascii="Times" w:hAnsi="Times" w:cs="Times New Roman"/>
                      <w:sz w:val="22"/>
                      <w:szCs w:val="22"/>
                    </w:rPr>
                  </w:pPr>
                  <w:ins w:id="2670" w:author="Chara Katiri" w:date="2015-04-12T17:50:00Z">
                    <w:r w:rsidRPr="000926B2">
                      <w:rPr>
                        <w:rFonts w:ascii="Times" w:hAnsi="Times" w:cs="Times New Roman"/>
                        <w:sz w:val="22"/>
                        <w:szCs w:val="22"/>
                      </w:rPr>
                      <w:t xml:space="preserve">The system should provide a ‘My profile’ area for each user. The personal information of the user will be shown on that page (Name, Contact details, email address, telephone number). </w:t>
                    </w:r>
                  </w:ins>
                </w:p>
              </w:tc>
              <w:tc>
                <w:tcPr>
                  <w:tcW w:w="1274" w:type="dxa"/>
                </w:tcPr>
                <w:p w14:paraId="24C240EA" w14:textId="77777777" w:rsidR="00D71A41" w:rsidRPr="000926B2" w:rsidRDefault="00D71A41" w:rsidP="00EE1303">
                  <w:pPr>
                    <w:pStyle w:val="ListParagraph"/>
                    <w:spacing w:line="360" w:lineRule="auto"/>
                    <w:ind w:left="0"/>
                    <w:jc w:val="both"/>
                    <w:rPr>
                      <w:ins w:id="2671" w:author="Chara Katiri" w:date="2015-04-12T17:50:00Z"/>
                      <w:rFonts w:ascii="Times" w:hAnsi="Times" w:cs="Times New Roman"/>
                      <w:sz w:val="22"/>
                      <w:szCs w:val="22"/>
                    </w:rPr>
                  </w:pPr>
                  <w:ins w:id="2672" w:author="Chara Katiri" w:date="2015-04-12T17:50:00Z">
                    <w:r w:rsidRPr="000926B2">
                      <w:rPr>
                        <w:rFonts w:ascii="Times" w:hAnsi="Times" w:cs="Times New Roman"/>
                        <w:sz w:val="22"/>
                        <w:szCs w:val="22"/>
                      </w:rPr>
                      <w:t>Functional</w:t>
                    </w:r>
                  </w:ins>
                </w:p>
              </w:tc>
              <w:tc>
                <w:tcPr>
                  <w:tcW w:w="1609" w:type="dxa"/>
                </w:tcPr>
                <w:p w14:paraId="4B411797" w14:textId="77777777" w:rsidR="00D71A41" w:rsidRPr="000926B2" w:rsidRDefault="00D71A41" w:rsidP="00EE1303">
                  <w:pPr>
                    <w:pStyle w:val="ListParagraph"/>
                    <w:spacing w:line="360" w:lineRule="auto"/>
                    <w:ind w:left="0"/>
                    <w:jc w:val="both"/>
                    <w:rPr>
                      <w:ins w:id="2673" w:author="Chara Katiri" w:date="2015-04-12T17:50:00Z"/>
                      <w:rFonts w:ascii="Times" w:hAnsi="Times" w:cs="Times New Roman"/>
                      <w:sz w:val="22"/>
                      <w:szCs w:val="22"/>
                    </w:rPr>
                  </w:pPr>
                </w:p>
              </w:tc>
              <w:tc>
                <w:tcPr>
                  <w:tcW w:w="1169" w:type="dxa"/>
                </w:tcPr>
                <w:p w14:paraId="1B32D9BE" w14:textId="77777777" w:rsidR="00D71A41" w:rsidRPr="000926B2" w:rsidRDefault="00D71A41" w:rsidP="00EE1303">
                  <w:pPr>
                    <w:pStyle w:val="ListParagraph"/>
                    <w:spacing w:line="360" w:lineRule="auto"/>
                    <w:ind w:left="0"/>
                    <w:jc w:val="both"/>
                    <w:rPr>
                      <w:ins w:id="2674" w:author="Chara Katiri" w:date="2015-04-12T17:50:00Z"/>
                      <w:rFonts w:ascii="Times" w:hAnsi="Times" w:cs="Times New Roman"/>
                      <w:sz w:val="22"/>
                      <w:szCs w:val="22"/>
                    </w:rPr>
                  </w:pPr>
                  <w:ins w:id="2675" w:author="Chara Katiri" w:date="2015-04-12T17:50:00Z">
                    <w:r w:rsidRPr="000926B2">
                      <w:rPr>
                        <w:rFonts w:ascii="Times" w:hAnsi="Times" w:cs="Times New Roman"/>
                        <w:sz w:val="22"/>
                        <w:szCs w:val="22"/>
                      </w:rPr>
                      <w:t>C</w:t>
                    </w:r>
                  </w:ins>
                </w:p>
              </w:tc>
            </w:tr>
            <w:tr w:rsidR="00D71A41" w:rsidRPr="000926B2" w14:paraId="755C1CDA" w14:textId="77777777" w:rsidTr="004A6681">
              <w:trPr>
                <w:ins w:id="2676" w:author="Chara Katiri" w:date="2015-04-12T17:50:00Z"/>
              </w:trPr>
              <w:tc>
                <w:tcPr>
                  <w:tcW w:w="1116" w:type="dxa"/>
                  <w:shd w:val="clear" w:color="auto" w:fill="4F81BD" w:themeFill="accent1"/>
                </w:tcPr>
                <w:p w14:paraId="652B15BA" w14:textId="77777777" w:rsidR="00D71A41" w:rsidRPr="000926B2" w:rsidRDefault="00D71A41" w:rsidP="00EE1303">
                  <w:pPr>
                    <w:pStyle w:val="ListParagraph"/>
                    <w:spacing w:line="360" w:lineRule="auto"/>
                    <w:ind w:left="0"/>
                    <w:jc w:val="both"/>
                    <w:rPr>
                      <w:ins w:id="2677" w:author="Chara Katiri" w:date="2015-04-12T17:50:00Z"/>
                      <w:rFonts w:ascii="Times" w:hAnsi="Times" w:cs="Times New Roman"/>
                      <w:sz w:val="22"/>
                      <w:szCs w:val="22"/>
                    </w:rPr>
                  </w:pPr>
                </w:p>
              </w:tc>
              <w:tc>
                <w:tcPr>
                  <w:tcW w:w="3960" w:type="dxa"/>
                  <w:shd w:val="clear" w:color="auto" w:fill="4F81BD" w:themeFill="accent1"/>
                </w:tcPr>
                <w:p w14:paraId="40ED6307" w14:textId="77777777" w:rsidR="00D71A41" w:rsidRPr="000926B2" w:rsidRDefault="00D71A41" w:rsidP="00EE1303">
                  <w:pPr>
                    <w:pStyle w:val="ListParagraph"/>
                    <w:spacing w:line="360" w:lineRule="auto"/>
                    <w:ind w:left="0"/>
                    <w:jc w:val="both"/>
                    <w:rPr>
                      <w:ins w:id="2678" w:author="Chara Katiri" w:date="2015-04-12T17:50:00Z"/>
                      <w:rFonts w:ascii="Times" w:hAnsi="Times" w:cs="Times New Roman"/>
                      <w:sz w:val="22"/>
                      <w:szCs w:val="22"/>
                    </w:rPr>
                  </w:pPr>
                  <w:ins w:id="2679" w:author="Chara Katiri" w:date="2015-04-12T17:50:00Z">
                    <w:r w:rsidRPr="000926B2">
                      <w:rPr>
                        <w:rFonts w:ascii="Times" w:hAnsi="Times" w:cs="Times New Roman"/>
                        <w:sz w:val="22"/>
                        <w:szCs w:val="22"/>
                      </w:rPr>
                      <w:t>Items</w:t>
                    </w:r>
                  </w:ins>
                </w:p>
              </w:tc>
              <w:tc>
                <w:tcPr>
                  <w:tcW w:w="1274" w:type="dxa"/>
                  <w:shd w:val="clear" w:color="auto" w:fill="4F81BD" w:themeFill="accent1"/>
                </w:tcPr>
                <w:p w14:paraId="6DFCD0F1" w14:textId="77777777" w:rsidR="00D71A41" w:rsidRPr="000926B2" w:rsidRDefault="00D71A41" w:rsidP="00EE1303">
                  <w:pPr>
                    <w:pStyle w:val="ListParagraph"/>
                    <w:spacing w:line="360" w:lineRule="auto"/>
                    <w:ind w:left="0"/>
                    <w:jc w:val="both"/>
                    <w:rPr>
                      <w:ins w:id="2680" w:author="Chara Katiri" w:date="2015-04-12T17:50:00Z"/>
                      <w:rFonts w:ascii="Times" w:hAnsi="Times" w:cs="Times New Roman"/>
                      <w:sz w:val="22"/>
                      <w:szCs w:val="22"/>
                    </w:rPr>
                  </w:pPr>
                </w:p>
              </w:tc>
              <w:tc>
                <w:tcPr>
                  <w:tcW w:w="1609" w:type="dxa"/>
                  <w:shd w:val="clear" w:color="auto" w:fill="4F81BD" w:themeFill="accent1"/>
                </w:tcPr>
                <w:p w14:paraId="16E89FBF" w14:textId="77777777" w:rsidR="00D71A41" w:rsidRPr="000926B2" w:rsidRDefault="00D71A41" w:rsidP="00EE1303">
                  <w:pPr>
                    <w:pStyle w:val="ListParagraph"/>
                    <w:spacing w:line="360" w:lineRule="auto"/>
                    <w:ind w:left="0"/>
                    <w:jc w:val="both"/>
                    <w:rPr>
                      <w:ins w:id="2681" w:author="Chara Katiri" w:date="2015-04-12T17:50:00Z"/>
                      <w:rFonts w:ascii="Times" w:hAnsi="Times" w:cs="Times New Roman"/>
                      <w:sz w:val="22"/>
                      <w:szCs w:val="22"/>
                    </w:rPr>
                  </w:pPr>
                </w:p>
              </w:tc>
              <w:tc>
                <w:tcPr>
                  <w:tcW w:w="1169" w:type="dxa"/>
                  <w:shd w:val="clear" w:color="auto" w:fill="4F81BD" w:themeFill="accent1"/>
                </w:tcPr>
                <w:p w14:paraId="75450EF7" w14:textId="77777777" w:rsidR="00D71A41" w:rsidRPr="000926B2" w:rsidRDefault="00D71A41" w:rsidP="00EE1303">
                  <w:pPr>
                    <w:pStyle w:val="ListParagraph"/>
                    <w:spacing w:line="360" w:lineRule="auto"/>
                    <w:ind w:left="0"/>
                    <w:jc w:val="both"/>
                    <w:rPr>
                      <w:ins w:id="2682" w:author="Chara Katiri" w:date="2015-04-12T17:50:00Z"/>
                      <w:rFonts w:ascii="Times" w:hAnsi="Times" w:cs="Times New Roman"/>
                      <w:sz w:val="22"/>
                      <w:szCs w:val="22"/>
                    </w:rPr>
                  </w:pPr>
                </w:p>
              </w:tc>
            </w:tr>
            <w:tr w:rsidR="00D71A41" w:rsidRPr="000926B2" w14:paraId="3BA563CB" w14:textId="77777777" w:rsidTr="004A6681">
              <w:trPr>
                <w:ins w:id="2683" w:author="Chara Katiri" w:date="2015-04-12T17:50:00Z"/>
              </w:trPr>
              <w:tc>
                <w:tcPr>
                  <w:tcW w:w="1116" w:type="dxa"/>
                </w:tcPr>
                <w:p w14:paraId="69CBD29A" w14:textId="77777777" w:rsidR="00D71A41" w:rsidRPr="000926B2" w:rsidRDefault="00D71A41" w:rsidP="00EE1303">
                  <w:pPr>
                    <w:pStyle w:val="ListParagraph"/>
                    <w:spacing w:line="360" w:lineRule="auto"/>
                    <w:ind w:left="0"/>
                    <w:jc w:val="both"/>
                    <w:rPr>
                      <w:ins w:id="2684" w:author="Chara Katiri" w:date="2015-04-12T17:50:00Z"/>
                      <w:rFonts w:ascii="Times" w:hAnsi="Times" w:cs="Times New Roman"/>
                      <w:sz w:val="22"/>
                      <w:szCs w:val="22"/>
                    </w:rPr>
                  </w:pPr>
                  <w:ins w:id="2685" w:author="Chara Katiri" w:date="2015-04-12T17:50:00Z">
                    <w:r w:rsidRPr="000926B2">
                      <w:rPr>
                        <w:rFonts w:ascii="Times" w:hAnsi="Times" w:cs="Times New Roman"/>
                        <w:sz w:val="22"/>
                        <w:szCs w:val="22"/>
                      </w:rPr>
                      <w:t>11</w:t>
                    </w:r>
                  </w:ins>
                </w:p>
              </w:tc>
              <w:tc>
                <w:tcPr>
                  <w:tcW w:w="3960" w:type="dxa"/>
                </w:tcPr>
                <w:p w14:paraId="4B5B3E14" w14:textId="77777777" w:rsidR="00D71A41" w:rsidRPr="000926B2" w:rsidRDefault="00D71A41" w:rsidP="00EE1303">
                  <w:pPr>
                    <w:pStyle w:val="ListParagraph"/>
                    <w:spacing w:line="360" w:lineRule="auto"/>
                    <w:ind w:left="0"/>
                    <w:jc w:val="both"/>
                    <w:rPr>
                      <w:ins w:id="2686" w:author="Chara Katiri" w:date="2015-04-12T17:50:00Z"/>
                      <w:rFonts w:ascii="Times" w:hAnsi="Times" w:cs="Times New Roman"/>
                      <w:sz w:val="22"/>
                      <w:szCs w:val="22"/>
                    </w:rPr>
                  </w:pPr>
                  <w:ins w:id="2687" w:author="Chara Katiri" w:date="2015-04-12T17:50:00Z">
                    <w:r w:rsidRPr="000926B2">
                      <w:rPr>
                        <w:rFonts w:ascii="Times" w:hAnsi="Times" w:cs="Times New Roman"/>
                        <w:sz w:val="22"/>
                        <w:szCs w:val="22"/>
                      </w:rPr>
                      <w:t>The system must provide information about the product: Title, Description, Price, Category and Seller contact information.</w:t>
                    </w:r>
                  </w:ins>
                </w:p>
              </w:tc>
              <w:tc>
                <w:tcPr>
                  <w:tcW w:w="1274" w:type="dxa"/>
                </w:tcPr>
                <w:p w14:paraId="066960D5" w14:textId="77777777" w:rsidR="00D71A41" w:rsidRPr="000926B2" w:rsidRDefault="00D71A41" w:rsidP="00EE1303">
                  <w:pPr>
                    <w:pStyle w:val="ListParagraph"/>
                    <w:spacing w:line="360" w:lineRule="auto"/>
                    <w:ind w:left="0"/>
                    <w:jc w:val="both"/>
                    <w:rPr>
                      <w:ins w:id="2688" w:author="Chara Katiri" w:date="2015-04-12T17:50:00Z"/>
                      <w:rFonts w:ascii="Times" w:hAnsi="Times" w:cs="Times New Roman"/>
                      <w:sz w:val="22"/>
                      <w:szCs w:val="22"/>
                    </w:rPr>
                  </w:pPr>
                  <w:ins w:id="2689" w:author="Chara Katiri" w:date="2015-04-12T17:50:00Z">
                    <w:r w:rsidRPr="000926B2">
                      <w:rPr>
                        <w:rFonts w:ascii="Times" w:hAnsi="Times" w:cs="Times New Roman"/>
                        <w:sz w:val="22"/>
                        <w:szCs w:val="22"/>
                      </w:rPr>
                      <w:t>Functional</w:t>
                    </w:r>
                  </w:ins>
                </w:p>
              </w:tc>
              <w:tc>
                <w:tcPr>
                  <w:tcW w:w="1609" w:type="dxa"/>
                </w:tcPr>
                <w:p w14:paraId="13B47D82" w14:textId="77777777" w:rsidR="00D71A41" w:rsidRPr="000926B2" w:rsidRDefault="00D71A41" w:rsidP="00EE1303">
                  <w:pPr>
                    <w:pStyle w:val="ListParagraph"/>
                    <w:spacing w:line="360" w:lineRule="auto"/>
                    <w:ind w:left="0"/>
                    <w:jc w:val="both"/>
                    <w:rPr>
                      <w:ins w:id="2690" w:author="Chara Katiri" w:date="2015-04-12T17:50:00Z"/>
                      <w:rFonts w:ascii="Times" w:hAnsi="Times" w:cs="Times New Roman"/>
                      <w:sz w:val="22"/>
                      <w:szCs w:val="22"/>
                    </w:rPr>
                  </w:pPr>
                </w:p>
              </w:tc>
              <w:tc>
                <w:tcPr>
                  <w:tcW w:w="1169" w:type="dxa"/>
                </w:tcPr>
                <w:p w14:paraId="0E3FAB90" w14:textId="77777777" w:rsidR="00D71A41" w:rsidRPr="000926B2" w:rsidRDefault="00D71A41" w:rsidP="00EE1303">
                  <w:pPr>
                    <w:pStyle w:val="ListParagraph"/>
                    <w:spacing w:line="360" w:lineRule="auto"/>
                    <w:ind w:left="0"/>
                    <w:jc w:val="both"/>
                    <w:rPr>
                      <w:ins w:id="2691" w:author="Chara Katiri" w:date="2015-04-12T17:50:00Z"/>
                      <w:rFonts w:ascii="Times" w:hAnsi="Times" w:cs="Times New Roman"/>
                      <w:sz w:val="22"/>
                      <w:szCs w:val="22"/>
                    </w:rPr>
                  </w:pPr>
                  <w:ins w:id="2692" w:author="Chara Katiri" w:date="2015-04-12T17:50:00Z">
                    <w:r w:rsidRPr="000926B2">
                      <w:rPr>
                        <w:rFonts w:ascii="Times" w:hAnsi="Times" w:cs="Times New Roman"/>
                        <w:sz w:val="22"/>
                        <w:szCs w:val="22"/>
                      </w:rPr>
                      <w:t>M</w:t>
                    </w:r>
                  </w:ins>
                </w:p>
              </w:tc>
            </w:tr>
            <w:tr w:rsidR="00D71A41" w:rsidRPr="000926B2" w14:paraId="06322BCC" w14:textId="77777777" w:rsidTr="004A6681">
              <w:trPr>
                <w:ins w:id="2693" w:author="Chara Katiri" w:date="2015-04-12T17:50:00Z"/>
              </w:trPr>
              <w:tc>
                <w:tcPr>
                  <w:tcW w:w="1116" w:type="dxa"/>
                </w:tcPr>
                <w:p w14:paraId="52F22A3A" w14:textId="77777777" w:rsidR="00D71A41" w:rsidRPr="000926B2" w:rsidRDefault="00D71A41" w:rsidP="00EE1303">
                  <w:pPr>
                    <w:pStyle w:val="ListParagraph"/>
                    <w:spacing w:line="360" w:lineRule="auto"/>
                    <w:ind w:left="0"/>
                    <w:jc w:val="both"/>
                    <w:rPr>
                      <w:ins w:id="2694" w:author="Chara Katiri" w:date="2015-04-12T17:50:00Z"/>
                      <w:rFonts w:ascii="Times" w:hAnsi="Times" w:cs="Times New Roman"/>
                      <w:sz w:val="22"/>
                      <w:szCs w:val="22"/>
                    </w:rPr>
                  </w:pPr>
                  <w:ins w:id="2695" w:author="Chara Katiri" w:date="2015-04-12T17:50:00Z">
                    <w:r w:rsidRPr="000926B2">
                      <w:rPr>
                        <w:rFonts w:ascii="Times" w:hAnsi="Times" w:cs="Times New Roman"/>
                        <w:sz w:val="22"/>
                        <w:szCs w:val="22"/>
                      </w:rPr>
                      <w:t>12</w:t>
                    </w:r>
                  </w:ins>
                </w:p>
              </w:tc>
              <w:tc>
                <w:tcPr>
                  <w:tcW w:w="3960" w:type="dxa"/>
                </w:tcPr>
                <w:p w14:paraId="2F4AD7DA" w14:textId="77777777" w:rsidR="00D71A41" w:rsidRPr="000926B2" w:rsidRDefault="00D71A41" w:rsidP="00EE1303">
                  <w:pPr>
                    <w:pStyle w:val="ListParagraph"/>
                    <w:spacing w:line="360" w:lineRule="auto"/>
                    <w:ind w:left="0"/>
                    <w:jc w:val="both"/>
                    <w:rPr>
                      <w:ins w:id="2696" w:author="Chara Katiri" w:date="2015-04-12T17:50:00Z"/>
                      <w:rFonts w:ascii="Times" w:hAnsi="Times" w:cs="Times New Roman"/>
                      <w:sz w:val="22"/>
                      <w:szCs w:val="22"/>
                    </w:rPr>
                  </w:pPr>
                  <w:ins w:id="2697" w:author="Chara Katiri" w:date="2015-04-12T17:50:00Z">
                    <w:r w:rsidRPr="000926B2">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6547856F" w14:textId="77777777" w:rsidR="00D71A41" w:rsidRPr="000926B2" w:rsidRDefault="00D71A41" w:rsidP="00EE1303">
                  <w:pPr>
                    <w:pStyle w:val="ListParagraph"/>
                    <w:spacing w:line="360" w:lineRule="auto"/>
                    <w:ind w:left="0"/>
                    <w:jc w:val="both"/>
                    <w:rPr>
                      <w:ins w:id="2698" w:author="Chara Katiri" w:date="2015-04-12T17:50:00Z"/>
                      <w:rFonts w:ascii="Times" w:hAnsi="Times" w:cs="Times New Roman"/>
                      <w:sz w:val="22"/>
                      <w:szCs w:val="22"/>
                    </w:rPr>
                  </w:pPr>
                  <w:ins w:id="2699" w:author="Chara Katiri" w:date="2015-04-12T17:50:00Z">
                    <w:r w:rsidRPr="000926B2">
                      <w:rPr>
                        <w:rFonts w:ascii="Times" w:hAnsi="Times" w:cs="Times New Roman"/>
                        <w:sz w:val="22"/>
                        <w:szCs w:val="22"/>
                      </w:rPr>
                      <w:t>Functional</w:t>
                    </w:r>
                  </w:ins>
                </w:p>
              </w:tc>
              <w:tc>
                <w:tcPr>
                  <w:tcW w:w="1609" w:type="dxa"/>
                </w:tcPr>
                <w:p w14:paraId="03D6D8DB" w14:textId="77777777" w:rsidR="00D71A41" w:rsidRPr="000926B2" w:rsidRDefault="00D71A41" w:rsidP="00EE1303">
                  <w:pPr>
                    <w:pStyle w:val="ListParagraph"/>
                    <w:spacing w:line="360" w:lineRule="auto"/>
                    <w:ind w:left="0"/>
                    <w:jc w:val="both"/>
                    <w:rPr>
                      <w:ins w:id="2700" w:author="Chara Katiri" w:date="2015-04-12T17:50:00Z"/>
                      <w:rFonts w:ascii="Times" w:hAnsi="Times" w:cs="Times New Roman"/>
                      <w:sz w:val="22"/>
                      <w:szCs w:val="22"/>
                    </w:rPr>
                  </w:pPr>
                </w:p>
              </w:tc>
              <w:tc>
                <w:tcPr>
                  <w:tcW w:w="1169" w:type="dxa"/>
                </w:tcPr>
                <w:p w14:paraId="644A01C1" w14:textId="77777777" w:rsidR="00D71A41" w:rsidRPr="000926B2" w:rsidRDefault="00D71A41" w:rsidP="00EE1303">
                  <w:pPr>
                    <w:pStyle w:val="ListParagraph"/>
                    <w:spacing w:line="360" w:lineRule="auto"/>
                    <w:ind w:left="0"/>
                    <w:jc w:val="both"/>
                    <w:rPr>
                      <w:ins w:id="2701" w:author="Chara Katiri" w:date="2015-04-12T17:50:00Z"/>
                      <w:rFonts w:ascii="Times" w:hAnsi="Times" w:cs="Times New Roman"/>
                      <w:sz w:val="22"/>
                      <w:szCs w:val="22"/>
                    </w:rPr>
                  </w:pPr>
                  <w:ins w:id="2702" w:author="Chara Katiri" w:date="2015-04-12T17:50:00Z">
                    <w:r w:rsidRPr="000926B2">
                      <w:rPr>
                        <w:rFonts w:ascii="Times" w:hAnsi="Times" w:cs="Times New Roman"/>
                        <w:sz w:val="22"/>
                        <w:szCs w:val="22"/>
                      </w:rPr>
                      <w:t>M</w:t>
                    </w:r>
                  </w:ins>
                </w:p>
              </w:tc>
            </w:tr>
            <w:tr w:rsidR="00D71A41" w:rsidRPr="000926B2" w14:paraId="5773444C" w14:textId="77777777" w:rsidTr="004A6681">
              <w:trPr>
                <w:ins w:id="2703" w:author="Chara Katiri" w:date="2015-04-12T17:50:00Z"/>
              </w:trPr>
              <w:tc>
                <w:tcPr>
                  <w:tcW w:w="1116" w:type="dxa"/>
                  <w:shd w:val="clear" w:color="auto" w:fill="4F81BD" w:themeFill="accent1"/>
                </w:tcPr>
                <w:p w14:paraId="4DC6ED0D" w14:textId="77777777" w:rsidR="00D71A41" w:rsidRPr="000926B2" w:rsidRDefault="00D71A41" w:rsidP="00EE1303">
                  <w:pPr>
                    <w:pStyle w:val="ListParagraph"/>
                    <w:spacing w:line="360" w:lineRule="auto"/>
                    <w:ind w:left="0"/>
                    <w:jc w:val="both"/>
                    <w:rPr>
                      <w:ins w:id="2704" w:author="Chara Katiri" w:date="2015-04-12T17:50:00Z"/>
                      <w:rFonts w:ascii="Times" w:hAnsi="Times" w:cs="Times New Roman"/>
                      <w:sz w:val="22"/>
                      <w:szCs w:val="22"/>
                    </w:rPr>
                  </w:pPr>
                </w:p>
              </w:tc>
              <w:tc>
                <w:tcPr>
                  <w:tcW w:w="3960" w:type="dxa"/>
                  <w:shd w:val="clear" w:color="auto" w:fill="4F81BD" w:themeFill="accent1"/>
                </w:tcPr>
                <w:p w14:paraId="6380F18C" w14:textId="77777777" w:rsidR="00D71A41" w:rsidRPr="000926B2" w:rsidRDefault="00D71A41" w:rsidP="00EE1303">
                  <w:pPr>
                    <w:pStyle w:val="ListParagraph"/>
                    <w:spacing w:line="360" w:lineRule="auto"/>
                    <w:ind w:left="0"/>
                    <w:jc w:val="both"/>
                    <w:rPr>
                      <w:ins w:id="2705" w:author="Chara Katiri" w:date="2015-04-12T17:50:00Z"/>
                      <w:rFonts w:ascii="Times" w:hAnsi="Times" w:cs="Times New Roman"/>
                      <w:sz w:val="22"/>
                      <w:szCs w:val="22"/>
                    </w:rPr>
                  </w:pPr>
                  <w:ins w:id="2706" w:author="Chara Katiri" w:date="2015-04-12T17:50:00Z">
                    <w:r w:rsidRPr="000926B2">
                      <w:rPr>
                        <w:rFonts w:ascii="Times" w:hAnsi="Times" w:cs="Times New Roman"/>
                        <w:sz w:val="22"/>
                        <w:szCs w:val="22"/>
                      </w:rPr>
                      <w:t>Sort &amp; Search items</w:t>
                    </w:r>
                  </w:ins>
                </w:p>
              </w:tc>
              <w:tc>
                <w:tcPr>
                  <w:tcW w:w="1274" w:type="dxa"/>
                  <w:shd w:val="clear" w:color="auto" w:fill="4F81BD" w:themeFill="accent1"/>
                </w:tcPr>
                <w:p w14:paraId="64BF824A" w14:textId="77777777" w:rsidR="00D71A41" w:rsidRPr="000926B2" w:rsidRDefault="00D71A41" w:rsidP="00EE1303">
                  <w:pPr>
                    <w:pStyle w:val="ListParagraph"/>
                    <w:spacing w:line="360" w:lineRule="auto"/>
                    <w:ind w:left="0"/>
                    <w:jc w:val="both"/>
                    <w:rPr>
                      <w:ins w:id="2707" w:author="Chara Katiri" w:date="2015-04-12T17:50:00Z"/>
                      <w:rFonts w:ascii="Times" w:hAnsi="Times" w:cs="Times New Roman"/>
                      <w:sz w:val="22"/>
                      <w:szCs w:val="22"/>
                    </w:rPr>
                  </w:pPr>
                </w:p>
              </w:tc>
              <w:tc>
                <w:tcPr>
                  <w:tcW w:w="1609" w:type="dxa"/>
                  <w:shd w:val="clear" w:color="auto" w:fill="4F81BD" w:themeFill="accent1"/>
                </w:tcPr>
                <w:p w14:paraId="21F64972" w14:textId="77777777" w:rsidR="00D71A41" w:rsidRPr="000926B2" w:rsidRDefault="00D71A41" w:rsidP="00EE1303">
                  <w:pPr>
                    <w:pStyle w:val="ListParagraph"/>
                    <w:spacing w:line="360" w:lineRule="auto"/>
                    <w:ind w:left="0"/>
                    <w:jc w:val="both"/>
                    <w:rPr>
                      <w:ins w:id="2708" w:author="Chara Katiri" w:date="2015-04-12T17:50:00Z"/>
                      <w:rFonts w:ascii="Times" w:hAnsi="Times" w:cs="Times New Roman"/>
                      <w:sz w:val="22"/>
                      <w:szCs w:val="22"/>
                    </w:rPr>
                  </w:pPr>
                </w:p>
              </w:tc>
              <w:tc>
                <w:tcPr>
                  <w:tcW w:w="1169" w:type="dxa"/>
                  <w:shd w:val="clear" w:color="auto" w:fill="4F81BD" w:themeFill="accent1"/>
                </w:tcPr>
                <w:p w14:paraId="006C57DC" w14:textId="77777777" w:rsidR="00D71A41" w:rsidRPr="000926B2" w:rsidRDefault="00D71A41" w:rsidP="00EE1303">
                  <w:pPr>
                    <w:pStyle w:val="ListParagraph"/>
                    <w:spacing w:line="360" w:lineRule="auto"/>
                    <w:ind w:left="0"/>
                    <w:jc w:val="both"/>
                    <w:rPr>
                      <w:ins w:id="2709" w:author="Chara Katiri" w:date="2015-04-12T17:50:00Z"/>
                      <w:rFonts w:ascii="Times" w:hAnsi="Times" w:cs="Times New Roman"/>
                      <w:sz w:val="22"/>
                      <w:szCs w:val="22"/>
                    </w:rPr>
                  </w:pPr>
                </w:p>
              </w:tc>
            </w:tr>
            <w:tr w:rsidR="00D71A41" w:rsidRPr="000926B2" w14:paraId="40BA1BBE" w14:textId="77777777" w:rsidTr="004A6681">
              <w:trPr>
                <w:ins w:id="2710" w:author="Chara Katiri" w:date="2015-04-12T17:50:00Z"/>
              </w:trPr>
              <w:tc>
                <w:tcPr>
                  <w:tcW w:w="1116" w:type="dxa"/>
                </w:tcPr>
                <w:p w14:paraId="7C100C58" w14:textId="77777777" w:rsidR="00D71A41" w:rsidRPr="000926B2" w:rsidRDefault="00D71A41" w:rsidP="00EE1303">
                  <w:pPr>
                    <w:pStyle w:val="ListParagraph"/>
                    <w:spacing w:line="360" w:lineRule="auto"/>
                    <w:ind w:left="0"/>
                    <w:jc w:val="both"/>
                    <w:rPr>
                      <w:ins w:id="2711" w:author="Chara Katiri" w:date="2015-04-12T17:50:00Z"/>
                      <w:rFonts w:ascii="Times" w:hAnsi="Times" w:cs="Times New Roman"/>
                      <w:sz w:val="22"/>
                      <w:szCs w:val="22"/>
                    </w:rPr>
                  </w:pPr>
                  <w:ins w:id="2712" w:author="Chara Katiri" w:date="2015-04-12T17:50:00Z">
                    <w:r w:rsidRPr="000926B2">
                      <w:rPr>
                        <w:rFonts w:ascii="Times" w:hAnsi="Times" w:cs="Times New Roman"/>
                        <w:sz w:val="22"/>
                        <w:szCs w:val="22"/>
                      </w:rPr>
                      <w:t>13</w:t>
                    </w:r>
                  </w:ins>
                </w:p>
              </w:tc>
              <w:tc>
                <w:tcPr>
                  <w:tcW w:w="3960" w:type="dxa"/>
                </w:tcPr>
                <w:p w14:paraId="0EB6977D" w14:textId="77777777" w:rsidR="00D71A41" w:rsidRPr="000926B2" w:rsidRDefault="00D71A41" w:rsidP="00EE1303">
                  <w:pPr>
                    <w:pStyle w:val="ListParagraph"/>
                    <w:spacing w:line="360" w:lineRule="auto"/>
                    <w:ind w:left="0"/>
                    <w:jc w:val="both"/>
                    <w:rPr>
                      <w:ins w:id="2713" w:author="Chara Katiri" w:date="2015-04-12T17:50:00Z"/>
                      <w:rFonts w:ascii="Times" w:hAnsi="Times" w:cs="Times New Roman"/>
                      <w:sz w:val="22"/>
                      <w:szCs w:val="22"/>
                    </w:rPr>
                  </w:pPr>
                  <w:ins w:id="2714" w:author="Chara Katiri" w:date="2015-04-12T17:50:00Z">
                    <w:r w:rsidRPr="000926B2">
                      <w:rPr>
                        <w:rFonts w:ascii="Times" w:hAnsi="Times" w:cs="Times New Roman"/>
                        <w:sz w:val="22"/>
                        <w:szCs w:val="22"/>
                      </w:rPr>
                      <w:t xml:space="preserve">The system must allow the users to search products based on categories e.g. books or room swaps. </w:t>
                    </w:r>
                  </w:ins>
                </w:p>
              </w:tc>
              <w:tc>
                <w:tcPr>
                  <w:tcW w:w="1274" w:type="dxa"/>
                </w:tcPr>
                <w:p w14:paraId="0DDE5248" w14:textId="77777777" w:rsidR="00D71A41" w:rsidRPr="000926B2" w:rsidRDefault="00D71A41" w:rsidP="00EE1303">
                  <w:pPr>
                    <w:pStyle w:val="ListParagraph"/>
                    <w:spacing w:line="360" w:lineRule="auto"/>
                    <w:ind w:left="0"/>
                    <w:jc w:val="both"/>
                    <w:rPr>
                      <w:ins w:id="2715" w:author="Chara Katiri" w:date="2015-04-12T17:50:00Z"/>
                      <w:rFonts w:ascii="Times" w:hAnsi="Times" w:cs="Times New Roman"/>
                      <w:sz w:val="22"/>
                      <w:szCs w:val="22"/>
                    </w:rPr>
                  </w:pPr>
                  <w:ins w:id="2716" w:author="Chara Katiri" w:date="2015-04-12T17:50:00Z">
                    <w:r w:rsidRPr="000926B2">
                      <w:rPr>
                        <w:rFonts w:ascii="Times" w:hAnsi="Times" w:cs="Times New Roman"/>
                        <w:sz w:val="22"/>
                        <w:szCs w:val="22"/>
                      </w:rPr>
                      <w:t>Functional</w:t>
                    </w:r>
                  </w:ins>
                </w:p>
              </w:tc>
              <w:tc>
                <w:tcPr>
                  <w:tcW w:w="1609" w:type="dxa"/>
                </w:tcPr>
                <w:p w14:paraId="25074CA7" w14:textId="77777777" w:rsidR="00D71A41" w:rsidRPr="000926B2" w:rsidRDefault="00D71A41" w:rsidP="00EE1303">
                  <w:pPr>
                    <w:pStyle w:val="ListParagraph"/>
                    <w:spacing w:line="360" w:lineRule="auto"/>
                    <w:ind w:left="0"/>
                    <w:jc w:val="both"/>
                    <w:rPr>
                      <w:ins w:id="2717" w:author="Chara Katiri" w:date="2015-04-12T17:50:00Z"/>
                      <w:rFonts w:ascii="Times" w:hAnsi="Times" w:cs="Times New Roman"/>
                      <w:sz w:val="22"/>
                      <w:szCs w:val="22"/>
                    </w:rPr>
                  </w:pPr>
                </w:p>
              </w:tc>
              <w:tc>
                <w:tcPr>
                  <w:tcW w:w="1169" w:type="dxa"/>
                </w:tcPr>
                <w:p w14:paraId="24147ADC" w14:textId="77777777" w:rsidR="00D71A41" w:rsidRPr="000926B2" w:rsidRDefault="00D71A41" w:rsidP="00EE1303">
                  <w:pPr>
                    <w:pStyle w:val="ListParagraph"/>
                    <w:spacing w:line="360" w:lineRule="auto"/>
                    <w:ind w:left="0"/>
                    <w:jc w:val="both"/>
                    <w:rPr>
                      <w:ins w:id="2718" w:author="Chara Katiri" w:date="2015-04-12T17:50:00Z"/>
                      <w:rFonts w:ascii="Times" w:hAnsi="Times" w:cs="Times New Roman"/>
                      <w:sz w:val="22"/>
                      <w:szCs w:val="22"/>
                    </w:rPr>
                  </w:pPr>
                  <w:ins w:id="2719" w:author="Chara Katiri" w:date="2015-04-12T17:50:00Z">
                    <w:r w:rsidRPr="000926B2">
                      <w:rPr>
                        <w:rFonts w:ascii="Times" w:hAnsi="Times" w:cs="Times New Roman"/>
                        <w:sz w:val="22"/>
                        <w:szCs w:val="22"/>
                      </w:rPr>
                      <w:t>M</w:t>
                    </w:r>
                  </w:ins>
                </w:p>
              </w:tc>
            </w:tr>
            <w:tr w:rsidR="00D71A41" w:rsidRPr="000926B2" w14:paraId="2FF80FA7" w14:textId="77777777" w:rsidTr="004A6681">
              <w:trPr>
                <w:ins w:id="2720" w:author="Chara Katiri" w:date="2015-04-12T17:50:00Z"/>
              </w:trPr>
              <w:tc>
                <w:tcPr>
                  <w:tcW w:w="1116" w:type="dxa"/>
                </w:tcPr>
                <w:p w14:paraId="3EC72F5A" w14:textId="77777777" w:rsidR="00D71A41" w:rsidRPr="000926B2" w:rsidRDefault="00D71A41" w:rsidP="00EE1303">
                  <w:pPr>
                    <w:pStyle w:val="ListParagraph"/>
                    <w:spacing w:line="360" w:lineRule="auto"/>
                    <w:ind w:left="0"/>
                    <w:jc w:val="both"/>
                    <w:rPr>
                      <w:ins w:id="2721" w:author="Chara Katiri" w:date="2015-04-12T17:50:00Z"/>
                      <w:rFonts w:ascii="Times" w:hAnsi="Times" w:cs="Times New Roman"/>
                      <w:sz w:val="22"/>
                      <w:szCs w:val="22"/>
                    </w:rPr>
                  </w:pPr>
                  <w:ins w:id="2722" w:author="Chara Katiri" w:date="2015-04-12T17:50:00Z">
                    <w:r w:rsidRPr="000926B2">
                      <w:rPr>
                        <w:rFonts w:ascii="Times" w:hAnsi="Times" w:cs="Times New Roman"/>
                        <w:sz w:val="22"/>
                        <w:szCs w:val="22"/>
                      </w:rPr>
                      <w:t>14</w:t>
                    </w:r>
                  </w:ins>
                </w:p>
              </w:tc>
              <w:tc>
                <w:tcPr>
                  <w:tcW w:w="3960" w:type="dxa"/>
                </w:tcPr>
                <w:p w14:paraId="7A7055AD" w14:textId="77777777" w:rsidR="00D71A41" w:rsidRPr="000926B2" w:rsidRDefault="00D71A41" w:rsidP="00EE1303">
                  <w:pPr>
                    <w:pStyle w:val="ListParagraph"/>
                    <w:spacing w:line="360" w:lineRule="auto"/>
                    <w:ind w:left="0"/>
                    <w:jc w:val="both"/>
                    <w:rPr>
                      <w:ins w:id="2723" w:author="Chara Katiri" w:date="2015-04-12T17:50:00Z"/>
                      <w:rFonts w:ascii="Times" w:hAnsi="Times" w:cs="Times New Roman"/>
                      <w:sz w:val="22"/>
                      <w:szCs w:val="22"/>
                    </w:rPr>
                  </w:pPr>
                  <w:ins w:id="2724" w:author="Chara Katiri" w:date="2015-04-12T17:50:00Z">
                    <w:r w:rsidRPr="000926B2">
                      <w:rPr>
                        <w:rFonts w:ascii="Times" w:hAnsi="Times" w:cs="Times New Roman"/>
                        <w:sz w:val="22"/>
                        <w:szCs w:val="22"/>
                      </w:rPr>
                      <w:t xml:space="preserve">The system must provide a search functionality (text-box search) to allow the users enter keywords. </w:t>
                    </w:r>
                  </w:ins>
                </w:p>
              </w:tc>
              <w:tc>
                <w:tcPr>
                  <w:tcW w:w="1274" w:type="dxa"/>
                </w:tcPr>
                <w:p w14:paraId="4293C0B7" w14:textId="77777777" w:rsidR="00D71A41" w:rsidRPr="000926B2" w:rsidRDefault="00D71A41" w:rsidP="00EE1303">
                  <w:pPr>
                    <w:pStyle w:val="ListParagraph"/>
                    <w:spacing w:line="360" w:lineRule="auto"/>
                    <w:ind w:left="0"/>
                    <w:jc w:val="both"/>
                    <w:rPr>
                      <w:ins w:id="2725" w:author="Chara Katiri" w:date="2015-04-12T17:50:00Z"/>
                      <w:rFonts w:ascii="Times" w:hAnsi="Times" w:cs="Times New Roman"/>
                      <w:sz w:val="22"/>
                      <w:szCs w:val="22"/>
                    </w:rPr>
                  </w:pPr>
                  <w:ins w:id="2726" w:author="Chara Katiri" w:date="2015-04-12T17:50:00Z">
                    <w:r w:rsidRPr="000926B2">
                      <w:rPr>
                        <w:rFonts w:ascii="Times" w:hAnsi="Times" w:cs="Times New Roman"/>
                        <w:sz w:val="22"/>
                        <w:szCs w:val="22"/>
                      </w:rPr>
                      <w:t>Functional</w:t>
                    </w:r>
                  </w:ins>
                </w:p>
              </w:tc>
              <w:tc>
                <w:tcPr>
                  <w:tcW w:w="1609" w:type="dxa"/>
                </w:tcPr>
                <w:p w14:paraId="3954F17D" w14:textId="77777777" w:rsidR="00D71A41" w:rsidRPr="000926B2" w:rsidRDefault="00D71A41" w:rsidP="00EE1303">
                  <w:pPr>
                    <w:pStyle w:val="ListParagraph"/>
                    <w:spacing w:line="360" w:lineRule="auto"/>
                    <w:ind w:left="0"/>
                    <w:jc w:val="both"/>
                    <w:rPr>
                      <w:ins w:id="2727" w:author="Chara Katiri" w:date="2015-04-12T17:50:00Z"/>
                      <w:rFonts w:ascii="Times" w:hAnsi="Times" w:cs="Times New Roman"/>
                      <w:sz w:val="22"/>
                      <w:szCs w:val="22"/>
                    </w:rPr>
                  </w:pPr>
                </w:p>
              </w:tc>
              <w:tc>
                <w:tcPr>
                  <w:tcW w:w="1169" w:type="dxa"/>
                </w:tcPr>
                <w:p w14:paraId="0AC12D6B" w14:textId="77777777" w:rsidR="00D71A41" w:rsidRPr="000926B2" w:rsidRDefault="00D71A41" w:rsidP="00EE1303">
                  <w:pPr>
                    <w:pStyle w:val="ListParagraph"/>
                    <w:spacing w:line="360" w:lineRule="auto"/>
                    <w:ind w:left="0"/>
                    <w:jc w:val="both"/>
                    <w:rPr>
                      <w:ins w:id="2728" w:author="Chara Katiri" w:date="2015-04-12T17:50:00Z"/>
                      <w:rFonts w:ascii="Times" w:hAnsi="Times" w:cs="Times New Roman"/>
                      <w:sz w:val="22"/>
                      <w:szCs w:val="22"/>
                    </w:rPr>
                  </w:pPr>
                  <w:ins w:id="2729" w:author="Chara Katiri" w:date="2015-04-12T17:50:00Z">
                    <w:r w:rsidRPr="000926B2">
                      <w:rPr>
                        <w:rFonts w:ascii="Times" w:hAnsi="Times" w:cs="Times New Roman"/>
                        <w:sz w:val="22"/>
                        <w:szCs w:val="22"/>
                      </w:rPr>
                      <w:t>M</w:t>
                    </w:r>
                  </w:ins>
                </w:p>
              </w:tc>
            </w:tr>
            <w:tr w:rsidR="00D71A41" w:rsidRPr="000926B2" w14:paraId="65796232" w14:textId="77777777" w:rsidTr="004A6681">
              <w:trPr>
                <w:ins w:id="2730" w:author="Chara Katiri" w:date="2015-04-12T17:50:00Z"/>
              </w:trPr>
              <w:tc>
                <w:tcPr>
                  <w:tcW w:w="1116" w:type="dxa"/>
                </w:tcPr>
                <w:p w14:paraId="5A7D52D5" w14:textId="77777777" w:rsidR="00D71A41" w:rsidRPr="000926B2" w:rsidRDefault="00D71A41" w:rsidP="00EE1303">
                  <w:pPr>
                    <w:pStyle w:val="ListParagraph"/>
                    <w:spacing w:line="360" w:lineRule="auto"/>
                    <w:ind w:left="0"/>
                    <w:jc w:val="both"/>
                    <w:rPr>
                      <w:ins w:id="2731" w:author="Chara Katiri" w:date="2015-04-12T17:50:00Z"/>
                      <w:rFonts w:ascii="Times" w:hAnsi="Times" w:cs="Times New Roman"/>
                      <w:sz w:val="22"/>
                      <w:szCs w:val="22"/>
                    </w:rPr>
                  </w:pPr>
                  <w:ins w:id="2732" w:author="Chara Katiri" w:date="2015-04-12T17:50:00Z">
                    <w:r w:rsidRPr="000926B2">
                      <w:rPr>
                        <w:rFonts w:ascii="Times" w:hAnsi="Times" w:cs="Times New Roman"/>
                        <w:sz w:val="22"/>
                        <w:szCs w:val="22"/>
                      </w:rPr>
                      <w:t>15</w:t>
                    </w:r>
                  </w:ins>
                </w:p>
              </w:tc>
              <w:tc>
                <w:tcPr>
                  <w:tcW w:w="3960" w:type="dxa"/>
                </w:tcPr>
                <w:p w14:paraId="14DF9511" w14:textId="77777777" w:rsidR="00D71A41" w:rsidRPr="000926B2" w:rsidRDefault="00D71A41" w:rsidP="00EE1303">
                  <w:pPr>
                    <w:pStyle w:val="ListParagraph"/>
                    <w:spacing w:line="360" w:lineRule="auto"/>
                    <w:ind w:left="0"/>
                    <w:jc w:val="both"/>
                    <w:rPr>
                      <w:ins w:id="2733" w:author="Chara Katiri" w:date="2015-04-12T17:50:00Z"/>
                      <w:rFonts w:ascii="Times" w:hAnsi="Times" w:cs="Times New Roman"/>
                      <w:sz w:val="22"/>
                      <w:szCs w:val="22"/>
                    </w:rPr>
                  </w:pPr>
                  <w:ins w:id="2734" w:author="Chara Katiri" w:date="2015-04-12T17:50:00Z">
                    <w:r w:rsidRPr="000926B2">
                      <w:rPr>
                        <w:rFonts w:ascii="Times" w:hAnsi="Times" w:cs="Times New Roman"/>
                        <w:sz w:val="22"/>
                        <w:szCs w:val="22"/>
                      </w:rPr>
                      <w:t>The system could enable the users to sort the products based on price (Low to High, or High to Low).</w:t>
                    </w:r>
                  </w:ins>
                </w:p>
              </w:tc>
              <w:tc>
                <w:tcPr>
                  <w:tcW w:w="1274" w:type="dxa"/>
                </w:tcPr>
                <w:p w14:paraId="60665EED" w14:textId="77777777" w:rsidR="00D71A41" w:rsidRPr="000926B2" w:rsidRDefault="00D71A41" w:rsidP="00EE1303">
                  <w:pPr>
                    <w:pStyle w:val="ListParagraph"/>
                    <w:spacing w:line="360" w:lineRule="auto"/>
                    <w:ind w:left="0"/>
                    <w:jc w:val="both"/>
                    <w:rPr>
                      <w:ins w:id="2735" w:author="Chara Katiri" w:date="2015-04-12T17:50:00Z"/>
                      <w:rFonts w:ascii="Times" w:hAnsi="Times" w:cs="Times New Roman"/>
                      <w:sz w:val="22"/>
                      <w:szCs w:val="22"/>
                    </w:rPr>
                  </w:pPr>
                  <w:ins w:id="2736" w:author="Chara Katiri" w:date="2015-04-12T17:50:00Z">
                    <w:r w:rsidRPr="000926B2">
                      <w:rPr>
                        <w:rFonts w:ascii="Times" w:hAnsi="Times" w:cs="Times New Roman"/>
                        <w:sz w:val="22"/>
                        <w:szCs w:val="22"/>
                      </w:rPr>
                      <w:t>Functional</w:t>
                    </w:r>
                  </w:ins>
                </w:p>
              </w:tc>
              <w:tc>
                <w:tcPr>
                  <w:tcW w:w="1609" w:type="dxa"/>
                </w:tcPr>
                <w:p w14:paraId="52549B50" w14:textId="77777777" w:rsidR="00D71A41" w:rsidRPr="000926B2" w:rsidRDefault="00D71A41" w:rsidP="00EE1303">
                  <w:pPr>
                    <w:pStyle w:val="ListParagraph"/>
                    <w:spacing w:line="360" w:lineRule="auto"/>
                    <w:ind w:left="0"/>
                    <w:jc w:val="both"/>
                    <w:rPr>
                      <w:ins w:id="2737" w:author="Chara Katiri" w:date="2015-04-12T17:50:00Z"/>
                      <w:rFonts w:ascii="Times" w:hAnsi="Times" w:cs="Times New Roman"/>
                      <w:sz w:val="22"/>
                      <w:szCs w:val="22"/>
                    </w:rPr>
                  </w:pPr>
                </w:p>
              </w:tc>
              <w:tc>
                <w:tcPr>
                  <w:tcW w:w="1169" w:type="dxa"/>
                </w:tcPr>
                <w:p w14:paraId="12D73783" w14:textId="77777777" w:rsidR="00D71A41" w:rsidRPr="000926B2" w:rsidRDefault="00D71A41" w:rsidP="00EE1303">
                  <w:pPr>
                    <w:pStyle w:val="ListParagraph"/>
                    <w:spacing w:line="360" w:lineRule="auto"/>
                    <w:ind w:left="0"/>
                    <w:jc w:val="both"/>
                    <w:rPr>
                      <w:ins w:id="2738" w:author="Chara Katiri" w:date="2015-04-12T17:50:00Z"/>
                      <w:rFonts w:ascii="Times" w:hAnsi="Times" w:cs="Times New Roman"/>
                      <w:sz w:val="22"/>
                      <w:szCs w:val="22"/>
                    </w:rPr>
                  </w:pPr>
                  <w:ins w:id="2739" w:author="Chara Katiri" w:date="2015-04-12T17:50:00Z">
                    <w:r w:rsidRPr="000926B2">
                      <w:rPr>
                        <w:rFonts w:ascii="Times" w:hAnsi="Times" w:cs="Times New Roman"/>
                        <w:sz w:val="22"/>
                        <w:szCs w:val="22"/>
                      </w:rPr>
                      <w:t>C</w:t>
                    </w:r>
                  </w:ins>
                </w:p>
              </w:tc>
            </w:tr>
            <w:tr w:rsidR="00D71A41" w:rsidRPr="000926B2" w14:paraId="2778ADE0" w14:textId="77777777" w:rsidTr="004A6681">
              <w:trPr>
                <w:ins w:id="2740" w:author="Chara Katiri" w:date="2015-04-12T17:50:00Z"/>
              </w:trPr>
              <w:tc>
                <w:tcPr>
                  <w:tcW w:w="1116" w:type="dxa"/>
                  <w:shd w:val="clear" w:color="auto" w:fill="4F81BD" w:themeFill="accent1"/>
                </w:tcPr>
                <w:p w14:paraId="7CB90E8C" w14:textId="77777777" w:rsidR="00D71A41" w:rsidRPr="000926B2" w:rsidRDefault="00D71A41" w:rsidP="00EE1303">
                  <w:pPr>
                    <w:pStyle w:val="ListParagraph"/>
                    <w:spacing w:line="360" w:lineRule="auto"/>
                    <w:ind w:left="0"/>
                    <w:jc w:val="both"/>
                    <w:rPr>
                      <w:ins w:id="2741" w:author="Chara Katiri" w:date="2015-04-12T17:50:00Z"/>
                      <w:rFonts w:ascii="Times" w:hAnsi="Times" w:cs="Times New Roman"/>
                      <w:sz w:val="22"/>
                      <w:szCs w:val="22"/>
                    </w:rPr>
                  </w:pPr>
                </w:p>
              </w:tc>
              <w:tc>
                <w:tcPr>
                  <w:tcW w:w="3960" w:type="dxa"/>
                  <w:shd w:val="clear" w:color="auto" w:fill="4F81BD" w:themeFill="accent1"/>
                </w:tcPr>
                <w:p w14:paraId="627010C3" w14:textId="77777777" w:rsidR="00D71A41" w:rsidRPr="000926B2" w:rsidRDefault="00D71A41" w:rsidP="00EE1303">
                  <w:pPr>
                    <w:pStyle w:val="ListParagraph"/>
                    <w:spacing w:line="360" w:lineRule="auto"/>
                    <w:ind w:left="0"/>
                    <w:jc w:val="both"/>
                    <w:rPr>
                      <w:ins w:id="2742" w:author="Chara Katiri" w:date="2015-04-12T17:50:00Z"/>
                      <w:rFonts w:ascii="Times" w:hAnsi="Times" w:cs="Times New Roman"/>
                      <w:sz w:val="22"/>
                      <w:szCs w:val="22"/>
                    </w:rPr>
                  </w:pPr>
                  <w:ins w:id="2743" w:author="Chara Katiri" w:date="2015-04-12T17:50:00Z">
                    <w:r w:rsidRPr="000926B2">
                      <w:rPr>
                        <w:rFonts w:ascii="Times" w:hAnsi="Times" w:cs="Times New Roman"/>
                        <w:sz w:val="22"/>
                        <w:szCs w:val="22"/>
                      </w:rPr>
                      <w:t xml:space="preserve">Favourites </w:t>
                    </w:r>
                  </w:ins>
                </w:p>
              </w:tc>
              <w:tc>
                <w:tcPr>
                  <w:tcW w:w="1274" w:type="dxa"/>
                  <w:shd w:val="clear" w:color="auto" w:fill="4F81BD" w:themeFill="accent1"/>
                </w:tcPr>
                <w:p w14:paraId="003FE515" w14:textId="77777777" w:rsidR="00D71A41" w:rsidRPr="000926B2" w:rsidRDefault="00D71A41" w:rsidP="00EE1303">
                  <w:pPr>
                    <w:pStyle w:val="ListParagraph"/>
                    <w:spacing w:line="360" w:lineRule="auto"/>
                    <w:ind w:left="0"/>
                    <w:jc w:val="both"/>
                    <w:rPr>
                      <w:ins w:id="2744" w:author="Chara Katiri" w:date="2015-04-12T17:50:00Z"/>
                      <w:rFonts w:ascii="Times" w:hAnsi="Times" w:cs="Times New Roman"/>
                      <w:sz w:val="22"/>
                      <w:szCs w:val="22"/>
                    </w:rPr>
                  </w:pPr>
                </w:p>
              </w:tc>
              <w:tc>
                <w:tcPr>
                  <w:tcW w:w="1609" w:type="dxa"/>
                  <w:shd w:val="clear" w:color="auto" w:fill="4F81BD" w:themeFill="accent1"/>
                </w:tcPr>
                <w:p w14:paraId="2E43FABF" w14:textId="77777777" w:rsidR="00D71A41" w:rsidRPr="000926B2" w:rsidRDefault="00D71A41" w:rsidP="00EE1303">
                  <w:pPr>
                    <w:pStyle w:val="ListParagraph"/>
                    <w:spacing w:line="360" w:lineRule="auto"/>
                    <w:ind w:left="0"/>
                    <w:jc w:val="both"/>
                    <w:rPr>
                      <w:ins w:id="2745" w:author="Chara Katiri" w:date="2015-04-12T17:50:00Z"/>
                      <w:rFonts w:ascii="Times" w:hAnsi="Times" w:cs="Times New Roman"/>
                      <w:sz w:val="22"/>
                      <w:szCs w:val="22"/>
                    </w:rPr>
                  </w:pPr>
                </w:p>
              </w:tc>
              <w:tc>
                <w:tcPr>
                  <w:tcW w:w="1169" w:type="dxa"/>
                  <w:shd w:val="clear" w:color="auto" w:fill="4F81BD" w:themeFill="accent1"/>
                </w:tcPr>
                <w:p w14:paraId="00F739FF" w14:textId="77777777" w:rsidR="00D71A41" w:rsidRPr="000926B2" w:rsidRDefault="00D71A41" w:rsidP="00EE1303">
                  <w:pPr>
                    <w:pStyle w:val="ListParagraph"/>
                    <w:spacing w:line="360" w:lineRule="auto"/>
                    <w:ind w:left="0"/>
                    <w:jc w:val="both"/>
                    <w:rPr>
                      <w:ins w:id="2746" w:author="Chara Katiri" w:date="2015-04-12T17:50:00Z"/>
                      <w:rFonts w:ascii="Times" w:hAnsi="Times" w:cs="Times New Roman"/>
                      <w:sz w:val="22"/>
                      <w:szCs w:val="22"/>
                    </w:rPr>
                  </w:pPr>
                </w:p>
              </w:tc>
            </w:tr>
            <w:tr w:rsidR="00D71A41" w:rsidRPr="000926B2" w14:paraId="3CB5FB8C" w14:textId="77777777" w:rsidTr="004A6681">
              <w:trPr>
                <w:ins w:id="2747" w:author="Chara Katiri" w:date="2015-04-12T17:50:00Z"/>
              </w:trPr>
              <w:tc>
                <w:tcPr>
                  <w:tcW w:w="1116" w:type="dxa"/>
                </w:tcPr>
                <w:p w14:paraId="5BB333BB" w14:textId="77777777" w:rsidR="00D71A41" w:rsidRPr="000926B2" w:rsidRDefault="00D71A41" w:rsidP="00EE1303">
                  <w:pPr>
                    <w:pStyle w:val="ListParagraph"/>
                    <w:spacing w:line="360" w:lineRule="auto"/>
                    <w:ind w:left="0"/>
                    <w:jc w:val="both"/>
                    <w:rPr>
                      <w:ins w:id="2748" w:author="Chara Katiri" w:date="2015-04-12T17:50:00Z"/>
                      <w:rFonts w:ascii="Times" w:hAnsi="Times" w:cs="Times New Roman"/>
                      <w:sz w:val="22"/>
                      <w:szCs w:val="22"/>
                    </w:rPr>
                  </w:pPr>
                  <w:ins w:id="2749" w:author="Chara Katiri" w:date="2015-04-12T17:50:00Z">
                    <w:r w:rsidRPr="000926B2">
                      <w:rPr>
                        <w:rFonts w:ascii="Times" w:hAnsi="Times" w:cs="Times New Roman"/>
                        <w:sz w:val="22"/>
                        <w:szCs w:val="22"/>
                      </w:rPr>
                      <w:t>12</w:t>
                    </w:r>
                  </w:ins>
                </w:p>
              </w:tc>
              <w:tc>
                <w:tcPr>
                  <w:tcW w:w="3960" w:type="dxa"/>
                </w:tcPr>
                <w:p w14:paraId="04D46B9C" w14:textId="77777777" w:rsidR="00D71A41" w:rsidRPr="000926B2" w:rsidRDefault="00D71A41" w:rsidP="00EE1303">
                  <w:pPr>
                    <w:pStyle w:val="ListParagraph"/>
                    <w:spacing w:line="360" w:lineRule="auto"/>
                    <w:ind w:left="0"/>
                    <w:jc w:val="both"/>
                    <w:rPr>
                      <w:ins w:id="2750" w:author="Chara Katiri" w:date="2015-04-12T17:50:00Z"/>
                      <w:rFonts w:ascii="Times" w:hAnsi="Times" w:cs="Times New Roman"/>
                      <w:sz w:val="22"/>
                      <w:szCs w:val="22"/>
                    </w:rPr>
                  </w:pPr>
                  <w:ins w:id="2751" w:author="Chara Katiri" w:date="2015-04-12T17:50:00Z">
                    <w:r w:rsidRPr="000926B2">
                      <w:rPr>
                        <w:rFonts w:ascii="Times" w:hAnsi="Times" w:cs="Times New Roman"/>
                        <w:sz w:val="22"/>
                        <w:szCs w:val="22"/>
                      </w:rPr>
                      <w:t xml:space="preserve">The system should allow users to bookmark items as ‘Favourites’.   </w:t>
                    </w:r>
                  </w:ins>
                </w:p>
              </w:tc>
              <w:tc>
                <w:tcPr>
                  <w:tcW w:w="1274" w:type="dxa"/>
                </w:tcPr>
                <w:p w14:paraId="6430F338" w14:textId="77777777" w:rsidR="00D71A41" w:rsidRPr="000926B2" w:rsidRDefault="00D71A41" w:rsidP="00EE1303">
                  <w:pPr>
                    <w:pStyle w:val="ListParagraph"/>
                    <w:spacing w:line="360" w:lineRule="auto"/>
                    <w:ind w:left="0"/>
                    <w:jc w:val="both"/>
                    <w:rPr>
                      <w:ins w:id="2752" w:author="Chara Katiri" w:date="2015-04-12T17:50:00Z"/>
                      <w:rFonts w:ascii="Times" w:hAnsi="Times" w:cs="Times New Roman"/>
                      <w:sz w:val="22"/>
                      <w:szCs w:val="22"/>
                    </w:rPr>
                  </w:pPr>
                  <w:ins w:id="2753" w:author="Chara Katiri" w:date="2015-04-12T17:50:00Z">
                    <w:r w:rsidRPr="000926B2">
                      <w:rPr>
                        <w:rFonts w:ascii="Times" w:hAnsi="Times" w:cs="Times New Roman"/>
                        <w:sz w:val="22"/>
                        <w:szCs w:val="22"/>
                      </w:rPr>
                      <w:t>Functional</w:t>
                    </w:r>
                  </w:ins>
                </w:p>
              </w:tc>
              <w:tc>
                <w:tcPr>
                  <w:tcW w:w="1609" w:type="dxa"/>
                </w:tcPr>
                <w:p w14:paraId="44EFAA59" w14:textId="77777777" w:rsidR="00D71A41" w:rsidRPr="000926B2" w:rsidRDefault="00D71A41" w:rsidP="00EE1303">
                  <w:pPr>
                    <w:pStyle w:val="ListParagraph"/>
                    <w:spacing w:line="360" w:lineRule="auto"/>
                    <w:ind w:left="0"/>
                    <w:jc w:val="both"/>
                    <w:rPr>
                      <w:ins w:id="2754" w:author="Chara Katiri" w:date="2015-04-12T17:50:00Z"/>
                      <w:rFonts w:ascii="Times" w:hAnsi="Times" w:cs="Times New Roman"/>
                      <w:sz w:val="22"/>
                      <w:szCs w:val="22"/>
                    </w:rPr>
                  </w:pPr>
                </w:p>
              </w:tc>
              <w:tc>
                <w:tcPr>
                  <w:tcW w:w="1169" w:type="dxa"/>
                </w:tcPr>
                <w:p w14:paraId="3966ED9A" w14:textId="77777777" w:rsidR="00D71A41" w:rsidRPr="000926B2" w:rsidRDefault="00D71A41" w:rsidP="00EE1303">
                  <w:pPr>
                    <w:pStyle w:val="ListParagraph"/>
                    <w:spacing w:line="360" w:lineRule="auto"/>
                    <w:ind w:left="0"/>
                    <w:jc w:val="both"/>
                    <w:rPr>
                      <w:ins w:id="2755" w:author="Chara Katiri" w:date="2015-04-12T17:50:00Z"/>
                      <w:rFonts w:ascii="Times" w:hAnsi="Times" w:cs="Times New Roman"/>
                      <w:sz w:val="22"/>
                      <w:szCs w:val="22"/>
                    </w:rPr>
                  </w:pPr>
                  <w:ins w:id="2756" w:author="Chara Katiri" w:date="2015-04-12T17:50:00Z">
                    <w:r w:rsidRPr="000926B2">
                      <w:rPr>
                        <w:rFonts w:ascii="Times" w:hAnsi="Times" w:cs="Times New Roman"/>
                        <w:sz w:val="22"/>
                        <w:szCs w:val="22"/>
                      </w:rPr>
                      <w:t>M</w:t>
                    </w:r>
                  </w:ins>
                </w:p>
              </w:tc>
            </w:tr>
            <w:tr w:rsidR="00D71A41" w:rsidRPr="000926B2" w14:paraId="13616AB5" w14:textId="77777777" w:rsidTr="004A6681">
              <w:trPr>
                <w:ins w:id="2757" w:author="Chara Katiri" w:date="2015-04-12T17:50:00Z"/>
              </w:trPr>
              <w:tc>
                <w:tcPr>
                  <w:tcW w:w="1116" w:type="dxa"/>
                </w:tcPr>
                <w:p w14:paraId="2C7FF217" w14:textId="77777777" w:rsidR="00D71A41" w:rsidRPr="000926B2" w:rsidRDefault="00D71A41" w:rsidP="00EE1303">
                  <w:pPr>
                    <w:pStyle w:val="ListParagraph"/>
                    <w:spacing w:line="360" w:lineRule="auto"/>
                    <w:ind w:left="0"/>
                    <w:jc w:val="both"/>
                    <w:rPr>
                      <w:ins w:id="2758" w:author="Chara Katiri" w:date="2015-04-12T17:50:00Z"/>
                      <w:rFonts w:ascii="Times" w:hAnsi="Times" w:cs="Times New Roman"/>
                      <w:sz w:val="22"/>
                      <w:szCs w:val="22"/>
                    </w:rPr>
                  </w:pPr>
                  <w:ins w:id="2759" w:author="Chara Katiri" w:date="2015-04-12T17:50:00Z">
                    <w:r w:rsidRPr="000926B2">
                      <w:rPr>
                        <w:rFonts w:ascii="Times" w:hAnsi="Times" w:cs="Times New Roman"/>
                        <w:sz w:val="22"/>
                        <w:szCs w:val="22"/>
                      </w:rPr>
                      <w:t>13</w:t>
                    </w:r>
                  </w:ins>
                </w:p>
              </w:tc>
              <w:tc>
                <w:tcPr>
                  <w:tcW w:w="3960" w:type="dxa"/>
                </w:tcPr>
                <w:p w14:paraId="43773A17" w14:textId="77777777" w:rsidR="00D71A41" w:rsidRPr="000926B2" w:rsidRDefault="00D71A41" w:rsidP="00EE1303">
                  <w:pPr>
                    <w:pStyle w:val="ListParagraph"/>
                    <w:spacing w:line="360" w:lineRule="auto"/>
                    <w:ind w:left="0"/>
                    <w:jc w:val="both"/>
                    <w:rPr>
                      <w:ins w:id="2760" w:author="Chara Katiri" w:date="2015-04-12T17:50:00Z"/>
                      <w:rFonts w:ascii="Times" w:hAnsi="Times" w:cs="Times New Roman"/>
                      <w:sz w:val="22"/>
                      <w:szCs w:val="22"/>
                    </w:rPr>
                  </w:pPr>
                  <w:proofErr w:type="gramStart"/>
                  <w:ins w:id="2761" w:author="Chara Katiri" w:date="2015-04-12T17:50:00Z">
                    <w:r w:rsidRPr="000926B2">
                      <w:rPr>
                        <w:rFonts w:ascii="Times" w:hAnsi="Times" w:cs="Times New Roman"/>
                        <w:sz w:val="22"/>
                        <w:szCs w:val="22"/>
                      </w:rPr>
                      <w:t>Items marked as Favorites must be protected from external unauthorized access by other users</w:t>
                    </w:r>
                    <w:proofErr w:type="gramEnd"/>
                    <w:r w:rsidRPr="000926B2">
                      <w:rPr>
                        <w:rFonts w:ascii="Times" w:hAnsi="Times" w:cs="Times New Roman"/>
                        <w:sz w:val="22"/>
                        <w:szCs w:val="22"/>
                      </w:rPr>
                      <w:t xml:space="preserve">. </w:t>
                    </w:r>
                  </w:ins>
                </w:p>
              </w:tc>
              <w:tc>
                <w:tcPr>
                  <w:tcW w:w="1274" w:type="dxa"/>
                </w:tcPr>
                <w:p w14:paraId="4FFC671C" w14:textId="77777777" w:rsidR="00D71A41" w:rsidRPr="000926B2" w:rsidRDefault="00D71A41" w:rsidP="00EE1303">
                  <w:pPr>
                    <w:pStyle w:val="ListParagraph"/>
                    <w:spacing w:line="360" w:lineRule="auto"/>
                    <w:ind w:left="0"/>
                    <w:jc w:val="both"/>
                    <w:rPr>
                      <w:ins w:id="2762" w:author="Chara Katiri" w:date="2015-04-12T17:50:00Z"/>
                      <w:rFonts w:ascii="Times" w:hAnsi="Times" w:cs="Times New Roman"/>
                      <w:sz w:val="22"/>
                      <w:szCs w:val="22"/>
                    </w:rPr>
                  </w:pPr>
                  <w:ins w:id="2763" w:author="Chara Katiri" w:date="2015-04-12T17:50:00Z">
                    <w:r w:rsidRPr="000926B2">
                      <w:rPr>
                        <w:rFonts w:ascii="Times" w:hAnsi="Times" w:cs="Times New Roman"/>
                        <w:sz w:val="22"/>
                        <w:szCs w:val="22"/>
                      </w:rPr>
                      <w:t>Non-functional</w:t>
                    </w:r>
                  </w:ins>
                </w:p>
              </w:tc>
              <w:tc>
                <w:tcPr>
                  <w:tcW w:w="1609" w:type="dxa"/>
                </w:tcPr>
                <w:p w14:paraId="210C8673" w14:textId="77777777" w:rsidR="00D71A41" w:rsidRPr="000926B2" w:rsidRDefault="00D71A41" w:rsidP="00EE1303">
                  <w:pPr>
                    <w:pStyle w:val="ListParagraph"/>
                    <w:spacing w:line="360" w:lineRule="auto"/>
                    <w:ind w:left="0"/>
                    <w:jc w:val="both"/>
                    <w:rPr>
                      <w:ins w:id="2764" w:author="Chara Katiri" w:date="2015-04-12T17:50:00Z"/>
                      <w:rFonts w:ascii="Times" w:hAnsi="Times" w:cs="Times New Roman"/>
                      <w:sz w:val="22"/>
                      <w:szCs w:val="22"/>
                    </w:rPr>
                  </w:pPr>
                </w:p>
              </w:tc>
              <w:tc>
                <w:tcPr>
                  <w:tcW w:w="1169" w:type="dxa"/>
                </w:tcPr>
                <w:p w14:paraId="788EA51E" w14:textId="77777777" w:rsidR="00D71A41" w:rsidRPr="000926B2" w:rsidRDefault="00D71A41" w:rsidP="00EE1303">
                  <w:pPr>
                    <w:pStyle w:val="ListParagraph"/>
                    <w:spacing w:line="360" w:lineRule="auto"/>
                    <w:ind w:left="0"/>
                    <w:jc w:val="both"/>
                    <w:rPr>
                      <w:ins w:id="2765" w:author="Chara Katiri" w:date="2015-04-12T17:50:00Z"/>
                      <w:rFonts w:ascii="Times" w:hAnsi="Times" w:cs="Times New Roman"/>
                      <w:sz w:val="22"/>
                      <w:szCs w:val="22"/>
                    </w:rPr>
                  </w:pPr>
                  <w:ins w:id="2766" w:author="Chara Katiri" w:date="2015-04-12T17:50:00Z">
                    <w:r w:rsidRPr="000926B2">
                      <w:rPr>
                        <w:rFonts w:ascii="Times" w:hAnsi="Times" w:cs="Times New Roman"/>
                        <w:sz w:val="22"/>
                        <w:szCs w:val="22"/>
                      </w:rPr>
                      <w:t>M</w:t>
                    </w:r>
                  </w:ins>
                </w:p>
              </w:tc>
            </w:tr>
            <w:tr w:rsidR="00D71A41" w:rsidRPr="000926B2" w14:paraId="74E69766" w14:textId="77777777" w:rsidTr="004A6681">
              <w:trPr>
                <w:ins w:id="2767" w:author="Chara Katiri" w:date="2015-04-12T17:50:00Z"/>
              </w:trPr>
              <w:tc>
                <w:tcPr>
                  <w:tcW w:w="1116" w:type="dxa"/>
                  <w:shd w:val="clear" w:color="auto" w:fill="548DD4" w:themeFill="text2" w:themeFillTint="99"/>
                </w:tcPr>
                <w:p w14:paraId="1B477082" w14:textId="77777777" w:rsidR="00D71A41" w:rsidRPr="000926B2" w:rsidRDefault="00D71A41" w:rsidP="00EE1303">
                  <w:pPr>
                    <w:pStyle w:val="ListParagraph"/>
                    <w:spacing w:line="360" w:lineRule="auto"/>
                    <w:ind w:left="0"/>
                    <w:jc w:val="both"/>
                    <w:rPr>
                      <w:ins w:id="2768"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1EB3DB08" w14:textId="77777777" w:rsidR="00D71A41" w:rsidRPr="000926B2" w:rsidRDefault="00D71A41" w:rsidP="00EE1303">
                  <w:pPr>
                    <w:pStyle w:val="ListParagraph"/>
                    <w:spacing w:line="360" w:lineRule="auto"/>
                    <w:ind w:left="0"/>
                    <w:jc w:val="both"/>
                    <w:rPr>
                      <w:ins w:id="2769" w:author="Chara Katiri" w:date="2015-04-12T17:50:00Z"/>
                      <w:rFonts w:ascii="Times" w:hAnsi="Times" w:cs="Times New Roman"/>
                      <w:b/>
                      <w:color w:val="FFFFFF" w:themeColor="background1"/>
                      <w:sz w:val="22"/>
                      <w:szCs w:val="22"/>
                    </w:rPr>
                  </w:pPr>
                  <w:ins w:id="2770" w:author="Chara Katiri" w:date="2015-04-12T17:50:00Z">
                    <w:r w:rsidRPr="000926B2">
                      <w:rPr>
                        <w:rFonts w:ascii="Times" w:hAnsi="Times" w:cs="Times New Roman"/>
                        <w:b/>
                        <w:color w:val="FFFFFF" w:themeColor="background1"/>
                        <w:sz w:val="22"/>
                        <w:szCs w:val="22"/>
                      </w:rPr>
                      <w:t>Terms &amp; Conditions</w:t>
                    </w:r>
                  </w:ins>
                </w:p>
              </w:tc>
            </w:tr>
            <w:tr w:rsidR="00D71A41" w:rsidRPr="000926B2" w14:paraId="306AE4F1" w14:textId="77777777" w:rsidTr="004A6681">
              <w:trPr>
                <w:ins w:id="2771" w:author="Chara Katiri" w:date="2015-04-12T17:50:00Z"/>
              </w:trPr>
              <w:tc>
                <w:tcPr>
                  <w:tcW w:w="1116" w:type="dxa"/>
                </w:tcPr>
                <w:p w14:paraId="4D4B078F" w14:textId="77777777" w:rsidR="00D71A41" w:rsidRPr="000926B2" w:rsidRDefault="00D71A41" w:rsidP="00EE1303">
                  <w:pPr>
                    <w:pStyle w:val="ListParagraph"/>
                    <w:spacing w:line="360" w:lineRule="auto"/>
                    <w:ind w:left="0"/>
                    <w:jc w:val="both"/>
                    <w:rPr>
                      <w:ins w:id="2772" w:author="Chara Katiri" w:date="2015-04-12T17:50:00Z"/>
                      <w:rFonts w:ascii="Times" w:hAnsi="Times" w:cs="Times New Roman"/>
                      <w:sz w:val="22"/>
                      <w:szCs w:val="22"/>
                    </w:rPr>
                  </w:pPr>
                  <w:ins w:id="2773" w:author="Chara Katiri" w:date="2015-04-12T17:50:00Z">
                    <w:r w:rsidRPr="000926B2">
                      <w:rPr>
                        <w:rFonts w:ascii="Times" w:hAnsi="Times" w:cs="Times New Roman"/>
                        <w:sz w:val="22"/>
                        <w:szCs w:val="22"/>
                      </w:rPr>
                      <w:t>3</w:t>
                    </w:r>
                  </w:ins>
                </w:p>
              </w:tc>
              <w:tc>
                <w:tcPr>
                  <w:tcW w:w="3960" w:type="dxa"/>
                </w:tcPr>
                <w:p w14:paraId="526DDB2E" w14:textId="77777777" w:rsidR="00D71A41" w:rsidRPr="000926B2" w:rsidRDefault="00D71A41" w:rsidP="00EE1303">
                  <w:pPr>
                    <w:spacing w:line="360" w:lineRule="auto"/>
                    <w:contextualSpacing/>
                    <w:jc w:val="both"/>
                    <w:rPr>
                      <w:ins w:id="2774" w:author="Chara Katiri" w:date="2015-04-12T17:50:00Z"/>
                      <w:rFonts w:ascii="Times" w:eastAsia="Times New Roman" w:hAnsi="Times" w:cs="Times New Roman"/>
                      <w:iCs/>
                      <w:sz w:val="22"/>
                      <w:szCs w:val="22"/>
                      <w:lang w:val="en-GB"/>
                    </w:rPr>
                  </w:pPr>
                  <w:ins w:id="2775" w:author="Chara Katiri" w:date="2015-04-12T17:50:00Z">
                    <w:r w:rsidRPr="000926B2">
                      <w:rPr>
                        <w:rFonts w:ascii="Times" w:hAnsi="Times" w:cs="Times New Roman"/>
                        <w:sz w:val="22"/>
                        <w:szCs w:val="22"/>
                      </w:rPr>
                      <w:t>The system must ask the users (byers &amp; sellers) to agree with ‘The Sales of Goods Act 1979’ and adhere to it:  “</w:t>
                    </w:r>
                    <w:r w:rsidRPr="000926B2">
                      <w:rPr>
                        <w:rFonts w:ascii="Times" w:eastAsia="Times New Roman" w:hAnsi="Times" w:cs="Times New Roman"/>
                        <w:i/>
                        <w:iCs/>
                        <w:sz w:val="22"/>
                        <w:szCs w:val="22"/>
                        <w:lang w:val="en-GB"/>
                      </w:rPr>
                      <w:t xml:space="preserve">"traders must sell goods that are as described and of satisfactory quality” </w:t>
                    </w:r>
                    <w:r w:rsidRPr="000926B2">
                      <w:rPr>
                        <w:rFonts w:ascii="Times" w:eastAsia="Times New Roman" w:hAnsi="Times" w:cs="Times New Roman"/>
                        <w:iCs/>
                        <w:sz w:val="22"/>
                        <w:szCs w:val="22"/>
                        <w:lang w:val="en-GB"/>
                      </w:rPr>
                      <w:t xml:space="preserve">[4], [5]. The Terms &amp; conditions must be accessible, meaningful and fair. </w:t>
                    </w:r>
                  </w:ins>
                </w:p>
              </w:tc>
              <w:tc>
                <w:tcPr>
                  <w:tcW w:w="1274" w:type="dxa"/>
                </w:tcPr>
                <w:p w14:paraId="5B7E5292" w14:textId="77777777" w:rsidR="00D71A41" w:rsidRPr="000926B2" w:rsidRDefault="00D71A41" w:rsidP="00EE1303">
                  <w:pPr>
                    <w:pStyle w:val="ListParagraph"/>
                    <w:spacing w:line="360" w:lineRule="auto"/>
                    <w:ind w:left="0"/>
                    <w:jc w:val="both"/>
                    <w:rPr>
                      <w:ins w:id="2776" w:author="Chara Katiri" w:date="2015-04-12T17:50:00Z"/>
                      <w:rFonts w:ascii="Times" w:hAnsi="Times" w:cs="Times New Roman"/>
                      <w:sz w:val="22"/>
                      <w:szCs w:val="22"/>
                    </w:rPr>
                  </w:pPr>
                  <w:ins w:id="2777" w:author="Chara Katiri" w:date="2015-04-12T17:50:00Z">
                    <w:r w:rsidRPr="000926B2">
                      <w:rPr>
                        <w:rFonts w:ascii="Times" w:hAnsi="Times" w:cs="Times New Roman"/>
                        <w:sz w:val="22"/>
                        <w:szCs w:val="22"/>
                      </w:rPr>
                      <w:t>Non-functional</w:t>
                    </w:r>
                  </w:ins>
                </w:p>
              </w:tc>
              <w:tc>
                <w:tcPr>
                  <w:tcW w:w="1609" w:type="dxa"/>
                </w:tcPr>
                <w:p w14:paraId="1832833B" w14:textId="77777777" w:rsidR="00D71A41" w:rsidRPr="000926B2" w:rsidRDefault="00D71A41" w:rsidP="00EE1303">
                  <w:pPr>
                    <w:pStyle w:val="ListParagraph"/>
                    <w:spacing w:line="360" w:lineRule="auto"/>
                    <w:ind w:left="0"/>
                    <w:jc w:val="both"/>
                    <w:rPr>
                      <w:ins w:id="2778" w:author="Chara Katiri" w:date="2015-04-12T17:50:00Z"/>
                      <w:rFonts w:ascii="Times" w:hAnsi="Times" w:cs="Times New Roman"/>
                      <w:sz w:val="22"/>
                      <w:szCs w:val="22"/>
                    </w:rPr>
                  </w:pPr>
                </w:p>
              </w:tc>
              <w:tc>
                <w:tcPr>
                  <w:tcW w:w="1169" w:type="dxa"/>
                </w:tcPr>
                <w:p w14:paraId="64E14041" w14:textId="77777777" w:rsidR="00D71A41" w:rsidRPr="000926B2" w:rsidRDefault="00D71A41" w:rsidP="00EE1303">
                  <w:pPr>
                    <w:pStyle w:val="ListParagraph"/>
                    <w:spacing w:line="360" w:lineRule="auto"/>
                    <w:ind w:left="0"/>
                    <w:jc w:val="both"/>
                    <w:rPr>
                      <w:ins w:id="2779" w:author="Chara Katiri" w:date="2015-04-12T17:50:00Z"/>
                      <w:rFonts w:ascii="Times" w:hAnsi="Times" w:cs="Times New Roman"/>
                      <w:sz w:val="22"/>
                      <w:szCs w:val="22"/>
                    </w:rPr>
                  </w:pPr>
                  <w:ins w:id="2780" w:author="Chara Katiri" w:date="2015-04-12T17:50:00Z">
                    <w:r w:rsidRPr="000926B2">
                      <w:rPr>
                        <w:rFonts w:ascii="Times" w:hAnsi="Times" w:cs="Times New Roman"/>
                        <w:sz w:val="22"/>
                        <w:szCs w:val="22"/>
                      </w:rPr>
                      <w:t>M</w:t>
                    </w:r>
                  </w:ins>
                </w:p>
              </w:tc>
            </w:tr>
          </w:tbl>
          <w:p w14:paraId="4CAADD30" w14:textId="10E97948" w:rsidR="00BF78B7" w:rsidRPr="000926B2" w:rsidDel="00D71A41" w:rsidRDefault="00BF78B7" w:rsidP="00EE1303">
            <w:pPr>
              <w:pStyle w:val="ListParagraph"/>
              <w:spacing w:line="360" w:lineRule="auto"/>
              <w:ind w:left="0"/>
              <w:jc w:val="both"/>
              <w:rPr>
                <w:del w:id="2781" w:author="Chara Katiri" w:date="2015-04-12T17:50:00Z"/>
                <w:rFonts w:ascii="Times" w:hAnsi="Times" w:cs="Times New Roman"/>
                <w:b/>
                <w:bCs/>
                <w:color w:val="FFFFFF" w:themeColor="background1"/>
                <w:sz w:val="22"/>
                <w:szCs w:val="22"/>
                <w:lang w:val="en-GB"/>
              </w:rPr>
            </w:pPr>
          </w:p>
        </w:tc>
        <w:tc>
          <w:tcPr>
            <w:tcW w:w="1172" w:type="dxa"/>
            <w:shd w:val="clear" w:color="auto" w:fill="548DD4" w:themeFill="text2" w:themeFillTint="99"/>
            <w:tcPrChange w:id="2782" w:author="Chara Katiri" w:date="2015-04-12T03:35:00Z">
              <w:tcPr>
                <w:tcW w:w="1172" w:type="dxa"/>
                <w:shd w:val="clear" w:color="auto" w:fill="548DD4" w:themeFill="text2" w:themeFillTint="99"/>
              </w:tcPr>
            </w:tcPrChange>
          </w:tcPr>
          <w:p w14:paraId="6CF6FA8F" w14:textId="5BCC636D" w:rsidR="00BF78B7" w:rsidRPr="000926B2" w:rsidDel="00D71A41" w:rsidRDefault="00BF78B7" w:rsidP="00EE1303">
            <w:pPr>
              <w:pStyle w:val="ListParagraph"/>
              <w:spacing w:line="360" w:lineRule="auto"/>
              <w:ind w:left="0"/>
              <w:jc w:val="both"/>
              <w:rPr>
                <w:del w:id="2783" w:author="Chara Katiri" w:date="2015-04-12T17:50:00Z"/>
                <w:rFonts w:ascii="Times" w:hAnsi="Times" w:cs="Times New Roman"/>
                <w:b/>
                <w:bCs/>
                <w:color w:val="FFFFFF" w:themeColor="background1"/>
                <w:sz w:val="22"/>
                <w:szCs w:val="22"/>
                <w:lang w:val="en-GB"/>
              </w:rPr>
            </w:pPr>
          </w:p>
        </w:tc>
        <w:tc>
          <w:tcPr>
            <w:tcW w:w="1172" w:type="dxa"/>
            <w:shd w:val="clear" w:color="auto" w:fill="548DD4" w:themeFill="text2" w:themeFillTint="99"/>
            <w:tcPrChange w:id="2784" w:author="Chara Katiri" w:date="2015-04-12T03:35:00Z">
              <w:tcPr>
                <w:tcW w:w="1172" w:type="dxa"/>
                <w:shd w:val="clear" w:color="auto" w:fill="548DD4" w:themeFill="text2" w:themeFillTint="99"/>
              </w:tcPr>
            </w:tcPrChange>
          </w:tcPr>
          <w:p w14:paraId="44FA8991" w14:textId="2383D759" w:rsidR="00BF78B7" w:rsidRPr="000926B2" w:rsidDel="00D71A41" w:rsidRDefault="00BF78B7" w:rsidP="00EE1303">
            <w:pPr>
              <w:pStyle w:val="ListParagraph"/>
              <w:spacing w:line="360" w:lineRule="auto"/>
              <w:ind w:left="0"/>
              <w:jc w:val="both"/>
              <w:rPr>
                <w:del w:id="2785" w:author="Chara Katiri" w:date="2015-04-12T17:50:00Z"/>
                <w:rFonts w:ascii="Times" w:hAnsi="Times" w:cs="Times New Roman"/>
                <w:b/>
                <w:color w:val="FFFFFF" w:themeColor="background1"/>
                <w:sz w:val="22"/>
                <w:szCs w:val="22"/>
              </w:rPr>
            </w:pPr>
          </w:p>
        </w:tc>
      </w:tr>
      <w:tr w:rsidR="00BF78B7" w:rsidRPr="000926B2" w:rsidDel="00D71A41" w14:paraId="5C9D8D68" w14:textId="53CCBA3B" w:rsidTr="00BF78B7">
        <w:trPr>
          <w:del w:id="2786" w:author="Chara Katiri" w:date="2015-04-12T17:50:00Z"/>
        </w:trPr>
        <w:tc>
          <w:tcPr>
            <w:tcW w:w="1172" w:type="dxa"/>
            <w:gridSpan w:val="2"/>
            <w:shd w:val="clear" w:color="auto" w:fill="548DD4" w:themeFill="text2" w:themeFillTint="99"/>
            <w:tcPrChange w:id="2787" w:author="Chara Katiri" w:date="2015-04-12T03:35:00Z">
              <w:tcPr>
                <w:tcW w:w="1172" w:type="dxa"/>
                <w:gridSpan w:val="2"/>
                <w:shd w:val="clear" w:color="auto" w:fill="548DD4" w:themeFill="text2" w:themeFillTint="99"/>
              </w:tcPr>
            </w:tcPrChange>
          </w:tcPr>
          <w:p w14:paraId="6FA28D33" w14:textId="73CB38A2" w:rsidR="00BF78B7" w:rsidRPr="000926B2" w:rsidDel="00D71A41" w:rsidRDefault="00BF78B7" w:rsidP="00EE1303">
            <w:pPr>
              <w:pStyle w:val="ListParagraph"/>
              <w:spacing w:line="360" w:lineRule="auto"/>
              <w:ind w:left="0"/>
              <w:jc w:val="both"/>
              <w:rPr>
                <w:del w:id="2788"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789" w:author="Chara Katiri" w:date="2015-04-12T03:35:00Z">
              <w:tcPr>
                <w:tcW w:w="1172" w:type="dxa"/>
                <w:gridSpan w:val="2"/>
                <w:shd w:val="clear" w:color="auto" w:fill="548DD4" w:themeFill="text2" w:themeFillTint="99"/>
              </w:tcPr>
            </w:tcPrChange>
          </w:tcPr>
          <w:p w14:paraId="7C9BB2F7" w14:textId="564898FC" w:rsidR="00BF78B7" w:rsidRPr="000926B2" w:rsidDel="00D71A41" w:rsidRDefault="00BF78B7" w:rsidP="00EE1303">
            <w:pPr>
              <w:pStyle w:val="ListParagraph"/>
              <w:spacing w:line="360" w:lineRule="auto"/>
              <w:ind w:left="0"/>
              <w:jc w:val="both"/>
              <w:rPr>
                <w:del w:id="2790"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791" w:author="Chara Katiri" w:date="2015-04-12T03:35:00Z">
              <w:tcPr>
                <w:tcW w:w="1172" w:type="dxa"/>
                <w:gridSpan w:val="2"/>
                <w:shd w:val="clear" w:color="auto" w:fill="548DD4" w:themeFill="text2" w:themeFillTint="99"/>
              </w:tcPr>
            </w:tcPrChange>
          </w:tcPr>
          <w:p w14:paraId="288AF45A" w14:textId="3A21D862" w:rsidR="00BF78B7" w:rsidRPr="000926B2" w:rsidDel="00D71A41" w:rsidRDefault="00BF78B7" w:rsidP="00EE1303">
            <w:pPr>
              <w:pStyle w:val="ListParagraph"/>
              <w:spacing w:line="360" w:lineRule="auto"/>
              <w:ind w:left="0"/>
              <w:jc w:val="both"/>
              <w:rPr>
                <w:del w:id="2792" w:author="Chara Katiri" w:date="2015-04-12T17:50:00Z"/>
                <w:rFonts w:ascii="Times" w:hAnsi="Times" w:cs="Times New Roman"/>
                <w:b/>
                <w:color w:val="FFFFFF" w:themeColor="background1"/>
                <w:sz w:val="22"/>
                <w:szCs w:val="22"/>
              </w:rPr>
            </w:pPr>
          </w:p>
        </w:tc>
        <w:tc>
          <w:tcPr>
            <w:tcW w:w="7956" w:type="dxa"/>
            <w:gridSpan w:val="6"/>
            <w:shd w:val="clear" w:color="auto" w:fill="548DD4" w:themeFill="text2" w:themeFillTint="99"/>
            <w:tcPrChange w:id="2793" w:author="Chara Katiri" w:date="2015-04-12T03:35:00Z">
              <w:tcPr>
                <w:tcW w:w="7956" w:type="dxa"/>
                <w:gridSpan w:val="6"/>
                <w:shd w:val="clear" w:color="auto" w:fill="548DD4" w:themeFill="text2" w:themeFillTint="99"/>
              </w:tcPr>
            </w:tcPrChange>
          </w:tcPr>
          <w:p w14:paraId="4A0FD650" w14:textId="3F770377" w:rsidR="00BF78B7" w:rsidRPr="000926B2" w:rsidDel="00D71A41" w:rsidRDefault="00BF78B7" w:rsidP="00EE1303">
            <w:pPr>
              <w:pStyle w:val="ListParagraph"/>
              <w:spacing w:line="360" w:lineRule="auto"/>
              <w:ind w:left="0"/>
              <w:jc w:val="both"/>
              <w:rPr>
                <w:del w:id="2794" w:author="Chara Katiri" w:date="2015-04-12T17:50:00Z"/>
                <w:rFonts w:ascii="Times" w:hAnsi="Times" w:cs="Times New Roman"/>
                <w:b/>
                <w:color w:val="FFFFFF" w:themeColor="background1"/>
                <w:sz w:val="22"/>
                <w:szCs w:val="22"/>
              </w:rPr>
            </w:pPr>
            <w:del w:id="2795" w:author="Chara Katiri" w:date="2015-04-12T17:50:00Z">
              <w:r w:rsidRPr="000926B2" w:rsidDel="00D71A41">
                <w:rPr>
                  <w:rFonts w:ascii="Times" w:hAnsi="Times" w:cs="Times New Roman"/>
                  <w:b/>
                  <w:color w:val="FFFFFF" w:themeColor="background1"/>
                  <w:sz w:val="22"/>
                  <w:szCs w:val="22"/>
                </w:rPr>
                <w:delText>Database</w:delText>
              </w:r>
            </w:del>
          </w:p>
        </w:tc>
      </w:tr>
      <w:tr w:rsidR="00BF78B7" w:rsidRPr="000926B2" w:rsidDel="00D71A41" w14:paraId="1C1A335C" w14:textId="2DB25C2C" w:rsidTr="00BF78B7">
        <w:trPr>
          <w:del w:id="2796" w:author="Chara Katiri" w:date="2015-04-12T17:50:00Z"/>
        </w:trPr>
        <w:tc>
          <w:tcPr>
            <w:tcW w:w="1172" w:type="dxa"/>
            <w:gridSpan w:val="2"/>
            <w:tcPrChange w:id="2797" w:author="Chara Katiri" w:date="2015-04-12T03:35:00Z">
              <w:tcPr>
                <w:tcW w:w="1172" w:type="dxa"/>
                <w:gridSpan w:val="2"/>
              </w:tcPr>
            </w:tcPrChange>
          </w:tcPr>
          <w:p w14:paraId="2346C086" w14:textId="701146A4" w:rsidR="00BF78B7" w:rsidRPr="000926B2" w:rsidDel="00D71A41" w:rsidRDefault="00BF78B7" w:rsidP="00EE1303">
            <w:pPr>
              <w:pStyle w:val="ListParagraph"/>
              <w:spacing w:line="360" w:lineRule="auto"/>
              <w:ind w:left="0"/>
              <w:jc w:val="both"/>
              <w:rPr>
                <w:del w:id="2798" w:author="Chara Katiri" w:date="2015-04-12T17:50:00Z"/>
                <w:rFonts w:ascii="Times" w:hAnsi="Times" w:cs="Times New Roman"/>
                <w:sz w:val="22"/>
                <w:szCs w:val="22"/>
              </w:rPr>
            </w:pPr>
            <w:del w:id="2799" w:author="Chara Katiri" w:date="2015-04-12T17:50:00Z">
              <w:r w:rsidRPr="000926B2" w:rsidDel="00D71A41">
                <w:rPr>
                  <w:rFonts w:ascii="Times" w:hAnsi="Times" w:cs="Times New Roman"/>
                  <w:sz w:val="22"/>
                  <w:szCs w:val="22"/>
                </w:rPr>
                <w:delText>1</w:delText>
              </w:r>
            </w:del>
          </w:p>
        </w:tc>
        <w:tc>
          <w:tcPr>
            <w:tcW w:w="4254" w:type="dxa"/>
            <w:gridSpan w:val="5"/>
            <w:tcPrChange w:id="2800" w:author="Chara Katiri" w:date="2015-04-12T03:35:00Z">
              <w:tcPr>
                <w:tcW w:w="4254" w:type="dxa"/>
                <w:gridSpan w:val="5"/>
              </w:tcPr>
            </w:tcPrChange>
          </w:tcPr>
          <w:p w14:paraId="6C54A42D" w14:textId="61D00048" w:rsidR="00BF78B7" w:rsidRPr="000926B2" w:rsidDel="00D71A41" w:rsidRDefault="00BF78B7" w:rsidP="00EE1303">
            <w:pPr>
              <w:pStyle w:val="ListParagraph"/>
              <w:spacing w:line="360" w:lineRule="auto"/>
              <w:ind w:left="0"/>
              <w:jc w:val="both"/>
              <w:rPr>
                <w:del w:id="2801" w:author="Chara Katiri" w:date="2015-04-12T17:50:00Z"/>
                <w:rFonts w:ascii="Times" w:hAnsi="Times" w:cs="Times New Roman"/>
                <w:sz w:val="22"/>
                <w:szCs w:val="22"/>
              </w:rPr>
            </w:pPr>
            <w:del w:id="2802" w:author="Chara Katiri" w:date="2015-04-12T17:50:00Z">
              <w:r w:rsidRPr="000926B2" w:rsidDel="00D71A41">
                <w:rPr>
                  <w:rFonts w:ascii="Times" w:hAnsi="Times" w:cs="Times New Roman"/>
                  <w:sz w:val="22"/>
                  <w:szCs w:val="22"/>
                </w:rPr>
                <w:delText xml:space="preserve">The centralized database that contains the products must update automatically and in real time.  </w:delText>
              </w:r>
            </w:del>
          </w:p>
        </w:tc>
        <w:tc>
          <w:tcPr>
            <w:tcW w:w="1288" w:type="dxa"/>
            <w:tcPrChange w:id="2803" w:author="Chara Katiri" w:date="2015-04-12T03:35:00Z">
              <w:tcPr>
                <w:tcW w:w="1288" w:type="dxa"/>
              </w:tcPr>
            </w:tcPrChange>
          </w:tcPr>
          <w:p w14:paraId="062B47D7" w14:textId="523134F6" w:rsidR="00BF78B7" w:rsidRPr="000926B2" w:rsidDel="00D71A41" w:rsidRDefault="00BF78B7" w:rsidP="00EE1303">
            <w:pPr>
              <w:pStyle w:val="ListParagraph"/>
              <w:spacing w:line="360" w:lineRule="auto"/>
              <w:ind w:left="0"/>
              <w:jc w:val="both"/>
              <w:rPr>
                <w:del w:id="2804" w:author="Chara Katiri" w:date="2015-04-12T17:50:00Z"/>
                <w:rFonts w:ascii="Times" w:hAnsi="Times" w:cs="Times New Roman"/>
                <w:sz w:val="22"/>
                <w:szCs w:val="22"/>
              </w:rPr>
            </w:pPr>
            <w:del w:id="2805" w:author="Chara Katiri" w:date="2015-04-12T17:50:00Z">
              <w:r w:rsidRPr="000926B2" w:rsidDel="00D71A41">
                <w:rPr>
                  <w:rFonts w:ascii="Times" w:hAnsi="Times" w:cs="Times New Roman"/>
                  <w:sz w:val="22"/>
                  <w:szCs w:val="22"/>
                </w:rPr>
                <w:delText>Non-functional</w:delText>
              </w:r>
            </w:del>
          </w:p>
        </w:tc>
        <w:tc>
          <w:tcPr>
            <w:tcW w:w="1242" w:type="dxa"/>
            <w:tcPrChange w:id="2806" w:author="Chara Katiri" w:date="2015-04-12T03:35:00Z">
              <w:tcPr>
                <w:tcW w:w="1242" w:type="dxa"/>
              </w:tcPr>
            </w:tcPrChange>
          </w:tcPr>
          <w:p w14:paraId="456FAF63" w14:textId="44C9AA57" w:rsidR="00BF78B7" w:rsidRPr="000926B2" w:rsidDel="00D71A41" w:rsidRDefault="00BF78B7" w:rsidP="00EE1303">
            <w:pPr>
              <w:pStyle w:val="ListParagraph"/>
              <w:spacing w:line="360" w:lineRule="auto"/>
              <w:ind w:left="0"/>
              <w:jc w:val="both"/>
              <w:rPr>
                <w:del w:id="2807" w:author="Chara Katiri" w:date="2015-04-12T17:50:00Z"/>
                <w:rFonts w:ascii="Times" w:hAnsi="Times" w:cs="Times New Roman"/>
                <w:sz w:val="22"/>
                <w:szCs w:val="22"/>
              </w:rPr>
            </w:pPr>
            <w:del w:id="2808" w:author="Chara Katiri" w:date="2015-04-12T17:50:00Z">
              <w:r w:rsidRPr="000926B2" w:rsidDel="00D71A41">
                <w:rPr>
                  <w:rFonts w:ascii="Times" w:hAnsi="Times" w:cs="Times New Roman"/>
                  <w:sz w:val="22"/>
                  <w:szCs w:val="22"/>
                </w:rPr>
                <w:delText>Shall</w:delText>
              </w:r>
            </w:del>
          </w:p>
        </w:tc>
        <w:tc>
          <w:tcPr>
            <w:tcW w:w="1172" w:type="dxa"/>
            <w:tcPrChange w:id="2809" w:author="Chara Katiri" w:date="2015-04-12T03:35:00Z">
              <w:tcPr>
                <w:tcW w:w="1172" w:type="dxa"/>
              </w:tcPr>
            </w:tcPrChange>
          </w:tcPr>
          <w:p w14:paraId="4EDD432E" w14:textId="08D01868" w:rsidR="00BF78B7" w:rsidRPr="000926B2" w:rsidDel="00D71A41" w:rsidRDefault="00BF78B7" w:rsidP="00EE1303">
            <w:pPr>
              <w:pStyle w:val="ListParagraph"/>
              <w:spacing w:line="360" w:lineRule="auto"/>
              <w:ind w:left="0"/>
              <w:jc w:val="both"/>
              <w:rPr>
                <w:del w:id="2810" w:author="Chara Katiri" w:date="2015-04-12T17:50:00Z"/>
                <w:rFonts w:ascii="Times" w:hAnsi="Times" w:cs="Times New Roman"/>
                <w:sz w:val="22"/>
                <w:szCs w:val="22"/>
              </w:rPr>
            </w:pPr>
          </w:p>
        </w:tc>
        <w:tc>
          <w:tcPr>
            <w:tcW w:w="1172" w:type="dxa"/>
            <w:tcPrChange w:id="2811" w:author="Chara Katiri" w:date="2015-04-12T03:35:00Z">
              <w:tcPr>
                <w:tcW w:w="1172" w:type="dxa"/>
              </w:tcPr>
            </w:tcPrChange>
          </w:tcPr>
          <w:p w14:paraId="7DAD700E" w14:textId="3244F498" w:rsidR="00BF78B7" w:rsidRPr="000926B2" w:rsidDel="00D71A41" w:rsidRDefault="00BF78B7" w:rsidP="00EE1303">
            <w:pPr>
              <w:pStyle w:val="ListParagraph"/>
              <w:spacing w:line="360" w:lineRule="auto"/>
              <w:ind w:left="0"/>
              <w:jc w:val="both"/>
              <w:rPr>
                <w:del w:id="2812" w:author="Chara Katiri" w:date="2015-04-12T17:50:00Z"/>
                <w:rFonts w:ascii="Times" w:hAnsi="Times" w:cs="Times New Roman"/>
                <w:sz w:val="22"/>
                <w:szCs w:val="22"/>
              </w:rPr>
            </w:pPr>
          </w:p>
        </w:tc>
        <w:tc>
          <w:tcPr>
            <w:tcW w:w="1172" w:type="dxa"/>
            <w:tcPrChange w:id="2813" w:author="Chara Katiri" w:date="2015-04-12T03:35:00Z">
              <w:tcPr>
                <w:tcW w:w="1172" w:type="dxa"/>
              </w:tcPr>
            </w:tcPrChange>
          </w:tcPr>
          <w:p w14:paraId="68A85037" w14:textId="1A684882" w:rsidR="00BF78B7" w:rsidRPr="000926B2" w:rsidDel="00D71A41" w:rsidRDefault="00BF78B7" w:rsidP="00EE1303">
            <w:pPr>
              <w:pStyle w:val="ListParagraph"/>
              <w:spacing w:line="360" w:lineRule="auto"/>
              <w:ind w:left="0"/>
              <w:jc w:val="both"/>
              <w:rPr>
                <w:del w:id="2814" w:author="Chara Katiri" w:date="2015-04-12T17:50:00Z"/>
                <w:rFonts w:ascii="Times" w:hAnsi="Times" w:cs="Times New Roman"/>
                <w:sz w:val="22"/>
                <w:szCs w:val="22"/>
              </w:rPr>
            </w:pPr>
          </w:p>
        </w:tc>
      </w:tr>
      <w:tr w:rsidR="00BF78B7" w:rsidRPr="000926B2" w:rsidDel="00D71A41" w14:paraId="3D540369" w14:textId="7016D945" w:rsidTr="00BF78B7">
        <w:trPr>
          <w:del w:id="2815" w:author="Chara Katiri" w:date="2015-04-12T17:50:00Z"/>
        </w:trPr>
        <w:tc>
          <w:tcPr>
            <w:tcW w:w="1172" w:type="dxa"/>
            <w:gridSpan w:val="2"/>
            <w:tcPrChange w:id="2816" w:author="Chara Katiri" w:date="2015-04-12T03:35:00Z">
              <w:tcPr>
                <w:tcW w:w="1172" w:type="dxa"/>
                <w:gridSpan w:val="2"/>
              </w:tcPr>
            </w:tcPrChange>
          </w:tcPr>
          <w:p w14:paraId="3431210C" w14:textId="2E86DFA0" w:rsidR="00BF78B7" w:rsidRPr="000926B2" w:rsidDel="00D71A41" w:rsidRDefault="00BF78B7" w:rsidP="00EE1303">
            <w:pPr>
              <w:pStyle w:val="ListParagraph"/>
              <w:spacing w:line="360" w:lineRule="auto"/>
              <w:ind w:left="0"/>
              <w:jc w:val="both"/>
              <w:rPr>
                <w:del w:id="2817" w:author="Chara Katiri" w:date="2015-04-12T17:50:00Z"/>
                <w:rFonts w:ascii="Times" w:hAnsi="Times" w:cs="Times New Roman"/>
                <w:sz w:val="22"/>
                <w:szCs w:val="22"/>
              </w:rPr>
            </w:pPr>
            <w:del w:id="2818" w:author="Chara Katiri" w:date="2015-04-12T17:50:00Z">
              <w:r w:rsidRPr="000926B2" w:rsidDel="00D71A41">
                <w:rPr>
                  <w:rFonts w:ascii="Times" w:hAnsi="Times" w:cs="Times New Roman"/>
                  <w:sz w:val="22"/>
                  <w:szCs w:val="22"/>
                </w:rPr>
                <w:delText>2</w:delText>
              </w:r>
            </w:del>
          </w:p>
        </w:tc>
        <w:tc>
          <w:tcPr>
            <w:tcW w:w="4254" w:type="dxa"/>
            <w:gridSpan w:val="5"/>
            <w:tcPrChange w:id="2819" w:author="Chara Katiri" w:date="2015-04-12T03:35:00Z">
              <w:tcPr>
                <w:tcW w:w="4254" w:type="dxa"/>
                <w:gridSpan w:val="5"/>
              </w:tcPr>
            </w:tcPrChange>
          </w:tcPr>
          <w:p w14:paraId="5BCD8DEB" w14:textId="073DB639" w:rsidR="00BF78B7" w:rsidRPr="000926B2" w:rsidDel="00D71A41" w:rsidRDefault="00BF78B7" w:rsidP="00EE1303">
            <w:pPr>
              <w:pStyle w:val="ListParagraph"/>
              <w:spacing w:line="360" w:lineRule="auto"/>
              <w:ind w:left="0"/>
              <w:jc w:val="both"/>
              <w:rPr>
                <w:del w:id="2820" w:author="Chara Katiri" w:date="2015-04-12T17:50:00Z"/>
                <w:rFonts w:ascii="Times" w:hAnsi="Times" w:cs="Times New Roman"/>
                <w:sz w:val="22"/>
                <w:szCs w:val="22"/>
              </w:rPr>
            </w:pPr>
            <w:del w:id="2821" w:author="Chara Katiri" w:date="2015-04-12T17:50:00Z">
              <w:r w:rsidRPr="000926B2" w:rsidDel="00D71A41">
                <w:rPr>
                  <w:rFonts w:ascii="Times" w:hAnsi="Times" w:cs="Times New Roman"/>
                  <w:sz w:val="22"/>
                  <w:szCs w:val="22"/>
                </w:rPr>
                <w:delText xml:space="preserve">The system must update the list of products so that a product becomes unavailable after a user purchases it. </w:delText>
              </w:r>
            </w:del>
          </w:p>
        </w:tc>
        <w:tc>
          <w:tcPr>
            <w:tcW w:w="1288" w:type="dxa"/>
            <w:tcPrChange w:id="2822" w:author="Chara Katiri" w:date="2015-04-12T03:35:00Z">
              <w:tcPr>
                <w:tcW w:w="1288" w:type="dxa"/>
              </w:tcPr>
            </w:tcPrChange>
          </w:tcPr>
          <w:p w14:paraId="77CA51ED" w14:textId="65846BEA" w:rsidR="00BF78B7" w:rsidRPr="000926B2" w:rsidDel="00D71A41" w:rsidRDefault="00BF78B7" w:rsidP="00EE1303">
            <w:pPr>
              <w:pStyle w:val="ListParagraph"/>
              <w:spacing w:line="360" w:lineRule="auto"/>
              <w:ind w:left="0"/>
              <w:jc w:val="both"/>
              <w:rPr>
                <w:del w:id="2823" w:author="Chara Katiri" w:date="2015-04-12T17:50:00Z"/>
                <w:rFonts w:ascii="Times" w:hAnsi="Times" w:cs="Times New Roman"/>
                <w:sz w:val="22"/>
                <w:szCs w:val="22"/>
              </w:rPr>
            </w:pPr>
            <w:del w:id="2824" w:author="Chara Katiri" w:date="2015-04-12T17:50:00Z">
              <w:r w:rsidRPr="000926B2" w:rsidDel="00D71A41">
                <w:rPr>
                  <w:rFonts w:ascii="Times" w:hAnsi="Times" w:cs="Times New Roman"/>
                  <w:sz w:val="22"/>
                  <w:szCs w:val="22"/>
                </w:rPr>
                <w:delText>Functional</w:delText>
              </w:r>
            </w:del>
          </w:p>
        </w:tc>
        <w:tc>
          <w:tcPr>
            <w:tcW w:w="1242" w:type="dxa"/>
            <w:tcPrChange w:id="2825" w:author="Chara Katiri" w:date="2015-04-12T03:35:00Z">
              <w:tcPr>
                <w:tcW w:w="1242" w:type="dxa"/>
              </w:tcPr>
            </w:tcPrChange>
          </w:tcPr>
          <w:p w14:paraId="27B5DDF8" w14:textId="242CED97" w:rsidR="00BF78B7" w:rsidRPr="000926B2" w:rsidDel="00D71A41" w:rsidRDefault="00BF78B7" w:rsidP="00EE1303">
            <w:pPr>
              <w:pStyle w:val="ListParagraph"/>
              <w:spacing w:line="360" w:lineRule="auto"/>
              <w:ind w:left="0"/>
              <w:jc w:val="both"/>
              <w:rPr>
                <w:del w:id="2826" w:author="Chara Katiri" w:date="2015-04-12T17:50:00Z"/>
                <w:rFonts w:ascii="Times" w:hAnsi="Times" w:cs="Times New Roman"/>
                <w:sz w:val="22"/>
                <w:szCs w:val="22"/>
              </w:rPr>
            </w:pPr>
            <w:del w:id="2827" w:author="Chara Katiri" w:date="2015-04-12T17:50:00Z">
              <w:r w:rsidRPr="000926B2" w:rsidDel="00D71A41">
                <w:rPr>
                  <w:rFonts w:ascii="Times" w:hAnsi="Times" w:cs="Times New Roman"/>
                  <w:sz w:val="22"/>
                  <w:szCs w:val="22"/>
                </w:rPr>
                <w:delText>Shall</w:delText>
              </w:r>
            </w:del>
          </w:p>
        </w:tc>
        <w:tc>
          <w:tcPr>
            <w:tcW w:w="1172" w:type="dxa"/>
            <w:tcPrChange w:id="2828" w:author="Chara Katiri" w:date="2015-04-12T03:35:00Z">
              <w:tcPr>
                <w:tcW w:w="1172" w:type="dxa"/>
              </w:tcPr>
            </w:tcPrChange>
          </w:tcPr>
          <w:p w14:paraId="245C00C2" w14:textId="1D1E8B1A" w:rsidR="00BF78B7" w:rsidRPr="000926B2" w:rsidDel="00D71A41" w:rsidRDefault="00BF78B7" w:rsidP="00EE1303">
            <w:pPr>
              <w:pStyle w:val="ListParagraph"/>
              <w:spacing w:line="360" w:lineRule="auto"/>
              <w:ind w:left="0"/>
              <w:jc w:val="both"/>
              <w:rPr>
                <w:del w:id="2829" w:author="Chara Katiri" w:date="2015-04-12T17:50:00Z"/>
                <w:rFonts w:ascii="Times" w:hAnsi="Times" w:cs="Times New Roman"/>
                <w:sz w:val="22"/>
                <w:szCs w:val="22"/>
              </w:rPr>
            </w:pPr>
          </w:p>
        </w:tc>
        <w:tc>
          <w:tcPr>
            <w:tcW w:w="1172" w:type="dxa"/>
            <w:tcPrChange w:id="2830" w:author="Chara Katiri" w:date="2015-04-12T03:35:00Z">
              <w:tcPr>
                <w:tcW w:w="1172" w:type="dxa"/>
              </w:tcPr>
            </w:tcPrChange>
          </w:tcPr>
          <w:p w14:paraId="768E68F9" w14:textId="37CB258F" w:rsidR="00BF78B7" w:rsidRPr="000926B2" w:rsidDel="00D71A41" w:rsidRDefault="00BF78B7" w:rsidP="00EE1303">
            <w:pPr>
              <w:pStyle w:val="ListParagraph"/>
              <w:spacing w:line="360" w:lineRule="auto"/>
              <w:ind w:left="0"/>
              <w:jc w:val="both"/>
              <w:rPr>
                <w:del w:id="2831" w:author="Chara Katiri" w:date="2015-04-12T17:50:00Z"/>
                <w:rFonts w:ascii="Times" w:hAnsi="Times" w:cs="Times New Roman"/>
                <w:sz w:val="22"/>
                <w:szCs w:val="22"/>
              </w:rPr>
            </w:pPr>
          </w:p>
        </w:tc>
        <w:tc>
          <w:tcPr>
            <w:tcW w:w="1172" w:type="dxa"/>
            <w:tcPrChange w:id="2832" w:author="Chara Katiri" w:date="2015-04-12T03:35:00Z">
              <w:tcPr>
                <w:tcW w:w="1172" w:type="dxa"/>
              </w:tcPr>
            </w:tcPrChange>
          </w:tcPr>
          <w:p w14:paraId="07114A17" w14:textId="076CB2DF" w:rsidR="00BF78B7" w:rsidRPr="000926B2" w:rsidDel="00D71A41" w:rsidRDefault="00BF78B7" w:rsidP="00EE1303">
            <w:pPr>
              <w:pStyle w:val="ListParagraph"/>
              <w:spacing w:line="360" w:lineRule="auto"/>
              <w:ind w:left="0"/>
              <w:jc w:val="both"/>
              <w:rPr>
                <w:del w:id="2833" w:author="Chara Katiri" w:date="2015-04-12T17:50:00Z"/>
                <w:rFonts w:ascii="Times" w:hAnsi="Times" w:cs="Times New Roman"/>
                <w:sz w:val="22"/>
                <w:szCs w:val="22"/>
              </w:rPr>
            </w:pPr>
            <w:del w:id="2834" w:author="Chara Katiri" w:date="2015-04-12T17:50:00Z">
              <w:r w:rsidRPr="000926B2" w:rsidDel="00D71A41">
                <w:rPr>
                  <w:rFonts w:ascii="Times" w:hAnsi="Times" w:cs="Times New Roman"/>
                  <w:sz w:val="22"/>
                  <w:szCs w:val="22"/>
                </w:rPr>
                <w:delText>M</w:delText>
              </w:r>
            </w:del>
          </w:p>
        </w:tc>
      </w:tr>
      <w:tr w:rsidR="00BF78B7" w:rsidRPr="000926B2" w:rsidDel="00D71A41" w14:paraId="5CE84ECC" w14:textId="3FB8882D" w:rsidTr="00BF78B7">
        <w:trPr>
          <w:del w:id="2835" w:author="Chara Katiri" w:date="2015-04-12T17:50:00Z"/>
        </w:trPr>
        <w:tc>
          <w:tcPr>
            <w:tcW w:w="1037" w:type="dxa"/>
            <w:shd w:val="clear" w:color="auto" w:fill="548DD4" w:themeFill="text2" w:themeFillTint="99"/>
            <w:tcPrChange w:id="2836" w:author="Chara Katiri" w:date="2015-04-12T03:35:00Z">
              <w:tcPr>
                <w:tcW w:w="1037" w:type="dxa"/>
                <w:shd w:val="clear" w:color="auto" w:fill="548DD4" w:themeFill="text2" w:themeFillTint="99"/>
              </w:tcPr>
            </w:tcPrChange>
          </w:tcPr>
          <w:p w14:paraId="5B13AFAE" w14:textId="379A181D" w:rsidR="00BF78B7" w:rsidRPr="000926B2" w:rsidDel="00D71A41" w:rsidRDefault="00BF78B7" w:rsidP="00EE1303">
            <w:pPr>
              <w:pStyle w:val="ListParagraph"/>
              <w:spacing w:line="360" w:lineRule="auto"/>
              <w:ind w:left="0"/>
              <w:jc w:val="both"/>
              <w:rPr>
                <w:del w:id="2837"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838" w:author="Chara Katiri" w:date="2015-04-12T03:35:00Z">
              <w:tcPr>
                <w:tcW w:w="1172" w:type="dxa"/>
                <w:gridSpan w:val="2"/>
                <w:shd w:val="clear" w:color="auto" w:fill="548DD4" w:themeFill="text2" w:themeFillTint="99"/>
              </w:tcPr>
            </w:tcPrChange>
          </w:tcPr>
          <w:p w14:paraId="40E2C250" w14:textId="2D9BE7AE" w:rsidR="00BF78B7" w:rsidRPr="000926B2" w:rsidDel="00D71A41" w:rsidRDefault="00BF78B7" w:rsidP="00EE1303">
            <w:pPr>
              <w:pStyle w:val="ListParagraph"/>
              <w:spacing w:line="360" w:lineRule="auto"/>
              <w:ind w:left="0"/>
              <w:jc w:val="both"/>
              <w:rPr>
                <w:del w:id="2839"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840" w:author="Chara Katiri" w:date="2015-04-12T03:35:00Z">
              <w:tcPr>
                <w:tcW w:w="1172" w:type="dxa"/>
                <w:gridSpan w:val="2"/>
                <w:shd w:val="clear" w:color="auto" w:fill="548DD4" w:themeFill="text2" w:themeFillTint="99"/>
              </w:tcPr>
            </w:tcPrChange>
          </w:tcPr>
          <w:p w14:paraId="255C2D5E" w14:textId="5113BB34" w:rsidR="00BF78B7" w:rsidRPr="000926B2" w:rsidDel="00D71A41" w:rsidRDefault="00BF78B7" w:rsidP="00EE1303">
            <w:pPr>
              <w:pStyle w:val="ListParagraph"/>
              <w:spacing w:line="360" w:lineRule="auto"/>
              <w:ind w:left="0"/>
              <w:jc w:val="both"/>
              <w:rPr>
                <w:del w:id="2841" w:author="Chara Katiri" w:date="2015-04-12T17:50:00Z"/>
                <w:rFonts w:ascii="Times" w:hAnsi="Times" w:cs="Times New Roman"/>
                <w:b/>
                <w:color w:val="FFFFFF" w:themeColor="background1"/>
                <w:sz w:val="22"/>
                <w:szCs w:val="22"/>
              </w:rPr>
            </w:pPr>
          </w:p>
        </w:tc>
        <w:tc>
          <w:tcPr>
            <w:tcW w:w="8091" w:type="dxa"/>
            <w:gridSpan w:val="7"/>
            <w:shd w:val="clear" w:color="auto" w:fill="548DD4" w:themeFill="text2" w:themeFillTint="99"/>
            <w:tcPrChange w:id="2842" w:author="Chara Katiri" w:date="2015-04-12T03:35:00Z">
              <w:tcPr>
                <w:tcW w:w="8091" w:type="dxa"/>
                <w:gridSpan w:val="7"/>
                <w:shd w:val="clear" w:color="auto" w:fill="548DD4" w:themeFill="text2" w:themeFillTint="99"/>
              </w:tcPr>
            </w:tcPrChange>
          </w:tcPr>
          <w:p w14:paraId="1D478C91" w14:textId="7D018E2E" w:rsidR="00BF78B7" w:rsidRPr="000926B2" w:rsidDel="00D71A41" w:rsidRDefault="00BF78B7" w:rsidP="00EE1303">
            <w:pPr>
              <w:pStyle w:val="ListParagraph"/>
              <w:spacing w:line="360" w:lineRule="auto"/>
              <w:ind w:left="0"/>
              <w:jc w:val="both"/>
              <w:rPr>
                <w:del w:id="2843" w:author="Chara Katiri" w:date="2015-04-12T17:50:00Z"/>
                <w:rFonts w:ascii="Times" w:hAnsi="Times" w:cs="Times New Roman"/>
                <w:b/>
                <w:color w:val="FFFFFF" w:themeColor="background1"/>
                <w:sz w:val="22"/>
                <w:szCs w:val="22"/>
              </w:rPr>
            </w:pPr>
            <w:del w:id="2844" w:author="Chara Katiri" w:date="2015-04-12T17:50:00Z">
              <w:r w:rsidRPr="000926B2" w:rsidDel="00D71A41">
                <w:rPr>
                  <w:rFonts w:ascii="Times" w:hAnsi="Times" w:cs="Times New Roman"/>
                  <w:b/>
                  <w:color w:val="FFFFFF" w:themeColor="background1"/>
                  <w:sz w:val="22"/>
                  <w:szCs w:val="22"/>
                </w:rPr>
                <w:delText>Seller/Buyer requirements</w:delText>
              </w:r>
            </w:del>
          </w:p>
        </w:tc>
      </w:tr>
      <w:tr w:rsidR="00BF78B7" w:rsidRPr="000926B2" w:rsidDel="00D71A41" w14:paraId="640B7FA1" w14:textId="704A4035" w:rsidTr="00BF78B7">
        <w:trPr>
          <w:del w:id="2845" w:author="Chara Katiri" w:date="2015-04-12T17:50:00Z"/>
        </w:trPr>
        <w:tc>
          <w:tcPr>
            <w:tcW w:w="1172" w:type="dxa"/>
            <w:gridSpan w:val="2"/>
            <w:tcPrChange w:id="2846" w:author="Chara Katiri" w:date="2015-04-12T03:35:00Z">
              <w:tcPr>
                <w:tcW w:w="1172" w:type="dxa"/>
                <w:gridSpan w:val="2"/>
              </w:tcPr>
            </w:tcPrChange>
          </w:tcPr>
          <w:p w14:paraId="5723C3D2" w14:textId="254CFDCA" w:rsidR="00BF78B7" w:rsidRPr="000926B2" w:rsidDel="00D71A41" w:rsidRDefault="00BF78B7" w:rsidP="00EE1303">
            <w:pPr>
              <w:pStyle w:val="ListParagraph"/>
              <w:spacing w:line="360" w:lineRule="auto"/>
              <w:ind w:left="0"/>
              <w:jc w:val="both"/>
              <w:rPr>
                <w:del w:id="2847" w:author="Chara Katiri" w:date="2015-04-12T17:50:00Z"/>
                <w:rFonts w:ascii="Times" w:hAnsi="Times" w:cs="Times New Roman"/>
                <w:sz w:val="22"/>
                <w:szCs w:val="22"/>
              </w:rPr>
            </w:pPr>
            <w:del w:id="2848" w:author="Chara Katiri" w:date="2015-04-12T17:50:00Z">
              <w:r w:rsidRPr="000926B2" w:rsidDel="00D71A41">
                <w:rPr>
                  <w:rFonts w:ascii="Times" w:hAnsi="Times" w:cs="Times New Roman"/>
                  <w:sz w:val="22"/>
                  <w:szCs w:val="22"/>
                </w:rPr>
                <w:delText>3</w:delText>
              </w:r>
            </w:del>
          </w:p>
        </w:tc>
        <w:tc>
          <w:tcPr>
            <w:tcW w:w="4254" w:type="dxa"/>
            <w:gridSpan w:val="5"/>
            <w:tcPrChange w:id="2849" w:author="Chara Katiri" w:date="2015-04-12T03:35:00Z">
              <w:tcPr>
                <w:tcW w:w="4254" w:type="dxa"/>
                <w:gridSpan w:val="5"/>
              </w:tcPr>
            </w:tcPrChange>
          </w:tcPr>
          <w:p w14:paraId="121C35B8" w14:textId="5929DA14" w:rsidR="00BF78B7" w:rsidRPr="000926B2" w:rsidDel="00D71A41" w:rsidRDefault="00BF78B7" w:rsidP="00EE1303">
            <w:pPr>
              <w:spacing w:line="360" w:lineRule="auto"/>
              <w:contextualSpacing/>
              <w:jc w:val="both"/>
              <w:rPr>
                <w:del w:id="2850" w:author="Chara Katiri" w:date="2015-04-12T17:50:00Z"/>
                <w:rFonts w:ascii="Times" w:eastAsia="Times New Roman" w:hAnsi="Times" w:cs="Times New Roman"/>
                <w:iCs/>
                <w:sz w:val="22"/>
                <w:szCs w:val="22"/>
                <w:lang w:val="en-GB"/>
              </w:rPr>
            </w:pPr>
            <w:del w:id="2851" w:author="Chara Katiri" w:date="2015-04-12T17:50:00Z">
              <w:r w:rsidRPr="000926B2" w:rsidDel="00D71A41">
                <w:rPr>
                  <w:rFonts w:ascii="Times" w:hAnsi="Times" w:cs="Times New Roman"/>
                  <w:sz w:val="22"/>
                  <w:szCs w:val="22"/>
                </w:rPr>
                <w:delText>The system must ask the users (byers &amp; sellers) to agree with ‘The Sales of Goods Act 1979’ and adhere to it:  “</w:delText>
              </w:r>
              <w:r w:rsidRPr="000926B2" w:rsidDel="00D71A41">
                <w:rPr>
                  <w:rFonts w:ascii="Times" w:eastAsia="Times New Roman" w:hAnsi="Times" w:cs="Times New Roman"/>
                  <w:i/>
                  <w:iCs/>
                  <w:sz w:val="22"/>
                  <w:szCs w:val="22"/>
                  <w:lang w:val="en-GB"/>
                </w:rPr>
                <w:delText xml:space="preserve">"traders must sell goods that are as described and of satisfactory quality” </w:delText>
              </w:r>
              <w:r w:rsidRPr="000926B2" w:rsidDel="00D71A41">
                <w:rPr>
                  <w:rFonts w:ascii="Times" w:eastAsia="Times New Roman" w:hAnsi="Times" w:cs="Times New Roman"/>
                  <w:iCs/>
                  <w:sz w:val="22"/>
                  <w:szCs w:val="22"/>
                  <w:lang w:val="en-GB"/>
                </w:rPr>
                <w:delText xml:space="preserve">[4], [5]. The Terms &amp; conditions must be accessible, meaningful and fair. </w:delText>
              </w:r>
            </w:del>
          </w:p>
        </w:tc>
        <w:tc>
          <w:tcPr>
            <w:tcW w:w="1288" w:type="dxa"/>
            <w:tcPrChange w:id="2852" w:author="Chara Katiri" w:date="2015-04-12T03:35:00Z">
              <w:tcPr>
                <w:tcW w:w="1288" w:type="dxa"/>
              </w:tcPr>
            </w:tcPrChange>
          </w:tcPr>
          <w:p w14:paraId="5F4592EF" w14:textId="35A00470" w:rsidR="00BF78B7" w:rsidRPr="000926B2" w:rsidDel="00D71A41" w:rsidRDefault="00BF78B7" w:rsidP="00EE1303">
            <w:pPr>
              <w:pStyle w:val="ListParagraph"/>
              <w:spacing w:line="360" w:lineRule="auto"/>
              <w:ind w:left="0"/>
              <w:jc w:val="both"/>
              <w:rPr>
                <w:del w:id="2853" w:author="Chara Katiri" w:date="2015-04-12T17:50:00Z"/>
                <w:rFonts w:ascii="Times" w:hAnsi="Times" w:cs="Times New Roman"/>
                <w:sz w:val="22"/>
                <w:szCs w:val="22"/>
              </w:rPr>
            </w:pPr>
            <w:del w:id="2854" w:author="Chara Katiri" w:date="2015-04-12T17:50:00Z">
              <w:r w:rsidRPr="000926B2" w:rsidDel="00D71A41">
                <w:rPr>
                  <w:rFonts w:ascii="Times" w:hAnsi="Times" w:cs="Times New Roman"/>
                  <w:sz w:val="22"/>
                  <w:szCs w:val="22"/>
                </w:rPr>
                <w:delText>Non-functional</w:delText>
              </w:r>
            </w:del>
          </w:p>
        </w:tc>
        <w:tc>
          <w:tcPr>
            <w:tcW w:w="1242" w:type="dxa"/>
            <w:tcPrChange w:id="2855" w:author="Chara Katiri" w:date="2015-04-12T03:35:00Z">
              <w:tcPr>
                <w:tcW w:w="1242" w:type="dxa"/>
              </w:tcPr>
            </w:tcPrChange>
          </w:tcPr>
          <w:p w14:paraId="0B22B26B" w14:textId="56D707FD" w:rsidR="00BF78B7" w:rsidRPr="000926B2" w:rsidDel="00D71A41" w:rsidRDefault="00BF78B7" w:rsidP="00EE1303">
            <w:pPr>
              <w:pStyle w:val="ListParagraph"/>
              <w:spacing w:line="360" w:lineRule="auto"/>
              <w:ind w:left="0"/>
              <w:jc w:val="both"/>
              <w:rPr>
                <w:del w:id="2856" w:author="Chara Katiri" w:date="2015-04-12T17:50:00Z"/>
                <w:rFonts w:ascii="Times" w:hAnsi="Times" w:cs="Times New Roman"/>
                <w:sz w:val="22"/>
                <w:szCs w:val="22"/>
              </w:rPr>
            </w:pPr>
            <w:del w:id="2857" w:author="Chara Katiri" w:date="2015-04-12T17:50:00Z">
              <w:r w:rsidRPr="000926B2" w:rsidDel="00D71A41">
                <w:rPr>
                  <w:rFonts w:ascii="Times" w:hAnsi="Times" w:cs="Times New Roman"/>
                  <w:sz w:val="22"/>
                  <w:szCs w:val="22"/>
                </w:rPr>
                <w:delText>Shall</w:delText>
              </w:r>
            </w:del>
          </w:p>
        </w:tc>
        <w:tc>
          <w:tcPr>
            <w:tcW w:w="1172" w:type="dxa"/>
            <w:tcPrChange w:id="2858" w:author="Chara Katiri" w:date="2015-04-12T03:35:00Z">
              <w:tcPr>
                <w:tcW w:w="1172" w:type="dxa"/>
              </w:tcPr>
            </w:tcPrChange>
          </w:tcPr>
          <w:p w14:paraId="639322B1" w14:textId="30B3A915" w:rsidR="00BF78B7" w:rsidRPr="000926B2" w:rsidDel="00D71A41" w:rsidRDefault="00BF78B7" w:rsidP="00EE1303">
            <w:pPr>
              <w:pStyle w:val="ListParagraph"/>
              <w:spacing w:line="360" w:lineRule="auto"/>
              <w:ind w:left="0"/>
              <w:jc w:val="both"/>
              <w:rPr>
                <w:del w:id="2859" w:author="Chara Katiri" w:date="2015-04-12T17:50:00Z"/>
                <w:rFonts w:ascii="Times" w:hAnsi="Times" w:cs="Times New Roman"/>
                <w:sz w:val="22"/>
                <w:szCs w:val="22"/>
              </w:rPr>
            </w:pPr>
          </w:p>
        </w:tc>
        <w:tc>
          <w:tcPr>
            <w:tcW w:w="1172" w:type="dxa"/>
            <w:tcPrChange w:id="2860" w:author="Chara Katiri" w:date="2015-04-12T03:35:00Z">
              <w:tcPr>
                <w:tcW w:w="1172" w:type="dxa"/>
              </w:tcPr>
            </w:tcPrChange>
          </w:tcPr>
          <w:p w14:paraId="3DDE4CD7" w14:textId="776A5CE6" w:rsidR="00BF78B7" w:rsidRPr="000926B2" w:rsidDel="00D71A41" w:rsidRDefault="00BF78B7" w:rsidP="00EE1303">
            <w:pPr>
              <w:pStyle w:val="ListParagraph"/>
              <w:spacing w:line="360" w:lineRule="auto"/>
              <w:ind w:left="0"/>
              <w:jc w:val="both"/>
              <w:rPr>
                <w:del w:id="2861" w:author="Chara Katiri" w:date="2015-04-12T17:50:00Z"/>
                <w:rFonts w:ascii="Times" w:hAnsi="Times" w:cs="Times New Roman"/>
                <w:sz w:val="22"/>
                <w:szCs w:val="22"/>
              </w:rPr>
            </w:pPr>
          </w:p>
        </w:tc>
        <w:tc>
          <w:tcPr>
            <w:tcW w:w="1172" w:type="dxa"/>
            <w:tcPrChange w:id="2862" w:author="Chara Katiri" w:date="2015-04-12T03:35:00Z">
              <w:tcPr>
                <w:tcW w:w="1172" w:type="dxa"/>
              </w:tcPr>
            </w:tcPrChange>
          </w:tcPr>
          <w:p w14:paraId="4D23734F" w14:textId="467ACE54" w:rsidR="00BF78B7" w:rsidRPr="000926B2" w:rsidDel="00D71A41" w:rsidRDefault="00BF78B7" w:rsidP="00EE1303">
            <w:pPr>
              <w:pStyle w:val="ListParagraph"/>
              <w:spacing w:line="360" w:lineRule="auto"/>
              <w:ind w:left="0"/>
              <w:jc w:val="both"/>
              <w:rPr>
                <w:del w:id="2863" w:author="Chara Katiri" w:date="2015-04-12T17:50:00Z"/>
                <w:rFonts w:ascii="Times" w:hAnsi="Times" w:cs="Times New Roman"/>
                <w:sz w:val="22"/>
                <w:szCs w:val="22"/>
              </w:rPr>
            </w:pPr>
            <w:del w:id="2864" w:author="Chara Katiri" w:date="2015-04-12T17:50:00Z">
              <w:r w:rsidRPr="000926B2" w:rsidDel="00D71A41">
                <w:rPr>
                  <w:rFonts w:ascii="Times" w:hAnsi="Times" w:cs="Times New Roman"/>
                  <w:sz w:val="22"/>
                  <w:szCs w:val="22"/>
                </w:rPr>
                <w:delText>M</w:delText>
              </w:r>
            </w:del>
          </w:p>
        </w:tc>
      </w:tr>
      <w:tr w:rsidR="00BF78B7" w:rsidRPr="000926B2" w:rsidDel="00D71A41" w14:paraId="4184E567" w14:textId="7B87B194" w:rsidTr="00BF78B7">
        <w:trPr>
          <w:del w:id="2865" w:author="Chara Katiri" w:date="2015-04-12T17:50:00Z"/>
        </w:trPr>
        <w:tc>
          <w:tcPr>
            <w:tcW w:w="1172" w:type="dxa"/>
            <w:gridSpan w:val="2"/>
            <w:tcPrChange w:id="2866" w:author="Chara Katiri" w:date="2015-04-12T03:35:00Z">
              <w:tcPr>
                <w:tcW w:w="1172" w:type="dxa"/>
                <w:gridSpan w:val="2"/>
              </w:tcPr>
            </w:tcPrChange>
          </w:tcPr>
          <w:p w14:paraId="282C2CD7" w14:textId="6B8E2D55" w:rsidR="00BF78B7" w:rsidRPr="000926B2" w:rsidDel="00D71A41" w:rsidRDefault="00BF78B7" w:rsidP="00EE1303">
            <w:pPr>
              <w:pStyle w:val="ListParagraph"/>
              <w:spacing w:line="360" w:lineRule="auto"/>
              <w:ind w:left="0"/>
              <w:jc w:val="both"/>
              <w:rPr>
                <w:del w:id="2867" w:author="Chara Katiri" w:date="2015-04-12T17:50:00Z"/>
                <w:rFonts w:ascii="Times" w:hAnsi="Times" w:cs="Times New Roman"/>
                <w:sz w:val="22"/>
                <w:szCs w:val="22"/>
              </w:rPr>
            </w:pPr>
            <w:del w:id="2868" w:author="Chara Katiri" w:date="2015-04-12T17:50:00Z">
              <w:r w:rsidRPr="000926B2" w:rsidDel="00D71A41">
                <w:rPr>
                  <w:rFonts w:ascii="Times" w:hAnsi="Times" w:cs="Times New Roman"/>
                  <w:sz w:val="22"/>
                  <w:szCs w:val="22"/>
                </w:rPr>
                <w:delText>4</w:delText>
              </w:r>
            </w:del>
          </w:p>
        </w:tc>
        <w:tc>
          <w:tcPr>
            <w:tcW w:w="4254" w:type="dxa"/>
            <w:gridSpan w:val="5"/>
            <w:tcPrChange w:id="2869" w:author="Chara Katiri" w:date="2015-04-12T03:35:00Z">
              <w:tcPr>
                <w:tcW w:w="4254" w:type="dxa"/>
                <w:gridSpan w:val="5"/>
              </w:tcPr>
            </w:tcPrChange>
          </w:tcPr>
          <w:p w14:paraId="41C0F66B" w14:textId="412702D3" w:rsidR="00BF78B7" w:rsidRPr="000926B2" w:rsidDel="00D71A41" w:rsidRDefault="00BF78B7" w:rsidP="00EE1303">
            <w:pPr>
              <w:pStyle w:val="ListParagraph"/>
              <w:spacing w:line="360" w:lineRule="auto"/>
              <w:ind w:left="0"/>
              <w:jc w:val="both"/>
              <w:rPr>
                <w:del w:id="2870" w:author="Chara Katiri" w:date="2015-04-12T17:50:00Z"/>
                <w:rFonts w:ascii="Times" w:hAnsi="Times" w:cs="Times New Roman"/>
                <w:sz w:val="22"/>
                <w:szCs w:val="22"/>
              </w:rPr>
            </w:pPr>
            <w:del w:id="2871" w:author="Chara Katiri" w:date="2015-04-12T17:50:00Z">
              <w:r w:rsidRPr="000926B2" w:rsidDel="00D71A41">
                <w:rPr>
                  <w:rFonts w:ascii="Times" w:hAnsi="Times" w:cs="Times New Roman"/>
                  <w:sz w:val="22"/>
                  <w:szCs w:val="22"/>
                </w:rPr>
                <w:delText xml:space="preserve">The system won’t require the users to register. The login process will be based on the existing Active Directory (AD) groups. New users will be automatically added in the database. </w:delText>
              </w:r>
            </w:del>
          </w:p>
        </w:tc>
        <w:tc>
          <w:tcPr>
            <w:tcW w:w="1288" w:type="dxa"/>
            <w:tcPrChange w:id="2872" w:author="Chara Katiri" w:date="2015-04-12T03:35:00Z">
              <w:tcPr>
                <w:tcW w:w="1288" w:type="dxa"/>
              </w:tcPr>
            </w:tcPrChange>
          </w:tcPr>
          <w:p w14:paraId="22BA3732" w14:textId="10A43F9B" w:rsidR="00BF78B7" w:rsidRPr="000926B2" w:rsidDel="00D71A41" w:rsidRDefault="00BF78B7" w:rsidP="00EE1303">
            <w:pPr>
              <w:pStyle w:val="ListParagraph"/>
              <w:spacing w:line="360" w:lineRule="auto"/>
              <w:ind w:left="0"/>
              <w:jc w:val="both"/>
              <w:rPr>
                <w:del w:id="2873" w:author="Chara Katiri" w:date="2015-04-12T17:50:00Z"/>
                <w:rFonts w:ascii="Times" w:hAnsi="Times" w:cs="Times New Roman"/>
                <w:sz w:val="22"/>
                <w:szCs w:val="22"/>
              </w:rPr>
            </w:pPr>
            <w:del w:id="2874" w:author="Chara Katiri" w:date="2015-04-12T17:50:00Z">
              <w:r w:rsidRPr="000926B2" w:rsidDel="00D71A41">
                <w:rPr>
                  <w:rFonts w:ascii="Times" w:hAnsi="Times" w:cs="Times New Roman"/>
                  <w:sz w:val="22"/>
                  <w:szCs w:val="22"/>
                </w:rPr>
                <w:delText>Functional</w:delText>
              </w:r>
            </w:del>
          </w:p>
        </w:tc>
        <w:tc>
          <w:tcPr>
            <w:tcW w:w="1242" w:type="dxa"/>
            <w:tcPrChange w:id="2875" w:author="Chara Katiri" w:date="2015-04-12T03:35:00Z">
              <w:tcPr>
                <w:tcW w:w="1242" w:type="dxa"/>
              </w:tcPr>
            </w:tcPrChange>
          </w:tcPr>
          <w:p w14:paraId="5CE44836" w14:textId="0828E6D1" w:rsidR="00BF78B7" w:rsidRPr="000926B2" w:rsidDel="00D71A41" w:rsidRDefault="00BF78B7" w:rsidP="00EE1303">
            <w:pPr>
              <w:pStyle w:val="ListParagraph"/>
              <w:spacing w:line="360" w:lineRule="auto"/>
              <w:ind w:left="0"/>
              <w:jc w:val="both"/>
              <w:rPr>
                <w:del w:id="2876" w:author="Chara Katiri" w:date="2015-04-12T17:50:00Z"/>
                <w:rFonts w:ascii="Times" w:hAnsi="Times" w:cs="Times New Roman"/>
                <w:sz w:val="22"/>
                <w:szCs w:val="22"/>
              </w:rPr>
            </w:pPr>
          </w:p>
        </w:tc>
        <w:tc>
          <w:tcPr>
            <w:tcW w:w="1172" w:type="dxa"/>
            <w:tcPrChange w:id="2877" w:author="Chara Katiri" w:date="2015-04-12T03:35:00Z">
              <w:tcPr>
                <w:tcW w:w="1172" w:type="dxa"/>
              </w:tcPr>
            </w:tcPrChange>
          </w:tcPr>
          <w:p w14:paraId="7F9B6D97" w14:textId="37D97B8C" w:rsidR="00BF78B7" w:rsidRPr="000926B2" w:rsidDel="00D71A41" w:rsidRDefault="00BF78B7" w:rsidP="00EE1303">
            <w:pPr>
              <w:pStyle w:val="ListParagraph"/>
              <w:spacing w:line="360" w:lineRule="auto"/>
              <w:ind w:left="0"/>
              <w:jc w:val="both"/>
              <w:rPr>
                <w:del w:id="2878" w:author="Chara Katiri" w:date="2015-04-12T17:50:00Z"/>
                <w:rFonts w:ascii="Times" w:hAnsi="Times" w:cs="Times New Roman"/>
                <w:sz w:val="22"/>
                <w:szCs w:val="22"/>
              </w:rPr>
            </w:pPr>
          </w:p>
        </w:tc>
        <w:tc>
          <w:tcPr>
            <w:tcW w:w="1172" w:type="dxa"/>
            <w:tcPrChange w:id="2879" w:author="Chara Katiri" w:date="2015-04-12T03:35:00Z">
              <w:tcPr>
                <w:tcW w:w="1172" w:type="dxa"/>
              </w:tcPr>
            </w:tcPrChange>
          </w:tcPr>
          <w:p w14:paraId="0D5AB584" w14:textId="2D657324" w:rsidR="00BF78B7" w:rsidRPr="000926B2" w:rsidDel="00D71A41" w:rsidRDefault="00BF78B7" w:rsidP="00EE1303">
            <w:pPr>
              <w:pStyle w:val="ListParagraph"/>
              <w:spacing w:line="360" w:lineRule="auto"/>
              <w:ind w:left="0"/>
              <w:jc w:val="both"/>
              <w:rPr>
                <w:del w:id="2880" w:author="Chara Katiri" w:date="2015-04-12T17:50:00Z"/>
                <w:rFonts w:ascii="Times" w:hAnsi="Times" w:cs="Times New Roman"/>
                <w:sz w:val="22"/>
                <w:szCs w:val="22"/>
              </w:rPr>
            </w:pPr>
          </w:p>
        </w:tc>
        <w:tc>
          <w:tcPr>
            <w:tcW w:w="1172" w:type="dxa"/>
            <w:tcPrChange w:id="2881" w:author="Chara Katiri" w:date="2015-04-12T03:35:00Z">
              <w:tcPr>
                <w:tcW w:w="1172" w:type="dxa"/>
              </w:tcPr>
            </w:tcPrChange>
          </w:tcPr>
          <w:p w14:paraId="3CB331A9" w14:textId="27FEF848" w:rsidR="00BF78B7" w:rsidRPr="000926B2" w:rsidDel="00D71A41" w:rsidRDefault="00BF78B7" w:rsidP="00EE1303">
            <w:pPr>
              <w:pStyle w:val="ListParagraph"/>
              <w:spacing w:line="360" w:lineRule="auto"/>
              <w:ind w:left="0"/>
              <w:jc w:val="both"/>
              <w:rPr>
                <w:del w:id="2882" w:author="Chara Katiri" w:date="2015-04-12T17:50:00Z"/>
                <w:rFonts w:ascii="Times" w:hAnsi="Times" w:cs="Times New Roman"/>
                <w:sz w:val="22"/>
                <w:szCs w:val="22"/>
              </w:rPr>
            </w:pPr>
            <w:del w:id="2883" w:author="Chara Katiri" w:date="2015-04-12T17:50:00Z">
              <w:r w:rsidRPr="000926B2" w:rsidDel="00D71A41">
                <w:rPr>
                  <w:rFonts w:ascii="Times" w:hAnsi="Times" w:cs="Times New Roman"/>
                  <w:sz w:val="22"/>
                  <w:szCs w:val="22"/>
                </w:rPr>
                <w:delText>W</w:delText>
              </w:r>
            </w:del>
          </w:p>
        </w:tc>
      </w:tr>
      <w:tr w:rsidR="00BF78B7" w:rsidRPr="000926B2" w:rsidDel="00D71A41" w14:paraId="45C66D1D" w14:textId="0D62E354" w:rsidTr="00BF78B7">
        <w:trPr>
          <w:del w:id="2884" w:author="Chara Katiri" w:date="2015-04-12T17:50:00Z"/>
        </w:trPr>
        <w:tc>
          <w:tcPr>
            <w:tcW w:w="1172" w:type="dxa"/>
            <w:gridSpan w:val="2"/>
            <w:tcPrChange w:id="2885" w:author="Chara Katiri" w:date="2015-04-12T03:35:00Z">
              <w:tcPr>
                <w:tcW w:w="1172" w:type="dxa"/>
                <w:gridSpan w:val="2"/>
              </w:tcPr>
            </w:tcPrChange>
          </w:tcPr>
          <w:p w14:paraId="2261856C" w14:textId="1FB4694A" w:rsidR="00BF78B7" w:rsidRPr="000926B2" w:rsidDel="00D71A41" w:rsidRDefault="00BF78B7" w:rsidP="00EE1303">
            <w:pPr>
              <w:pStyle w:val="ListParagraph"/>
              <w:spacing w:line="360" w:lineRule="auto"/>
              <w:ind w:left="0"/>
              <w:jc w:val="both"/>
              <w:rPr>
                <w:del w:id="2886" w:author="Chara Katiri" w:date="2015-04-12T17:50:00Z"/>
                <w:rFonts w:ascii="Times" w:hAnsi="Times" w:cs="Times New Roman"/>
                <w:sz w:val="22"/>
                <w:szCs w:val="22"/>
              </w:rPr>
            </w:pPr>
            <w:del w:id="2887" w:author="Chara Katiri" w:date="2015-04-12T17:50:00Z">
              <w:r w:rsidRPr="000926B2" w:rsidDel="00D71A41">
                <w:rPr>
                  <w:rFonts w:ascii="Times" w:hAnsi="Times" w:cs="Times New Roman"/>
                  <w:sz w:val="22"/>
                  <w:szCs w:val="22"/>
                </w:rPr>
                <w:delText>5</w:delText>
              </w:r>
            </w:del>
          </w:p>
        </w:tc>
        <w:tc>
          <w:tcPr>
            <w:tcW w:w="4254" w:type="dxa"/>
            <w:gridSpan w:val="5"/>
            <w:tcPrChange w:id="2888" w:author="Chara Katiri" w:date="2015-04-12T03:35:00Z">
              <w:tcPr>
                <w:tcW w:w="4254" w:type="dxa"/>
                <w:gridSpan w:val="5"/>
              </w:tcPr>
            </w:tcPrChange>
          </w:tcPr>
          <w:p w14:paraId="12485462" w14:textId="222C404A" w:rsidR="00BF78B7" w:rsidRPr="000926B2" w:rsidDel="00D71A41" w:rsidRDefault="00BF78B7" w:rsidP="00EE1303">
            <w:pPr>
              <w:spacing w:line="360" w:lineRule="auto"/>
              <w:contextualSpacing/>
              <w:jc w:val="both"/>
              <w:rPr>
                <w:del w:id="2889" w:author="Chara Katiri" w:date="2015-04-12T17:50:00Z"/>
                <w:rFonts w:ascii="Times" w:eastAsia="Times New Roman" w:hAnsi="Times" w:cs="Times New Roman"/>
                <w:sz w:val="22"/>
                <w:szCs w:val="22"/>
                <w:lang w:val="en-GB"/>
              </w:rPr>
            </w:pPr>
            <w:del w:id="2890" w:author="Chara Katiri" w:date="2015-04-12T17:50:00Z">
              <w:r w:rsidRPr="000926B2" w:rsidDel="00D71A41">
                <w:rPr>
                  <w:rFonts w:ascii="Times" w:eastAsia="Times New Roman" w:hAnsi="Times" w:cs="Times New Roman"/>
                  <w:sz w:val="22"/>
                  <w:szCs w:val="22"/>
                  <w:lang w:val="en-GB"/>
                </w:rPr>
                <w:delText xml:space="preserve">The </w:delText>
              </w:r>
              <w:r w:rsidRPr="000926B2" w:rsidDel="00D71A41">
                <w:rPr>
                  <w:rFonts w:ascii="Times" w:hAnsi="Times" w:cs="Times New Roman"/>
                  <w:sz w:val="22"/>
                  <w:szCs w:val="22"/>
                </w:rPr>
                <w:delText xml:space="preserve">system </w:delText>
              </w:r>
              <w:r w:rsidRPr="000926B2" w:rsidDel="00D71A41">
                <w:rPr>
                  <w:rFonts w:ascii="Times" w:eastAsia="Times New Roman" w:hAnsi="Times" w:cs="Times New Roman"/>
                  <w:sz w:val="22"/>
                  <w:szCs w:val="22"/>
                  <w:lang w:val="en-GB"/>
                </w:rPr>
                <w:delText xml:space="preserve">must validate the user information upon registration e.g. text fields that require information and valid email that contains ‘@’, ‘.’. </w:delText>
              </w:r>
            </w:del>
          </w:p>
        </w:tc>
        <w:tc>
          <w:tcPr>
            <w:tcW w:w="1288" w:type="dxa"/>
            <w:tcPrChange w:id="2891" w:author="Chara Katiri" w:date="2015-04-12T03:35:00Z">
              <w:tcPr>
                <w:tcW w:w="1288" w:type="dxa"/>
              </w:tcPr>
            </w:tcPrChange>
          </w:tcPr>
          <w:p w14:paraId="7BD9E666" w14:textId="16AB160D" w:rsidR="00BF78B7" w:rsidRPr="000926B2" w:rsidDel="00D71A41" w:rsidRDefault="00BF78B7" w:rsidP="00EE1303">
            <w:pPr>
              <w:pStyle w:val="ListParagraph"/>
              <w:spacing w:line="360" w:lineRule="auto"/>
              <w:ind w:left="0"/>
              <w:jc w:val="both"/>
              <w:rPr>
                <w:del w:id="2892" w:author="Chara Katiri" w:date="2015-04-12T17:50:00Z"/>
                <w:rFonts w:ascii="Times" w:hAnsi="Times" w:cs="Times New Roman"/>
                <w:sz w:val="22"/>
                <w:szCs w:val="22"/>
              </w:rPr>
            </w:pPr>
            <w:del w:id="2893" w:author="Chara Katiri" w:date="2015-04-12T17:50:00Z">
              <w:r w:rsidRPr="000926B2" w:rsidDel="00D71A41">
                <w:rPr>
                  <w:rFonts w:ascii="Times" w:hAnsi="Times" w:cs="Times New Roman"/>
                  <w:sz w:val="22"/>
                  <w:szCs w:val="22"/>
                </w:rPr>
                <w:delText>Functional</w:delText>
              </w:r>
            </w:del>
          </w:p>
        </w:tc>
        <w:tc>
          <w:tcPr>
            <w:tcW w:w="1242" w:type="dxa"/>
            <w:tcPrChange w:id="2894" w:author="Chara Katiri" w:date="2015-04-12T03:35:00Z">
              <w:tcPr>
                <w:tcW w:w="1242" w:type="dxa"/>
              </w:tcPr>
            </w:tcPrChange>
          </w:tcPr>
          <w:p w14:paraId="7168DD19" w14:textId="3C79A8EB" w:rsidR="00BF78B7" w:rsidRPr="000926B2" w:rsidDel="00D71A41" w:rsidRDefault="00BF78B7" w:rsidP="00EE1303">
            <w:pPr>
              <w:pStyle w:val="ListParagraph"/>
              <w:spacing w:line="360" w:lineRule="auto"/>
              <w:ind w:left="0"/>
              <w:jc w:val="both"/>
              <w:rPr>
                <w:del w:id="2895" w:author="Chara Katiri" w:date="2015-04-12T17:50:00Z"/>
                <w:rFonts w:ascii="Times" w:hAnsi="Times" w:cs="Times New Roman"/>
                <w:sz w:val="22"/>
                <w:szCs w:val="22"/>
              </w:rPr>
            </w:pPr>
            <w:del w:id="2896" w:author="Chara Katiri" w:date="2015-04-12T17:50:00Z">
              <w:r w:rsidRPr="000926B2" w:rsidDel="00D71A41">
                <w:rPr>
                  <w:rFonts w:ascii="Times" w:hAnsi="Times" w:cs="Times New Roman"/>
                  <w:sz w:val="22"/>
                  <w:szCs w:val="22"/>
                </w:rPr>
                <w:delText>Shall</w:delText>
              </w:r>
            </w:del>
          </w:p>
        </w:tc>
        <w:tc>
          <w:tcPr>
            <w:tcW w:w="1172" w:type="dxa"/>
            <w:tcPrChange w:id="2897" w:author="Chara Katiri" w:date="2015-04-12T03:35:00Z">
              <w:tcPr>
                <w:tcW w:w="1172" w:type="dxa"/>
              </w:tcPr>
            </w:tcPrChange>
          </w:tcPr>
          <w:p w14:paraId="0120C8F7" w14:textId="43F12F07" w:rsidR="00BF78B7" w:rsidRPr="000926B2" w:rsidDel="00D71A41" w:rsidRDefault="00BF78B7" w:rsidP="00EE1303">
            <w:pPr>
              <w:pStyle w:val="ListParagraph"/>
              <w:spacing w:line="360" w:lineRule="auto"/>
              <w:ind w:left="0"/>
              <w:jc w:val="both"/>
              <w:rPr>
                <w:del w:id="2898" w:author="Chara Katiri" w:date="2015-04-12T17:50:00Z"/>
                <w:rFonts w:ascii="Times" w:hAnsi="Times" w:cs="Times New Roman"/>
                <w:sz w:val="22"/>
                <w:szCs w:val="22"/>
              </w:rPr>
            </w:pPr>
          </w:p>
        </w:tc>
        <w:tc>
          <w:tcPr>
            <w:tcW w:w="1172" w:type="dxa"/>
            <w:tcPrChange w:id="2899" w:author="Chara Katiri" w:date="2015-04-12T03:35:00Z">
              <w:tcPr>
                <w:tcW w:w="1172" w:type="dxa"/>
              </w:tcPr>
            </w:tcPrChange>
          </w:tcPr>
          <w:p w14:paraId="48DF644B" w14:textId="16A60560" w:rsidR="00BF78B7" w:rsidRPr="000926B2" w:rsidDel="00D71A41" w:rsidRDefault="00BF78B7" w:rsidP="00EE1303">
            <w:pPr>
              <w:pStyle w:val="ListParagraph"/>
              <w:spacing w:line="360" w:lineRule="auto"/>
              <w:ind w:left="0"/>
              <w:jc w:val="both"/>
              <w:rPr>
                <w:del w:id="2900" w:author="Chara Katiri" w:date="2015-04-12T17:50:00Z"/>
                <w:rFonts w:ascii="Times" w:hAnsi="Times" w:cs="Times New Roman"/>
                <w:sz w:val="22"/>
                <w:szCs w:val="22"/>
              </w:rPr>
            </w:pPr>
          </w:p>
        </w:tc>
        <w:tc>
          <w:tcPr>
            <w:tcW w:w="1172" w:type="dxa"/>
            <w:tcPrChange w:id="2901" w:author="Chara Katiri" w:date="2015-04-12T03:35:00Z">
              <w:tcPr>
                <w:tcW w:w="1172" w:type="dxa"/>
              </w:tcPr>
            </w:tcPrChange>
          </w:tcPr>
          <w:p w14:paraId="5EF706A2" w14:textId="7A28E194" w:rsidR="00BF78B7" w:rsidRPr="000926B2" w:rsidDel="00D71A41" w:rsidRDefault="00BF78B7" w:rsidP="00EE1303">
            <w:pPr>
              <w:pStyle w:val="ListParagraph"/>
              <w:spacing w:line="360" w:lineRule="auto"/>
              <w:ind w:left="0"/>
              <w:jc w:val="both"/>
              <w:rPr>
                <w:del w:id="2902" w:author="Chara Katiri" w:date="2015-04-12T17:50:00Z"/>
                <w:rFonts w:ascii="Times" w:hAnsi="Times" w:cs="Times New Roman"/>
                <w:sz w:val="22"/>
                <w:szCs w:val="22"/>
              </w:rPr>
            </w:pPr>
            <w:del w:id="2903" w:author="Chara Katiri" w:date="2015-04-12T17:50:00Z">
              <w:r w:rsidRPr="000926B2" w:rsidDel="00D71A41">
                <w:rPr>
                  <w:rFonts w:ascii="Times" w:hAnsi="Times" w:cs="Times New Roman"/>
                  <w:sz w:val="22"/>
                  <w:szCs w:val="22"/>
                </w:rPr>
                <w:delText>M</w:delText>
              </w:r>
            </w:del>
          </w:p>
        </w:tc>
      </w:tr>
      <w:tr w:rsidR="00BF78B7" w:rsidRPr="000926B2" w:rsidDel="00D71A41" w14:paraId="3CFE463E" w14:textId="4C5FBD13" w:rsidTr="00BF78B7">
        <w:trPr>
          <w:del w:id="2904" w:author="Chara Katiri" w:date="2015-04-12T17:50:00Z"/>
        </w:trPr>
        <w:tc>
          <w:tcPr>
            <w:tcW w:w="1172" w:type="dxa"/>
            <w:gridSpan w:val="2"/>
            <w:tcPrChange w:id="2905" w:author="Chara Katiri" w:date="2015-04-12T03:35:00Z">
              <w:tcPr>
                <w:tcW w:w="1172" w:type="dxa"/>
                <w:gridSpan w:val="2"/>
              </w:tcPr>
            </w:tcPrChange>
          </w:tcPr>
          <w:p w14:paraId="6854B977" w14:textId="25B7CB09" w:rsidR="00BF78B7" w:rsidRPr="000926B2" w:rsidDel="00D71A41" w:rsidRDefault="00BF78B7" w:rsidP="00EE1303">
            <w:pPr>
              <w:pStyle w:val="ListParagraph"/>
              <w:spacing w:line="360" w:lineRule="auto"/>
              <w:ind w:left="0"/>
              <w:jc w:val="both"/>
              <w:rPr>
                <w:del w:id="2906" w:author="Chara Katiri" w:date="2015-04-12T17:50:00Z"/>
                <w:rFonts w:ascii="Times" w:hAnsi="Times" w:cs="Times New Roman"/>
                <w:sz w:val="22"/>
                <w:szCs w:val="22"/>
              </w:rPr>
            </w:pPr>
            <w:del w:id="2907" w:author="Chara Katiri" w:date="2015-04-12T17:50:00Z">
              <w:r w:rsidRPr="000926B2" w:rsidDel="00D71A41">
                <w:rPr>
                  <w:rFonts w:ascii="Times" w:hAnsi="Times" w:cs="Times New Roman"/>
                  <w:sz w:val="22"/>
                  <w:szCs w:val="22"/>
                </w:rPr>
                <w:delText>6</w:delText>
              </w:r>
            </w:del>
          </w:p>
        </w:tc>
        <w:tc>
          <w:tcPr>
            <w:tcW w:w="4254" w:type="dxa"/>
            <w:gridSpan w:val="5"/>
            <w:tcPrChange w:id="2908" w:author="Chara Katiri" w:date="2015-04-12T03:35:00Z">
              <w:tcPr>
                <w:tcW w:w="4254" w:type="dxa"/>
                <w:gridSpan w:val="5"/>
              </w:tcPr>
            </w:tcPrChange>
          </w:tcPr>
          <w:p w14:paraId="155BF275" w14:textId="16F4D09E" w:rsidR="00BF78B7" w:rsidRPr="000926B2" w:rsidDel="00D71A41" w:rsidRDefault="00BF78B7" w:rsidP="00EE1303">
            <w:pPr>
              <w:pStyle w:val="ListParagraph"/>
              <w:spacing w:line="360" w:lineRule="auto"/>
              <w:ind w:left="0"/>
              <w:jc w:val="both"/>
              <w:rPr>
                <w:del w:id="2909" w:author="Chara Katiri" w:date="2015-04-12T17:50:00Z"/>
                <w:rFonts w:ascii="Times" w:hAnsi="Times" w:cs="Times New Roman"/>
                <w:sz w:val="22"/>
                <w:szCs w:val="22"/>
              </w:rPr>
            </w:pPr>
            <w:del w:id="2910" w:author="Chara Katiri" w:date="2015-04-12T17:50:00Z">
              <w:r w:rsidRPr="000926B2" w:rsidDel="00D71A41">
                <w:rPr>
                  <w:rFonts w:ascii="Times" w:hAnsi="Times" w:cs="Times New Roman"/>
                  <w:sz w:val="22"/>
                  <w:szCs w:val="22"/>
                </w:rPr>
                <w:delText xml:space="preserve">The system must allow the users to search products based on categories e.g. books or room swaps. </w:delText>
              </w:r>
            </w:del>
          </w:p>
        </w:tc>
        <w:tc>
          <w:tcPr>
            <w:tcW w:w="1288" w:type="dxa"/>
            <w:tcPrChange w:id="2911" w:author="Chara Katiri" w:date="2015-04-12T03:35:00Z">
              <w:tcPr>
                <w:tcW w:w="1288" w:type="dxa"/>
              </w:tcPr>
            </w:tcPrChange>
          </w:tcPr>
          <w:p w14:paraId="03713F62" w14:textId="48F407A7" w:rsidR="00BF78B7" w:rsidRPr="000926B2" w:rsidDel="00D71A41" w:rsidRDefault="00BF78B7" w:rsidP="00EE1303">
            <w:pPr>
              <w:pStyle w:val="ListParagraph"/>
              <w:spacing w:line="360" w:lineRule="auto"/>
              <w:ind w:left="0"/>
              <w:jc w:val="both"/>
              <w:rPr>
                <w:del w:id="2912" w:author="Chara Katiri" w:date="2015-04-12T17:50:00Z"/>
                <w:rFonts w:ascii="Times" w:hAnsi="Times" w:cs="Times New Roman"/>
                <w:sz w:val="22"/>
                <w:szCs w:val="22"/>
              </w:rPr>
            </w:pPr>
            <w:del w:id="2913" w:author="Chara Katiri" w:date="2015-04-12T17:50:00Z">
              <w:r w:rsidRPr="000926B2" w:rsidDel="00D71A41">
                <w:rPr>
                  <w:rFonts w:ascii="Times" w:hAnsi="Times" w:cs="Times New Roman"/>
                  <w:sz w:val="22"/>
                  <w:szCs w:val="22"/>
                </w:rPr>
                <w:delText>Functional</w:delText>
              </w:r>
            </w:del>
          </w:p>
        </w:tc>
        <w:tc>
          <w:tcPr>
            <w:tcW w:w="1242" w:type="dxa"/>
            <w:tcPrChange w:id="2914" w:author="Chara Katiri" w:date="2015-04-12T03:35:00Z">
              <w:tcPr>
                <w:tcW w:w="1242" w:type="dxa"/>
              </w:tcPr>
            </w:tcPrChange>
          </w:tcPr>
          <w:p w14:paraId="2A995404" w14:textId="54D66BBB" w:rsidR="00BF78B7" w:rsidRPr="000926B2" w:rsidDel="00D71A41" w:rsidRDefault="00BF78B7" w:rsidP="00EE1303">
            <w:pPr>
              <w:pStyle w:val="ListParagraph"/>
              <w:spacing w:line="360" w:lineRule="auto"/>
              <w:ind w:left="0"/>
              <w:jc w:val="both"/>
              <w:rPr>
                <w:del w:id="2915" w:author="Chara Katiri" w:date="2015-04-12T17:50:00Z"/>
                <w:rFonts w:ascii="Times" w:hAnsi="Times" w:cs="Times New Roman"/>
                <w:sz w:val="22"/>
                <w:szCs w:val="22"/>
              </w:rPr>
            </w:pPr>
            <w:del w:id="2916" w:author="Chara Katiri" w:date="2015-04-12T17:50:00Z">
              <w:r w:rsidRPr="000926B2" w:rsidDel="00D71A41">
                <w:rPr>
                  <w:rFonts w:ascii="Times" w:hAnsi="Times" w:cs="Times New Roman"/>
                  <w:sz w:val="22"/>
                  <w:szCs w:val="22"/>
                </w:rPr>
                <w:delText>Shall</w:delText>
              </w:r>
            </w:del>
          </w:p>
        </w:tc>
        <w:tc>
          <w:tcPr>
            <w:tcW w:w="1172" w:type="dxa"/>
            <w:tcPrChange w:id="2917" w:author="Chara Katiri" w:date="2015-04-12T03:35:00Z">
              <w:tcPr>
                <w:tcW w:w="1172" w:type="dxa"/>
              </w:tcPr>
            </w:tcPrChange>
          </w:tcPr>
          <w:p w14:paraId="290A0494" w14:textId="4A5F2D9E" w:rsidR="00BF78B7" w:rsidRPr="000926B2" w:rsidDel="00D71A41" w:rsidRDefault="00BF78B7" w:rsidP="00EE1303">
            <w:pPr>
              <w:pStyle w:val="ListParagraph"/>
              <w:spacing w:line="360" w:lineRule="auto"/>
              <w:ind w:left="0"/>
              <w:jc w:val="both"/>
              <w:rPr>
                <w:del w:id="2918" w:author="Chara Katiri" w:date="2015-04-12T17:50:00Z"/>
                <w:rFonts w:ascii="Times" w:hAnsi="Times" w:cs="Times New Roman"/>
                <w:sz w:val="22"/>
                <w:szCs w:val="22"/>
              </w:rPr>
            </w:pPr>
          </w:p>
        </w:tc>
        <w:tc>
          <w:tcPr>
            <w:tcW w:w="1172" w:type="dxa"/>
            <w:tcPrChange w:id="2919" w:author="Chara Katiri" w:date="2015-04-12T03:35:00Z">
              <w:tcPr>
                <w:tcW w:w="1172" w:type="dxa"/>
              </w:tcPr>
            </w:tcPrChange>
          </w:tcPr>
          <w:p w14:paraId="47FAEB13" w14:textId="4065D5BF" w:rsidR="00BF78B7" w:rsidRPr="000926B2" w:rsidDel="00D71A41" w:rsidRDefault="00BF78B7" w:rsidP="00EE1303">
            <w:pPr>
              <w:pStyle w:val="ListParagraph"/>
              <w:spacing w:line="360" w:lineRule="auto"/>
              <w:ind w:left="0"/>
              <w:jc w:val="both"/>
              <w:rPr>
                <w:del w:id="2920" w:author="Chara Katiri" w:date="2015-04-12T17:50:00Z"/>
                <w:rFonts w:ascii="Times" w:hAnsi="Times" w:cs="Times New Roman"/>
                <w:sz w:val="22"/>
                <w:szCs w:val="22"/>
              </w:rPr>
            </w:pPr>
          </w:p>
        </w:tc>
        <w:tc>
          <w:tcPr>
            <w:tcW w:w="1172" w:type="dxa"/>
            <w:tcPrChange w:id="2921" w:author="Chara Katiri" w:date="2015-04-12T03:35:00Z">
              <w:tcPr>
                <w:tcW w:w="1172" w:type="dxa"/>
              </w:tcPr>
            </w:tcPrChange>
          </w:tcPr>
          <w:p w14:paraId="5738E6E2" w14:textId="1DC5E7F1" w:rsidR="00BF78B7" w:rsidRPr="000926B2" w:rsidDel="00D71A41" w:rsidRDefault="00BF78B7" w:rsidP="00EE1303">
            <w:pPr>
              <w:pStyle w:val="ListParagraph"/>
              <w:spacing w:line="360" w:lineRule="auto"/>
              <w:ind w:left="0"/>
              <w:jc w:val="both"/>
              <w:rPr>
                <w:del w:id="2922" w:author="Chara Katiri" w:date="2015-04-12T17:50:00Z"/>
                <w:rFonts w:ascii="Times" w:hAnsi="Times" w:cs="Times New Roman"/>
                <w:sz w:val="22"/>
                <w:szCs w:val="22"/>
              </w:rPr>
            </w:pPr>
            <w:del w:id="2923" w:author="Chara Katiri" w:date="2015-04-12T17:50:00Z">
              <w:r w:rsidRPr="000926B2" w:rsidDel="00D71A41">
                <w:rPr>
                  <w:rFonts w:ascii="Times" w:hAnsi="Times" w:cs="Times New Roman"/>
                  <w:sz w:val="22"/>
                  <w:szCs w:val="22"/>
                </w:rPr>
                <w:delText>M</w:delText>
              </w:r>
            </w:del>
          </w:p>
        </w:tc>
      </w:tr>
      <w:tr w:rsidR="00BF78B7" w:rsidRPr="000926B2" w:rsidDel="00D71A41" w14:paraId="4674A9D5" w14:textId="4F854CF9" w:rsidTr="00BF78B7">
        <w:trPr>
          <w:del w:id="2924" w:author="Chara Katiri" w:date="2015-04-12T17:50:00Z"/>
        </w:trPr>
        <w:tc>
          <w:tcPr>
            <w:tcW w:w="1172" w:type="dxa"/>
            <w:gridSpan w:val="2"/>
            <w:tcPrChange w:id="2925" w:author="Chara Katiri" w:date="2015-04-12T03:35:00Z">
              <w:tcPr>
                <w:tcW w:w="1172" w:type="dxa"/>
                <w:gridSpan w:val="2"/>
              </w:tcPr>
            </w:tcPrChange>
          </w:tcPr>
          <w:p w14:paraId="01D97FB6" w14:textId="0FE56868" w:rsidR="00BF78B7" w:rsidRPr="000926B2" w:rsidDel="00D71A41" w:rsidRDefault="00BF78B7" w:rsidP="00EE1303">
            <w:pPr>
              <w:pStyle w:val="ListParagraph"/>
              <w:spacing w:line="360" w:lineRule="auto"/>
              <w:ind w:left="0"/>
              <w:jc w:val="both"/>
              <w:rPr>
                <w:del w:id="2926" w:author="Chara Katiri" w:date="2015-04-12T17:50:00Z"/>
                <w:rFonts w:ascii="Times" w:hAnsi="Times" w:cs="Times New Roman"/>
                <w:sz w:val="22"/>
                <w:szCs w:val="22"/>
              </w:rPr>
            </w:pPr>
            <w:del w:id="2927" w:author="Chara Katiri" w:date="2015-04-12T17:50:00Z">
              <w:r w:rsidRPr="000926B2" w:rsidDel="00D71A41">
                <w:rPr>
                  <w:rFonts w:ascii="Times" w:hAnsi="Times" w:cs="Times New Roman"/>
                  <w:sz w:val="22"/>
                  <w:szCs w:val="22"/>
                </w:rPr>
                <w:delText>7</w:delText>
              </w:r>
            </w:del>
          </w:p>
        </w:tc>
        <w:tc>
          <w:tcPr>
            <w:tcW w:w="4254" w:type="dxa"/>
            <w:gridSpan w:val="5"/>
            <w:tcPrChange w:id="2928" w:author="Chara Katiri" w:date="2015-04-12T03:35:00Z">
              <w:tcPr>
                <w:tcW w:w="4254" w:type="dxa"/>
                <w:gridSpan w:val="5"/>
              </w:tcPr>
            </w:tcPrChange>
          </w:tcPr>
          <w:p w14:paraId="10050BAA" w14:textId="1AE2C294" w:rsidR="00BF78B7" w:rsidRPr="000926B2" w:rsidDel="00D71A41" w:rsidRDefault="00BF78B7" w:rsidP="00EE1303">
            <w:pPr>
              <w:pStyle w:val="ListParagraph"/>
              <w:spacing w:line="360" w:lineRule="auto"/>
              <w:ind w:left="0"/>
              <w:jc w:val="both"/>
              <w:rPr>
                <w:del w:id="2929" w:author="Chara Katiri" w:date="2015-04-12T17:50:00Z"/>
                <w:rFonts w:ascii="Times" w:hAnsi="Times" w:cs="Times New Roman"/>
                <w:sz w:val="22"/>
                <w:szCs w:val="22"/>
              </w:rPr>
            </w:pPr>
            <w:del w:id="2930" w:author="Chara Katiri" w:date="2015-04-12T17:50:00Z">
              <w:r w:rsidRPr="000926B2" w:rsidDel="00D71A41">
                <w:rPr>
                  <w:rFonts w:ascii="Times" w:hAnsi="Times" w:cs="Times New Roman"/>
                  <w:sz w:val="22"/>
                  <w:szCs w:val="22"/>
                </w:rPr>
                <w:delText xml:space="preserve">The system must provide a search functionality (text-box search) to allow the users enter keywords. </w:delText>
              </w:r>
            </w:del>
          </w:p>
        </w:tc>
        <w:tc>
          <w:tcPr>
            <w:tcW w:w="1288" w:type="dxa"/>
            <w:tcPrChange w:id="2931" w:author="Chara Katiri" w:date="2015-04-12T03:35:00Z">
              <w:tcPr>
                <w:tcW w:w="1288" w:type="dxa"/>
              </w:tcPr>
            </w:tcPrChange>
          </w:tcPr>
          <w:p w14:paraId="2C9D221F" w14:textId="084F68BB" w:rsidR="00BF78B7" w:rsidRPr="000926B2" w:rsidDel="00D71A41" w:rsidRDefault="00BF78B7" w:rsidP="00EE1303">
            <w:pPr>
              <w:pStyle w:val="ListParagraph"/>
              <w:spacing w:line="360" w:lineRule="auto"/>
              <w:ind w:left="0"/>
              <w:jc w:val="both"/>
              <w:rPr>
                <w:del w:id="2932" w:author="Chara Katiri" w:date="2015-04-12T17:50:00Z"/>
                <w:rFonts w:ascii="Times" w:hAnsi="Times" w:cs="Times New Roman"/>
                <w:sz w:val="22"/>
                <w:szCs w:val="22"/>
              </w:rPr>
            </w:pPr>
            <w:del w:id="2933" w:author="Chara Katiri" w:date="2015-04-12T17:50:00Z">
              <w:r w:rsidRPr="000926B2" w:rsidDel="00D71A41">
                <w:rPr>
                  <w:rFonts w:ascii="Times" w:hAnsi="Times" w:cs="Times New Roman"/>
                  <w:sz w:val="22"/>
                  <w:szCs w:val="22"/>
                </w:rPr>
                <w:delText>Functional</w:delText>
              </w:r>
            </w:del>
          </w:p>
        </w:tc>
        <w:tc>
          <w:tcPr>
            <w:tcW w:w="1242" w:type="dxa"/>
            <w:tcPrChange w:id="2934" w:author="Chara Katiri" w:date="2015-04-12T03:35:00Z">
              <w:tcPr>
                <w:tcW w:w="1242" w:type="dxa"/>
              </w:tcPr>
            </w:tcPrChange>
          </w:tcPr>
          <w:p w14:paraId="2332D3EF" w14:textId="697193EA" w:rsidR="00BF78B7" w:rsidRPr="000926B2" w:rsidDel="00D71A41" w:rsidRDefault="00BF78B7" w:rsidP="00EE1303">
            <w:pPr>
              <w:pStyle w:val="ListParagraph"/>
              <w:spacing w:line="360" w:lineRule="auto"/>
              <w:ind w:left="0"/>
              <w:jc w:val="both"/>
              <w:rPr>
                <w:del w:id="2935" w:author="Chara Katiri" w:date="2015-04-12T17:50:00Z"/>
                <w:rFonts w:ascii="Times" w:hAnsi="Times" w:cs="Times New Roman"/>
                <w:sz w:val="22"/>
                <w:szCs w:val="22"/>
              </w:rPr>
            </w:pPr>
            <w:del w:id="2936" w:author="Chara Katiri" w:date="2015-04-12T17:50:00Z">
              <w:r w:rsidRPr="000926B2" w:rsidDel="00D71A41">
                <w:rPr>
                  <w:rFonts w:ascii="Times" w:hAnsi="Times" w:cs="Times New Roman"/>
                  <w:sz w:val="22"/>
                  <w:szCs w:val="22"/>
                </w:rPr>
                <w:delText>Shall</w:delText>
              </w:r>
            </w:del>
          </w:p>
        </w:tc>
        <w:tc>
          <w:tcPr>
            <w:tcW w:w="1172" w:type="dxa"/>
            <w:tcPrChange w:id="2937" w:author="Chara Katiri" w:date="2015-04-12T03:35:00Z">
              <w:tcPr>
                <w:tcW w:w="1172" w:type="dxa"/>
              </w:tcPr>
            </w:tcPrChange>
          </w:tcPr>
          <w:p w14:paraId="42430BCB" w14:textId="6CC4D84E" w:rsidR="00BF78B7" w:rsidRPr="000926B2" w:rsidDel="00D71A41" w:rsidRDefault="00BF78B7" w:rsidP="00EE1303">
            <w:pPr>
              <w:pStyle w:val="ListParagraph"/>
              <w:spacing w:line="360" w:lineRule="auto"/>
              <w:ind w:left="0"/>
              <w:jc w:val="both"/>
              <w:rPr>
                <w:del w:id="2938" w:author="Chara Katiri" w:date="2015-04-12T17:50:00Z"/>
                <w:rFonts w:ascii="Times" w:hAnsi="Times" w:cs="Times New Roman"/>
                <w:sz w:val="22"/>
                <w:szCs w:val="22"/>
              </w:rPr>
            </w:pPr>
          </w:p>
        </w:tc>
        <w:tc>
          <w:tcPr>
            <w:tcW w:w="1172" w:type="dxa"/>
            <w:tcPrChange w:id="2939" w:author="Chara Katiri" w:date="2015-04-12T03:35:00Z">
              <w:tcPr>
                <w:tcW w:w="1172" w:type="dxa"/>
              </w:tcPr>
            </w:tcPrChange>
          </w:tcPr>
          <w:p w14:paraId="5EF81E9B" w14:textId="56AB2CBC" w:rsidR="00BF78B7" w:rsidRPr="000926B2" w:rsidDel="00D71A41" w:rsidRDefault="00BF78B7" w:rsidP="00EE1303">
            <w:pPr>
              <w:pStyle w:val="ListParagraph"/>
              <w:spacing w:line="360" w:lineRule="auto"/>
              <w:ind w:left="0"/>
              <w:jc w:val="both"/>
              <w:rPr>
                <w:del w:id="2940" w:author="Chara Katiri" w:date="2015-04-12T17:50:00Z"/>
                <w:rFonts w:ascii="Times" w:hAnsi="Times" w:cs="Times New Roman"/>
                <w:sz w:val="22"/>
                <w:szCs w:val="22"/>
              </w:rPr>
            </w:pPr>
          </w:p>
        </w:tc>
        <w:tc>
          <w:tcPr>
            <w:tcW w:w="1172" w:type="dxa"/>
            <w:tcPrChange w:id="2941" w:author="Chara Katiri" w:date="2015-04-12T03:35:00Z">
              <w:tcPr>
                <w:tcW w:w="1172" w:type="dxa"/>
              </w:tcPr>
            </w:tcPrChange>
          </w:tcPr>
          <w:p w14:paraId="6FF9350A" w14:textId="7FE000A2" w:rsidR="00BF78B7" w:rsidRPr="000926B2" w:rsidDel="00D71A41" w:rsidRDefault="00BF78B7" w:rsidP="00EE1303">
            <w:pPr>
              <w:pStyle w:val="ListParagraph"/>
              <w:spacing w:line="360" w:lineRule="auto"/>
              <w:ind w:left="0"/>
              <w:jc w:val="both"/>
              <w:rPr>
                <w:del w:id="2942" w:author="Chara Katiri" w:date="2015-04-12T17:50:00Z"/>
                <w:rFonts w:ascii="Times" w:hAnsi="Times" w:cs="Times New Roman"/>
                <w:sz w:val="22"/>
                <w:szCs w:val="22"/>
              </w:rPr>
            </w:pPr>
            <w:del w:id="2943" w:author="Chara Katiri" w:date="2015-04-12T17:50:00Z">
              <w:r w:rsidRPr="000926B2" w:rsidDel="00D71A41">
                <w:rPr>
                  <w:rFonts w:ascii="Times" w:hAnsi="Times" w:cs="Times New Roman"/>
                  <w:sz w:val="22"/>
                  <w:szCs w:val="22"/>
                </w:rPr>
                <w:delText>M</w:delText>
              </w:r>
            </w:del>
          </w:p>
        </w:tc>
      </w:tr>
      <w:tr w:rsidR="00BF78B7" w:rsidRPr="000926B2" w:rsidDel="00D71A41" w14:paraId="07334DBB" w14:textId="24707E93" w:rsidTr="00BF78B7">
        <w:trPr>
          <w:del w:id="2944" w:author="Chara Katiri" w:date="2015-04-12T17:50:00Z"/>
        </w:trPr>
        <w:tc>
          <w:tcPr>
            <w:tcW w:w="1172" w:type="dxa"/>
            <w:gridSpan w:val="2"/>
            <w:tcPrChange w:id="2945" w:author="Chara Katiri" w:date="2015-04-12T03:35:00Z">
              <w:tcPr>
                <w:tcW w:w="1172" w:type="dxa"/>
                <w:gridSpan w:val="2"/>
              </w:tcPr>
            </w:tcPrChange>
          </w:tcPr>
          <w:p w14:paraId="04A42B1F" w14:textId="47E6CBB1" w:rsidR="00BF78B7" w:rsidRPr="000926B2" w:rsidDel="00D71A41" w:rsidRDefault="00BF78B7" w:rsidP="00EE1303">
            <w:pPr>
              <w:pStyle w:val="ListParagraph"/>
              <w:spacing w:line="360" w:lineRule="auto"/>
              <w:ind w:left="0"/>
              <w:jc w:val="both"/>
              <w:rPr>
                <w:del w:id="2946" w:author="Chara Katiri" w:date="2015-04-12T17:50:00Z"/>
                <w:rFonts w:ascii="Times" w:hAnsi="Times" w:cs="Times New Roman"/>
                <w:sz w:val="22"/>
                <w:szCs w:val="22"/>
              </w:rPr>
            </w:pPr>
            <w:del w:id="2947" w:author="Chara Katiri" w:date="2015-04-12T17:50:00Z">
              <w:r w:rsidRPr="000926B2" w:rsidDel="00D71A41">
                <w:rPr>
                  <w:rFonts w:ascii="Times" w:hAnsi="Times" w:cs="Times New Roman"/>
                  <w:sz w:val="22"/>
                  <w:szCs w:val="22"/>
                </w:rPr>
                <w:delText>8</w:delText>
              </w:r>
            </w:del>
          </w:p>
        </w:tc>
        <w:tc>
          <w:tcPr>
            <w:tcW w:w="4254" w:type="dxa"/>
            <w:gridSpan w:val="5"/>
            <w:tcPrChange w:id="2948" w:author="Chara Katiri" w:date="2015-04-12T03:35:00Z">
              <w:tcPr>
                <w:tcW w:w="4254" w:type="dxa"/>
                <w:gridSpan w:val="5"/>
              </w:tcPr>
            </w:tcPrChange>
          </w:tcPr>
          <w:p w14:paraId="2916F677" w14:textId="7C2119F7" w:rsidR="00BF78B7" w:rsidRPr="000926B2" w:rsidDel="00D71A41" w:rsidRDefault="00BF78B7" w:rsidP="00EE1303">
            <w:pPr>
              <w:pStyle w:val="ListParagraph"/>
              <w:spacing w:line="360" w:lineRule="auto"/>
              <w:ind w:left="0"/>
              <w:jc w:val="both"/>
              <w:rPr>
                <w:del w:id="2949" w:author="Chara Katiri" w:date="2015-04-12T17:50:00Z"/>
                <w:rFonts w:ascii="Times" w:hAnsi="Times" w:cs="Times New Roman"/>
                <w:sz w:val="22"/>
                <w:szCs w:val="22"/>
              </w:rPr>
            </w:pPr>
            <w:del w:id="2950" w:author="Chara Katiri" w:date="2015-04-12T17:50:00Z">
              <w:r w:rsidRPr="000926B2" w:rsidDel="00D71A41">
                <w:rPr>
                  <w:rFonts w:ascii="Times" w:hAnsi="Times" w:cs="Times New Roman"/>
                  <w:sz w:val="22"/>
                  <w:szCs w:val="22"/>
                </w:rPr>
                <w:delText>The system should enable the users to sort the products based on price (Low to High, or High to Low).</w:delText>
              </w:r>
            </w:del>
          </w:p>
        </w:tc>
        <w:tc>
          <w:tcPr>
            <w:tcW w:w="1288" w:type="dxa"/>
            <w:tcPrChange w:id="2951" w:author="Chara Katiri" w:date="2015-04-12T03:35:00Z">
              <w:tcPr>
                <w:tcW w:w="1288" w:type="dxa"/>
              </w:tcPr>
            </w:tcPrChange>
          </w:tcPr>
          <w:p w14:paraId="70FA0187" w14:textId="1CEE22AD" w:rsidR="00BF78B7" w:rsidRPr="000926B2" w:rsidDel="00D71A41" w:rsidRDefault="00BF78B7" w:rsidP="00EE1303">
            <w:pPr>
              <w:pStyle w:val="ListParagraph"/>
              <w:spacing w:line="360" w:lineRule="auto"/>
              <w:ind w:left="0"/>
              <w:jc w:val="both"/>
              <w:rPr>
                <w:del w:id="2952" w:author="Chara Katiri" w:date="2015-04-12T17:50:00Z"/>
                <w:rFonts w:ascii="Times" w:hAnsi="Times" w:cs="Times New Roman"/>
                <w:sz w:val="22"/>
                <w:szCs w:val="22"/>
              </w:rPr>
            </w:pPr>
            <w:del w:id="2953" w:author="Chara Katiri" w:date="2015-04-12T17:50:00Z">
              <w:r w:rsidRPr="000926B2" w:rsidDel="00D71A41">
                <w:rPr>
                  <w:rFonts w:ascii="Times" w:hAnsi="Times" w:cs="Times New Roman"/>
                  <w:sz w:val="22"/>
                  <w:szCs w:val="22"/>
                </w:rPr>
                <w:delText>Functional</w:delText>
              </w:r>
            </w:del>
          </w:p>
        </w:tc>
        <w:tc>
          <w:tcPr>
            <w:tcW w:w="1242" w:type="dxa"/>
            <w:tcPrChange w:id="2954" w:author="Chara Katiri" w:date="2015-04-12T03:35:00Z">
              <w:tcPr>
                <w:tcW w:w="1242" w:type="dxa"/>
              </w:tcPr>
            </w:tcPrChange>
          </w:tcPr>
          <w:p w14:paraId="42199121" w14:textId="76B509C1" w:rsidR="00BF78B7" w:rsidRPr="000926B2" w:rsidDel="00D71A41" w:rsidRDefault="00BF78B7" w:rsidP="00EE1303">
            <w:pPr>
              <w:pStyle w:val="ListParagraph"/>
              <w:spacing w:line="360" w:lineRule="auto"/>
              <w:ind w:left="0"/>
              <w:jc w:val="both"/>
              <w:rPr>
                <w:del w:id="2955" w:author="Chara Katiri" w:date="2015-04-12T17:50:00Z"/>
                <w:rFonts w:ascii="Times" w:hAnsi="Times" w:cs="Times New Roman"/>
                <w:sz w:val="22"/>
                <w:szCs w:val="22"/>
              </w:rPr>
            </w:pPr>
          </w:p>
        </w:tc>
        <w:tc>
          <w:tcPr>
            <w:tcW w:w="1172" w:type="dxa"/>
            <w:tcPrChange w:id="2956" w:author="Chara Katiri" w:date="2015-04-12T03:35:00Z">
              <w:tcPr>
                <w:tcW w:w="1172" w:type="dxa"/>
              </w:tcPr>
            </w:tcPrChange>
          </w:tcPr>
          <w:p w14:paraId="209711A8" w14:textId="46529485" w:rsidR="00BF78B7" w:rsidRPr="000926B2" w:rsidDel="00D71A41" w:rsidRDefault="00BF78B7" w:rsidP="00EE1303">
            <w:pPr>
              <w:pStyle w:val="ListParagraph"/>
              <w:spacing w:line="360" w:lineRule="auto"/>
              <w:ind w:left="0"/>
              <w:jc w:val="both"/>
              <w:rPr>
                <w:del w:id="2957" w:author="Chara Katiri" w:date="2015-04-12T17:50:00Z"/>
                <w:rFonts w:ascii="Times" w:hAnsi="Times" w:cs="Times New Roman"/>
                <w:sz w:val="22"/>
                <w:szCs w:val="22"/>
              </w:rPr>
            </w:pPr>
          </w:p>
        </w:tc>
        <w:tc>
          <w:tcPr>
            <w:tcW w:w="1172" w:type="dxa"/>
            <w:tcPrChange w:id="2958" w:author="Chara Katiri" w:date="2015-04-12T03:35:00Z">
              <w:tcPr>
                <w:tcW w:w="1172" w:type="dxa"/>
              </w:tcPr>
            </w:tcPrChange>
          </w:tcPr>
          <w:p w14:paraId="73F5D948" w14:textId="691880FD" w:rsidR="00BF78B7" w:rsidRPr="000926B2" w:rsidDel="00D71A41" w:rsidRDefault="00BF78B7" w:rsidP="00EE1303">
            <w:pPr>
              <w:pStyle w:val="ListParagraph"/>
              <w:spacing w:line="360" w:lineRule="auto"/>
              <w:ind w:left="0"/>
              <w:jc w:val="both"/>
              <w:rPr>
                <w:del w:id="2959" w:author="Chara Katiri" w:date="2015-04-12T17:50:00Z"/>
                <w:rFonts w:ascii="Times" w:hAnsi="Times" w:cs="Times New Roman"/>
                <w:sz w:val="22"/>
                <w:szCs w:val="22"/>
              </w:rPr>
            </w:pPr>
          </w:p>
        </w:tc>
        <w:tc>
          <w:tcPr>
            <w:tcW w:w="1172" w:type="dxa"/>
            <w:tcPrChange w:id="2960" w:author="Chara Katiri" w:date="2015-04-12T03:35:00Z">
              <w:tcPr>
                <w:tcW w:w="1172" w:type="dxa"/>
              </w:tcPr>
            </w:tcPrChange>
          </w:tcPr>
          <w:p w14:paraId="69E166D8" w14:textId="6C195F78" w:rsidR="00BF78B7" w:rsidRPr="000926B2" w:rsidDel="00D71A41" w:rsidRDefault="00BF78B7" w:rsidP="00EE1303">
            <w:pPr>
              <w:pStyle w:val="ListParagraph"/>
              <w:spacing w:line="360" w:lineRule="auto"/>
              <w:ind w:left="0"/>
              <w:jc w:val="both"/>
              <w:rPr>
                <w:del w:id="2961" w:author="Chara Katiri" w:date="2015-04-12T17:50:00Z"/>
                <w:rFonts w:ascii="Times" w:hAnsi="Times" w:cs="Times New Roman"/>
                <w:sz w:val="22"/>
                <w:szCs w:val="22"/>
              </w:rPr>
            </w:pPr>
            <w:del w:id="2962" w:author="Chara Katiri" w:date="2015-04-12T17:50:00Z">
              <w:r w:rsidRPr="000926B2" w:rsidDel="00D71A41">
                <w:rPr>
                  <w:rFonts w:ascii="Times" w:hAnsi="Times" w:cs="Times New Roman"/>
                  <w:sz w:val="22"/>
                  <w:szCs w:val="22"/>
                </w:rPr>
                <w:delText>S</w:delText>
              </w:r>
            </w:del>
          </w:p>
        </w:tc>
      </w:tr>
      <w:tr w:rsidR="00BF78B7" w:rsidRPr="000926B2" w:rsidDel="00D71A41" w14:paraId="0B4FAF04" w14:textId="4549BCDC" w:rsidTr="00BF78B7">
        <w:trPr>
          <w:del w:id="2963" w:author="Chara Katiri" w:date="2015-04-12T17:50:00Z"/>
        </w:trPr>
        <w:tc>
          <w:tcPr>
            <w:tcW w:w="1172" w:type="dxa"/>
            <w:gridSpan w:val="2"/>
            <w:tcPrChange w:id="2964" w:author="Chara Katiri" w:date="2015-04-12T03:35:00Z">
              <w:tcPr>
                <w:tcW w:w="1172" w:type="dxa"/>
                <w:gridSpan w:val="2"/>
              </w:tcPr>
            </w:tcPrChange>
          </w:tcPr>
          <w:p w14:paraId="5639A991" w14:textId="0AB48A2C" w:rsidR="00BF78B7" w:rsidRPr="000926B2" w:rsidDel="00D71A41" w:rsidRDefault="00BF78B7" w:rsidP="00EE1303">
            <w:pPr>
              <w:pStyle w:val="ListParagraph"/>
              <w:spacing w:line="360" w:lineRule="auto"/>
              <w:ind w:left="0"/>
              <w:jc w:val="both"/>
              <w:rPr>
                <w:del w:id="2965" w:author="Chara Katiri" w:date="2015-04-12T17:50:00Z"/>
                <w:rFonts w:ascii="Times" w:hAnsi="Times" w:cs="Times New Roman"/>
                <w:sz w:val="22"/>
                <w:szCs w:val="22"/>
              </w:rPr>
            </w:pPr>
            <w:del w:id="2966" w:author="Chara Katiri" w:date="2015-04-12T17:50:00Z">
              <w:r w:rsidRPr="000926B2" w:rsidDel="00D71A41">
                <w:rPr>
                  <w:rFonts w:ascii="Times" w:hAnsi="Times" w:cs="Times New Roman"/>
                  <w:sz w:val="22"/>
                  <w:szCs w:val="22"/>
                </w:rPr>
                <w:delText>9</w:delText>
              </w:r>
            </w:del>
          </w:p>
        </w:tc>
        <w:tc>
          <w:tcPr>
            <w:tcW w:w="4254" w:type="dxa"/>
            <w:gridSpan w:val="5"/>
            <w:tcPrChange w:id="2967" w:author="Chara Katiri" w:date="2015-04-12T03:35:00Z">
              <w:tcPr>
                <w:tcW w:w="4254" w:type="dxa"/>
                <w:gridSpan w:val="5"/>
              </w:tcPr>
            </w:tcPrChange>
          </w:tcPr>
          <w:p w14:paraId="7D2B0713" w14:textId="77AE24F9" w:rsidR="00BF78B7" w:rsidRPr="000926B2" w:rsidDel="00D71A41" w:rsidRDefault="00BF78B7" w:rsidP="00EE1303">
            <w:pPr>
              <w:pStyle w:val="ListParagraph"/>
              <w:spacing w:line="360" w:lineRule="auto"/>
              <w:ind w:left="0"/>
              <w:jc w:val="both"/>
              <w:rPr>
                <w:del w:id="2968" w:author="Chara Katiri" w:date="2015-04-12T17:50:00Z"/>
                <w:rFonts w:ascii="Times" w:hAnsi="Times" w:cs="Times New Roman"/>
                <w:sz w:val="22"/>
                <w:szCs w:val="22"/>
              </w:rPr>
            </w:pPr>
            <w:del w:id="2969" w:author="Chara Katiri" w:date="2015-04-12T17:50:00Z">
              <w:r w:rsidRPr="000926B2" w:rsidDel="00D71A41">
                <w:rPr>
                  <w:rFonts w:ascii="Times" w:hAnsi="Times" w:cs="Times New Roman"/>
                  <w:sz w:val="22"/>
                  <w:szCs w:val="22"/>
                </w:rPr>
                <w:delText>The system must provide information about the product: Title, Description, Price, Category and Seller contact information.</w:delText>
              </w:r>
            </w:del>
          </w:p>
        </w:tc>
        <w:tc>
          <w:tcPr>
            <w:tcW w:w="1288" w:type="dxa"/>
            <w:tcPrChange w:id="2970" w:author="Chara Katiri" w:date="2015-04-12T03:35:00Z">
              <w:tcPr>
                <w:tcW w:w="1288" w:type="dxa"/>
              </w:tcPr>
            </w:tcPrChange>
          </w:tcPr>
          <w:p w14:paraId="76BB5737" w14:textId="6ECD6123" w:rsidR="00BF78B7" w:rsidRPr="000926B2" w:rsidDel="00D71A41" w:rsidRDefault="00BF78B7" w:rsidP="00EE1303">
            <w:pPr>
              <w:pStyle w:val="ListParagraph"/>
              <w:spacing w:line="360" w:lineRule="auto"/>
              <w:ind w:left="0"/>
              <w:jc w:val="both"/>
              <w:rPr>
                <w:del w:id="2971" w:author="Chara Katiri" w:date="2015-04-12T17:50:00Z"/>
                <w:rFonts w:ascii="Times" w:hAnsi="Times" w:cs="Times New Roman"/>
                <w:sz w:val="22"/>
                <w:szCs w:val="22"/>
              </w:rPr>
            </w:pPr>
            <w:del w:id="2972" w:author="Chara Katiri" w:date="2015-04-12T17:50:00Z">
              <w:r w:rsidRPr="000926B2" w:rsidDel="00D71A41">
                <w:rPr>
                  <w:rFonts w:ascii="Times" w:hAnsi="Times" w:cs="Times New Roman"/>
                  <w:sz w:val="22"/>
                  <w:szCs w:val="22"/>
                </w:rPr>
                <w:delText>Functional</w:delText>
              </w:r>
            </w:del>
          </w:p>
        </w:tc>
        <w:tc>
          <w:tcPr>
            <w:tcW w:w="1242" w:type="dxa"/>
            <w:tcPrChange w:id="2973" w:author="Chara Katiri" w:date="2015-04-12T03:35:00Z">
              <w:tcPr>
                <w:tcW w:w="1242" w:type="dxa"/>
              </w:tcPr>
            </w:tcPrChange>
          </w:tcPr>
          <w:p w14:paraId="0C0DC7CE" w14:textId="58145F25" w:rsidR="00BF78B7" w:rsidRPr="000926B2" w:rsidDel="00D71A41" w:rsidRDefault="00BF78B7" w:rsidP="00EE1303">
            <w:pPr>
              <w:pStyle w:val="ListParagraph"/>
              <w:spacing w:line="360" w:lineRule="auto"/>
              <w:ind w:left="0"/>
              <w:jc w:val="both"/>
              <w:rPr>
                <w:del w:id="2974" w:author="Chara Katiri" w:date="2015-04-12T17:50:00Z"/>
                <w:rFonts w:ascii="Times" w:hAnsi="Times" w:cs="Times New Roman"/>
                <w:sz w:val="22"/>
                <w:szCs w:val="22"/>
              </w:rPr>
            </w:pPr>
            <w:del w:id="2975" w:author="Chara Katiri" w:date="2015-04-12T17:50:00Z">
              <w:r w:rsidRPr="000926B2" w:rsidDel="00D71A41">
                <w:rPr>
                  <w:rFonts w:ascii="Times" w:hAnsi="Times" w:cs="Times New Roman"/>
                  <w:sz w:val="22"/>
                  <w:szCs w:val="22"/>
                </w:rPr>
                <w:delText>Shall</w:delText>
              </w:r>
            </w:del>
          </w:p>
        </w:tc>
        <w:tc>
          <w:tcPr>
            <w:tcW w:w="1172" w:type="dxa"/>
            <w:tcPrChange w:id="2976" w:author="Chara Katiri" w:date="2015-04-12T03:35:00Z">
              <w:tcPr>
                <w:tcW w:w="1172" w:type="dxa"/>
              </w:tcPr>
            </w:tcPrChange>
          </w:tcPr>
          <w:p w14:paraId="66D5A8AB" w14:textId="3F1F613E" w:rsidR="00BF78B7" w:rsidRPr="000926B2" w:rsidDel="00D71A41" w:rsidRDefault="00BF78B7" w:rsidP="00EE1303">
            <w:pPr>
              <w:pStyle w:val="ListParagraph"/>
              <w:spacing w:line="360" w:lineRule="auto"/>
              <w:ind w:left="0"/>
              <w:jc w:val="both"/>
              <w:rPr>
                <w:del w:id="2977" w:author="Chara Katiri" w:date="2015-04-12T17:50:00Z"/>
                <w:rFonts w:ascii="Times" w:hAnsi="Times" w:cs="Times New Roman"/>
                <w:sz w:val="22"/>
                <w:szCs w:val="22"/>
              </w:rPr>
            </w:pPr>
          </w:p>
        </w:tc>
        <w:tc>
          <w:tcPr>
            <w:tcW w:w="1172" w:type="dxa"/>
            <w:tcPrChange w:id="2978" w:author="Chara Katiri" w:date="2015-04-12T03:35:00Z">
              <w:tcPr>
                <w:tcW w:w="1172" w:type="dxa"/>
              </w:tcPr>
            </w:tcPrChange>
          </w:tcPr>
          <w:p w14:paraId="6E4AE5ED" w14:textId="31E25B38" w:rsidR="00BF78B7" w:rsidRPr="000926B2" w:rsidDel="00D71A41" w:rsidRDefault="00BF78B7" w:rsidP="00EE1303">
            <w:pPr>
              <w:pStyle w:val="ListParagraph"/>
              <w:spacing w:line="360" w:lineRule="auto"/>
              <w:ind w:left="0"/>
              <w:jc w:val="both"/>
              <w:rPr>
                <w:del w:id="2979" w:author="Chara Katiri" w:date="2015-04-12T17:50:00Z"/>
                <w:rFonts w:ascii="Times" w:hAnsi="Times" w:cs="Times New Roman"/>
                <w:sz w:val="22"/>
                <w:szCs w:val="22"/>
              </w:rPr>
            </w:pPr>
          </w:p>
        </w:tc>
        <w:tc>
          <w:tcPr>
            <w:tcW w:w="1172" w:type="dxa"/>
            <w:tcPrChange w:id="2980" w:author="Chara Katiri" w:date="2015-04-12T03:35:00Z">
              <w:tcPr>
                <w:tcW w:w="1172" w:type="dxa"/>
              </w:tcPr>
            </w:tcPrChange>
          </w:tcPr>
          <w:p w14:paraId="07B6CFD4" w14:textId="53D24910" w:rsidR="00BF78B7" w:rsidRPr="000926B2" w:rsidDel="00D71A41" w:rsidRDefault="00BF78B7" w:rsidP="00EE1303">
            <w:pPr>
              <w:pStyle w:val="ListParagraph"/>
              <w:spacing w:line="360" w:lineRule="auto"/>
              <w:ind w:left="0"/>
              <w:jc w:val="both"/>
              <w:rPr>
                <w:del w:id="2981" w:author="Chara Katiri" w:date="2015-04-12T17:50:00Z"/>
                <w:rFonts w:ascii="Times" w:hAnsi="Times" w:cs="Times New Roman"/>
                <w:sz w:val="22"/>
                <w:szCs w:val="22"/>
              </w:rPr>
            </w:pPr>
            <w:del w:id="2982" w:author="Chara Katiri" w:date="2015-04-12T17:50:00Z">
              <w:r w:rsidRPr="000926B2" w:rsidDel="00D71A41">
                <w:rPr>
                  <w:rFonts w:ascii="Times" w:hAnsi="Times" w:cs="Times New Roman"/>
                  <w:sz w:val="22"/>
                  <w:szCs w:val="22"/>
                </w:rPr>
                <w:delText>M</w:delText>
              </w:r>
            </w:del>
          </w:p>
        </w:tc>
      </w:tr>
      <w:tr w:rsidR="00BF78B7" w:rsidRPr="000926B2" w:rsidDel="00D71A41" w14:paraId="1B366ED0" w14:textId="04DB4FD9" w:rsidTr="00BF78B7">
        <w:trPr>
          <w:del w:id="2983" w:author="Chara Katiri" w:date="2015-04-12T17:50:00Z"/>
        </w:trPr>
        <w:tc>
          <w:tcPr>
            <w:tcW w:w="1172" w:type="dxa"/>
            <w:gridSpan w:val="2"/>
            <w:tcPrChange w:id="2984" w:author="Chara Katiri" w:date="2015-04-12T03:35:00Z">
              <w:tcPr>
                <w:tcW w:w="1172" w:type="dxa"/>
                <w:gridSpan w:val="2"/>
              </w:tcPr>
            </w:tcPrChange>
          </w:tcPr>
          <w:p w14:paraId="0AF9EC5F" w14:textId="38DF19CA" w:rsidR="00BF78B7" w:rsidRPr="000926B2" w:rsidDel="00D71A41" w:rsidRDefault="00BF78B7" w:rsidP="00EE1303">
            <w:pPr>
              <w:pStyle w:val="ListParagraph"/>
              <w:spacing w:line="360" w:lineRule="auto"/>
              <w:ind w:left="0"/>
              <w:jc w:val="both"/>
              <w:rPr>
                <w:del w:id="2985" w:author="Chara Katiri" w:date="2015-04-12T17:50:00Z"/>
                <w:rFonts w:ascii="Times" w:hAnsi="Times" w:cs="Times New Roman"/>
                <w:sz w:val="22"/>
                <w:szCs w:val="22"/>
              </w:rPr>
            </w:pPr>
            <w:del w:id="2986" w:author="Chara Katiri" w:date="2015-04-12T17:50:00Z">
              <w:r w:rsidRPr="000926B2" w:rsidDel="00D71A41">
                <w:rPr>
                  <w:rFonts w:ascii="Times" w:hAnsi="Times" w:cs="Times New Roman"/>
                  <w:sz w:val="22"/>
                  <w:szCs w:val="22"/>
                </w:rPr>
                <w:delText>10</w:delText>
              </w:r>
            </w:del>
          </w:p>
        </w:tc>
        <w:tc>
          <w:tcPr>
            <w:tcW w:w="4254" w:type="dxa"/>
            <w:gridSpan w:val="5"/>
            <w:tcPrChange w:id="2987" w:author="Chara Katiri" w:date="2015-04-12T03:35:00Z">
              <w:tcPr>
                <w:tcW w:w="4254" w:type="dxa"/>
                <w:gridSpan w:val="5"/>
              </w:tcPr>
            </w:tcPrChange>
          </w:tcPr>
          <w:p w14:paraId="30EDA9AA" w14:textId="64E4F5C6" w:rsidR="00BF78B7" w:rsidRPr="000926B2" w:rsidDel="00D71A41" w:rsidRDefault="00BF78B7" w:rsidP="00EE1303">
            <w:pPr>
              <w:pStyle w:val="ListParagraph"/>
              <w:spacing w:line="360" w:lineRule="auto"/>
              <w:ind w:left="0"/>
              <w:jc w:val="both"/>
              <w:rPr>
                <w:del w:id="2988" w:author="Chara Katiri" w:date="2015-04-12T17:50:00Z"/>
                <w:rFonts w:ascii="Times" w:hAnsi="Times" w:cs="Times New Roman"/>
                <w:sz w:val="22"/>
                <w:szCs w:val="22"/>
              </w:rPr>
            </w:pPr>
            <w:del w:id="2989" w:author="Chara Katiri" w:date="2015-04-12T17:50:00Z">
              <w:r w:rsidRPr="000926B2" w:rsidDel="00D71A41">
                <w:rPr>
                  <w:rFonts w:ascii="Times" w:hAnsi="Times" w:cs="Times New Roman"/>
                  <w:sz w:val="22"/>
                  <w:szCs w:val="22"/>
                </w:rPr>
                <w:delText>The system must ask the seller to fill specific fields regarding the product: Title, Description, Price, Category and Seller contact information such as email address and/or mobile phone number.</w:delText>
              </w:r>
            </w:del>
          </w:p>
        </w:tc>
        <w:tc>
          <w:tcPr>
            <w:tcW w:w="1288" w:type="dxa"/>
            <w:tcPrChange w:id="2990" w:author="Chara Katiri" w:date="2015-04-12T03:35:00Z">
              <w:tcPr>
                <w:tcW w:w="1288" w:type="dxa"/>
              </w:tcPr>
            </w:tcPrChange>
          </w:tcPr>
          <w:p w14:paraId="2892BE98" w14:textId="3EB58DAA" w:rsidR="00BF78B7" w:rsidRPr="000926B2" w:rsidDel="00D71A41" w:rsidRDefault="00BF78B7" w:rsidP="00EE1303">
            <w:pPr>
              <w:pStyle w:val="ListParagraph"/>
              <w:spacing w:line="360" w:lineRule="auto"/>
              <w:ind w:left="0"/>
              <w:jc w:val="both"/>
              <w:rPr>
                <w:del w:id="2991" w:author="Chara Katiri" w:date="2015-04-12T17:50:00Z"/>
                <w:rFonts w:ascii="Times" w:hAnsi="Times" w:cs="Times New Roman"/>
                <w:sz w:val="22"/>
                <w:szCs w:val="22"/>
              </w:rPr>
            </w:pPr>
            <w:del w:id="2992" w:author="Chara Katiri" w:date="2015-04-12T17:50:00Z">
              <w:r w:rsidRPr="000926B2" w:rsidDel="00D71A41">
                <w:rPr>
                  <w:rFonts w:ascii="Times" w:hAnsi="Times" w:cs="Times New Roman"/>
                  <w:sz w:val="22"/>
                  <w:szCs w:val="22"/>
                </w:rPr>
                <w:delText>Functional</w:delText>
              </w:r>
            </w:del>
          </w:p>
        </w:tc>
        <w:tc>
          <w:tcPr>
            <w:tcW w:w="1242" w:type="dxa"/>
            <w:tcPrChange w:id="2993" w:author="Chara Katiri" w:date="2015-04-12T03:35:00Z">
              <w:tcPr>
                <w:tcW w:w="1242" w:type="dxa"/>
              </w:tcPr>
            </w:tcPrChange>
          </w:tcPr>
          <w:p w14:paraId="20A68CE9" w14:textId="56087957" w:rsidR="00BF78B7" w:rsidRPr="000926B2" w:rsidDel="00D71A41" w:rsidRDefault="00BF78B7" w:rsidP="00EE1303">
            <w:pPr>
              <w:pStyle w:val="ListParagraph"/>
              <w:spacing w:line="360" w:lineRule="auto"/>
              <w:ind w:left="0"/>
              <w:jc w:val="both"/>
              <w:rPr>
                <w:del w:id="2994" w:author="Chara Katiri" w:date="2015-04-12T17:50:00Z"/>
                <w:rFonts w:ascii="Times" w:hAnsi="Times" w:cs="Times New Roman"/>
                <w:sz w:val="22"/>
                <w:szCs w:val="22"/>
              </w:rPr>
            </w:pPr>
            <w:del w:id="2995" w:author="Chara Katiri" w:date="2015-04-12T17:50:00Z">
              <w:r w:rsidRPr="000926B2" w:rsidDel="00D71A41">
                <w:rPr>
                  <w:rFonts w:ascii="Times" w:hAnsi="Times" w:cs="Times New Roman"/>
                  <w:sz w:val="22"/>
                  <w:szCs w:val="22"/>
                </w:rPr>
                <w:delText>Shall</w:delText>
              </w:r>
            </w:del>
          </w:p>
        </w:tc>
        <w:tc>
          <w:tcPr>
            <w:tcW w:w="1172" w:type="dxa"/>
            <w:tcPrChange w:id="2996" w:author="Chara Katiri" w:date="2015-04-12T03:35:00Z">
              <w:tcPr>
                <w:tcW w:w="1172" w:type="dxa"/>
              </w:tcPr>
            </w:tcPrChange>
          </w:tcPr>
          <w:p w14:paraId="0500DCF8" w14:textId="60CE981A" w:rsidR="00BF78B7" w:rsidRPr="000926B2" w:rsidDel="00D71A41" w:rsidRDefault="00BF78B7" w:rsidP="00EE1303">
            <w:pPr>
              <w:pStyle w:val="ListParagraph"/>
              <w:spacing w:line="360" w:lineRule="auto"/>
              <w:ind w:left="0"/>
              <w:jc w:val="both"/>
              <w:rPr>
                <w:del w:id="2997" w:author="Chara Katiri" w:date="2015-04-12T17:50:00Z"/>
                <w:rFonts w:ascii="Times" w:hAnsi="Times" w:cs="Times New Roman"/>
                <w:sz w:val="22"/>
                <w:szCs w:val="22"/>
              </w:rPr>
            </w:pPr>
          </w:p>
        </w:tc>
        <w:tc>
          <w:tcPr>
            <w:tcW w:w="1172" w:type="dxa"/>
            <w:tcPrChange w:id="2998" w:author="Chara Katiri" w:date="2015-04-12T03:35:00Z">
              <w:tcPr>
                <w:tcW w:w="1172" w:type="dxa"/>
              </w:tcPr>
            </w:tcPrChange>
          </w:tcPr>
          <w:p w14:paraId="6BF8D645" w14:textId="70ADFE7A" w:rsidR="00BF78B7" w:rsidRPr="000926B2" w:rsidDel="00D71A41" w:rsidRDefault="00BF78B7" w:rsidP="00EE1303">
            <w:pPr>
              <w:pStyle w:val="ListParagraph"/>
              <w:spacing w:line="360" w:lineRule="auto"/>
              <w:ind w:left="0"/>
              <w:jc w:val="both"/>
              <w:rPr>
                <w:del w:id="2999" w:author="Chara Katiri" w:date="2015-04-12T17:50:00Z"/>
                <w:rFonts w:ascii="Times" w:hAnsi="Times" w:cs="Times New Roman"/>
                <w:sz w:val="22"/>
                <w:szCs w:val="22"/>
              </w:rPr>
            </w:pPr>
          </w:p>
        </w:tc>
        <w:tc>
          <w:tcPr>
            <w:tcW w:w="1172" w:type="dxa"/>
            <w:tcPrChange w:id="3000" w:author="Chara Katiri" w:date="2015-04-12T03:35:00Z">
              <w:tcPr>
                <w:tcW w:w="1172" w:type="dxa"/>
              </w:tcPr>
            </w:tcPrChange>
          </w:tcPr>
          <w:p w14:paraId="30788942" w14:textId="5E0870C6" w:rsidR="00BF78B7" w:rsidRPr="000926B2" w:rsidDel="00D71A41" w:rsidRDefault="00BF78B7" w:rsidP="00EE1303">
            <w:pPr>
              <w:pStyle w:val="ListParagraph"/>
              <w:spacing w:line="360" w:lineRule="auto"/>
              <w:ind w:left="0"/>
              <w:jc w:val="both"/>
              <w:rPr>
                <w:del w:id="3001" w:author="Chara Katiri" w:date="2015-04-12T17:50:00Z"/>
                <w:rFonts w:ascii="Times" w:hAnsi="Times" w:cs="Times New Roman"/>
                <w:sz w:val="22"/>
                <w:szCs w:val="22"/>
              </w:rPr>
            </w:pPr>
            <w:del w:id="3002" w:author="Chara Katiri" w:date="2015-04-12T17:50:00Z">
              <w:r w:rsidRPr="000926B2" w:rsidDel="00D71A41">
                <w:rPr>
                  <w:rFonts w:ascii="Times" w:hAnsi="Times" w:cs="Times New Roman"/>
                  <w:sz w:val="22"/>
                  <w:szCs w:val="22"/>
                </w:rPr>
                <w:delText>M</w:delText>
              </w:r>
            </w:del>
          </w:p>
        </w:tc>
      </w:tr>
      <w:tr w:rsidR="00BF78B7" w:rsidRPr="000926B2" w:rsidDel="00D71A41" w14:paraId="4260356A" w14:textId="31B16C97" w:rsidTr="00BF78B7">
        <w:trPr>
          <w:del w:id="3003" w:author="Chara Katiri" w:date="2015-04-12T17:50:00Z"/>
        </w:trPr>
        <w:tc>
          <w:tcPr>
            <w:tcW w:w="1172" w:type="dxa"/>
            <w:gridSpan w:val="2"/>
            <w:tcPrChange w:id="3004" w:author="Chara Katiri" w:date="2015-04-12T03:35:00Z">
              <w:tcPr>
                <w:tcW w:w="1172" w:type="dxa"/>
                <w:gridSpan w:val="2"/>
              </w:tcPr>
            </w:tcPrChange>
          </w:tcPr>
          <w:p w14:paraId="1245E021" w14:textId="6C92EB3B" w:rsidR="00BF78B7" w:rsidRPr="000926B2" w:rsidDel="00D71A41" w:rsidRDefault="00BF78B7" w:rsidP="00EE1303">
            <w:pPr>
              <w:pStyle w:val="ListParagraph"/>
              <w:spacing w:line="360" w:lineRule="auto"/>
              <w:ind w:left="0"/>
              <w:jc w:val="both"/>
              <w:rPr>
                <w:del w:id="3005" w:author="Chara Katiri" w:date="2015-04-12T17:50:00Z"/>
                <w:rFonts w:ascii="Times" w:hAnsi="Times" w:cs="Times New Roman"/>
                <w:sz w:val="22"/>
                <w:szCs w:val="22"/>
              </w:rPr>
            </w:pPr>
            <w:del w:id="3006" w:author="Chara Katiri" w:date="2015-04-12T17:50:00Z">
              <w:r w:rsidRPr="000926B2" w:rsidDel="00D71A41">
                <w:rPr>
                  <w:rFonts w:ascii="Times" w:hAnsi="Times" w:cs="Times New Roman"/>
                  <w:sz w:val="22"/>
                  <w:szCs w:val="22"/>
                </w:rPr>
                <w:delText>11</w:delText>
              </w:r>
            </w:del>
          </w:p>
        </w:tc>
        <w:tc>
          <w:tcPr>
            <w:tcW w:w="4254" w:type="dxa"/>
            <w:gridSpan w:val="5"/>
            <w:tcPrChange w:id="3007" w:author="Chara Katiri" w:date="2015-04-12T03:35:00Z">
              <w:tcPr>
                <w:tcW w:w="4254" w:type="dxa"/>
                <w:gridSpan w:val="5"/>
              </w:tcPr>
            </w:tcPrChange>
          </w:tcPr>
          <w:p w14:paraId="1DB41F2B" w14:textId="5B572780" w:rsidR="00BF78B7" w:rsidRPr="000926B2" w:rsidDel="00D71A41" w:rsidRDefault="00BF78B7" w:rsidP="00EE1303">
            <w:pPr>
              <w:pStyle w:val="ListParagraph"/>
              <w:spacing w:line="360" w:lineRule="auto"/>
              <w:ind w:left="0"/>
              <w:jc w:val="both"/>
              <w:rPr>
                <w:del w:id="3008" w:author="Chara Katiri" w:date="2015-04-12T17:50:00Z"/>
                <w:rFonts w:ascii="Times" w:hAnsi="Times" w:cs="Times New Roman"/>
                <w:sz w:val="22"/>
                <w:szCs w:val="22"/>
              </w:rPr>
            </w:pPr>
            <w:del w:id="3009" w:author="Chara Katiri" w:date="2015-04-12T17:50:00Z">
              <w:r w:rsidRPr="000926B2" w:rsidDel="00D71A41">
                <w:rPr>
                  <w:rFonts w:ascii="Times" w:hAnsi="Times" w:cs="Times New Roman"/>
                  <w:sz w:val="22"/>
                  <w:szCs w:val="22"/>
                </w:rPr>
                <w:delText xml:space="preserve">The system should provide a ‘My profile’ area for each user. The personal information of the user will be shown on that page (Name, Contact details, email address, telephone number). </w:delText>
              </w:r>
            </w:del>
          </w:p>
        </w:tc>
        <w:tc>
          <w:tcPr>
            <w:tcW w:w="1288" w:type="dxa"/>
            <w:tcPrChange w:id="3010" w:author="Chara Katiri" w:date="2015-04-12T03:35:00Z">
              <w:tcPr>
                <w:tcW w:w="1288" w:type="dxa"/>
              </w:tcPr>
            </w:tcPrChange>
          </w:tcPr>
          <w:p w14:paraId="221C6B8C" w14:textId="39933716" w:rsidR="00BF78B7" w:rsidRPr="000926B2" w:rsidDel="00D71A41" w:rsidRDefault="00BF78B7" w:rsidP="00EE1303">
            <w:pPr>
              <w:pStyle w:val="ListParagraph"/>
              <w:spacing w:line="360" w:lineRule="auto"/>
              <w:ind w:left="0"/>
              <w:jc w:val="both"/>
              <w:rPr>
                <w:del w:id="3011" w:author="Chara Katiri" w:date="2015-04-12T17:50:00Z"/>
                <w:rFonts w:ascii="Times" w:hAnsi="Times" w:cs="Times New Roman"/>
                <w:sz w:val="22"/>
                <w:szCs w:val="22"/>
              </w:rPr>
            </w:pPr>
            <w:del w:id="3012" w:author="Chara Katiri" w:date="2015-04-12T17:50:00Z">
              <w:r w:rsidRPr="000926B2" w:rsidDel="00D71A41">
                <w:rPr>
                  <w:rFonts w:ascii="Times" w:hAnsi="Times" w:cs="Times New Roman"/>
                  <w:sz w:val="22"/>
                  <w:szCs w:val="22"/>
                </w:rPr>
                <w:delText>Functional</w:delText>
              </w:r>
            </w:del>
          </w:p>
        </w:tc>
        <w:tc>
          <w:tcPr>
            <w:tcW w:w="1242" w:type="dxa"/>
            <w:tcPrChange w:id="3013" w:author="Chara Katiri" w:date="2015-04-12T03:35:00Z">
              <w:tcPr>
                <w:tcW w:w="1242" w:type="dxa"/>
              </w:tcPr>
            </w:tcPrChange>
          </w:tcPr>
          <w:p w14:paraId="375692CE" w14:textId="5FB51BCF" w:rsidR="00BF78B7" w:rsidRPr="000926B2" w:rsidDel="00D71A41" w:rsidRDefault="00BF78B7" w:rsidP="00EE1303">
            <w:pPr>
              <w:pStyle w:val="ListParagraph"/>
              <w:spacing w:line="360" w:lineRule="auto"/>
              <w:ind w:left="0"/>
              <w:jc w:val="both"/>
              <w:rPr>
                <w:del w:id="3014" w:author="Chara Katiri" w:date="2015-04-12T17:50:00Z"/>
                <w:rFonts w:ascii="Times" w:hAnsi="Times" w:cs="Times New Roman"/>
                <w:sz w:val="22"/>
                <w:szCs w:val="22"/>
              </w:rPr>
            </w:pPr>
          </w:p>
        </w:tc>
        <w:tc>
          <w:tcPr>
            <w:tcW w:w="1172" w:type="dxa"/>
            <w:tcPrChange w:id="3015" w:author="Chara Katiri" w:date="2015-04-12T03:35:00Z">
              <w:tcPr>
                <w:tcW w:w="1172" w:type="dxa"/>
              </w:tcPr>
            </w:tcPrChange>
          </w:tcPr>
          <w:p w14:paraId="167FFF37" w14:textId="7FC5DE6F" w:rsidR="00BF78B7" w:rsidRPr="000926B2" w:rsidDel="00D71A41" w:rsidRDefault="00BF78B7" w:rsidP="00EE1303">
            <w:pPr>
              <w:pStyle w:val="ListParagraph"/>
              <w:spacing w:line="360" w:lineRule="auto"/>
              <w:ind w:left="0"/>
              <w:jc w:val="both"/>
              <w:rPr>
                <w:del w:id="3016" w:author="Chara Katiri" w:date="2015-04-12T17:50:00Z"/>
                <w:rFonts w:ascii="Times" w:hAnsi="Times" w:cs="Times New Roman"/>
                <w:sz w:val="22"/>
                <w:szCs w:val="22"/>
              </w:rPr>
            </w:pPr>
          </w:p>
        </w:tc>
        <w:tc>
          <w:tcPr>
            <w:tcW w:w="1172" w:type="dxa"/>
            <w:tcPrChange w:id="3017" w:author="Chara Katiri" w:date="2015-04-12T03:35:00Z">
              <w:tcPr>
                <w:tcW w:w="1172" w:type="dxa"/>
              </w:tcPr>
            </w:tcPrChange>
          </w:tcPr>
          <w:p w14:paraId="0D0E0A18" w14:textId="64F34A2C" w:rsidR="00BF78B7" w:rsidRPr="000926B2" w:rsidDel="00D71A41" w:rsidRDefault="00BF78B7" w:rsidP="00EE1303">
            <w:pPr>
              <w:pStyle w:val="ListParagraph"/>
              <w:spacing w:line="360" w:lineRule="auto"/>
              <w:ind w:left="0"/>
              <w:jc w:val="both"/>
              <w:rPr>
                <w:del w:id="3018" w:author="Chara Katiri" w:date="2015-04-12T17:50:00Z"/>
                <w:rFonts w:ascii="Times" w:hAnsi="Times" w:cs="Times New Roman"/>
                <w:sz w:val="22"/>
                <w:szCs w:val="22"/>
              </w:rPr>
            </w:pPr>
          </w:p>
        </w:tc>
        <w:tc>
          <w:tcPr>
            <w:tcW w:w="1172" w:type="dxa"/>
            <w:tcPrChange w:id="3019" w:author="Chara Katiri" w:date="2015-04-12T03:35:00Z">
              <w:tcPr>
                <w:tcW w:w="1172" w:type="dxa"/>
              </w:tcPr>
            </w:tcPrChange>
          </w:tcPr>
          <w:p w14:paraId="0F4AC47A" w14:textId="6F2D2355" w:rsidR="00BF78B7" w:rsidRPr="000926B2" w:rsidDel="00D71A41" w:rsidRDefault="00BF78B7" w:rsidP="00EE1303">
            <w:pPr>
              <w:pStyle w:val="ListParagraph"/>
              <w:spacing w:line="360" w:lineRule="auto"/>
              <w:ind w:left="0"/>
              <w:jc w:val="both"/>
              <w:rPr>
                <w:del w:id="3020" w:author="Chara Katiri" w:date="2015-04-12T17:50:00Z"/>
                <w:rFonts w:ascii="Times" w:hAnsi="Times" w:cs="Times New Roman"/>
                <w:sz w:val="22"/>
                <w:szCs w:val="22"/>
              </w:rPr>
            </w:pPr>
            <w:del w:id="3021" w:author="Chara Katiri" w:date="2015-04-12T17:50:00Z">
              <w:r w:rsidRPr="000926B2" w:rsidDel="00D71A41">
                <w:rPr>
                  <w:rFonts w:ascii="Times" w:hAnsi="Times" w:cs="Times New Roman"/>
                  <w:sz w:val="22"/>
                  <w:szCs w:val="22"/>
                </w:rPr>
                <w:delText>S</w:delText>
              </w:r>
            </w:del>
          </w:p>
        </w:tc>
      </w:tr>
      <w:tr w:rsidR="00BF78B7" w:rsidRPr="000926B2" w:rsidDel="00D71A41" w14:paraId="421DBED4" w14:textId="1504E15E" w:rsidTr="00BF78B7">
        <w:trPr>
          <w:del w:id="3022" w:author="Chara Katiri" w:date="2015-04-12T17:50:00Z"/>
        </w:trPr>
        <w:tc>
          <w:tcPr>
            <w:tcW w:w="1172" w:type="dxa"/>
            <w:gridSpan w:val="2"/>
            <w:tcPrChange w:id="3023" w:author="Chara Katiri" w:date="2015-04-12T03:35:00Z">
              <w:tcPr>
                <w:tcW w:w="1172" w:type="dxa"/>
                <w:gridSpan w:val="2"/>
              </w:tcPr>
            </w:tcPrChange>
          </w:tcPr>
          <w:p w14:paraId="7FEE0D14" w14:textId="7E9FA84E" w:rsidR="00BF78B7" w:rsidRPr="000926B2" w:rsidDel="00D71A41" w:rsidRDefault="00BF78B7" w:rsidP="00EE1303">
            <w:pPr>
              <w:pStyle w:val="ListParagraph"/>
              <w:spacing w:line="360" w:lineRule="auto"/>
              <w:ind w:left="0"/>
              <w:jc w:val="both"/>
              <w:rPr>
                <w:del w:id="3024" w:author="Chara Katiri" w:date="2015-04-12T17:50:00Z"/>
                <w:rFonts w:ascii="Times" w:hAnsi="Times" w:cs="Times New Roman"/>
                <w:sz w:val="22"/>
                <w:szCs w:val="22"/>
              </w:rPr>
            </w:pPr>
            <w:del w:id="3025" w:author="Chara Katiri" w:date="2015-04-12T17:50:00Z">
              <w:r w:rsidRPr="000926B2" w:rsidDel="00D71A41">
                <w:rPr>
                  <w:rFonts w:ascii="Times" w:hAnsi="Times" w:cs="Times New Roman"/>
                  <w:sz w:val="22"/>
                  <w:szCs w:val="22"/>
                </w:rPr>
                <w:delText>12</w:delText>
              </w:r>
            </w:del>
          </w:p>
        </w:tc>
        <w:tc>
          <w:tcPr>
            <w:tcW w:w="4254" w:type="dxa"/>
            <w:gridSpan w:val="5"/>
            <w:tcPrChange w:id="3026" w:author="Chara Katiri" w:date="2015-04-12T03:35:00Z">
              <w:tcPr>
                <w:tcW w:w="4254" w:type="dxa"/>
                <w:gridSpan w:val="5"/>
              </w:tcPr>
            </w:tcPrChange>
          </w:tcPr>
          <w:p w14:paraId="6A78B5D8" w14:textId="4E08B52A" w:rsidR="00BF78B7" w:rsidRPr="000926B2" w:rsidDel="00D71A41" w:rsidRDefault="00BF78B7" w:rsidP="00EE1303">
            <w:pPr>
              <w:pStyle w:val="ListParagraph"/>
              <w:spacing w:line="360" w:lineRule="auto"/>
              <w:ind w:left="0"/>
              <w:jc w:val="both"/>
              <w:rPr>
                <w:del w:id="3027" w:author="Chara Katiri" w:date="2015-04-12T17:50:00Z"/>
                <w:rFonts w:ascii="Times" w:hAnsi="Times" w:cs="Times New Roman"/>
                <w:sz w:val="22"/>
                <w:szCs w:val="22"/>
              </w:rPr>
            </w:pPr>
            <w:del w:id="3028" w:author="Chara Katiri" w:date="2015-04-12T17:50:00Z">
              <w:r w:rsidRPr="000926B2" w:rsidDel="00D71A41">
                <w:rPr>
                  <w:rFonts w:ascii="Times" w:hAnsi="Times" w:cs="Times New Roman"/>
                  <w:sz w:val="22"/>
                  <w:szCs w:val="22"/>
                </w:rPr>
                <w:delText xml:space="preserve">The system should allow users to bookmark items as ‘Favourites’.   </w:delText>
              </w:r>
            </w:del>
          </w:p>
        </w:tc>
        <w:tc>
          <w:tcPr>
            <w:tcW w:w="1288" w:type="dxa"/>
            <w:tcPrChange w:id="3029" w:author="Chara Katiri" w:date="2015-04-12T03:35:00Z">
              <w:tcPr>
                <w:tcW w:w="1288" w:type="dxa"/>
              </w:tcPr>
            </w:tcPrChange>
          </w:tcPr>
          <w:p w14:paraId="33E509CB" w14:textId="3F1AFDC6" w:rsidR="00BF78B7" w:rsidRPr="000926B2" w:rsidDel="00D71A41" w:rsidRDefault="00BF78B7" w:rsidP="00EE1303">
            <w:pPr>
              <w:pStyle w:val="ListParagraph"/>
              <w:spacing w:line="360" w:lineRule="auto"/>
              <w:ind w:left="0"/>
              <w:jc w:val="both"/>
              <w:rPr>
                <w:del w:id="3030" w:author="Chara Katiri" w:date="2015-04-12T17:50:00Z"/>
                <w:rFonts w:ascii="Times" w:hAnsi="Times" w:cs="Times New Roman"/>
                <w:sz w:val="22"/>
                <w:szCs w:val="22"/>
              </w:rPr>
            </w:pPr>
            <w:del w:id="3031" w:author="Chara Katiri" w:date="2015-04-12T17:50:00Z">
              <w:r w:rsidRPr="000926B2" w:rsidDel="00D71A41">
                <w:rPr>
                  <w:rFonts w:ascii="Times" w:hAnsi="Times" w:cs="Times New Roman"/>
                  <w:sz w:val="22"/>
                  <w:szCs w:val="22"/>
                </w:rPr>
                <w:delText>Functional</w:delText>
              </w:r>
            </w:del>
          </w:p>
        </w:tc>
        <w:tc>
          <w:tcPr>
            <w:tcW w:w="1242" w:type="dxa"/>
            <w:tcPrChange w:id="3032" w:author="Chara Katiri" w:date="2015-04-12T03:35:00Z">
              <w:tcPr>
                <w:tcW w:w="1242" w:type="dxa"/>
              </w:tcPr>
            </w:tcPrChange>
          </w:tcPr>
          <w:p w14:paraId="74B580EB" w14:textId="098675E4" w:rsidR="00BF78B7" w:rsidRPr="000926B2" w:rsidDel="00D71A41" w:rsidRDefault="00BF78B7" w:rsidP="00EE1303">
            <w:pPr>
              <w:pStyle w:val="ListParagraph"/>
              <w:spacing w:line="360" w:lineRule="auto"/>
              <w:ind w:left="0"/>
              <w:jc w:val="both"/>
              <w:rPr>
                <w:del w:id="3033" w:author="Chara Katiri" w:date="2015-04-12T17:50:00Z"/>
                <w:rFonts w:ascii="Times" w:hAnsi="Times" w:cs="Times New Roman"/>
                <w:sz w:val="22"/>
                <w:szCs w:val="22"/>
              </w:rPr>
            </w:pPr>
            <w:del w:id="3034" w:author="Chara Katiri" w:date="2015-04-12T17:50:00Z">
              <w:r w:rsidRPr="000926B2" w:rsidDel="00D71A41">
                <w:rPr>
                  <w:rFonts w:ascii="Times" w:hAnsi="Times" w:cs="Times New Roman"/>
                  <w:sz w:val="22"/>
                  <w:szCs w:val="22"/>
                </w:rPr>
                <w:delText>Shall</w:delText>
              </w:r>
            </w:del>
          </w:p>
        </w:tc>
        <w:tc>
          <w:tcPr>
            <w:tcW w:w="1172" w:type="dxa"/>
            <w:tcPrChange w:id="3035" w:author="Chara Katiri" w:date="2015-04-12T03:35:00Z">
              <w:tcPr>
                <w:tcW w:w="1172" w:type="dxa"/>
              </w:tcPr>
            </w:tcPrChange>
          </w:tcPr>
          <w:p w14:paraId="79840FB0" w14:textId="7A454229" w:rsidR="00BF78B7" w:rsidRPr="000926B2" w:rsidDel="00D71A41" w:rsidRDefault="00BF78B7" w:rsidP="00EE1303">
            <w:pPr>
              <w:pStyle w:val="ListParagraph"/>
              <w:spacing w:line="360" w:lineRule="auto"/>
              <w:ind w:left="0"/>
              <w:jc w:val="both"/>
              <w:rPr>
                <w:del w:id="3036" w:author="Chara Katiri" w:date="2015-04-12T17:50:00Z"/>
                <w:rFonts w:ascii="Times" w:hAnsi="Times" w:cs="Times New Roman"/>
                <w:sz w:val="22"/>
                <w:szCs w:val="22"/>
              </w:rPr>
            </w:pPr>
          </w:p>
        </w:tc>
        <w:tc>
          <w:tcPr>
            <w:tcW w:w="1172" w:type="dxa"/>
            <w:tcPrChange w:id="3037" w:author="Chara Katiri" w:date="2015-04-12T03:35:00Z">
              <w:tcPr>
                <w:tcW w:w="1172" w:type="dxa"/>
              </w:tcPr>
            </w:tcPrChange>
          </w:tcPr>
          <w:p w14:paraId="6F425F3D" w14:textId="4E0810B6" w:rsidR="00BF78B7" w:rsidRPr="000926B2" w:rsidDel="00D71A41" w:rsidRDefault="00BF78B7" w:rsidP="00EE1303">
            <w:pPr>
              <w:pStyle w:val="ListParagraph"/>
              <w:spacing w:line="360" w:lineRule="auto"/>
              <w:ind w:left="0"/>
              <w:jc w:val="both"/>
              <w:rPr>
                <w:del w:id="3038" w:author="Chara Katiri" w:date="2015-04-12T17:50:00Z"/>
                <w:rFonts w:ascii="Times" w:hAnsi="Times" w:cs="Times New Roman"/>
                <w:sz w:val="22"/>
                <w:szCs w:val="22"/>
              </w:rPr>
            </w:pPr>
          </w:p>
        </w:tc>
        <w:tc>
          <w:tcPr>
            <w:tcW w:w="1172" w:type="dxa"/>
            <w:tcPrChange w:id="3039" w:author="Chara Katiri" w:date="2015-04-12T03:35:00Z">
              <w:tcPr>
                <w:tcW w:w="1172" w:type="dxa"/>
              </w:tcPr>
            </w:tcPrChange>
          </w:tcPr>
          <w:p w14:paraId="721F9ED8" w14:textId="2675ECA9" w:rsidR="00BF78B7" w:rsidRPr="000926B2" w:rsidDel="00D71A41" w:rsidRDefault="00BF78B7" w:rsidP="00EE1303">
            <w:pPr>
              <w:pStyle w:val="ListParagraph"/>
              <w:spacing w:line="360" w:lineRule="auto"/>
              <w:ind w:left="0"/>
              <w:jc w:val="both"/>
              <w:rPr>
                <w:del w:id="3040" w:author="Chara Katiri" w:date="2015-04-12T17:50:00Z"/>
                <w:rFonts w:ascii="Times" w:hAnsi="Times" w:cs="Times New Roman"/>
                <w:sz w:val="22"/>
                <w:szCs w:val="22"/>
              </w:rPr>
            </w:pPr>
            <w:del w:id="3041" w:author="Chara Katiri" w:date="2015-04-12T17:50:00Z">
              <w:r w:rsidRPr="000926B2" w:rsidDel="00D71A41">
                <w:rPr>
                  <w:rFonts w:ascii="Times" w:hAnsi="Times" w:cs="Times New Roman"/>
                  <w:sz w:val="22"/>
                  <w:szCs w:val="22"/>
                </w:rPr>
                <w:delText>M</w:delText>
              </w:r>
            </w:del>
          </w:p>
        </w:tc>
      </w:tr>
      <w:tr w:rsidR="00BF78B7" w:rsidRPr="000926B2" w:rsidDel="00D71A41" w14:paraId="55FC73A4" w14:textId="32B24642" w:rsidTr="00BF78B7">
        <w:trPr>
          <w:del w:id="3042" w:author="Chara Katiri" w:date="2015-04-12T17:50:00Z"/>
        </w:trPr>
        <w:tc>
          <w:tcPr>
            <w:tcW w:w="1172" w:type="dxa"/>
            <w:gridSpan w:val="2"/>
            <w:tcPrChange w:id="3043" w:author="Chara Katiri" w:date="2015-04-12T03:35:00Z">
              <w:tcPr>
                <w:tcW w:w="1172" w:type="dxa"/>
                <w:gridSpan w:val="2"/>
              </w:tcPr>
            </w:tcPrChange>
          </w:tcPr>
          <w:p w14:paraId="0A2E9652" w14:textId="7746A20B" w:rsidR="00BF78B7" w:rsidRPr="000926B2" w:rsidDel="00D71A41" w:rsidRDefault="00BF78B7" w:rsidP="00EE1303">
            <w:pPr>
              <w:pStyle w:val="ListParagraph"/>
              <w:spacing w:line="360" w:lineRule="auto"/>
              <w:ind w:left="0"/>
              <w:jc w:val="both"/>
              <w:rPr>
                <w:del w:id="3044" w:author="Chara Katiri" w:date="2015-04-12T17:50:00Z"/>
                <w:rFonts w:ascii="Times" w:hAnsi="Times" w:cs="Times New Roman"/>
                <w:sz w:val="22"/>
                <w:szCs w:val="22"/>
              </w:rPr>
            </w:pPr>
            <w:del w:id="3045" w:author="Chara Katiri" w:date="2015-04-12T17:50:00Z">
              <w:r w:rsidRPr="000926B2" w:rsidDel="00D71A41">
                <w:rPr>
                  <w:rFonts w:ascii="Times" w:hAnsi="Times" w:cs="Times New Roman"/>
                  <w:sz w:val="22"/>
                  <w:szCs w:val="22"/>
                </w:rPr>
                <w:delText>13</w:delText>
              </w:r>
            </w:del>
          </w:p>
        </w:tc>
        <w:tc>
          <w:tcPr>
            <w:tcW w:w="4254" w:type="dxa"/>
            <w:gridSpan w:val="5"/>
            <w:tcPrChange w:id="3046" w:author="Chara Katiri" w:date="2015-04-12T03:35:00Z">
              <w:tcPr>
                <w:tcW w:w="4254" w:type="dxa"/>
                <w:gridSpan w:val="5"/>
              </w:tcPr>
            </w:tcPrChange>
          </w:tcPr>
          <w:p w14:paraId="38499052" w14:textId="6BC38A76" w:rsidR="00BF78B7" w:rsidRPr="000926B2" w:rsidDel="00D71A41" w:rsidRDefault="00BF78B7" w:rsidP="00EE1303">
            <w:pPr>
              <w:pStyle w:val="ListParagraph"/>
              <w:spacing w:line="360" w:lineRule="auto"/>
              <w:ind w:left="0"/>
              <w:jc w:val="both"/>
              <w:rPr>
                <w:del w:id="3047" w:author="Chara Katiri" w:date="2015-04-12T17:50:00Z"/>
                <w:rFonts w:ascii="Times" w:hAnsi="Times" w:cs="Times New Roman"/>
                <w:sz w:val="22"/>
                <w:szCs w:val="22"/>
              </w:rPr>
            </w:pPr>
            <w:del w:id="3048" w:author="Chara Katiri" w:date="2015-04-12T17:50:00Z">
              <w:r w:rsidRPr="000926B2" w:rsidDel="00D71A41">
                <w:rPr>
                  <w:rFonts w:ascii="Times" w:hAnsi="Times" w:cs="Times New Roman"/>
                  <w:sz w:val="22"/>
                  <w:szCs w:val="22"/>
                </w:rPr>
                <w:delText xml:space="preserve">Items marked as Favorites must be protected from external unauthorized access by other users. </w:delText>
              </w:r>
            </w:del>
          </w:p>
        </w:tc>
        <w:tc>
          <w:tcPr>
            <w:tcW w:w="1288" w:type="dxa"/>
            <w:tcPrChange w:id="3049" w:author="Chara Katiri" w:date="2015-04-12T03:35:00Z">
              <w:tcPr>
                <w:tcW w:w="1288" w:type="dxa"/>
              </w:tcPr>
            </w:tcPrChange>
          </w:tcPr>
          <w:p w14:paraId="79326D08" w14:textId="47A3C47B" w:rsidR="00BF78B7" w:rsidRPr="000926B2" w:rsidDel="00D71A41" w:rsidRDefault="00BF78B7" w:rsidP="00EE1303">
            <w:pPr>
              <w:pStyle w:val="ListParagraph"/>
              <w:spacing w:line="360" w:lineRule="auto"/>
              <w:ind w:left="0"/>
              <w:jc w:val="both"/>
              <w:rPr>
                <w:del w:id="3050" w:author="Chara Katiri" w:date="2015-04-12T17:50:00Z"/>
                <w:rFonts w:ascii="Times" w:hAnsi="Times" w:cs="Times New Roman"/>
                <w:sz w:val="22"/>
                <w:szCs w:val="22"/>
              </w:rPr>
            </w:pPr>
            <w:del w:id="3051" w:author="Chara Katiri" w:date="2015-04-12T17:50:00Z">
              <w:r w:rsidRPr="000926B2" w:rsidDel="00D71A41">
                <w:rPr>
                  <w:rFonts w:ascii="Times" w:hAnsi="Times" w:cs="Times New Roman"/>
                  <w:sz w:val="22"/>
                  <w:szCs w:val="22"/>
                </w:rPr>
                <w:delText>Non-functional</w:delText>
              </w:r>
            </w:del>
          </w:p>
        </w:tc>
        <w:tc>
          <w:tcPr>
            <w:tcW w:w="1242" w:type="dxa"/>
            <w:tcPrChange w:id="3052" w:author="Chara Katiri" w:date="2015-04-12T03:35:00Z">
              <w:tcPr>
                <w:tcW w:w="1242" w:type="dxa"/>
              </w:tcPr>
            </w:tcPrChange>
          </w:tcPr>
          <w:p w14:paraId="1E8DC48B" w14:textId="70B58703" w:rsidR="00BF78B7" w:rsidRPr="000926B2" w:rsidDel="00D71A41" w:rsidRDefault="00BF78B7" w:rsidP="00EE1303">
            <w:pPr>
              <w:pStyle w:val="ListParagraph"/>
              <w:spacing w:line="360" w:lineRule="auto"/>
              <w:ind w:left="0"/>
              <w:jc w:val="both"/>
              <w:rPr>
                <w:del w:id="3053" w:author="Chara Katiri" w:date="2015-04-12T17:50:00Z"/>
                <w:rFonts w:ascii="Times" w:hAnsi="Times" w:cs="Times New Roman"/>
                <w:sz w:val="22"/>
                <w:szCs w:val="22"/>
              </w:rPr>
            </w:pPr>
          </w:p>
        </w:tc>
        <w:tc>
          <w:tcPr>
            <w:tcW w:w="1172" w:type="dxa"/>
            <w:tcPrChange w:id="3054" w:author="Chara Katiri" w:date="2015-04-12T03:35:00Z">
              <w:tcPr>
                <w:tcW w:w="1172" w:type="dxa"/>
              </w:tcPr>
            </w:tcPrChange>
          </w:tcPr>
          <w:p w14:paraId="6923A0AB" w14:textId="25BE28EE" w:rsidR="00BF78B7" w:rsidRPr="000926B2" w:rsidDel="00D71A41" w:rsidRDefault="00BF78B7" w:rsidP="00EE1303">
            <w:pPr>
              <w:pStyle w:val="ListParagraph"/>
              <w:spacing w:line="360" w:lineRule="auto"/>
              <w:ind w:left="0"/>
              <w:jc w:val="both"/>
              <w:rPr>
                <w:del w:id="3055" w:author="Chara Katiri" w:date="2015-04-12T17:50:00Z"/>
                <w:rFonts w:ascii="Times" w:hAnsi="Times" w:cs="Times New Roman"/>
                <w:sz w:val="22"/>
                <w:szCs w:val="22"/>
              </w:rPr>
            </w:pPr>
          </w:p>
        </w:tc>
        <w:tc>
          <w:tcPr>
            <w:tcW w:w="1172" w:type="dxa"/>
            <w:tcPrChange w:id="3056" w:author="Chara Katiri" w:date="2015-04-12T03:35:00Z">
              <w:tcPr>
                <w:tcW w:w="1172" w:type="dxa"/>
              </w:tcPr>
            </w:tcPrChange>
          </w:tcPr>
          <w:p w14:paraId="74EECCDC" w14:textId="0B34F66D" w:rsidR="00BF78B7" w:rsidRPr="000926B2" w:rsidDel="00D71A41" w:rsidRDefault="00BF78B7" w:rsidP="00EE1303">
            <w:pPr>
              <w:pStyle w:val="ListParagraph"/>
              <w:spacing w:line="360" w:lineRule="auto"/>
              <w:ind w:left="0"/>
              <w:jc w:val="both"/>
              <w:rPr>
                <w:del w:id="3057" w:author="Chara Katiri" w:date="2015-04-12T17:50:00Z"/>
                <w:rFonts w:ascii="Times" w:hAnsi="Times" w:cs="Times New Roman"/>
                <w:sz w:val="22"/>
                <w:szCs w:val="22"/>
              </w:rPr>
            </w:pPr>
          </w:p>
        </w:tc>
        <w:tc>
          <w:tcPr>
            <w:tcW w:w="1172" w:type="dxa"/>
            <w:tcPrChange w:id="3058" w:author="Chara Katiri" w:date="2015-04-12T03:35:00Z">
              <w:tcPr>
                <w:tcW w:w="1172" w:type="dxa"/>
              </w:tcPr>
            </w:tcPrChange>
          </w:tcPr>
          <w:p w14:paraId="3FB9CD0E" w14:textId="09DE5D69" w:rsidR="00BF78B7" w:rsidRPr="000926B2" w:rsidDel="00D71A41" w:rsidRDefault="00BF78B7" w:rsidP="00EE1303">
            <w:pPr>
              <w:pStyle w:val="ListParagraph"/>
              <w:spacing w:line="360" w:lineRule="auto"/>
              <w:ind w:left="0"/>
              <w:jc w:val="both"/>
              <w:rPr>
                <w:del w:id="3059" w:author="Chara Katiri" w:date="2015-04-12T17:50:00Z"/>
                <w:rFonts w:ascii="Times" w:hAnsi="Times" w:cs="Times New Roman"/>
                <w:sz w:val="22"/>
                <w:szCs w:val="22"/>
              </w:rPr>
            </w:pPr>
            <w:del w:id="3060" w:author="Chara Katiri" w:date="2015-04-12T17:50:00Z">
              <w:r w:rsidRPr="000926B2" w:rsidDel="00D71A41">
                <w:rPr>
                  <w:rFonts w:ascii="Times" w:hAnsi="Times" w:cs="Times New Roman"/>
                  <w:sz w:val="22"/>
                  <w:szCs w:val="22"/>
                </w:rPr>
                <w:delText>C</w:delText>
              </w:r>
            </w:del>
          </w:p>
        </w:tc>
      </w:tr>
      <w:tr w:rsidR="00BF78B7" w:rsidRPr="000926B2" w:rsidDel="00D71A41" w14:paraId="1CA4724D" w14:textId="311BDF57" w:rsidTr="00BF78B7">
        <w:trPr>
          <w:del w:id="3061" w:author="Chara Katiri" w:date="2015-04-12T17:50:00Z"/>
        </w:trPr>
        <w:tc>
          <w:tcPr>
            <w:tcW w:w="1172" w:type="dxa"/>
            <w:gridSpan w:val="2"/>
            <w:tcPrChange w:id="3062" w:author="Chara Katiri" w:date="2015-04-12T03:35:00Z">
              <w:tcPr>
                <w:tcW w:w="1172" w:type="dxa"/>
                <w:gridSpan w:val="2"/>
              </w:tcPr>
            </w:tcPrChange>
          </w:tcPr>
          <w:p w14:paraId="50ED4773" w14:textId="7C3E25E5" w:rsidR="00BF78B7" w:rsidRPr="000926B2" w:rsidDel="00D71A41" w:rsidRDefault="00BF78B7" w:rsidP="00EE1303">
            <w:pPr>
              <w:pStyle w:val="ListParagraph"/>
              <w:spacing w:line="360" w:lineRule="auto"/>
              <w:ind w:left="0"/>
              <w:jc w:val="both"/>
              <w:rPr>
                <w:del w:id="3063" w:author="Chara Katiri" w:date="2015-04-12T17:50:00Z"/>
                <w:rFonts w:ascii="Times" w:hAnsi="Times" w:cs="Times New Roman"/>
                <w:sz w:val="22"/>
                <w:szCs w:val="22"/>
              </w:rPr>
            </w:pPr>
            <w:del w:id="3064" w:author="Chara Katiri" w:date="2015-04-12T17:50:00Z">
              <w:r w:rsidRPr="000926B2" w:rsidDel="00D71A41">
                <w:rPr>
                  <w:rFonts w:ascii="Times" w:hAnsi="Times" w:cs="Times New Roman"/>
                  <w:sz w:val="22"/>
                  <w:szCs w:val="22"/>
                </w:rPr>
                <w:delText>14</w:delText>
              </w:r>
            </w:del>
          </w:p>
        </w:tc>
        <w:tc>
          <w:tcPr>
            <w:tcW w:w="4254" w:type="dxa"/>
            <w:gridSpan w:val="5"/>
            <w:tcPrChange w:id="3065" w:author="Chara Katiri" w:date="2015-04-12T03:35:00Z">
              <w:tcPr>
                <w:tcW w:w="4254" w:type="dxa"/>
                <w:gridSpan w:val="5"/>
              </w:tcPr>
            </w:tcPrChange>
          </w:tcPr>
          <w:p w14:paraId="39DADDB2" w14:textId="073293B0" w:rsidR="00BF78B7" w:rsidRPr="000926B2" w:rsidDel="00D71A41" w:rsidRDefault="00BF78B7" w:rsidP="00EE1303">
            <w:pPr>
              <w:pStyle w:val="ListParagraph"/>
              <w:spacing w:line="360" w:lineRule="auto"/>
              <w:ind w:left="0"/>
              <w:jc w:val="both"/>
              <w:rPr>
                <w:del w:id="3066" w:author="Chara Katiri" w:date="2015-04-12T17:50:00Z"/>
                <w:rFonts w:ascii="Times" w:hAnsi="Times" w:cs="Times New Roman"/>
                <w:sz w:val="22"/>
                <w:szCs w:val="22"/>
              </w:rPr>
            </w:pPr>
            <w:del w:id="3067" w:author="Chara Katiri" w:date="2015-04-12T17:50:00Z">
              <w:r w:rsidRPr="000926B2" w:rsidDel="00D71A41">
                <w:rPr>
                  <w:rFonts w:ascii="Times" w:hAnsi="Times" w:cs="Times New Roman"/>
                  <w:sz w:val="22"/>
                  <w:szCs w:val="22"/>
                </w:rPr>
                <w:delText xml:space="preserve">The system won’t offer in-poge zooming of product image. </w:delText>
              </w:r>
            </w:del>
          </w:p>
        </w:tc>
        <w:tc>
          <w:tcPr>
            <w:tcW w:w="1288" w:type="dxa"/>
            <w:tcPrChange w:id="3068" w:author="Chara Katiri" w:date="2015-04-12T03:35:00Z">
              <w:tcPr>
                <w:tcW w:w="1288" w:type="dxa"/>
              </w:tcPr>
            </w:tcPrChange>
          </w:tcPr>
          <w:p w14:paraId="1C77C41E" w14:textId="3A587E9C" w:rsidR="00BF78B7" w:rsidRPr="000926B2" w:rsidDel="00D71A41" w:rsidRDefault="00BF78B7" w:rsidP="00EE1303">
            <w:pPr>
              <w:pStyle w:val="ListParagraph"/>
              <w:spacing w:line="360" w:lineRule="auto"/>
              <w:ind w:left="0"/>
              <w:jc w:val="both"/>
              <w:rPr>
                <w:del w:id="3069" w:author="Chara Katiri" w:date="2015-04-12T17:50:00Z"/>
                <w:rFonts w:ascii="Times" w:hAnsi="Times" w:cs="Times New Roman"/>
                <w:sz w:val="22"/>
                <w:szCs w:val="22"/>
              </w:rPr>
            </w:pPr>
          </w:p>
        </w:tc>
        <w:tc>
          <w:tcPr>
            <w:tcW w:w="1242" w:type="dxa"/>
            <w:tcPrChange w:id="3070" w:author="Chara Katiri" w:date="2015-04-12T03:35:00Z">
              <w:tcPr>
                <w:tcW w:w="1242" w:type="dxa"/>
              </w:tcPr>
            </w:tcPrChange>
          </w:tcPr>
          <w:p w14:paraId="39AB6D32" w14:textId="6FFDFEEF" w:rsidR="00BF78B7" w:rsidRPr="000926B2" w:rsidDel="00D71A41" w:rsidRDefault="00BF78B7" w:rsidP="00EE1303">
            <w:pPr>
              <w:pStyle w:val="ListParagraph"/>
              <w:spacing w:line="360" w:lineRule="auto"/>
              <w:ind w:left="0"/>
              <w:jc w:val="both"/>
              <w:rPr>
                <w:del w:id="3071" w:author="Chara Katiri" w:date="2015-04-12T17:50:00Z"/>
                <w:rFonts w:ascii="Times" w:hAnsi="Times" w:cs="Times New Roman"/>
                <w:sz w:val="22"/>
                <w:szCs w:val="22"/>
              </w:rPr>
            </w:pPr>
          </w:p>
        </w:tc>
        <w:tc>
          <w:tcPr>
            <w:tcW w:w="1172" w:type="dxa"/>
            <w:tcPrChange w:id="3072" w:author="Chara Katiri" w:date="2015-04-12T03:35:00Z">
              <w:tcPr>
                <w:tcW w:w="1172" w:type="dxa"/>
              </w:tcPr>
            </w:tcPrChange>
          </w:tcPr>
          <w:p w14:paraId="6B4B00BB" w14:textId="2F99FB1A" w:rsidR="00BF78B7" w:rsidRPr="000926B2" w:rsidDel="00D71A41" w:rsidRDefault="00BF78B7" w:rsidP="00EE1303">
            <w:pPr>
              <w:pStyle w:val="ListParagraph"/>
              <w:spacing w:line="360" w:lineRule="auto"/>
              <w:ind w:left="0"/>
              <w:jc w:val="both"/>
              <w:rPr>
                <w:del w:id="3073" w:author="Chara Katiri" w:date="2015-04-12T17:50:00Z"/>
                <w:rFonts w:ascii="Times" w:hAnsi="Times" w:cs="Times New Roman"/>
                <w:sz w:val="22"/>
                <w:szCs w:val="22"/>
              </w:rPr>
            </w:pPr>
          </w:p>
        </w:tc>
        <w:tc>
          <w:tcPr>
            <w:tcW w:w="1172" w:type="dxa"/>
            <w:tcPrChange w:id="3074" w:author="Chara Katiri" w:date="2015-04-12T03:35:00Z">
              <w:tcPr>
                <w:tcW w:w="1172" w:type="dxa"/>
              </w:tcPr>
            </w:tcPrChange>
          </w:tcPr>
          <w:p w14:paraId="1DD43F9E" w14:textId="4142E1D9" w:rsidR="00BF78B7" w:rsidRPr="000926B2" w:rsidDel="00D71A41" w:rsidRDefault="00BF78B7" w:rsidP="00EE1303">
            <w:pPr>
              <w:pStyle w:val="ListParagraph"/>
              <w:spacing w:line="360" w:lineRule="auto"/>
              <w:ind w:left="0"/>
              <w:jc w:val="both"/>
              <w:rPr>
                <w:del w:id="3075" w:author="Chara Katiri" w:date="2015-04-12T17:50:00Z"/>
                <w:rFonts w:ascii="Times" w:hAnsi="Times" w:cs="Times New Roman"/>
                <w:sz w:val="22"/>
                <w:szCs w:val="22"/>
              </w:rPr>
            </w:pPr>
          </w:p>
        </w:tc>
        <w:tc>
          <w:tcPr>
            <w:tcW w:w="1172" w:type="dxa"/>
            <w:tcPrChange w:id="3076" w:author="Chara Katiri" w:date="2015-04-12T03:35:00Z">
              <w:tcPr>
                <w:tcW w:w="1172" w:type="dxa"/>
              </w:tcPr>
            </w:tcPrChange>
          </w:tcPr>
          <w:p w14:paraId="0088D6C8" w14:textId="3DDF0DA9" w:rsidR="00BF78B7" w:rsidRPr="000926B2" w:rsidDel="00D71A41" w:rsidRDefault="00BF78B7" w:rsidP="00EE1303">
            <w:pPr>
              <w:pStyle w:val="ListParagraph"/>
              <w:spacing w:line="360" w:lineRule="auto"/>
              <w:ind w:left="0"/>
              <w:jc w:val="both"/>
              <w:rPr>
                <w:del w:id="3077" w:author="Chara Katiri" w:date="2015-04-12T17:50:00Z"/>
                <w:rFonts w:ascii="Times" w:hAnsi="Times" w:cs="Times New Roman"/>
                <w:sz w:val="22"/>
                <w:szCs w:val="22"/>
              </w:rPr>
            </w:pPr>
            <w:del w:id="3078" w:author="Chara Katiri" w:date="2015-04-12T17:50:00Z">
              <w:r w:rsidRPr="000926B2" w:rsidDel="00D71A41">
                <w:rPr>
                  <w:rFonts w:ascii="Times" w:hAnsi="Times" w:cs="Times New Roman"/>
                  <w:sz w:val="22"/>
                  <w:szCs w:val="22"/>
                </w:rPr>
                <w:delText>W</w:delText>
              </w:r>
            </w:del>
          </w:p>
        </w:tc>
      </w:tr>
      <w:tr w:rsidR="00BF78B7" w:rsidRPr="000926B2" w:rsidDel="00D71A41" w14:paraId="702699F0" w14:textId="4AA8BB9B" w:rsidTr="00BF78B7">
        <w:trPr>
          <w:del w:id="3079" w:author="Chara Katiri" w:date="2015-04-12T17:50:00Z"/>
        </w:trPr>
        <w:tc>
          <w:tcPr>
            <w:tcW w:w="1172" w:type="dxa"/>
            <w:gridSpan w:val="2"/>
            <w:tcPrChange w:id="3080" w:author="Chara Katiri" w:date="2015-04-12T03:35:00Z">
              <w:tcPr>
                <w:tcW w:w="1172" w:type="dxa"/>
                <w:gridSpan w:val="2"/>
              </w:tcPr>
            </w:tcPrChange>
          </w:tcPr>
          <w:p w14:paraId="6BC1BDED" w14:textId="1553E95F" w:rsidR="00BF78B7" w:rsidRPr="000926B2" w:rsidDel="00D71A41" w:rsidRDefault="00BF78B7" w:rsidP="00EE1303">
            <w:pPr>
              <w:pStyle w:val="ListParagraph"/>
              <w:spacing w:line="360" w:lineRule="auto"/>
              <w:ind w:left="0"/>
              <w:jc w:val="both"/>
              <w:rPr>
                <w:del w:id="3081" w:author="Chara Katiri" w:date="2015-04-12T17:50:00Z"/>
                <w:rFonts w:ascii="Times" w:hAnsi="Times" w:cs="Times New Roman"/>
                <w:sz w:val="22"/>
                <w:szCs w:val="22"/>
              </w:rPr>
            </w:pPr>
            <w:del w:id="3082" w:author="Chara Katiri" w:date="2015-04-12T17:50:00Z">
              <w:r w:rsidRPr="000926B2" w:rsidDel="00D71A41">
                <w:rPr>
                  <w:rFonts w:ascii="Times" w:hAnsi="Times" w:cs="Times New Roman"/>
                  <w:sz w:val="22"/>
                  <w:szCs w:val="22"/>
                </w:rPr>
                <w:delText>15</w:delText>
              </w:r>
            </w:del>
          </w:p>
        </w:tc>
        <w:tc>
          <w:tcPr>
            <w:tcW w:w="4254" w:type="dxa"/>
            <w:gridSpan w:val="5"/>
            <w:tcPrChange w:id="3083" w:author="Chara Katiri" w:date="2015-04-12T03:35:00Z">
              <w:tcPr>
                <w:tcW w:w="4254" w:type="dxa"/>
                <w:gridSpan w:val="5"/>
              </w:tcPr>
            </w:tcPrChange>
          </w:tcPr>
          <w:p w14:paraId="02A01D28" w14:textId="4F2C900B" w:rsidR="00BF78B7" w:rsidRPr="000926B2" w:rsidDel="00D71A41" w:rsidRDefault="00BF78B7" w:rsidP="00EE1303">
            <w:pPr>
              <w:pStyle w:val="ListParagraph"/>
              <w:spacing w:line="360" w:lineRule="auto"/>
              <w:ind w:left="0"/>
              <w:jc w:val="both"/>
              <w:rPr>
                <w:del w:id="3084" w:author="Chara Katiri" w:date="2015-04-12T17:50:00Z"/>
                <w:rFonts w:ascii="Times" w:hAnsi="Times" w:cs="Times New Roman"/>
                <w:sz w:val="22"/>
                <w:szCs w:val="22"/>
              </w:rPr>
            </w:pPr>
            <w:del w:id="3085" w:author="Chara Katiri" w:date="2015-04-12T17:50:00Z">
              <w:r w:rsidRPr="000926B2" w:rsidDel="00D71A41">
                <w:rPr>
                  <w:rFonts w:ascii="Times" w:hAnsi="Times" w:cs="Times New Roman"/>
                  <w:sz w:val="22"/>
                  <w:szCs w:val="22"/>
                </w:rPr>
                <w:delText xml:space="preserve">The system won’t offer integration of cart and payment gateway. *PayPal services are not required because students live on campus and they’ll meet for the delivery and payment of second hand books. </w:delText>
              </w:r>
            </w:del>
          </w:p>
        </w:tc>
        <w:tc>
          <w:tcPr>
            <w:tcW w:w="1288" w:type="dxa"/>
            <w:tcPrChange w:id="3086" w:author="Chara Katiri" w:date="2015-04-12T03:35:00Z">
              <w:tcPr>
                <w:tcW w:w="1288" w:type="dxa"/>
              </w:tcPr>
            </w:tcPrChange>
          </w:tcPr>
          <w:p w14:paraId="538B408D" w14:textId="7B9EC81D" w:rsidR="00BF78B7" w:rsidRPr="000926B2" w:rsidDel="00D71A41" w:rsidRDefault="00BF78B7" w:rsidP="00EE1303">
            <w:pPr>
              <w:pStyle w:val="ListParagraph"/>
              <w:spacing w:line="360" w:lineRule="auto"/>
              <w:ind w:left="0"/>
              <w:jc w:val="both"/>
              <w:rPr>
                <w:del w:id="3087" w:author="Chara Katiri" w:date="2015-04-12T17:50:00Z"/>
                <w:rFonts w:ascii="Times" w:hAnsi="Times" w:cs="Times New Roman"/>
                <w:sz w:val="22"/>
                <w:szCs w:val="22"/>
              </w:rPr>
            </w:pPr>
            <w:del w:id="3088" w:author="Chara Katiri" w:date="2015-04-12T17:50:00Z">
              <w:r w:rsidRPr="000926B2" w:rsidDel="00D71A41">
                <w:rPr>
                  <w:rFonts w:ascii="Times" w:hAnsi="Times" w:cs="Times New Roman"/>
                  <w:sz w:val="22"/>
                  <w:szCs w:val="22"/>
                </w:rPr>
                <w:delText>Functional</w:delText>
              </w:r>
            </w:del>
          </w:p>
        </w:tc>
        <w:tc>
          <w:tcPr>
            <w:tcW w:w="1242" w:type="dxa"/>
            <w:tcPrChange w:id="3089" w:author="Chara Katiri" w:date="2015-04-12T03:35:00Z">
              <w:tcPr>
                <w:tcW w:w="1242" w:type="dxa"/>
              </w:tcPr>
            </w:tcPrChange>
          </w:tcPr>
          <w:p w14:paraId="203843D5" w14:textId="157003BD" w:rsidR="00BF78B7" w:rsidRPr="000926B2" w:rsidDel="00D71A41" w:rsidRDefault="00BF78B7" w:rsidP="00EE1303">
            <w:pPr>
              <w:pStyle w:val="ListParagraph"/>
              <w:spacing w:line="360" w:lineRule="auto"/>
              <w:ind w:left="0"/>
              <w:jc w:val="both"/>
              <w:rPr>
                <w:del w:id="3090" w:author="Chara Katiri" w:date="2015-04-12T17:50:00Z"/>
                <w:rFonts w:ascii="Times" w:hAnsi="Times" w:cs="Times New Roman"/>
                <w:sz w:val="22"/>
                <w:szCs w:val="22"/>
              </w:rPr>
            </w:pPr>
          </w:p>
        </w:tc>
        <w:tc>
          <w:tcPr>
            <w:tcW w:w="1172" w:type="dxa"/>
            <w:tcPrChange w:id="3091" w:author="Chara Katiri" w:date="2015-04-12T03:35:00Z">
              <w:tcPr>
                <w:tcW w:w="1172" w:type="dxa"/>
              </w:tcPr>
            </w:tcPrChange>
          </w:tcPr>
          <w:p w14:paraId="2ACEF4E9" w14:textId="545715C4" w:rsidR="00BF78B7" w:rsidRPr="000926B2" w:rsidDel="00D71A41" w:rsidRDefault="00BF78B7" w:rsidP="00EE1303">
            <w:pPr>
              <w:pStyle w:val="ListParagraph"/>
              <w:spacing w:line="360" w:lineRule="auto"/>
              <w:ind w:left="0"/>
              <w:jc w:val="both"/>
              <w:rPr>
                <w:del w:id="3092" w:author="Chara Katiri" w:date="2015-04-12T17:50:00Z"/>
                <w:rFonts w:ascii="Times" w:hAnsi="Times" w:cs="Times New Roman"/>
                <w:sz w:val="22"/>
                <w:szCs w:val="22"/>
              </w:rPr>
            </w:pPr>
          </w:p>
        </w:tc>
        <w:tc>
          <w:tcPr>
            <w:tcW w:w="1172" w:type="dxa"/>
            <w:tcPrChange w:id="3093" w:author="Chara Katiri" w:date="2015-04-12T03:35:00Z">
              <w:tcPr>
                <w:tcW w:w="1172" w:type="dxa"/>
              </w:tcPr>
            </w:tcPrChange>
          </w:tcPr>
          <w:p w14:paraId="0034B2DE" w14:textId="2BEAD94B" w:rsidR="00BF78B7" w:rsidRPr="000926B2" w:rsidDel="00D71A41" w:rsidRDefault="00BF78B7" w:rsidP="00EE1303">
            <w:pPr>
              <w:pStyle w:val="ListParagraph"/>
              <w:spacing w:line="360" w:lineRule="auto"/>
              <w:ind w:left="0"/>
              <w:jc w:val="both"/>
              <w:rPr>
                <w:del w:id="3094" w:author="Chara Katiri" w:date="2015-04-12T17:50:00Z"/>
                <w:rFonts w:ascii="Times" w:hAnsi="Times" w:cs="Times New Roman"/>
                <w:sz w:val="22"/>
                <w:szCs w:val="22"/>
              </w:rPr>
            </w:pPr>
          </w:p>
        </w:tc>
        <w:tc>
          <w:tcPr>
            <w:tcW w:w="1172" w:type="dxa"/>
            <w:tcPrChange w:id="3095" w:author="Chara Katiri" w:date="2015-04-12T03:35:00Z">
              <w:tcPr>
                <w:tcW w:w="1172" w:type="dxa"/>
              </w:tcPr>
            </w:tcPrChange>
          </w:tcPr>
          <w:p w14:paraId="298F0E5C" w14:textId="6B9EEAF5" w:rsidR="00BF78B7" w:rsidRPr="000926B2" w:rsidDel="00D71A41" w:rsidRDefault="00BF78B7" w:rsidP="00EE1303">
            <w:pPr>
              <w:pStyle w:val="ListParagraph"/>
              <w:spacing w:line="360" w:lineRule="auto"/>
              <w:ind w:left="0"/>
              <w:jc w:val="both"/>
              <w:rPr>
                <w:del w:id="3096" w:author="Chara Katiri" w:date="2015-04-12T17:50:00Z"/>
                <w:rFonts w:ascii="Times" w:hAnsi="Times" w:cs="Times New Roman"/>
                <w:sz w:val="22"/>
                <w:szCs w:val="22"/>
              </w:rPr>
            </w:pPr>
            <w:del w:id="3097" w:author="Chara Katiri" w:date="2015-04-12T17:50:00Z">
              <w:r w:rsidRPr="000926B2" w:rsidDel="00D71A41">
                <w:rPr>
                  <w:rFonts w:ascii="Times" w:hAnsi="Times" w:cs="Times New Roman"/>
                  <w:sz w:val="22"/>
                  <w:szCs w:val="22"/>
                </w:rPr>
                <w:delText>W</w:delText>
              </w:r>
            </w:del>
          </w:p>
        </w:tc>
      </w:tr>
      <w:tr w:rsidR="00BF78B7" w:rsidRPr="000926B2" w:rsidDel="00D71A41" w14:paraId="1E9BA302" w14:textId="08637D40" w:rsidTr="00BF78B7">
        <w:trPr>
          <w:del w:id="3098" w:author="Chara Katiri" w:date="2015-04-12T17:50:00Z"/>
        </w:trPr>
        <w:tc>
          <w:tcPr>
            <w:tcW w:w="1172" w:type="dxa"/>
            <w:gridSpan w:val="2"/>
            <w:tcPrChange w:id="3099" w:author="Chara Katiri" w:date="2015-04-12T03:35:00Z">
              <w:tcPr>
                <w:tcW w:w="1172" w:type="dxa"/>
                <w:gridSpan w:val="2"/>
              </w:tcPr>
            </w:tcPrChange>
          </w:tcPr>
          <w:p w14:paraId="13EC8713" w14:textId="4631F3DD" w:rsidR="00BF78B7" w:rsidRPr="000926B2" w:rsidDel="00D71A41" w:rsidRDefault="00BF78B7" w:rsidP="00EE1303">
            <w:pPr>
              <w:pStyle w:val="ListParagraph"/>
              <w:spacing w:line="360" w:lineRule="auto"/>
              <w:ind w:left="0"/>
              <w:jc w:val="both"/>
              <w:rPr>
                <w:del w:id="3100" w:author="Chara Katiri" w:date="2015-04-12T17:50:00Z"/>
                <w:rFonts w:ascii="Times" w:hAnsi="Times" w:cs="Times New Roman"/>
                <w:sz w:val="22"/>
                <w:szCs w:val="22"/>
              </w:rPr>
            </w:pPr>
            <w:del w:id="3101" w:author="Chara Katiri" w:date="2015-04-12T17:50:00Z">
              <w:r w:rsidRPr="000926B2" w:rsidDel="00D71A41">
                <w:rPr>
                  <w:rFonts w:ascii="Times" w:hAnsi="Times" w:cs="Times New Roman"/>
                  <w:sz w:val="22"/>
                  <w:szCs w:val="22"/>
                </w:rPr>
                <w:delText>16</w:delText>
              </w:r>
            </w:del>
          </w:p>
        </w:tc>
        <w:tc>
          <w:tcPr>
            <w:tcW w:w="4254" w:type="dxa"/>
            <w:gridSpan w:val="5"/>
            <w:tcPrChange w:id="3102" w:author="Chara Katiri" w:date="2015-04-12T03:35:00Z">
              <w:tcPr>
                <w:tcW w:w="4254" w:type="dxa"/>
                <w:gridSpan w:val="5"/>
              </w:tcPr>
            </w:tcPrChange>
          </w:tcPr>
          <w:p w14:paraId="7406932E" w14:textId="16A9B204" w:rsidR="00BF78B7" w:rsidRPr="000926B2" w:rsidDel="00D71A41" w:rsidRDefault="00BF78B7" w:rsidP="00EE1303">
            <w:pPr>
              <w:pStyle w:val="ListParagraph"/>
              <w:spacing w:line="360" w:lineRule="auto"/>
              <w:ind w:left="0"/>
              <w:jc w:val="both"/>
              <w:rPr>
                <w:del w:id="3103" w:author="Chara Katiri" w:date="2015-04-12T17:50:00Z"/>
                <w:rFonts w:ascii="Times" w:hAnsi="Times" w:cs="Times New Roman"/>
                <w:sz w:val="22"/>
                <w:szCs w:val="22"/>
              </w:rPr>
            </w:pPr>
            <w:del w:id="3104" w:author="Chara Katiri" w:date="2015-04-12T17:50:00Z">
              <w:r w:rsidRPr="000926B2" w:rsidDel="00D71A41">
                <w:rPr>
                  <w:rFonts w:ascii="Times" w:hAnsi="Times" w:cs="Times New Roman"/>
                  <w:sz w:val="22"/>
                  <w:szCs w:val="22"/>
                </w:rPr>
                <w:delText xml:space="preserve">The system won’t provide information about product delivery cost, or keep track of any product dispatch information.  </w:delText>
              </w:r>
            </w:del>
          </w:p>
        </w:tc>
        <w:tc>
          <w:tcPr>
            <w:tcW w:w="1288" w:type="dxa"/>
            <w:tcPrChange w:id="3105" w:author="Chara Katiri" w:date="2015-04-12T03:35:00Z">
              <w:tcPr>
                <w:tcW w:w="1288" w:type="dxa"/>
              </w:tcPr>
            </w:tcPrChange>
          </w:tcPr>
          <w:p w14:paraId="3B493D27" w14:textId="071F11FB" w:rsidR="00BF78B7" w:rsidRPr="000926B2" w:rsidDel="00D71A41" w:rsidRDefault="00BF78B7" w:rsidP="00EE1303">
            <w:pPr>
              <w:pStyle w:val="ListParagraph"/>
              <w:spacing w:line="360" w:lineRule="auto"/>
              <w:ind w:left="0"/>
              <w:jc w:val="both"/>
              <w:rPr>
                <w:del w:id="3106" w:author="Chara Katiri" w:date="2015-04-12T17:50:00Z"/>
                <w:rFonts w:ascii="Times" w:hAnsi="Times" w:cs="Times New Roman"/>
                <w:sz w:val="22"/>
                <w:szCs w:val="22"/>
              </w:rPr>
            </w:pPr>
            <w:del w:id="3107" w:author="Chara Katiri" w:date="2015-04-12T17:50:00Z">
              <w:r w:rsidRPr="000926B2" w:rsidDel="00D71A41">
                <w:rPr>
                  <w:rFonts w:ascii="Times" w:hAnsi="Times" w:cs="Times New Roman"/>
                  <w:sz w:val="22"/>
                  <w:szCs w:val="22"/>
                </w:rPr>
                <w:delText>Functional</w:delText>
              </w:r>
            </w:del>
          </w:p>
        </w:tc>
        <w:tc>
          <w:tcPr>
            <w:tcW w:w="1242" w:type="dxa"/>
            <w:tcPrChange w:id="3108" w:author="Chara Katiri" w:date="2015-04-12T03:35:00Z">
              <w:tcPr>
                <w:tcW w:w="1242" w:type="dxa"/>
              </w:tcPr>
            </w:tcPrChange>
          </w:tcPr>
          <w:p w14:paraId="03BBDB50" w14:textId="4E018B72" w:rsidR="00BF78B7" w:rsidRPr="000926B2" w:rsidDel="00D71A41" w:rsidRDefault="00BF78B7" w:rsidP="00EE1303">
            <w:pPr>
              <w:pStyle w:val="ListParagraph"/>
              <w:spacing w:line="360" w:lineRule="auto"/>
              <w:ind w:left="0"/>
              <w:jc w:val="both"/>
              <w:rPr>
                <w:del w:id="3109" w:author="Chara Katiri" w:date="2015-04-12T17:50:00Z"/>
                <w:rFonts w:ascii="Times" w:hAnsi="Times" w:cs="Times New Roman"/>
                <w:sz w:val="22"/>
                <w:szCs w:val="22"/>
              </w:rPr>
            </w:pPr>
          </w:p>
        </w:tc>
        <w:tc>
          <w:tcPr>
            <w:tcW w:w="1172" w:type="dxa"/>
            <w:tcPrChange w:id="3110" w:author="Chara Katiri" w:date="2015-04-12T03:35:00Z">
              <w:tcPr>
                <w:tcW w:w="1172" w:type="dxa"/>
              </w:tcPr>
            </w:tcPrChange>
          </w:tcPr>
          <w:p w14:paraId="04D452FE" w14:textId="7F791772" w:rsidR="00BF78B7" w:rsidRPr="000926B2" w:rsidDel="00D71A41" w:rsidRDefault="00BF78B7" w:rsidP="00EE1303">
            <w:pPr>
              <w:pStyle w:val="ListParagraph"/>
              <w:spacing w:line="360" w:lineRule="auto"/>
              <w:ind w:left="0"/>
              <w:jc w:val="both"/>
              <w:rPr>
                <w:del w:id="3111" w:author="Chara Katiri" w:date="2015-04-12T17:50:00Z"/>
                <w:rFonts w:ascii="Times" w:hAnsi="Times" w:cs="Times New Roman"/>
                <w:sz w:val="22"/>
                <w:szCs w:val="22"/>
              </w:rPr>
            </w:pPr>
          </w:p>
        </w:tc>
        <w:tc>
          <w:tcPr>
            <w:tcW w:w="1172" w:type="dxa"/>
            <w:tcPrChange w:id="3112" w:author="Chara Katiri" w:date="2015-04-12T03:35:00Z">
              <w:tcPr>
                <w:tcW w:w="1172" w:type="dxa"/>
              </w:tcPr>
            </w:tcPrChange>
          </w:tcPr>
          <w:p w14:paraId="29285C4A" w14:textId="63855D35" w:rsidR="00BF78B7" w:rsidRPr="000926B2" w:rsidDel="00D71A41" w:rsidRDefault="00BF78B7" w:rsidP="00EE1303">
            <w:pPr>
              <w:pStyle w:val="ListParagraph"/>
              <w:spacing w:line="360" w:lineRule="auto"/>
              <w:ind w:left="0"/>
              <w:jc w:val="both"/>
              <w:rPr>
                <w:del w:id="3113" w:author="Chara Katiri" w:date="2015-04-12T17:50:00Z"/>
                <w:rFonts w:ascii="Times" w:hAnsi="Times" w:cs="Times New Roman"/>
                <w:sz w:val="22"/>
                <w:szCs w:val="22"/>
              </w:rPr>
            </w:pPr>
          </w:p>
        </w:tc>
        <w:tc>
          <w:tcPr>
            <w:tcW w:w="1172" w:type="dxa"/>
            <w:tcPrChange w:id="3114" w:author="Chara Katiri" w:date="2015-04-12T03:35:00Z">
              <w:tcPr>
                <w:tcW w:w="1172" w:type="dxa"/>
              </w:tcPr>
            </w:tcPrChange>
          </w:tcPr>
          <w:p w14:paraId="58D92CE1" w14:textId="0E55B092" w:rsidR="00BF78B7" w:rsidRPr="000926B2" w:rsidDel="00D71A41" w:rsidRDefault="00BF78B7" w:rsidP="00EE1303">
            <w:pPr>
              <w:pStyle w:val="ListParagraph"/>
              <w:spacing w:line="360" w:lineRule="auto"/>
              <w:ind w:left="0"/>
              <w:jc w:val="both"/>
              <w:rPr>
                <w:del w:id="3115" w:author="Chara Katiri" w:date="2015-04-12T17:50:00Z"/>
                <w:rFonts w:ascii="Times" w:hAnsi="Times" w:cs="Times New Roman"/>
                <w:sz w:val="22"/>
                <w:szCs w:val="22"/>
              </w:rPr>
            </w:pPr>
            <w:del w:id="3116" w:author="Chara Katiri" w:date="2015-04-12T17:50:00Z">
              <w:r w:rsidRPr="000926B2" w:rsidDel="00D71A41">
                <w:rPr>
                  <w:rFonts w:ascii="Times" w:hAnsi="Times" w:cs="Times New Roman"/>
                  <w:sz w:val="22"/>
                  <w:szCs w:val="22"/>
                </w:rPr>
                <w:delText>W</w:delText>
              </w:r>
            </w:del>
          </w:p>
        </w:tc>
      </w:tr>
      <w:tr w:rsidR="00BF78B7" w:rsidRPr="000926B2" w:rsidDel="00D71A41" w14:paraId="67AB9BCD" w14:textId="3FC7EF04" w:rsidTr="00BF78B7">
        <w:trPr>
          <w:del w:id="3117" w:author="Chara Katiri" w:date="2015-04-12T17:50:00Z"/>
        </w:trPr>
        <w:tc>
          <w:tcPr>
            <w:tcW w:w="1172" w:type="dxa"/>
            <w:gridSpan w:val="2"/>
            <w:tcPrChange w:id="3118" w:author="Chara Katiri" w:date="2015-04-12T03:35:00Z">
              <w:tcPr>
                <w:tcW w:w="1172" w:type="dxa"/>
                <w:gridSpan w:val="2"/>
              </w:tcPr>
            </w:tcPrChange>
          </w:tcPr>
          <w:p w14:paraId="53C95373" w14:textId="6BC8BA2B" w:rsidR="00BF78B7" w:rsidRPr="000926B2" w:rsidDel="00D71A41" w:rsidRDefault="00BF78B7" w:rsidP="00EE1303">
            <w:pPr>
              <w:pStyle w:val="ListParagraph"/>
              <w:spacing w:line="360" w:lineRule="auto"/>
              <w:ind w:left="0"/>
              <w:jc w:val="both"/>
              <w:rPr>
                <w:del w:id="3119" w:author="Chara Katiri" w:date="2015-04-12T17:50:00Z"/>
                <w:rFonts w:ascii="Times" w:hAnsi="Times" w:cs="Times New Roman"/>
                <w:sz w:val="22"/>
                <w:szCs w:val="22"/>
              </w:rPr>
            </w:pPr>
            <w:del w:id="3120" w:author="Chara Katiri" w:date="2015-04-12T17:50:00Z">
              <w:r w:rsidRPr="000926B2" w:rsidDel="00D71A41">
                <w:rPr>
                  <w:rFonts w:ascii="Times" w:hAnsi="Times" w:cs="Times New Roman"/>
                  <w:sz w:val="22"/>
                  <w:szCs w:val="22"/>
                </w:rPr>
                <w:delText>17</w:delText>
              </w:r>
            </w:del>
          </w:p>
        </w:tc>
        <w:tc>
          <w:tcPr>
            <w:tcW w:w="4254" w:type="dxa"/>
            <w:gridSpan w:val="5"/>
            <w:tcPrChange w:id="3121" w:author="Chara Katiri" w:date="2015-04-12T03:35:00Z">
              <w:tcPr>
                <w:tcW w:w="4254" w:type="dxa"/>
                <w:gridSpan w:val="5"/>
              </w:tcPr>
            </w:tcPrChange>
          </w:tcPr>
          <w:p w14:paraId="6D9346CE" w14:textId="0E9AED20" w:rsidR="00BF78B7" w:rsidRPr="000926B2" w:rsidDel="00D71A41" w:rsidRDefault="00BF78B7" w:rsidP="00EE1303">
            <w:pPr>
              <w:pStyle w:val="ListParagraph"/>
              <w:spacing w:line="360" w:lineRule="auto"/>
              <w:ind w:left="0"/>
              <w:jc w:val="both"/>
              <w:rPr>
                <w:del w:id="3122" w:author="Chara Katiri" w:date="2015-04-12T17:50:00Z"/>
                <w:rFonts w:ascii="Times" w:hAnsi="Times" w:cs="Times New Roman"/>
                <w:sz w:val="22"/>
                <w:szCs w:val="22"/>
              </w:rPr>
            </w:pPr>
            <w:del w:id="3123" w:author="Chara Katiri" w:date="2015-04-12T17:50:00Z">
              <w:r w:rsidRPr="000926B2" w:rsidDel="00D71A41">
                <w:rPr>
                  <w:rFonts w:ascii="Times" w:hAnsi="Times" w:cs="Times New Roman"/>
                  <w:sz w:val="22"/>
                  <w:szCs w:val="22"/>
                </w:rPr>
                <w:delText xml:space="preserve">The system won’t provide refund functionalities. </w:delText>
              </w:r>
            </w:del>
          </w:p>
        </w:tc>
        <w:tc>
          <w:tcPr>
            <w:tcW w:w="1288" w:type="dxa"/>
            <w:tcPrChange w:id="3124" w:author="Chara Katiri" w:date="2015-04-12T03:35:00Z">
              <w:tcPr>
                <w:tcW w:w="1288" w:type="dxa"/>
              </w:tcPr>
            </w:tcPrChange>
          </w:tcPr>
          <w:p w14:paraId="4610397B" w14:textId="68878E82" w:rsidR="00BF78B7" w:rsidRPr="000926B2" w:rsidDel="00D71A41" w:rsidRDefault="00BF78B7" w:rsidP="00EE1303">
            <w:pPr>
              <w:pStyle w:val="ListParagraph"/>
              <w:spacing w:line="360" w:lineRule="auto"/>
              <w:ind w:left="0"/>
              <w:jc w:val="both"/>
              <w:rPr>
                <w:del w:id="3125" w:author="Chara Katiri" w:date="2015-04-12T17:50:00Z"/>
                <w:rFonts w:ascii="Times" w:hAnsi="Times" w:cs="Times New Roman"/>
                <w:sz w:val="22"/>
                <w:szCs w:val="22"/>
              </w:rPr>
            </w:pPr>
            <w:del w:id="3126" w:author="Chara Katiri" w:date="2015-04-12T17:50:00Z">
              <w:r w:rsidRPr="000926B2" w:rsidDel="00D71A41">
                <w:rPr>
                  <w:rFonts w:ascii="Times" w:hAnsi="Times" w:cs="Times New Roman"/>
                  <w:sz w:val="22"/>
                  <w:szCs w:val="22"/>
                </w:rPr>
                <w:delText>Functional</w:delText>
              </w:r>
            </w:del>
          </w:p>
        </w:tc>
        <w:tc>
          <w:tcPr>
            <w:tcW w:w="1242" w:type="dxa"/>
            <w:tcPrChange w:id="3127" w:author="Chara Katiri" w:date="2015-04-12T03:35:00Z">
              <w:tcPr>
                <w:tcW w:w="1242" w:type="dxa"/>
              </w:tcPr>
            </w:tcPrChange>
          </w:tcPr>
          <w:p w14:paraId="777A0C35" w14:textId="3372FFAC" w:rsidR="00BF78B7" w:rsidRPr="000926B2" w:rsidDel="00D71A41" w:rsidRDefault="00BF78B7" w:rsidP="00EE1303">
            <w:pPr>
              <w:pStyle w:val="ListParagraph"/>
              <w:spacing w:line="360" w:lineRule="auto"/>
              <w:ind w:left="0"/>
              <w:jc w:val="both"/>
              <w:rPr>
                <w:del w:id="3128" w:author="Chara Katiri" w:date="2015-04-12T17:50:00Z"/>
                <w:rFonts w:ascii="Times" w:hAnsi="Times" w:cs="Times New Roman"/>
                <w:sz w:val="22"/>
                <w:szCs w:val="22"/>
              </w:rPr>
            </w:pPr>
          </w:p>
        </w:tc>
        <w:tc>
          <w:tcPr>
            <w:tcW w:w="1172" w:type="dxa"/>
            <w:tcPrChange w:id="3129" w:author="Chara Katiri" w:date="2015-04-12T03:35:00Z">
              <w:tcPr>
                <w:tcW w:w="1172" w:type="dxa"/>
              </w:tcPr>
            </w:tcPrChange>
          </w:tcPr>
          <w:p w14:paraId="3C1BCF55" w14:textId="3EED6A27" w:rsidR="00BF78B7" w:rsidRPr="000926B2" w:rsidDel="00D71A41" w:rsidRDefault="00BF78B7" w:rsidP="00EE1303">
            <w:pPr>
              <w:pStyle w:val="ListParagraph"/>
              <w:spacing w:line="360" w:lineRule="auto"/>
              <w:ind w:left="0"/>
              <w:jc w:val="both"/>
              <w:rPr>
                <w:del w:id="3130" w:author="Chara Katiri" w:date="2015-04-12T17:50:00Z"/>
                <w:rFonts w:ascii="Times" w:hAnsi="Times" w:cs="Times New Roman"/>
                <w:sz w:val="22"/>
                <w:szCs w:val="22"/>
              </w:rPr>
            </w:pPr>
          </w:p>
        </w:tc>
        <w:tc>
          <w:tcPr>
            <w:tcW w:w="1172" w:type="dxa"/>
            <w:tcPrChange w:id="3131" w:author="Chara Katiri" w:date="2015-04-12T03:35:00Z">
              <w:tcPr>
                <w:tcW w:w="1172" w:type="dxa"/>
              </w:tcPr>
            </w:tcPrChange>
          </w:tcPr>
          <w:p w14:paraId="3BD534ED" w14:textId="350E42B2" w:rsidR="00BF78B7" w:rsidRPr="000926B2" w:rsidDel="00D71A41" w:rsidRDefault="00BF78B7" w:rsidP="00EE1303">
            <w:pPr>
              <w:pStyle w:val="ListParagraph"/>
              <w:spacing w:line="360" w:lineRule="auto"/>
              <w:ind w:left="0"/>
              <w:jc w:val="both"/>
              <w:rPr>
                <w:del w:id="3132" w:author="Chara Katiri" w:date="2015-04-12T17:50:00Z"/>
                <w:rFonts w:ascii="Times" w:hAnsi="Times" w:cs="Times New Roman"/>
                <w:sz w:val="22"/>
                <w:szCs w:val="22"/>
              </w:rPr>
            </w:pPr>
          </w:p>
        </w:tc>
        <w:tc>
          <w:tcPr>
            <w:tcW w:w="1172" w:type="dxa"/>
            <w:tcPrChange w:id="3133" w:author="Chara Katiri" w:date="2015-04-12T03:35:00Z">
              <w:tcPr>
                <w:tcW w:w="1172" w:type="dxa"/>
              </w:tcPr>
            </w:tcPrChange>
          </w:tcPr>
          <w:p w14:paraId="20333602" w14:textId="7F21690C" w:rsidR="00BF78B7" w:rsidRPr="000926B2" w:rsidDel="00D71A41" w:rsidRDefault="00BF78B7" w:rsidP="00EE1303">
            <w:pPr>
              <w:pStyle w:val="ListParagraph"/>
              <w:spacing w:line="360" w:lineRule="auto"/>
              <w:ind w:left="0"/>
              <w:jc w:val="both"/>
              <w:rPr>
                <w:del w:id="3134" w:author="Chara Katiri" w:date="2015-04-12T17:50:00Z"/>
                <w:rFonts w:ascii="Times" w:hAnsi="Times" w:cs="Times New Roman"/>
                <w:sz w:val="22"/>
                <w:szCs w:val="22"/>
              </w:rPr>
            </w:pPr>
            <w:del w:id="3135" w:author="Chara Katiri" w:date="2015-04-12T17:50:00Z">
              <w:r w:rsidRPr="000926B2" w:rsidDel="00D71A41">
                <w:rPr>
                  <w:rFonts w:ascii="Times" w:hAnsi="Times" w:cs="Times New Roman"/>
                  <w:sz w:val="22"/>
                  <w:szCs w:val="22"/>
                </w:rPr>
                <w:delText>W</w:delText>
              </w:r>
            </w:del>
          </w:p>
        </w:tc>
      </w:tr>
    </w:tbl>
    <w:p w14:paraId="5A53896E" w14:textId="77777777" w:rsidR="00C67445" w:rsidRPr="000926B2" w:rsidRDefault="00C67445" w:rsidP="00EE1303">
      <w:pPr>
        <w:spacing w:line="360" w:lineRule="auto"/>
        <w:contextualSpacing/>
        <w:jc w:val="both"/>
        <w:rPr>
          <w:ins w:id="3136" w:author="Chara Katiri" w:date="2015-04-12T17:50:00Z"/>
          <w:rFonts w:ascii="Times" w:hAnsi="Times" w:cs="Times New Roman"/>
          <w:sz w:val="22"/>
          <w:szCs w:val="22"/>
        </w:rPr>
      </w:pPr>
    </w:p>
    <w:tbl>
      <w:tblPr>
        <w:tblStyle w:val="TableGrid"/>
        <w:tblW w:w="11482" w:type="dxa"/>
        <w:tblInd w:w="108" w:type="dxa"/>
        <w:tblLayout w:type="fixed"/>
        <w:tblLook w:val="04A0" w:firstRow="1" w:lastRow="0" w:firstColumn="1" w:lastColumn="0" w:noHBand="0" w:noVBand="1"/>
        <w:tblPrChange w:id="3137" w:author="Chara Katiri" w:date="2015-04-12T17:52:00Z">
          <w:tblPr>
            <w:tblStyle w:val="TableGrid"/>
            <w:tblW w:w="11466" w:type="dxa"/>
            <w:tblInd w:w="108" w:type="dxa"/>
            <w:tblLook w:val="04A0" w:firstRow="1" w:lastRow="0" w:firstColumn="1" w:lastColumn="0" w:noHBand="0" w:noVBand="1"/>
          </w:tblPr>
        </w:tblPrChange>
      </w:tblPr>
      <w:tblGrid>
        <w:gridCol w:w="1108"/>
        <w:gridCol w:w="3951"/>
        <w:gridCol w:w="1325"/>
        <w:gridCol w:w="1603"/>
        <w:gridCol w:w="1169"/>
        <w:gridCol w:w="1155"/>
        <w:gridCol w:w="1171"/>
        <w:tblGridChange w:id="3138">
          <w:tblGrid>
            <w:gridCol w:w="108"/>
            <w:gridCol w:w="1000"/>
            <w:gridCol w:w="3951"/>
            <w:gridCol w:w="1325"/>
            <w:gridCol w:w="1603"/>
            <w:gridCol w:w="1169"/>
            <w:gridCol w:w="1155"/>
            <w:gridCol w:w="1155"/>
            <w:gridCol w:w="124"/>
          </w:tblGrid>
        </w:tblGridChange>
      </w:tblGrid>
      <w:tr w:rsidR="00D71A41" w:rsidRPr="000926B2" w14:paraId="4D6EFAD8" w14:textId="77777777" w:rsidTr="00D71A41">
        <w:trPr>
          <w:ins w:id="3139" w:author="Chara Katiri" w:date="2015-04-12T17:50:00Z"/>
          <w:trPrChange w:id="3140" w:author="Chara Katiri" w:date="2015-04-12T17:52:00Z">
            <w:trPr>
              <w:gridAfter w:val="0"/>
            </w:trPr>
          </w:trPrChange>
        </w:trPr>
        <w:tc>
          <w:tcPr>
            <w:tcW w:w="1108" w:type="dxa"/>
            <w:shd w:val="clear" w:color="auto" w:fill="548DD4" w:themeFill="text2" w:themeFillTint="99"/>
            <w:tcPrChange w:id="3141" w:author="Chara Katiri" w:date="2015-04-12T17:52:00Z">
              <w:tcPr>
                <w:tcW w:w="1116" w:type="dxa"/>
                <w:gridSpan w:val="2"/>
                <w:shd w:val="clear" w:color="auto" w:fill="548DD4" w:themeFill="text2" w:themeFillTint="99"/>
              </w:tcPr>
            </w:tcPrChange>
          </w:tcPr>
          <w:p w14:paraId="0DE89D2C" w14:textId="77777777" w:rsidR="00D71A41" w:rsidRPr="000926B2" w:rsidRDefault="00D71A41" w:rsidP="00EE1303">
            <w:pPr>
              <w:pStyle w:val="ListParagraph"/>
              <w:spacing w:line="360" w:lineRule="auto"/>
              <w:ind w:left="0"/>
              <w:jc w:val="both"/>
              <w:rPr>
                <w:ins w:id="3142" w:author="Chara Katiri" w:date="2015-04-12T17:50:00Z"/>
                <w:rFonts w:ascii="Times" w:hAnsi="Times" w:cs="Times New Roman"/>
                <w:b/>
                <w:color w:val="FFFFFF" w:themeColor="background1"/>
                <w:sz w:val="22"/>
                <w:szCs w:val="22"/>
              </w:rPr>
            </w:pPr>
            <w:ins w:id="3143" w:author="Chara Katiri" w:date="2015-04-12T17:50:00Z">
              <w:r w:rsidRPr="000926B2">
                <w:rPr>
                  <w:rFonts w:ascii="Times" w:hAnsi="Times" w:cs="Times New Roman"/>
                  <w:b/>
                  <w:bCs/>
                  <w:color w:val="FFFFFF" w:themeColor="background1"/>
                  <w:sz w:val="22"/>
                  <w:szCs w:val="22"/>
                  <w:lang w:val="en-GB"/>
                </w:rPr>
                <w:t>Req. no.</w:t>
              </w:r>
            </w:ins>
          </w:p>
        </w:tc>
        <w:tc>
          <w:tcPr>
            <w:tcW w:w="3951" w:type="dxa"/>
            <w:shd w:val="clear" w:color="auto" w:fill="548DD4" w:themeFill="text2" w:themeFillTint="99"/>
            <w:tcPrChange w:id="3144" w:author="Chara Katiri" w:date="2015-04-12T17:52:00Z">
              <w:tcPr>
                <w:tcW w:w="3960" w:type="dxa"/>
                <w:shd w:val="clear" w:color="auto" w:fill="548DD4" w:themeFill="text2" w:themeFillTint="99"/>
              </w:tcPr>
            </w:tcPrChange>
          </w:tcPr>
          <w:p w14:paraId="2FE264DF" w14:textId="77777777" w:rsidR="00D71A41" w:rsidRPr="000926B2" w:rsidRDefault="00D71A41" w:rsidP="00EE1303">
            <w:pPr>
              <w:pStyle w:val="ListParagraph"/>
              <w:spacing w:line="360" w:lineRule="auto"/>
              <w:ind w:left="0"/>
              <w:jc w:val="both"/>
              <w:rPr>
                <w:ins w:id="3145" w:author="Chara Katiri" w:date="2015-04-12T17:50:00Z"/>
                <w:rFonts w:ascii="Times" w:hAnsi="Times" w:cs="Times New Roman"/>
                <w:b/>
                <w:color w:val="FFFFFF" w:themeColor="background1"/>
                <w:sz w:val="22"/>
                <w:szCs w:val="22"/>
              </w:rPr>
            </w:pPr>
            <w:ins w:id="3146" w:author="Chara Katiri" w:date="2015-04-12T17:50:00Z">
              <w:r w:rsidRPr="000926B2">
                <w:rPr>
                  <w:rFonts w:ascii="Times" w:hAnsi="Times" w:cs="Times New Roman"/>
                  <w:b/>
                  <w:bCs/>
                  <w:color w:val="FFFFFF" w:themeColor="background1"/>
                  <w:sz w:val="22"/>
                  <w:szCs w:val="22"/>
                  <w:lang w:val="en-GB"/>
                </w:rPr>
                <w:t>Requirements Description</w:t>
              </w:r>
            </w:ins>
          </w:p>
        </w:tc>
        <w:tc>
          <w:tcPr>
            <w:tcW w:w="1325" w:type="dxa"/>
            <w:shd w:val="clear" w:color="auto" w:fill="548DD4" w:themeFill="text2" w:themeFillTint="99"/>
            <w:tcPrChange w:id="3147" w:author="Chara Katiri" w:date="2015-04-12T17:52:00Z">
              <w:tcPr>
                <w:tcW w:w="1274" w:type="dxa"/>
                <w:shd w:val="clear" w:color="auto" w:fill="548DD4" w:themeFill="text2" w:themeFillTint="99"/>
              </w:tcPr>
            </w:tcPrChange>
          </w:tcPr>
          <w:p w14:paraId="1B448838" w14:textId="77777777" w:rsidR="00D71A41" w:rsidRPr="000926B2" w:rsidRDefault="00D71A41" w:rsidP="00EE1303">
            <w:pPr>
              <w:pStyle w:val="ListParagraph"/>
              <w:spacing w:line="360" w:lineRule="auto"/>
              <w:ind w:left="0"/>
              <w:jc w:val="both"/>
              <w:rPr>
                <w:ins w:id="3148" w:author="Chara Katiri" w:date="2015-04-12T17:50:00Z"/>
                <w:rFonts w:ascii="Times" w:hAnsi="Times" w:cs="Times New Roman"/>
                <w:b/>
                <w:color w:val="FFFFFF" w:themeColor="background1"/>
                <w:sz w:val="22"/>
                <w:szCs w:val="22"/>
              </w:rPr>
            </w:pPr>
            <w:ins w:id="3149" w:author="Chara Katiri" w:date="2015-04-12T17:50:00Z">
              <w:r w:rsidRPr="000926B2">
                <w:rPr>
                  <w:rFonts w:ascii="Times" w:hAnsi="Times" w:cs="Times New Roman"/>
                  <w:b/>
                  <w:bCs/>
                  <w:color w:val="FFFFFF" w:themeColor="background1"/>
                  <w:sz w:val="22"/>
                  <w:szCs w:val="22"/>
                  <w:lang w:val="en-GB"/>
                </w:rPr>
                <w:t>Req. Type</w:t>
              </w:r>
            </w:ins>
          </w:p>
        </w:tc>
        <w:tc>
          <w:tcPr>
            <w:tcW w:w="1603" w:type="dxa"/>
            <w:shd w:val="clear" w:color="auto" w:fill="548DD4" w:themeFill="text2" w:themeFillTint="99"/>
            <w:tcPrChange w:id="3150" w:author="Chara Katiri" w:date="2015-04-12T17:52:00Z">
              <w:tcPr>
                <w:tcW w:w="1609" w:type="dxa"/>
                <w:shd w:val="clear" w:color="auto" w:fill="548DD4" w:themeFill="text2" w:themeFillTint="99"/>
              </w:tcPr>
            </w:tcPrChange>
          </w:tcPr>
          <w:p w14:paraId="2F2A9194" w14:textId="77777777" w:rsidR="00D71A41" w:rsidRPr="000926B2" w:rsidRDefault="00D71A41" w:rsidP="00EE1303">
            <w:pPr>
              <w:pStyle w:val="ListParagraph"/>
              <w:spacing w:line="360" w:lineRule="auto"/>
              <w:ind w:left="0"/>
              <w:jc w:val="both"/>
              <w:rPr>
                <w:ins w:id="3151" w:author="Chara Katiri" w:date="2015-04-12T17:50:00Z"/>
                <w:rFonts w:ascii="Times" w:hAnsi="Times" w:cs="Times New Roman"/>
                <w:b/>
                <w:bCs/>
                <w:color w:val="FFFFFF" w:themeColor="background1"/>
                <w:sz w:val="22"/>
                <w:szCs w:val="22"/>
                <w:lang w:val="en-GB"/>
              </w:rPr>
            </w:pPr>
            <w:ins w:id="3152" w:author="Chara Katiri" w:date="2015-04-12T17:50:00Z">
              <w:r w:rsidRPr="000926B2">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Change w:id="3153" w:author="Chara Katiri" w:date="2015-04-12T17:52:00Z">
              <w:tcPr>
                <w:tcW w:w="1169" w:type="dxa"/>
                <w:shd w:val="clear" w:color="auto" w:fill="548DD4" w:themeFill="text2" w:themeFillTint="99"/>
              </w:tcPr>
            </w:tcPrChange>
          </w:tcPr>
          <w:p w14:paraId="3E9E3DC9" w14:textId="0611B45D" w:rsidR="00D71A41" w:rsidRPr="000926B2" w:rsidRDefault="00D71A41" w:rsidP="00EE1303">
            <w:pPr>
              <w:pStyle w:val="ListParagraph"/>
              <w:spacing w:line="360" w:lineRule="auto"/>
              <w:ind w:left="0"/>
              <w:jc w:val="both"/>
              <w:rPr>
                <w:ins w:id="3154" w:author="Chara Katiri" w:date="2015-04-12T17:51:00Z"/>
                <w:rFonts w:ascii="Times" w:hAnsi="Times" w:cs="Times New Roman"/>
                <w:b/>
                <w:bCs/>
                <w:color w:val="FFFFFF" w:themeColor="background1"/>
                <w:sz w:val="22"/>
                <w:szCs w:val="22"/>
                <w:lang w:val="en-GB"/>
              </w:rPr>
            </w:pPr>
            <w:ins w:id="3155" w:author="Chara Katiri" w:date="2015-04-12T17:51:00Z">
              <w:r w:rsidRPr="000926B2">
                <w:rPr>
                  <w:rFonts w:ascii="Times" w:hAnsi="Times" w:cs="Times New Roman"/>
                  <w:b/>
                  <w:bCs/>
                  <w:color w:val="FFFFFF" w:themeColor="background1"/>
                  <w:sz w:val="22"/>
                  <w:szCs w:val="22"/>
                  <w:lang w:val="en-GB"/>
                </w:rPr>
                <w:t>MoSCoW</w:t>
              </w:r>
            </w:ins>
          </w:p>
        </w:tc>
        <w:tc>
          <w:tcPr>
            <w:tcW w:w="1155" w:type="dxa"/>
            <w:shd w:val="clear" w:color="auto" w:fill="548DD4" w:themeFill="text2" w:themeFillTint="99"/>
            <w:tcPrChange w:id="3156" w:author="Chara Katiri" w:date="2015-04-12T17:52:00Z">
              <w:tcPr>
                <w:tcW w:w="1169" w:type="dxa"/>
                <w:shd w:val="clear" w:color="auto" w:fill="548DD4" w:themeFill="text2" w:themeFillTint="99"/>
              </w:tcPr>
            </w:tcPrChange>
          </w:tcPr>
          <w:p w14:paraId="5DE2ACCB" w14:textId="437D2D95" w:rsidR="00D71A41" w:rsidRPr="000926B2" w:rsidRDefault="00D71A41" w:rsidP="00EE1303">
            <w:pPr>
              <w:pStyle w:val="ListParagraph"/>
              <w:spacing w:line="360" w:lineRule="auto"/>
              <w:ind w:left="0"/>
              <w:jc w:val="both"/>
              <w:rPr>
                <w:ins w:id="3157" w:author="Chara Katiri" w:date="2015-04-12T17:51:00Z"/>
                <w:rFonts w:ascii="Times" w:hAnsi="Times" w:cs="Times New Roman"/>
                <w:b/>
                <w:bCs/>
                <w:color w:val="FFFFFF" w:themeColor="background1"/>
                <w:sz w:val="22"/>
                <w:szCs w:val="22"/>
                <w:lang w:val="en-GB"/>
              </w:rPr>
            </w:pPr>
            <w:ins w:id="3158" w:author="Chara Katiri" w:date="2015-04-12T17:52:00Z">
              <w:r w:rsidRPr="000926B2">
                <w:rPr>
                  <w:rFonts w:ascii="Times" w:hAnsi="Times" w:cs="Times New Roman"/>
                  <w:b/>
                  <w:bCs/>
                  <w:color w:val="FFFFFF" w:themeColor="background1"/>
                  <w:sz w:val="22"/>
                  <w:szCs w:val="22"/>
                  <w:lang w:val="en-GB"/>
                </w:rPr>
                <w:t xml:space="preserve">Pass/Fail </w:t>
              </w:r>
            </w:ins>
          </w:p>
        </w:tc>
        <w:tc>
          <w:tcPr>
            <w:tcW w:w="1171" w:type="dxa"/>
            <w:shd w:val="clear" w:color="auto" w:fill="548DD4" w:themeFill="text2" w:themeFillTint="99"/>
            <w:tcPrChange w:id="3159" w:author="Chara Katiri" w:date="2015-04-12T17:52:00Z">
              <w:tcPr>
                <w:tcW w:w="1169" w:type="dxa"/>
                <w:shd w:val="clear" w:color="auto" w:fill="548DD4" w:themeFill="text2" w:themeFillTint="99"/>
              </w:tcPr>
            </w:tcPrChange>
          </w:tcPr>
          <w:p w14:paraId="215B1515" w14:textId="5CB6FF0B" w:rsidR="00D71A41" w:rsidRPr="000926B2" w:rsidRDefault="00D71A41" w:rsidP="00EE1303">
            <w:pPr>
              <w:pStyle w:val="ListParagraph"/>
              <w:spacing w:line="360" w:lineRule="auto"/>
              <w:ind w:left="0"/>
              <w:jc w:val="both"/>
              <w:rPr>
                <w:ins w:id="3160" w:author="Chara Katiri" w:date="2015-04-12T17:51:00Z"/>
                <w:rFonts w:ascii="Times" w:hAnsi="Times" w:cs="Times New Roman"/>
                <w:b/>
                <w:bCs/>
                <w:color w:val="FFFFFF" w:themeColor="background1"/>
                <w:sz w:val="22"/>
                <w:szCs w:val="22"/>
                <w:lang w:val="en-GB"/>
              </w:rPr>
            </w:pPr>
            <w:ins w:id="3161" w:author="Chara Katiri" w:date="2015-04-12T17:52:00Z">
              <w:r w:rsidRPr="000926B2">
                <w:rPr>
                  <w:rFonts w:ascii="Times" w:hAnsi="Times" w:cs="Times New Roman"/>
                  <w:b/>
                  <w:bCs/>
                  <w:color w:val="FFFFFF" w:themeColor="background1"/>
                  <w:sz w:val="22"/>
                  <w:szCs w:val="22"/>
                  <w:lang w:val="en-GB"/>
                </w:rPr>
                <w:t>Test notes</w:t>
              </w:r>
            </w:ins>
          </w:p>
        </w:tc>
      </w:tr>
      <w:tr w:rsidR="00D71A41" w:rsidRPr="000926B2" w14:paraId="76FA733E" w14:textId="57B51ABD" w:rsidTr="00D71A41">
        <w:trPr>
          <w:ins w:id="3162" w:author="Chara Katiri" w:date="2015-04-12T17:50:00Z"/>
          <w:trPrChange w:id="3163" w:author="Chara Katiri" w:date="2015-04-12T17:52:00Z">
            <w:trPr>
              <w:gridAfter w:val="0"/>
            </w:trPr>
          </w:trPrChange>
        </w:trPr>
        <w:tc>
          <w:tcPr>
            <w:tcW w:w="11482" w:type="dxa"/>
            <w:gridSpan w:val="7"/>
            <w:shd w:val="clear" w:color="auto" w:fill="548DD4" w:themeFill="text2" w:themeFillTint="99"/>
            <w:tcPrChange w:id="3164" w:author="Chara Katiri" w:date="2015-04-12T17:52:00Z">
              <w:tcPr>
                <w:tcW w:w="11466" w:type="dxa"/>
                <w:gridSpan w:val="8"/>
                <w:shd w:val="clear" w:color="auto" w:fill="548DD4" w:themeFill="text2" w:themeFillTint="99"/>
              </w:tcPr>
            </w:tcPrChange>
          </w:tcPr>
          <w:p w14:paraId="100E4300" w14:textId="7040F7E6" w:rsidR="00D71A41" w:rsidRPr="000926B2" w:rsidRDefault="00D71A41" w:rsidP="00EE1303">
            <w:pPr>
              <w:pStyle w:val="ListParagraph"/>
              <w:spacing w:line="360" w:lineRule="auto"/>
              <w:ind w:left="0"/>
              <w:jc w:val="both"/>
              <w:rPr>
                <w:ins w:id="3165" w:author="Chara Katiri" w:date="2015-04-12T17:51:00Z"/>
                <w:rFonts w:ascii="Times" w:hAnsi="Times" w:cs="Times New Roman"/>
                <w:b/>
                <w:color w:val="FFFFFF" w:themeColor="background1"/>
                <w:sz w:val="22"/>
                <w:szCs w:val="22"/>
              </w:rPr>
            </w:pPr>
            <w:ins w:id="3166" w:author="Chara Katiri" w:date="2015-04-12T17:51:00Z">
              <w:r w:rsidRPr="000926B2">
                <w:rPr>
                  <w:rFonts w:ascii="Times" w:hAnsi="Times" w:cs="Times New Roman"/>
                  <w:b/>
                  <w:color w:val="FFFFFF" w:themeColor="background1"/>
                  <w:sz w:val="22"/>
                  <w:szCs w:val="22"/>
                </w:rPr>
                <w:t>Database</w:t>
              </w:r>
            </w:ins>
          </w:p>
        </w:tc>
      </w:tr>
      <w:tr w:rsidR="00D71A41" w:rsidRPr="000926B2" w14:paraId="0C5EAE72" w14:textId="77777777" w:rsidTr="00D71A41">
        <w:trPr>
          <w:ins w:id="3167" w:author="Chara Katiri" w:date="2015-04-12T17:50:00Z"/>
          <w:trPrChange w:id="3168" w:author="Chara Katiri" w:date="2015-04-12T17:52:00Z">
            <w:trPr>
              <w:gridAfter w:val="0"/>
            </w:trPr>
          </w:trPrChange>
        </w:trPr>
        <w:tc>
          <w:tcPr>
            <w:tcW w:w="1108" w:type="dxa"/>
            <w:tcPrChange w:id="3169" w:author="Chara Katiri" w:date="2015-04-12T17:52:00Z">
              <w:tcPr>
                <w:tcW w:w="1116" w:type="dxa"/>
                <w:gridSpan w:val="2"/>
              </w:tcPr>
            </w:tcPrChange>
          </w:tcPr>
          <w:p w14:paraId="01240870" w14:textId="77777777" w:rsidR="00D71A41" w:rsidRPr="000926B2" w:rsidRDefault="00D71A41" w:rsidP="00EE1303">
            <w:pPr>
              <w:pStyle w:val="ListParagraph"/>
              <w:spacing w:line="360" w:lineRule="auto"/>
              <w:ind w:left="0"/>
              <w:jc w:val="both"/>
              <w:rPr>
                <w:ins w:id="3170" w:author="Chara Katiri" w:date="2015-04-12T17:50:00Z"/>
                <w:rFonts w:ascii="Times" w:hAnsi="Times" w:cs="Times New Roman"/>
                <w:sz w:val="22"/>
                <w:szCs w:val="22"/>
              </w:rPr>
            </w:pPr>
            <w:ins w:id="3171" w:author="Chara Katiri" w:date="2015-04-12T17:50:00Z">
              <w:r w:rsidRPr="000926B2">
                <w:rPr>
                  <w:rFonts w:ascii="Times" w:hAnsi="Times" w:cs="Times New Roman"/>
                  <w:sz w:val="22"/>
                  <w:szCs w:val="22"/>
                </w:rPr>
                <w:t>1</w:t>
              </w:r>
            </w:ins>
          </w:p>
        </w:tc>
        <w:tc>
          <w:tcPr>
            <w:tcW w:w="3951" w:type="dxa"/>
            <w:tcPrChange w:id="3172" w:author="Chara Katiri" w:date="2015-04-12T17:52:00Z">
              <w:tcPr>
                <w:tcW w:w="3960" w:type="dxa"/>
              </w:tcPr>
            </w:tcPrChange>
          </w:tcPr>
          <w:p w14:paraId="5E646E5A" w14:textId="77777777" w:rsidR="00D71A41" w:rsidRPr="000926B2" w:rsidRDefault="00D71A41" w:rsidP="00EE1303">
            <w:pPr>
              <w:pStyle w:val="ListParagraph"/>
              <w:spacing w:line="360" w:lineRule="auto"/>
              <w:ind w:left="0"/>
              <w:jc w:val="both"/>
              <w:rPr>
                <w:ins w:id="3173" w:author="Chara Katiri" w:date="2015-04-12T17:50:00Z"/>
                <w:rFonts w:ascii="Times" w:hAnsi="Times" w:cs="Times New Roman"/>
                <w:sz w:val="22"/>
                <w:szCs w:val="22"/>
              </w:rPr>
            </w:pPr>
            <w:ins w:id="3174" w:author="Chara Katiri" w:date="2015-04-12T17:50:00Z">
              <w:r w:rsidRPr="000926B2">
                <w:rPr>
                  <w:rFonts w:ascii="Times" w:hAnsi="Times" w:cs="Times New Roman"/>
                  <w:sz w:val="22"/>
                  <w:szCs w:val="22"/>
                </w:rPr>
                <w:t xml:space="preserve">The centralized database that contains the products must update automatically and in real time.  </w:t>
              </w:r>
            </w:ins>
          </w:p>
        </w:tc>
        <w:tc>
          <w:tcPr>
            <w:tcW w:w="1325" w:type="dxa"/>
            <w:tcPrChange w:id="3175" w:author="Chara Katiri" w:date="2015-04-12T17:52:00Z">
              <w:tcPr>
                <w:tcW w:w="1274" w:type="dxa"/>
              </w:tcPr>
            </w:tcPrChange>
          </w:tcPr>
          <w:p w14:paraId="4DEA5F58" w14:textId="77777777" w:rsidR="00D71A41" w:rsidRPr="000926B2" w:rsidRDefault="00D71A41" w:rsidP="00EE1303">
            <w:pPr>
              <w:pStyle w:val="ListParagraph"/>
              <w:spacing w:line="360" w:lineRule="auto"/>
              <w:ind w:left="0"/>
              <w:jc w:val="both"/>
              <w:rPr>
                <w:ins w:id="3176" w:author="Chara Katiri" w:date="2015-04-12T17:50:00Z"/>
                <w:rFonts w:ascii="Times" w:hAnsi="Times" w:cs="Times New Roman"/>
                <w:sz w:val="22"/>
                <w:szCs w:val="22"/>
              </w:rPr>
            </w:pPr>
            <w:ins w:id="3177" w:author="Chara Katiri" w:date="2015-04-12T17:50:00Z">
              <w:r w:rsidRPr="000926B2">
                <w:rPr>
                  <w:rFonts w:ascii="Times" w:hAnsi="Times" w:cs="Times New Roman"/>
                  <w:sz w:val="22"/>
                  <w:szCs w:val="22"/>
                </w:rPr>
                <w:t>Non-functional</w:t>
              </w:r>
            </w:ins>
          </w:p>
        </w:tc>
        <w:tc>
          <w:tcPr>
            <w:tcW w:w="1603" w:type="dxa"/>
            <w:tcPrChange w:id="3178" w:author="Chara Katiri" w:date="2015-04-12T17:52:00Z">
              <w:tcPr>
                <w:tcW w:w="1609" w:type="dxa"/>
              </w:tcPr>
            </w:tcPrChange>
          </w:tcPr>
          <w:p w14:paraId="33588072" w14:textId="77777777" w:rsidR="00D71A41" w:rsidRPr="000926B2" w:rsidRDefault="00D71A41" w:rsidP="00EE1303">
            <w:pPr>
              <w:pStyle w:val="ListParagraph"/>
              <w:spacing w:line="360" w:lineRule="auto"/>
              <w:ind w:left="0"/>
              <w:jc w:val="both"/>
              <w:rPr>
                <w:ins w:id="3179" w:author="Chara Katiri" w:date="2015-04-12T17:50:00Z"/>
                <w:rFonts w:ascii="Times" w:hAnsi="Times" w:cs="Times New Roman"/>
                <w:sz w:val="22"/>
                <w:szCs w:val="22"/>
              </w:rPr>
            </w:pPr>
            <w:ins w:id="3180" w:author="Chara Katiri" w:date="2015-04-12T17:50:00Z">
              <w:r w:rsidRPr="000926B2">
                <w:rPr>
                  <w:rFonts w:ascii="Times" w:hAnsi="Times" w:cs="Times New Roman"/>
                  <w:sz w:val="22"/>
                  <w:szCs w:val="22"/>
                </w:rPr>
                <w:t>Shall</w:t>
              </w:r>
            </w:ins>
          </w:p>
        </w:tc>
        <w:tc>
          <w:tcPr>
            <w:tcW w:w="1169" w:type="dxa"/>
            <w:tcPrChange w:id="3181" w:author="Chara Katiri" w:date="2015-04-12T17:52:00Z">
              <w:tcPr>
                <w:tcW w:w="1169" w:type="dxa"/>
              </w:tcPr>
            </w:tcPrChange>
          </w:tcPr>
          <w:p w14:paraId="6FA48B40" w14:textId="07732187" w:rsidR="00D71A41" w:rsidRPr="000926B2" w:rsidRDefault="00D71A41" w:rsidP="00EE1303">
            <w:pPr>
              <w:pStyle w:val="ListParagraph"/>
              <w:spacing w:line="360" w:lineRule="auto"/>
              <w:ind w:left="0"/>
              <w:jc w:val="both"/>
              <w:rPr>
                <w:ins w:id="3182" w:author="Chara Katiri" w:date="2015-04-12T17:51:00Z"/>
                <w:rFonts w:ascii="Times" w:hAnsi="Times" w:cs="Times New Roman"/>
                <w:sz w:val="22"/>
                <w:szCs w:val="22"/>
              </w:rPr>
            </w:pPr>
            <w:ins w:id="3183" w:author="Chara Katiri" w:date="2015-04-12T17:51:00Z">
              <w:r w:rsidRPr="000926B2">
                <w:rPr>
                  <w:rFonts w:ascii="Times" w:hAnsi="Times" w:cs="Times New Roman"/>
                  <w:sz w:val="22"/>
                  <w:szCs w:val="22"/>
                </w:rPr>
                <w:t>M</w:t>
              </w:r>
            </w:ins>
          </w:p>
        </w:tc>
        <w:tc>
          <w:tcPr>
            <w:tcW w:w="1155" w:type="dxa"/>
            <w:tcPrChange w:id="3184" w:author="Chara Katiri" w:date="2015-04-12T17:52:00Z">
              <w:tcPr>
                <w:tcW w:w="1169" w:type="dxa"/>
              </w:tcPr>
            </w:tcPrChange>
          </w:tcPr>
          <w:p w14:paraId="2F3F36DA" w14:textId="0E2D01A3" w:rsidR="00D71A41" w:rsidRPr="000926B2" w:rsidRDefault="00D71A41" w:rsidP="00EE1303">
            <w:pPr>
              <w:pStyle w:val="ListParagraph"/>
              <w:spacing w:line="360" w:lineRule="auto"/>
              <w:ind w:left="0"/>
              <w:jc w:val="both"/>
              <w:rPr>
                <w:ins w:id="3185" w:author="Chara Katiri" w:date="2015-04-12T17:51:00Z"/>
                <w:rFonts w:ascii="Times" w:hAnsi="Times" w:cs="Times New Roman"/>
                <w:sz w:val="22"/>
                <w:szCs w:val="22"/>
              </w:rPr>
            </w:pPr>
          </w:p>
        </w:tc>
        <w:tc>
          <w:tcPr>
            <w:tcW w:w="1171" w:type="dxa"/>
            <w:tcPrChange w:id="3186" w:author="Chara Katiri" w:date="2015-04-12T17:52:00Z">
              <w:tcPr>
                <w:tcW w:w="1169" w:type="dxa"/>
              </w:tcPr>
            </w:tcPrChange>
          </w:tcPr>
          <w:p w14:paraId="6249D366" w14:textId="29369D59" w:rsidR="00D71A41" w:rsidRPr="000926B2" w:rsidRDefault="00D71A41" w:rsidP="00EE1303">
            <w:pPr>
              <w:pStyle w:val="ListParagraph"/>
              <w:spacing w:line="360" w:lineRule="auto"/>
              <w:ind w:left="0"/>
              <w:jc w:val="both"/>
              <w:rPr>
                <w:ins w:id="3187" w:author="Chara Katiri" w:date="2015-04-12T17:51:00Z"/>
                <w:rFonts w:ascii="Times" w:hAnsi="Times" w:cs="Times New Roman"/>
                <w:sz w:val="22"/>
                <w:szCs w:val="22"/>
              </w:rPr>
            </w:pPr>
          </w:p>
        </w:tc>
      </w:tr>
      <w:tr w:rsidR="00D71A41" w:rsidRPr="000926B2" w14:paraId="40A0DDF7" w14:textId="77777777" w:rsidTr="00D71A41">
        <w:trPr>
          <w:ins w:id="3188" w:author="Chara Katiri" w:date="2015-04-12T17:50:00Z"/>
          <w:trPrChange w:id="3189" w:author="Chara Katiri" w:date="2015-04-12T17:52:00Z">
            <w:trPr>
              <w:gridAfter w:val="0"/>
            </w:trPr>
          </w:trPrChange>
        </w:trPr>
        <w:tc>
          <w:tcPr>
            <w:tcW w:w="1108" w:type="dxa"/>
            <w:tcPrChange w:id="3190" w:author="Chara Katiri" w:date="2015-04-12T17:52:00Z">
              <w:tcPr>
                <w:tcW w:w="1116" w:type="dxa"/>
                <w:gridSpan w:val="2"/>
              </w:tcPr>
            </w:tcPrChange>
          </w:tcPr>
          <w:p w14:paraId="27570230" w14:textId="77777777" w:rsidR="00D71A41" w:rsidRPr="000926B2" w:rsidRDefault="00D71A41" w:rsidP="00EE1303">
            <w:pPr>
              <w:pStyle w:val="ListParagraph"/>
              <w:spacing w:line="360" w:lineRule="auto"/>
              <w:ind w:left="0"/>
              <w:jc w:val="both"/>
              <w:rPr>
                <w:ins w:id="3191" w:author="Chara Katiri" w:date="2015-04-12T17:50:00Z"/>
                <w:rFonts w:ascii="Times" w:hAnsi="Times" w:cs="Times New Roman"/>
                <w:sz w:val="22"/>
                <w:szCs w:val="22"/>
              </w:rPr>
            </w:pPr>
            <w:ins w:id="3192" w:author="Chara Katiri" w:date="2015-04-12T17:50:00Z">
              <w:r w:rsidRPr="000926B2">
                <w:rPr>
                  <w:rFonts w:ascii="Times" w:hAnsi="Times" w:cs="Times New Roman"/>
                  <w:sz w:val="22"/>
                  <w:szCs w:val="22"/>
                </w:rPr>
                <w:t>2</w:t>
              </w:r>
            </w:ins>
          </w:p>
        </w:tc>
        <w:tc>
          <w:tcPr>
            <w:tcW w:w="3951" w:type="dxa"/>
            <w:tcPrChange w:id="3193" w:author="Chara Katiri" w:date="2015-04-12T17:52:00Z">
              <w:tcPr>
                <w:tcW w:w="3960" w:type="dxa"/>
              </w:tcPr>
            </w:tcPrChange>
          </w:tcPr>
          <w:p w14:paraId="4FFBBCCF" w14:textId="77777777" w:rsidR="00D71A41" w:rsidRPr="000926B2" w:rsidRDefault="00D71A41" w:rsidP="00EE1303">
            <w:pPr>
              <w:pStyle w:val="ListParagraph"/>
              <w:spacing w:line="360" w:lineRule="auto"/>
              <w:ind w:left="0"/>
              <w:jc w:val="both"/>
              <w:rPr>
                <w:ins w:id="3194" w:author="Chara Katiri" w:date="2015-04-12T17:50:00Z"/>
                <w:rFonts w:ascii="Times" w:hAnsi="Times" w:cs="Times New Roman"/>
                <w:sz w:val="22"/>
                <w:szCs w:val="22"/>
              </w:rPr>
            </w:pPr>
            <w:ins w:id="3195" w:author="Chara Katiri" w:date="2015-04-12T17:50:00Z">
              <w:r w:rsidRPr="000926B2">
                <w:rPr>
                  <w:rFonts w:ascii="Times" w:hAnsi="Times" w:cs="Times New Roman"/>
                  <w:sz w:val="22"/>
                  <w:szCs w:val="22"/>
                </w:rPr>
                <w:t xml:space="preserve">The system must update the list of products so that a product becomes unavailable after a user purchases it. </w:t>
              </w:r>
            </w:ins>
          </w:p>
        </w:tc>
        <w:tc>
          <w:tcPr>
            <w:tcW w:w="1325" w:type="dxa"/>
            <w:tcPrChange w:id="3196" w:author="Chara Katiri" w:date="2015-04-12T17:52:00Z">
              <w:tcPr>
                <w:tcW w:w="1274" w:type="dxa"/>
              </w:tcPr>
            </w:tcPrChange>
          </w:tcPr>
          <w:p w14:paraId="07873515" w14:textId="77777777" w:rsidR="00D71A41" w:rsidRPr="000926B2" w:rsidRDefault="00D71A41" w:rsidP="00EE1303">
            <w:pPr>
              <w:pStyle w:val="ListParagraph"/>
              <w:spacing w:line="360" w:lineRule="auto"/>
              <w:ind w:left="0"/>
              <w:jc w:val="both"/>
              <w:rPr>
                <w:ins w:id="3197" w:author="Chara Katiri" w:date="2015-04-12T17:50:00Z"/>
                <w:rFonts w:ascii="Times" w:hAnsi="Times" w:cs="Times New Roman"/>
                <w:sz w:val="22"/>
                <w:szCs w:val="22"/>
              </w:rPr>
            </w:pPr>
            <w:ins w:id="3198" w:author="Chara Katiri" w:date="2015-04-12T17:50:00Z">
              <w:r w:rsidRPr="000926B2">
                <w:rPr>
                  <w:rFonts w:ascii="Times" w:hAnsi="Times" w:cs="Times New Roman"/>
                  <w:sz w:val="22"/>
                  <w:szCs w:val="22"/>
                </w:rPr>
                <w:t>Functional</w:t>
              </w:r>
            </w:ins>
          </w:p>
        </w:tc>
        <w:tc>
          <w:tcPr>
            <w:tcW w:w="1603" w:type="dxa"/>
            <w:tcPrChange w:id="3199" w:author="Chara Katiri" w:date="2015-04-12T17:52:00Z">
              <w:tcPr>
                <w:tcW w:w="1609" w:type="dxa"/>
              </w:tcPr>
            </w:tcPrChange>
          </w:tcPr>
          <w:p w14:paraId="690C1EF9" w14:textId="77777777" w:rsidR="00D71A41" w:rsidRPr="000926B2" w:rsidRDefault="00D71A41" w:rsidP="00EE1303">
            <w:pPr>
              <w:pStyle w:val="ListParagraph"/>
              <w:spacing w:line="360" w:lineRule="auto"/>
              <w:ind w:left="0"/>
              <w:jc w:val="both"/>
              <w:rPr>
                <w:ins w:id="3200" w:author="Chara Katiri" w:date="2015-04-12T17:50:00Z"/>
                <w:rFonts w:ascii="Times" w:hAnsi="Times" w:cs="Times New Roman"/>
                <w:sz w:val="22"/>
                <w:szCs w:val="22"/>
              </w:rPr>
            </w:pPr>
          </w:p>
        </w:tc>
        <w:tc>
          <w:tcPr>
            <w:tcW w:w="1169" w:type="dxa"/>
            <w:tcPrChange w:id="3201" w:author="Chara Katiri" w:date="2015-04-12T17:52:00Z">
              <w:tcPr>
                <w:tcW w:w="1169" w:type="dxa"/>
              </w:tcPr>
            </w:tcPrChange>
          </w:tcPr>
          <w:p w14:paraId="229EC822" w14:textId="66D9EBF7" w:rsidR="00D71A41" w:rsidRPr="000926B2" w:rsidRDefault="00D71A41" w:rsidP="00EE1303">
            <w:pPr>
              <w:pStyle w:val="ListParagraph"/>
              <w:spacing w:line="360" w:lineRule="auto"/>
              <w:ind w:left="0"/>
              <w:jc w:val="both"/>
              <w:rPr>
                <w:ins w:id="3202" w:author="Chara Katiri" w:date="2015-04-12T17:51:00Z"/>
                <w:rFonts w:ascii="Times" w:hAnsi="Times" w:cs="Times New Roman"/>
                <w:sz w:val="22"/>
                <w:szCs w:val="22"/>
              </w:rPr>
            </w:pPr>
            <w:ins w:id="3203" w:author="Chara Katiri" w:date="2015-04-12T17:51:00Z">
              <w:r w:rsidRPr="000926B2">
                <w:rPr>
                  <w:rFonts w:ascii="Times" w:hAnsi="Times" w:cs="Times New Roman"/>
                  <w:sz w:val="22"/>
                  <w:szCs w:val="22"/>
                </w:rPr>
                <w:t>M</w:t>
              </w:r>
            </w:ins>
          </w:p>
        </w:tc>
        <w:tc>
          <w:tcPr>
            <w:tcW w:w="1155" w:type="dxa"/>
            <w:tcPrChange w:id="3204" w:author="Chara Katiri" w:date="2015-04-12T17:52:00Z">
              <w:tcPr>
                <w:tcW w:w="1169" w:type="dxa"/>
              </w:tcPr>
            </w:tcPrChange>
          </w:tcPr>
          <w:p w14:paraId="44FB19CF" w14:textId="167F0991" w:rsidR="00D71A41" w:rsidRPr="000926B2" w:rsidRDefault="00D71A41" w:rsidP="00EE1303">
            <w:pPr>
              <w:pStyle w:val="ListParagraph"/>
              <w:spacing w:line="360" w:lineRule="auto"/>
              <w:ind w:left="0"/>
              <w:jc w:val="both"/>
              <w:rPr>
                <w:ins w:id="3205" w:author="Chara Katiri" w:date="2015-04-12T17:51:00Z"/>
                <w:rFonts w:ascii="Times" w:hAnsi="Times" w:cs="Times New Roman"/>
                <w:sz w:val="22"/>
                <w:szCs w:val="22"/>
              </w:rPr>
            </w:pPr>
          </w:p>
        </w:tc>
        <w:tc>
          <w:tcPr>
            <w:tcW w:w="1171" w:type="dxa"/>
            <w:tcPrChange w:id="3206" w:author="Chara Katiri" w:date="2015-04-12T17:52:00Z">
              <w:tcPr>
                <w:tcW w:w="1169" w:type="dxa"/>
              </w:tcPr>
            </w:tcPrChange>
          </w:tcPr>
          <w:p w14:paraId="3D870CF7" w14:textId="272802AB" w:rsidR="00D71A41" w:rsidRPr="000926B2" w:rsidRDefault="00D71A41" w:rsidP="00EE1303">
            <w:pPr>
              <w:pStyle w:val="ListParagraph"/>
              <w:spacing w:line="360" w:lineRule="auto"/>
              <w:ind w:left="0"/>
              <w:jc w:val="both"/>
              <w:rPr>
                <w:ins w:id="3207" w:author="Chara Katiri" w:date="2015-04-12T17:51:00Z"/>
                <w:rFonts w:ascii="Times" w:hAnsi="Times" w:cs="Times New Roman"/>
                <w:sz w:val="22"/>
                <w:szCs w:val="22"/>
              </w:rPr>
            </w:pPr>
          </w:p>
        </w:tc>
      </w:tr>
      <w:tr w:rsidR="00D71A41" w:rsidRPr="000926B2" w14:paraId="3CAD1001" w14:textId="77777777" w:rsidTr="00D71A41">
        <w:trPr>
          <w:ins w:id="3208" w:author="Chara Katiri" w:date="2015-04-12T17:50:00Z"/>
          <w:trPrChange w:id="3209" w:author="Chara Katiri" w:date="2015-04-12T17:52:00Z">
            <w:trPr>
              <w:gridAfter w:val="0"/>
            </w:trPr>
          </w:trPrChange>
        </w:trPr>
        <w:tc>
          <w:tcPr>
            <w:tcW w:w="11482" w:type="dxa"/>
            <w:gridSpan w:val="7"/>
            <w:shd w:val="clear" w:color="auto" w:fill="4F81BD" w:themeFill="accent1"/>
            <w:tcPrChange w:id="3210" w:author="Chara Katiri" w:date="2015-04-12T17:52:00Z">
              <w:tcPr>
                <w:tcW w:w="11466" w:type="dxa"/>
                <w:gridSpan w:val="8"/>
                <w:shd w:val="clear" w:color="auto" w:fill="4F81BD" w:themeFill="accent1"/>
              </w:tcPr>
            </w:tcPrChange>
          </w:tcPr>
          <w:p w14:paraId="57E73F3F" w14:textId="065E8284" w:rsidR="00D71A41" w:rsidRPr="000926B2" w:rsidRDefault="00D71A41" w:rsidP="00EE1303">
            <w:pPr>
              <w:pStyle w:val="ListParagraph"/>
              <w:spacing w:line="360" w:lineRule="auto"/>
              <w:ind w:left="0"/>
              <w:jc w:val="both"/>
              <w:rPr>
                <w:ins w:id="3211" w:author="Chara Katiri" w:date="2015-04-12T17:51:00Z"/>
                <w:rFonts w:ascii="Times" w:hAnsi="Times" w:cs="Times New Roman"/>
                <w:b/>
                <w:color w:val="FFFFFF" w:themeColor="background1"/>
                <w:sz w:val="22"/>
                <w:szCs w:val="22"/>
              </w:rPr>
            </w:pPr>
            <w:ins w:id="3212" w:author="Chara Katiri" w:date="2015-04-12T17:50:00Z">
              <w:r w:rsidRPr="000926B2">
                <w:rPr>
                  <w:rFonts w:ascii="Times" w:hAnsi="Times" w:cs="Times New Roman"/>
                  <w:b/>
                  <w:color w:val="FFFFFF" w:themeColor="background1"/>
                  <w:sz w:val="22"/>
                  <w:szCs w:val="22"/>
                </w:rPr>
                <w:t>System permissions and roles</w:t>
              </w:r>
            </w:ins>
          </w:p>
        </w:tc>
      </w:tr>
      <w:tr w:rsidR="00D71A41" w:rsidRPr="000926B2" w14:paraId="2CE9F63C" w14:textId="77777777" w:rsidTr="00D71A41">
        <w:trPr>
          <w:ins w:id="3213" w:author="Chara Katiri" w:date="2015-04-12T17:50:00Z"/>
          <w:trPrChange w:id="3214" w:author="Chara Katiri" w:date="2015-04-12T17:52:00Z">
            <w:trPr>
              <w:gridAfter w:val="0"/>
            </w:trPr>
          </w:trPrChange>
        </w:trPr>
        <w:tc>
          <w:tcPr>
            <w:tcW w:w="1108" w:type="dxa"/>
            <w:tcPrChange w:id="3215" w:author="Chara Katiri" w:date="2015-04-12T17:52:00Z">
              <w:tcPr>
                <w:tcW w:w="1116" w:type="dxa"/>
                <w:gridSpan w:val="2"/>
              </w:tcPr>
            </w:tcPrChange>
          </w:tcPr>
          <w:p w14:paraId="564BDA8B" w14:textId="77777777" w:rsidR="00D71A41" w:rsidRPr="000926B2" w:rsidRDefault="00D71A41" w:rsidP="00EE1303">
            <w:pPr>
              <w:pStyle w:val="ListParagraph"/>
              <w:spacing w:line="360" w:lineRule="auto"/>
              <w:ind w:left="0"/>
              <w:jc w:val="both"/>
              <w:rPr>
                <w:ins w:id="3216" w:author="Chara Katiri" w:date="2015-04-12T17:50:00Z"/>
                <w:rFonts w:ascii="Times" w:hAnsi="Times" w:cs="Times New Roman"/>
                <w:sz w:val="22"/>
                <w:szCs w:val="22"/>
              </w:rPr>
            </w:pPr>
            <w:ins w:id="3217" w:author="Chara Katiri" w:date="2015-04-12T17:50:00Z">
              <w:r w:rsidRPr="000926B2">
                <w:rPr>
                  <w:rFonts w:ascii="Times" w:hAnsi="Times" w:cs="Times New Roman"/>
                  <w:sz w:val="22"/>
                  <w:szCs w:val="22"/>
                </w:rPr>
                <w:t>3</w:t>
              </w:r>
            </w:ins>
          </w:p>
        </w:tc>
        <w:tc>
          <w:tcPr>
            <w:tcW w:w="3951" w:type="dxa"/>
            <w:tcPrChange w:id="3218" w:author="Chara Katiri" w:date="2015-04-12T17:52:00Z">
              <w:tcPr>
                <w:tcW w:w="3960" w:type="dxa"/>
              </w:tcPr>
            </w:tcPrChange>
          </w:tcPr>
          <w:p w14:paraId="370BDAB7" w14:textId="77777777" w:rsidR="00D71A41" w:rsidRPr="000926B2" w:rsidRDefault="00D71A41" w:rsidP="00EE1303">
            <w:pPr>
              <w:pStyle w:val="ListParagraph"/>
              <w:spacing w:line="360" w:lineRule="auto"/>
              <w:ind w:left="0"/>
              <w:jc w:val="both"/>
              <w:rPr>
                <w:ins w:id="3219" w:author="Chara Katiri" w:date="2015-04-12T17:50:00Z"/>
                <w:rFonts w:ascii="Times" w:hAnsi="Times" w:cs="Times New Roman"/>
                <w:sz w:val="22"/>
                <w:szCs w:val="22"/>
              </w:rPr>
            </w:pPr>
            <w:ins w:id="3220" w:author="Chara Katiri" w:date="2015-04-12T17:50:00Z">
              <w:r w:rsidRPr="000926B2">
                <w:rPr>
                  <w:rFonts w:ascii="Times" w:hAnsi="Times" w:cs="Times New Roman"/>
                  <w:sz w:val="22"/>
                  <w:szCs w:val="22"/>
                </w:rPr>
                <w:t xml:space="preserve">The system must be available only to the University of Surrey students and staff. </w:t>
              </w:r>
            </w:ins>
          </w:p>
        </w:tc>
        <w:tc>
          <w:tcPr>
            <w:tcW w:w="1325" w:type="dxa"/>
            <w:tcPrChange w:id="3221" w:author="Chara Katiri" w:date="2015-04-12T17:52:00Z">
              <w:tcPr>
                <w:tcW w:w="1274" w:type="dxa"/>
              </w:tcPr>
            </w:tcPrChange>
          </w:tcPr>
          <w:p w14:paraId="5CD27E9D" w14:textId="77777777" w:rsidR="00D71A41" w:rsidRPr="000926B2" w:rsidRDefault="00D71A41" w:rsidP="00EE1303">
            <w:pPr>
              <w:pStyle w:val="ListParagraph"/>
              <w:spacing w:line="360" w:lineRule="auto"/>
              <w:ind w:left="0"/>
              <w:jc w:val="both"/>
              <w:rPr>
                <w:ins w:id="3222" w:author="Chara Katiri" w:date="2015-04-12T17:50:00Z"/>
                <w:rFonts w:ascii="Times" w:hAnsi="Times" w:cs="Times New Roman"/>
                <w:sz w:val="22"/>
                <w:szCs w:val="22"/>
              </w:rPr>
            </w:pPr>
            <w:ins w:id="3223" w:author="Chara Katiri" w:date="2015-04-12T17:50:00Z">
              <w:r w:rsidRPr="000926B2">
                <w:rPr>
                  <w:rFonts w:ascii="Times" w:hAnsi="Times" w:cs="Times New Roman"/>
                  <w:sz w:val="22"/>
                  <w:szCs w:val="22"/>
                </w:rPr>
                <w:t>Functional</w:t>
              </w:r>
            </w:ins>
          </w:p>
        </w:tc>
        <w:tc>
          <w:tcPr>
            <w:tcW w:w="1603" w:type="dxa"/>
            <w:tcPrChange w:id="3224" w:author="Chara Katiri" w:date="2015-04-12T17:52:00Z">
              <w:tcPr>
                <w:tcW w:w="1609" w:type="dxa"/>
              </w:tcPr>
            </w:tcPrChange>
          </w:tcPr>
          <w:p w14:paraId="1250289A" w14:textId="77777777" w:rsidR="00D71A41" w:rsidRPr="000926B2" w:rsidRDefault="00D71A41" w:rsidP="00EE1303">
            <w:pPr>
              <w:pStyle w:val="ListParagraph"/>
              <w:spacing w:line="360" w:lineRule="auto"/>
              <w:ind w:left="0"/>
              <w:jc w:val="both"/>
              <w:rPr>
                <w:ins w:id="3225" w:author="Chara Katiri" w:date="2015-04-12T17:50:00Z"/>
                <w:rFonts w:ascii="Times" w:hAnsi="Times" w:cs="Times New Roman"/>
                <w:sz w:val="22"/>
                <w:szCs w:val="22"/>
              </w:rPr>
            </w:pPr>
          </w:p>
        </w:tc>
        <w:tc>
          <w:tcPr>
            <w:tcW w:w="1169" w:type="dxa"/>
            <w:tcPrChange w:id="3226" w:author="Chara Katiri" w:date="2015-04-12T17:52:00Z">
              <w:tcPr>
                <w:tcW w:w="1169" w:type="dxa"/>
              </w:tcPr>
            </w:tcPrChange>
          </w:tcPr>
          <w:p w14:paraId="1E44D1DC" w14:textId="513E5E36" w:rsidR="00D71A41" w:rsidRPr="000926B2" w:rsidRDefault="00D71A41" w:rsidP="00EE1303">
            <w:pPr>
              <w:pStyle w:val="ListParagraph"/>
              <w:spacing w:line="360" w:lineRule="auto"/>
              <w:ind w:left="0"/>
              <w:jc w:val="both"/>
              <w:rPr>
                <w:ins w:id="3227" w:author="Chara Katiri" w:date="2015-04-12T17:51:00Z"/>
                <w:rFonts w:ascii="Times" w:hAnsi="Times" w:cs="Times New Roman"/>
                <w:sz w:val="22"/>
                <w:szCs w:val="22"/>
              </w:rPr>
            </w:pPr>
            <w:ins w:id="3228" w:author="Chara Katiri" w:date="2015-04-12T17:51:00Z">
              <w:r w:rsidRPr="000926B2">
                <w:rPr>
                  <w:rFonts w:ascii="Times" w:hAnsi="Times" w:cs="Times New Roman"/>
                  <w:sz w:val="22"/>
                  <w:szCs w:val="22"/>
                </w:rPr>
                <w:t>M</w:t>
              </w:r>
            </w:ins>
          </w:p>
        </w:tc>
        <w:tc>
          <w:tcPr>
            <w:tcW w:w="1155" w:type="dxa"/>
            <w:tcPrChange w:id="3229" w:author="Chara Katiri" w:date="2015-04-12T17:52:00Z">
              <w:tcPr>
                <w:tcW w:w="1169" w:type="dxa"/>
              </w:tcPr>
            </w:tcPrChange>
          </w:tcPr>
          <w:p w14:paraId="03CC18C2" w14:textId="17D9EC24" w:rsidR="00D71A41" w:rsidRPr="000926B2" w:rsidRDefault="00D71A41" w:rsidP="00EE1303">
            <w:pPr>
              <w:pStyle w:val="ListParagraph"/>
              <w:spacing w:line="360" w:lineRule="auto"/>
              <w:ind w:left="0"/>
              <w:jc w:val="both"/>
              <w:rPr>
                <w:ins w:id="3230" w:author="Chara Katiri" w:date="2015-04-12T17:51:00Z"/>
                <w:rFonts w:ascii="Times" w:hAnsi="Times" w:cs="Times New Roman"/>
                <w:sz w:val="22"/>
                <w:szCs w:val="22"/>
              </w:rPr>
            </w:pPr>
          </w:p>
        </w:tc>
        <w:tc>
          <w:tcPr>
            <w:tcW w:w="1171" w:type="dxa"/>
            <w:tcPrChange w:id="3231" w:author="Chara Katiri" w:date="2015-04-12T17:52:00Z">
              <w:tcPr>
                <w:tcW w:w="1169" w:type="dxa"/>
              </w:tcPr>
            </w:tcPrChange>
          </w:tcPr>
          <w:p w14:paraId="036A7204" w14:textId="4C6618A4" w:rsidR="00D71A41" w:rsidRPr="000926B2" w:rsidRDefault="00D71A41" w:rsidP="00EE1303">
            <w:pPr>
              <w:pStyle w:val="ListParagraph"/>
              <w:spacing w:line="360" w:lineRule="auto"/>
              <w:ind w:left="0"/>
              <w:jc w:val="both"/>
              <w:rPr>
                <w:ins w:id="3232" w:author="Chara Katiri" w:date="2015-04-12T17:51:00Z"/>
                <w:rFonts w:ascii="Times" w:hAnsi="Times" w:cs="Times New Roman"/>
                <w:sz w:val="22"/>
                <w:szCs w:val="22"/>
              </w:rPr>
            </w:pPr>
          </w:p>
        </w:tc>
      </w:tr>
      <w:tr w:rsidR="00D71A41" w:rsidRPr="000926B2" w14:paraId="6778DCA6" w14:textId="77777777" w:rsidTr="00D71A41">
        <w:trPr>
          <w:ins w:id="3233" w:author="Chara Katiri" w:date="2015-04-12T17:50:00Z"/>
          <w:trPrChange w:id="3234" w:author="Chara Katiri" w:date="2015-04-12T17:52:00Z">
            <w:trPr>
              <w:gridAfter w:val="0"/>
            </w:trPr>
          </w:trPrChange>
        </w:trPr>
        <w:tc>
          <w:tcPr>
            <w:tcW w:w="1108" w:type="dxa"/>
            <w:tcPrChange w:id="3235" w:author="Chara Katiri" w:date="2015-04-12T17:52:00Z">
              <w:tcPr>
                <w:tcW w:w="1116" w:type="dxa"/>
                <w:gridSpan w:val="2"/>
              </w:tcPr>
            </w:tcPrChange>
          </w:tcPr>
          <w:p w14:paraId="269832A4" w14:textId="77777777" w:rsidR="00D71A41" w:rsidRPr="000926B2" w:rsidRDefault="00D71A41" w:rsidP="00EE1303">
            <w:pPr>
              <w:pStyle w:val="ListParagraph"/>
              <w:spacing w:line="360" w:lineRule="auto"/>
              <w:ind w:left="0"/>
              <w:jc w:val="both"/>
              <w:rPr>
                <w:ins w:id="3236" w:author="Chara Katiri" w:date="2015-04-12T17:50:00Z"/>
                <w:rFonts w:ascii="Times" w:hAnsi="Times" w:cs="Times New Roman"/>
                <w:sz w:val="22"/>
                <w:szCs w:val="22"/>
              </w:rPr>
            </w:pPr>
            <w:ins w:id="3237" w:author="Chara Katiri" w:date="2015-04-12T17:50:00Z">
              <w:r w:rsidRPr="000926B2">
                <w:rPr>
                  <w:rFonts w:ascii="Times" w:hAnsi="Times" w:cs="Times New Roman"/>
                  <w:sz w:val="22"/>
                  <w:szCs w:val="22"/>
                </w:rPr>
                <w:t>3.1</w:t>
              </w:r>
            </w:ins>
          </w:p>
        </w:tc>
        <w:tc>
          <w:tcPr>
            <w:tcW w:w="3951" w:type="dxa"/>
            <w:tcPrChange w:id="3238" w:author="Chara Katiri" w:date="2015-04-12T17:52:00Z">
              <w:tcPr>
                <w:tcW w:w="3960" w:type="dxa"/>
              </w:tcPr>
            </w:tcPrChange>
          </w:tcPr>
          <w:p w14:paraId="37DB850F" w14:textId="77777777" w:rsidR="00D71A41" w:rsidRPr="000926B2" w:rsidRDefault="00D71A41" w:rsidP="00EE1303">
            <w:pPr>
              <w:pStyle w:val="ListParagraph"/>
              <w:spacing w:line="360" w:lineRule="auto"/>
              <w:ind w:left="0"/>
              <w:jc w:val="both"/>
              <w:rPr>
                <w:ins w:id="3239" w:author="Chara Katiri" w:date="2015-04-12T17:50:00Z"/>
                <w:rFonts w:ascii="Times" w:hAnsi="Times" w:cs="Times New Roman"/>
                <w:sz w:val="22"/>
                <w:szCs w:val="22"/>
              </w:rPr>
            </w:pPr>
            <w:ins w:id="3240" w:author="Chara Katiri" w:date="2015-04-12T17:50:00Z">
              <w:r w:rsidRPr="000926B2">
                <w:rPr>
                  <w:rFonts w:ascii="Times" w:hAnsi="Times" w:cs="Times New Roman"/>
                  <w:sz w:val="22"/>
                  <w:szCs w:val="22"/>
                </w:rPr>
                <w:t xml:space="preserve">The system must offer 2 different permission roles. One for admin-role and one for standard user-role.  </w:t>
              </w:r>
            </w:ins>
          </w:p>
        </w:tc>
        <w:tc>
          <w:tcPr>
            <w:tcW w:w="1325" w:type="dxa"/>
            <w:tcPrChange w:id="3241" w:author="Chara Katiri" w:date="2015-04-12T17:52:00Z">
              <w:tcPr>
                <w:tcW w:w="1274" w:type="dxa"/>
              </w:tcPr>
            </w:tcPrChange>
          </w:tcPr>
          <w:p w14:paraId="7B8C7539" w14:textId="77777777" w:rsidR="00D71A41" w:rsidRPr="000926B2" w:rsidRDefault="00D71A41" w:rsidP="00EE1303">
            <w:pPr>
              <w:pStyle w:val="ListParagraph"/>
              <w:spacing w:line="360" w:lineRule="auto"/>
              <w:ind w:left="0"/>
              <w:jc w:val="both"/>
              <w:rPr>
                <w:ins w:id="3242" w:author="Chara Katiri" w:date="2015-04-12T17:50:00Z"/>
                <w:rFonts w:ascii="Times" w:hAnsi="Times" w:cs="Times New Roman"/>
                <w:sz w:val="22"/>
                <w:szCs w:val="22"/>
              </w:rPr>
            </w:pPr>
            <w:ins w:id="3243" w:author="Chara Katiri" w:date="2015-04-12T17:50:00Z">
              <w:r w:rsidRPr="000926B2">
                <w:rPr>
                  <w:rFonts w:ascii="Times" w:hAnsi="Times" w:cs="Times New Roman"/>
                  <w:sz w:val="22"/>
                  <w:szCs w:val="22"/>
                </w:rPr>
                <w:t>Functional</w:t>
              </w:r>
            </w:ins>
          </w:p>
        </w:tc>
        <w:tc>
          <w:tcPr>
            <w:tcW w:w="1603" w:type="dxa"/>
            <w:tcPrChange w:id="3244" w:author="Chara Katiri" w:date="2015-04-12T17:52:00Z">
              <w:tcPr>
                <w:tcW w:w="1609" w:type="dxa"/>
              </w:tcPr>
            </w:tcPrChange>
          </w:tcPr>
          <w:p w14:paraId="567A17AC" w14:textId="77777777" w:rsidR="00D71A41" w:rsidRPr="000926B2" w:rsidRDefault="00D71A41" w:rsidP="00EE1303">
            <w:pPr>
              <w:pStyle w:val="ListParagraph"/>
              <w:spacing w:line="360" w:lineRule="auto"/>
              <w:ind w:left="0"/>
              <w:jc w:val="both"/>
              <w:rPr>
                <w:ins w:id="3245" w:author="Chara Katiri" w:date="2015-04-12T17:50:00Z"/>
                <w:rFonts w:ascii="Times" w:hAnsi="Times" w:cs="Times New Roman"/>
                <w:sz w:val="22"/>
                <w:szCs w:val="22"/>
              </w:rPr>
            </w:pPr>
          </w:p>
        </w:tc>
        <w:tc>
          <w:tcPr>
            <w:tcW w:w="1169" w:type="dxa"/>
            <w:tcPrChange w:id="3246" w:author="Chara Katiri" w:date="2015-04-12T17:52:00Z">
              <w:tcPr>
                <w:tcW w:w="1169" w:type="dxa"/>
              </w:tcPr>
            </w:tcPrChange>
          </w:tcPr>
          <w:p w14:paraId="44D7624D" w14:textId="60B124A4" w:rsidR="00D71A41" w:rsidRPr="000926B2" w:rsidRDefault="00D71A41" w:rsidP="00EE1303">
            <w:pPr>
              <w:pStyle w:val="ListParagraph"/>
              <w:spacing w:line="360" w:lineRule="auto"/>
              <w:ind w:left="0"/>
              <w:jc w:val="both"/>
              <w:rPr>
                <w:ins w:id="3247" w:author="Chara Katiri" w:date="2015-04-12T17:51:00Z"/>
                <w:rFonts w:ascii="Times" w:hAnsi="Times" w:cs="Times New Roman"/>
                <w:sz w:val="22"/>
                <w:szCs w:val="22"/>
              </w:rPr>
            </w:pPr>
            <w:ins w:id="3248" w:author="Chara Katiri" w:date="2015-04-12T17:51:00Z">
              <w:r w:rsidRPr="000926B2">
                <w:rPr>
                  <w:rFonts w:ascii="Times" w:hAnsi="Times" w:cs="Times New Roman"/>
                  <w:sz w:val="22"/>
                  <w:szCs w:val="22"/>
                </w:rPr>
                <w:t>M</w:t>
              </w:r>
            </w:ins>
          </w:p>
        </w:tc>
        <w:tc>
          <w:tcPr>
            <w:tcW w:w="1155" w:type="dxa"/>
            <w:tcPrChange w:id="3249" w:author="Chara Katiri" w:date="2015-04-12T17:52:00Z">
              <w:tcPr>
                <w:tcW w:w="1169" w:type="dxa"/>
              </w:tcPr>
            </w:tcPrChange>
          </w:tcPr>
          <w:p w14:paraId="3E17055D" w14:textId="5133A1EA" w:rsidR="00D71A41" w:rsidRPr="000926B2" w:rsidRDefault="00D71A41" w:rsidP="00EE1303">
            <w:pPr>
              <w:pStyle w:val="ListParagraph"/>
              <w:spacing w:line="360" w:lineRule="auto"/>
              <w:ind w:left="0"/>
              <w:jc w:val="both"/>
              <w:rPr>
                <w:ins w:id="3250" w:author="Chara Katiri" w:date="2015-04-12T17:51:00Z"/>
                <w:rFonts w:ascii="Times" w:hAnsi="Times" w:cs="Times New Roman"/>
                <w:sz w:val="22"/>
                <w:szCs w:val="22"/>
              </w:rPr>
            </w:pPr>
          </w:p>
        </w:tc>
        <w:tc>
          <w:tcPr>
            <w:tcW w:w="1171" w:type="dxa"/>
            <w:tcPrChange w:id="3251" w:author="Chara Katiri" w:date="2015-04-12T17:52:00Z">
              <w:tcPr>
                <w:tcW w:w="1169" w:type="dxa"/>
              </w:tcPr>
            </w:tcPrChange>
          </w:tcPr>
          <w:p w14:paraId="3BCB3178" w14:textId="47DE8166" w:rsidR="00D71A41" w:rsidRPr="000926B2" w:rsidRDefault="00D71A41" w:rsidP="00EE1303">
            <w:pPr>
              <w:pStyle w:val="ListParagraph"/>
              <w:spacing w:line="360" w:lineRule="auto"/>
              <w:ind w:left="0"/>
              <w:jc w:val="both"/>
              <w:rPr>
                <w:ins w:id="3252" w:author="Chara Katiri" w:date="2015-04-12T17:51:00Z"/>
                <w:rFonts w:ascii="Times" w:hAnsi="Times" w:cs="Times New Roman"/>
                <w:sz w:val="22"/>
                <w:szCs w:val="22"/>
              </w:rPr>
            </w:pPr>
          </w:p>
        </w:tc>
      </w:tr>
      <w:tr w:rsidR="00D71A41" w:rsidRPr="000926B2" w14:paraId="16D2C839" w14:textId="77777777" w:rsidTr="00D71A41">
        <w:trPr>
          <w:ins w:id="3253" w:author="Chara Katiri" w:date="2015-04-12T17:50:00Z"/>
          <w:trPrChange w:id="3254" w:author="Chara Katiri" w:date="2015-04-12T17:52:00Z">
            <w:trPr>
              <w:gridAfter w:val="0"/>
            </w:trPr>
          </w:trPrChange>
        </w:trPr>
        <w:tc>
          <w:tcPr>
            <w:tcW w:w="1108" w:type="dxa"/>
            <w:tcPrChange w:id="3255" w:author="Chara Katiri" w:date="2015-04-12T17:52:00Z">
              <w:tcPr>
                <w:tcW w:w="1116" w:type="dxa"/>
                <w:gridSpan w:val="2"/>
              </w:tcPr>
            </w:tcPrChange>
          </w:tcPr>
          <w:p w14:paraId="22B5AEFD" w14:textId="77777777" w:rsidR="00D71A41" w:rsidRPr="000926B2" w:rsidRDefault="00D71A41" w:rsidP="00EE1303">
            <w:pPr>
              <w:pStyle w:val="ListParagraph"/>
              <w:spacing w:line="360" w:lineRule="auto"/>
              <w:ind w:left="0"/>
              <w:jc w:val="both"/>
              <w:rPr>
                <w:ins w:id="3256" w:author="Chara Katiri" w:date="2015-04-12T17:50:00Z"/>
                <w:rFonts w:ascii="Times" w:hAnsi="Times" w:cs="Times New Roman"/>
                <w:sz w:val="22"/>
                <w:szCs w:val="22"/>
              </w:rPr>
            </w:pPr>
            <w:ins w:id="3257" w:author="Chara Katiri" w:date="2015-04-12T17:50:00Z">
              <w:r w:rsidRPr="000926B2">
                <w:rPr>
                  <w:rFonts w:ascii="Times" w:hAnsi="Times" w:cs="Times New Roman"/>
                  <w:sz w:val="22"/>
                  <w:szCs w:val="22"/>
                </w:rPr>
                <w:t>3.2</w:t>
              </w:r>
            </w:ins>
          </w:p>
        </w:tc>
        <w:tc>
          <w:tcPr>
            <w:tcW w:w="3951" w:type="dxa"/>
            <w:tcPrChange w:id="3258" w:author="Chara Katiri" w:date="2015-04-12T17:52:00Z">
              <w:tcPr>
                <w:tcW w:w="3960" w:type="dxa"/>
              </w:tcPr>
            </w:tcPrChange>
          </w:tcPr>
          <w:p w14:paraId="2F06DBDB" w14:textId="77777777" w:rsidR="00D71A41" w:rsidRPr="000926B2" w:rsidRDefault="00D71A41" w:rsidP="00EE1303">
            <w:pPr>
              <w:pStyle w:val="ListParagraph"/>
              <w:spacing w:line="360" w:lineRule="auto"/>
              <w:ind w:left="0"/>
              <w:jc w:val="both"/>
              <w:rPr>
                <w:ins w:id="3259" w:author="Chara Katiri" w:date="2015-04-12T17:50:00Z"/>
                <w:rFonts w:ascii="Times" w:hAnsi="Times" w:cs="Times New Roman"/>
                <w:sz w:val="22"/>
                <w:szCs w:val="22"/>
              </w:rPr>
            </w:pPr>
            <w:ins w:id="3260" w:author="Chara Katiri" w:date="2015-04-12T17:50:00Z">
              <w:r w:rsidRPr="000926B2">
                <w:rPr>
                  <w:rFonts w:ascii="Times" w:hAnsi="Times" w:cs="Times New Roman"/>
                  <w:sz w:val="22"/>
                  <w:szCs w:val="22"/>
                </w:rPr>
                <w:t xml:space="preserve">The system must allow admins full control over the website, including deletion of user accounts and items. </w:t>
              </w:r>
            </w:ins>
          </w:p>
        </w:tc>
        <w:tc>
          <w:tcPr>
            <w:tcW w:w="1325" w:type="dxa"/>
            <w:tcPrChange w:id="3261" w:author="Chara Katiri" w:date="2015-04-12T17:52:00Z">
              <w:tcPr>
                <w:tcW w:w="1274" w:type="dxa"/>
              </w:tcPr>
            </w:tcPrChange>
          </w:tcPr>
          <w:p w14:paraId="352D2006" w14:textId="77777777" w:rsidR="00D71A41" w:rsidRPr="000926B2" w:rsidRDefault="00D71A41" w:rsidP="00EE1303">
            <w:pPr>
              <w:pStyle w:val="ListParagraph"/>
              <w:spacing w:line="360" w:lineRule="auto"/>
              <w:ind w:left="0"/>
              <w:jc w:val="both"/>
              <w:rPr>
                <w:ins w:id="3262" w:author="Chara Katiri" w:date="2015-04-12T17:50:00Z"/>
                <w:rFonts w:ascii="Times" w:hAnsi="Times" w:cs="Times New Roman"/>
                <w:sz w:val="22"/>
                <w:szCs w:val="22"/>
              </w:rPr>
            </w:pPr>
            <w:ins w:id="3263" w:author="Chara Katiri" w:date="2015-04-12T17:50:00Z">
              <w:r w:rsidRPr="000926B2">
                <w:rPr>
                  <w:rFonts w:ascii="Times" w:hAnsi="Times" w:cs="Times New Roman"/>
                  <w:sz w:val="22"/>
                  <w:szCs w:val="22"/>
                </w:rPr>
                <w:t>Functional</w:t>
              </w:r>
            </w:ins>
          </w:p>
        </w:tc>
        <w:tc>
          <w:tcPr>
            <w:tcW w:w="1603" w:type="dxa"/>
            <w:tcPrChange w:id="3264" w:author="Chara Katiri" w:date="2015-04-12T17:52:00Z">
              <w:tcPr>
                <w:tcW w:w="1609" w:type="dxa"/>
              </w:tcPr>
            </w:tcPrChange>
          </w:tcPr>
          <w:p w14:paraId="1F325A40" w14:textId="77777777" w:rsidR="00D71A41" w:rsidRPr="000926B2" w:rsidRDefault="00D71A41" w:rsidP="00EE1303">
            <w:pPr>
              <w:pStyle w:val="ListParagraph"/>
              <w:spacing w:line="360" w:lineRule="auto"/>
              <w:ind w:left="0"/>
              <w:jc w:val="both"/>
              <w:rPr>
                <w:ins w:id="3265" w:author="Chara Katiri" w:date="2015-04-12T17:50:00Z"/>
                <w:rFonts w:ascii="Times" w:hAnsi="Times" w:cs="Times New Roman"/>
                <w:sz w:val="22"/>
                <w:szCs w:val="22"/>
              </w:rPr>
            </w:pPr>
          </w:p>
        </w:tc>
        <w:tc>
          <w:tcPr>
            <w:tcW w:w="1169" w:type="dxa"/>
            <w:tcPrChange w:id="3266" w:author="Chara Katiri" w:date="2015-04-12T17:52:00Z">
              <w:tcPr>
                <w:tcW w:w="1169" w:type="dxa"/>
              </w:tcPr>
            </w:tcPrChange>
          </w:tcPr>
          <w:p w14:paraId="422CAF58" w14:textId="06D79E6B" w:rsidR="00D71A41" w:rsidRPr="000926B2" w:rsidRDefault="00D71A41" w:rsidP="00EE1303">
            <w:pPr>
              <w:pStyle w:val="ListParagraph"/>
              <w:spacing w:line="360" w:lineRule="auto"/>
              <w:ind w:left="0"/>
              <w:jc w:val="both"/>
              <w:rPr>
                <w:ins w:id="3267" w:author="Chara Katiri" w:date="2015-04-12T17:51:00Z"/>
                <w:rFonts w:ascii="Times" w:hAnsi="Times" w:cs="Times New Roman"/>
                <w:sz w:val="22"/>
                <w:szCs w:val="22"/>
              </w:rPr>
            </w:pPr>
            <w:ins w:id="3268" w:author="Chara Katiri" w:date="2015-04-12T17:51:00Z">
              <w:r w:rsidRPr="000926B2">
                <w:rPr>
                  <w:rFonts w:ascii="Times" w:hAnsi="Times" w:cs="Times New Roman"/>
                  <w:sz w:val="22"/>
                  <w:szCs w:val="22"/>
                </w:rPr>
                <w:t>M</w:t>
              </w:r>
            </w:ins>
          </w:p>
        </w:tc>
        <w:tc>
          <w:tcPr>
            <w:tcW w:w="1155" w:type="dxa"/>
            <w:tcPrChange w:id="3269" w:author="Chara Katiri" w:date="2015-04-12T17:52:00Z">
              <w:tcPr>
                <w:tcW w:w="1169" w:type="dxa"/>
              </w:tcPr>
            </w:tcPrChange>
          </w:tcPr>
          <w:p w14:paraId="67BEBAB1" w14:textId="15E30B14" w:rsidR="00D71A41" w:rsidRPr="000926B2" w:rsidRDefault="00D71A41" w:rsidP="00EE1303">
            <w:pPr>
              <w:pStyle w:val="ListParagraph"/>
              <w:spacing w:line="360" w:lineRule="auto"/>
              <w:ind w:left="0"/>
              <w:jc w:val="both"/>
              <w:rPr>
                <w:ins w:id="3270" w:author="Chara Katiri" w:date="2015-04-12T17:51:00Z"/>
                <w:rFonts w:ascii="Times" w:hAnsi="Times" w:cs="Times New Roman"/>
                <w:sz w:val="22"/>
                <w:szCs w:val="22"/>
              </w:rPr>
            </w:pPr>
          </w:p>
        </w:tc>
        <w:tc>
          <w:tcPr>
            <w:tcW w:w="1171" w:type="dxa"/>
            <w:tcPrChange w:id="3271" w:author="Chara Katiri" w:date="2015-04-12T17:52:00Z">
              <w:tcPr>
                <w:tcW w:w="1169" w:type="dxa"/>
              </w:tcPr>
            </w:tcPrChange>
          </w:tcPr>
          <w:p w14:paraId="0C71BBD6" w14:textId="14359C6D" w:rsidR="00D71A41" w:rsidRPr="000926B2" w:rsidRDefault="00D71A41" w:rsidP="00EE1303">
            <w:pPr>
              <w:pStyle w:val="ListParagraph"/>
              <w:spacing w:line="360" w:lineRule="auto"/>
              <w:ind w:left="0"/>
              <w:jc w:val="both"/>
              <w:rPr>
                <w:ins w:id="3272" w:author="Chara Katiri" w:date="2015-04-12T17:51:00Z"/>
                <w:rFonts w:ascii="Times" w:hAnsi="Times" w:cs="Times New Roman"/>
                <w:sz w:val="22"/>
                <w:szCs w:val="22"/>
              </w:rPr>
            </w:pPr>
          </w:p>
        </w:tc>
      </w:tr>
      <w:tr w:rsidR="00D71A41" w:rsidRPr="000926B2" w14:paraId="36894136" w14:textId="77777777" w:rsidTr="00D71A41">
        <w:trPr>
          <w:ins w:id="3273" w:author="Chara Katiri" w:date="2015-04-12T17:50:00Z"/>
          <w:trPrChange w:id="3274" w:author="Chara Katiri" w:date="2015-04-12T17:52:00Z">
            <w:trPr>
              <w:gridAfter w:val="0"/>
            </w:trPr>
          </w:trPrChange>
        </w:trPr>
        <w:tc>
          <w:tcPr>
            <w:tcW w:w="1108" w:type="dxa"/>
            <w:tcPrChange w:id="3275" w:author="Chara Katiri" w:date="2015-04-12T17:52:00Z">
              <w:tcPr>
                <w:tcW w:w="1116" w:type="dxa"/>
                <w:gridSpan w:val="2"/>
              </w:tcPr>
            </w:tcPrChange>
          </w:tcPr>
          <w:p w14:paraId="2F57E416" w14:textId="77777777" w:rsidR="00D71A41" w:rsidRPr="000926B2" w:rsidRDefault="00D71A41" w:rsidP="00EE1303">
            <w:pPr>
              <w:pStyle w:val="ListParagraph"/>
              <w:spacing w:line="360" w:lineRule="auto"/>
              <w:ind w:left="0"/>
              <w:jc w:val="both"/>
              <w:rPr>
                <w:ins w:id="3276" w:author="Chara Katiri" w:date="2015-04-12T17:50:00Z"/>
                <w:rFonts w:ascii="Times" w:hAnsi="Times" w:cs="Times New Roman"/>
                <w:sz w:val="22"/>
                <w:szCs w:val="22"/>
              </w:rPr>
            </w:pPr>
            <w:ins w:id="3277" w:author="Chara Katiri" w:date="2015-04-12T17:50:00Z">
              <w:r w:rsidRPr="000926B2">
                <w:rPr>
                  <w:rFonts w:ascii="Times" w:hAnsi="Times" w:cs="Times New Roman"/>
                  <w:sz w:val="22"/>
                  <w:szCs w:val="22"/>
                </w:rPr>
                <w:t>4</w:t>
              </w:r>
            </w:ins>
          </w:p>
        </w:tc>
        <w:tc>
          <w:tcPr>
            <w:tcW w:w="3951" w:type="dxa"/>
            <w:tcPrChange w:id="3278" w:author="Chara Katiri" w:date="2015-04-12T17:52:00Z">
              <w:tcPr>
                <w:tcW w:w="3960" w:type="dxa"/>
              </w:tcPr>
            </w:tcPrChange>
          </w:tcPr>
          <w:p w14:paraId="59D5EE5E" w14:textId="77777777" w:rsidR="00D71A41" w:rsidRPr="000926B2" w:rsidRDefault="00D71A41" w:rsidP="00EE1303">
            <w:pPr>
              <w:pStyle w:val="ListParagraph"/>
              <w:spacing w:line="360" w:lineRule="auto"/>
              <w:ind w:left="0"/>
              <w:jc w:val="both"/>
              <w:rPr>
                <w:ins w:id="3279" w:author="Chara Katiri" w:date="2015-04-12T17:50:00Z"/>
                <w:rFonts w:ascii="Times" w:hAnsi="Times" w:cs="Times New Roman"/>
                <w:sz w:val="22"/>
                <w:szCs w:val="22"/>
              </w:rPr>
            </w:pPr>
            <w:ins w:id="3280" w:author="Chara Katiri" w:date="2015-04-12T17:50:00Z">
              <w:r w:rsidRPr="000926B2">
                <w:rPr>
                  <w:rFonts w:ascii="Times" w:hAnsi="Times" w:cs="Times New Roman"/>
                  <w:sz w:val="22"/>
                  <w:szCs w:val="22"/>
                </w:rPr>
                <w:t xml:space="preserve">The system must forbid standard-users from accessing admin pages. </w:t>
              </w:r>
            </w:ins>
          </w:p>
        </w:tc>
        <w:tc>
          <w:tcPr>
            <w:tcW w:w="1325" w:type="dxa"/>
            <w:tcPrChange w:id="3281" w:author="Chara Katiri" w:date="2015-04-12T17:52:00Z">
              <w:tcPr>
                <w:tcW w:w="1274" w:type="dxa"/>
              </w:tcPr>
            </w:tcPrChange>
          </w:tcPr>
          <w:p w14:paraId="7F2665D6" w14:textId="77777777" w:rsidR="00D71A41" w:rsidRPr="000926B2" w:rsidRDefault="00D71A41" w:rsidP="00EE1303">
            <w:pPr>
              <w:pStyle w:val="ListParagraph"/>
              <w:spacing w:line="360" w:lineRule="auto"/>
              <w:ind w:left="0"/>
              <w:jc w:val="both"/>
              <w:rPr>
                <w:ins w:id="3282" w:author="Chara Katiri" w:date="2015-04-12T17:50:00Z"/>
                <w:rFonts w:ascii="Times" w:hAnsi="Times" w:cs="Times New Roman"/>
                <w:sz w:val="22"/>
                <w:szCs w:val="22"/>
              </w:rPr>
            </w:pPr>
            <w:ins w:id="3283" w:author="Chara Katiri" w:date="2015-04-12T17:50:00Z">
              <w:r w:rsidRPr="000926B2">
                <w:rPr>
                  <w:rFonts w:ascii="Times" w:hAnsi="Times" w:cs="Times New Roman"/>
                  <w:sz w:val="22"/>
                  <w:szCs w:val="22"/>
                </w:rPr>
                <w:t>Functional</w:t>
              </w:r>
            </w:ins>
          </w:p>
        </w:tc>
        <w:tc>
          <w:tcPr>
            <w:tcW w:w="1603" w:type="dxa"/>
            <w:tcPrChange w:id="3284" w:author="Chara Katiri" w:date="2015-04-12T17:52:00Z">
              <w:tcPr>
                <w:tcW w:w="1609" w:type="dxa"/>
              </w:tcPr>
            </w:tcPrChange>
          </w:tcPr>
          <w:p w14:paraId="7F1DACD6" w14:textId="77777777" w:rsidR="00D71A41" w:rsidRPr="000926B2" w:rsidRDefault="00D71A41" w:rsidP="00EE1303">
            <w:pPr>
              <w:pStyle w:val="ListParagraph"/>
              <w:spacing w:line="360" w:lineRule="auto"/>
              <w:ind w:left="0"/>
              <w:jc w:val="both"/>
              <w:rPr>
                <w:ins w:id="3285" w:author="Chara Katiri" w:date="2015-04-12T17:50:00Z"/>
                <w:rFonts w:ascii="Times" w:hAnsi="Times" w:cs="Times New Roman"/>
                <w:sz w:val="22"/>
                <w:szCs w:val="22"/>
              </w:rPr>
            </w:pPr>
          </w:p>
        </w:tc>
        <w:tc>
          <w:tcPr>
            <w:tcW w:w="1169" w:type="dxa"/>
            <w:tcPrChange w:id="3286" w:author="Chara Katiri" w:date="2015-04-12T17:52:00Z">
              <w:tcPr>
                <w:tcW w:w="1169" w:type="dxa"/>
              </w:tcPr>
            </w:tcPrChange>
          </w:tcPr>
          <w:p w14:paraId="541A248D" w14:textId="18E5257F" w:rsidR="00D71A41" w:rsidRPr="000926B2" w:rsidRDefault="00D71A41" w:rsidP="00EE1303">
            <w:pPr>
              <w:pStyle w:val="ListParagraph"/>
              <w:spacing w:line="360" w:lineRule="auto"/>
              <w:ind w:left="0"/>
              <w:jc w:val="both"/>
              <w:rPr>
                <w:ins w:id="3287" w:author="Chara Katiri" w:date="2015-04-12T17:51:00Z"/>
                <w:rFonts w:ascii="Times" w:hAnsi="Times" w:cs="Times New Roman"/>
                <w:sz w:val="22"/>
                <w:szCs w:val="22"/>
              </w:rPr>
            </w:pPr>
            <w:ins w:id="3288" w:author="Chara Katiri" w:date="2015-04-12T17:51:00Z">
              <w:r w:rsidRPr="000926B2">
                <w:rPr>
                  <w:rFonts w:ascii="Times" w:hAnsi="Times" w:cs="Times New Roman"/>
                  <w:sz w:val="22"/>
                  <w:szCs w:val="22"/>
                </w:rPr>
                <w:t>M</w:t>
              </w:r>
            </w:ins>
          </w:p>
        </w:tc>
        <w:tc>
          <w:tcPr>
            <w:tcW w:w="1155" w:type="dxa"/>
            <w:tcPrChange w:id="3289" w:author="Chara Katiri" w:date="2015-04-12T17:52:00Z">
              <w:tcPr>
                <w:tcW w:w="1169" w:type="dxa"/>
              </w:tcPr>
            </w:tcPrChange>
          </w:tcPr>
          <w:p w14:paraId="5D0DC597" w14:textId="474F9BD5" w:rsidR="00D71A41" w:rsidRPr="000926B2" w:rsidRDefault="00D71A41" w:rsidP="00EE1303">
            <w:pPr>
              <w:pStyle w:val="ListParagraph"/>
              <w:spacing w:line="360" w:lineRule="auto"/>
              <w:ind w:left="0"/>
              <w:jc w:val="both"/>
              <w:rPr>
                <w:ins w:id="3290" w:author="Chara Katiri" w:date="2015-04-12T17:51:00Z"/>
                <w:rFonts w:ascii="Times" w:hAnsi="Times" w:cs="Times New Roman"/>
                <w:sz w:val="22"/>
                <w:szCs w:val="22"/>
              </w:rPr>
            </w:pPr>
          </w:p>
        </w:tc>
        <w:tc>
          <w:tcPr>
            <w:tcW w:w="1171" w:type="dxa"/>
            <w:tcPrChange w:id="3291" w:author="Chara Katiri" w:date="2015-04-12T17:52:00Z">
              <w:tcPr>
                <w:tcW w:w="1169" w:type="dxa"/>
              </w:tcPr>
            </w:tcPrChange>
          </w:tcPr>
          <w:p w14:paraId="63BA79F1" w14:textId="1B0D01E1" w:rsidR="00D71A41" w:rsidRPr="000926B2" w:rsidRDefault="00D71A41" w:rsidP="00EE1303">
            <w:pPr>
              <w:pStyle w:val="ListParagraph"/>
              <w:spacing w:line="360" w:lineRule="auto"/>
              <w:ind w:left="0"/>
              <w:jc w:val="both"/>
              <w:rPr>
                <w:ins w:id="3292" w:author="Chara Katiri" w:date="2015-04-12T17:51:00Z"/>
                <w:rFonts w:ascii="Times" w:hAnsi="Times" w:cs="Times New Roman"/>
                <w:sz w:val="22"/>
                <w:szCs w:val="22"/>
              </w:rPr>
            </w:pPr>
          </w:p>
        </w:tc>
      </w:tr>
      <w:tr w:rsidR="00D71A41" w:rsidRPr="000926B2" w14:paraId="786B6048" w14:textId="77777777" w:rsidTr="00D71A41">
        <w:trPr>
          <w:ins w:id="3293" w:author="Chara Katiri" w:date="2015-04-12T17:50:00Z"/>
          <w:trPrChange w:id="3294" w:author="Chara Katiri" w:date="2015-04-12T17:52:00Z">
            <w:trPr>
              <w:gridAfter w:val="0"/>
            </w:trPr>
          </w:trPrChange>
        </w:trPr>
        <w:tc>
          <w:tcPr>
            <w:tcW w:w="11482" w:type="dxa"/>
            <w:gridSpan w:val="7"/>
            <w:shd w:val="clear" w:color="auto" w:fill="4F81BD" w:themeFill="accent1"/>
            <w:tcPrChange w:id="3295" w:author="Chara Katiri" w:date="2015-04-12T17:52:00Z">
              <w:tcPr>
                <w:tcW w:w="11466" w:type="dxa"/>
                <w:gridSpan w:val="8"/>
                <w:shd w:val="clear" w:color="auto" w:fill="4F81BD" w:themeFill="accent1"/>
              </w:tcPr>
            </w:tcPrChange>
          </w:tcPr>
          <w:p w14:paraId="024D49FD" w14:textId="06299AF8" w:rsidR="00D71A41" w:rsidRPr="000926B2" w:rsidRDefault="00D71A41" w:rsidP="00EE1303">
            <w:pPr>
              <w:pStyle w:val="ListParagraph"/>
              <w:spacing w:line="360" w:lineRule="auto"/>
              <w:ind w:left="0"/>
              <w:jc w:val="both"/>
              <w:rPr>
                <w:ins w:id="3296" w:author="Chara Katiri" w:date="2015-04-12T17:51:00Z"/>
                <w:rFonts w:ascii="Times" w:hAnsi="Times" w:cs="Times New Roman"/>
                <w:sz w:val="22"/>
                <w:szCs w:val="22"/>
              </w:rPr>
            </w:pPr>
            <w:ins w:id="3297" w:author="Chara Katiri" w:date="2015-04-12T17:50:00Z">
              <w:r w:rsidRPr="000926B2">
                <w:rPr>
                  <w:rFonts w:ascii="Times" w:hAnsi="Times" w:cs="Times New Roman"/>
                  <w:sz w:val="22"/>
                  <w:szCs w:val="22"/>
                </w:rPr>
                <w:t>Login - Logout</w:t>
              </w:r>
            </w:ins>
          </w:p>
        </w:tc>
      </w:tr>
      <w:tr w:rsidR="00D71A41" w:rsidRPr="000926B2" w14:paraId="1B9415D5" w14:textId="77777777" w:rsidTr="00D71A41">
        <w:trPr>
          <w:ins w:id="3298" w:author="Chara Katiri" w:date="2015-04-12T17:50:00Z"/>
          <w:trPrChange w:id="3299" w:author="Chara Katiri" w:date="2015-04-12T17:52:00Z">
            <w:trPr>
              <w:gridAfter w:val="0"/>
            </w:trPr>
          </w:trPrChange>
        </w:trPr>
        <w:tc>
          <w:tcPr>
            <w:tcW w:w="1108" w:type="dxa"/>
            <w:tcPrChange w:id="3300" w:author="Chara Katiri" w:date="2015-04-12T17:52:00Z">
              <w:tcPr>
                <w:tcW w:w="1116" w:type="dxa"/>
                <w:gridSpan w:val="2"/>
              </w:tcPr>
            </w:tcPrChange>
          </w:tcPr>
          <w:p w14:paraId="4A59AB8F" w14:textId="77777777" w:rsidR="00D71A41" w:rsidRPr="000926B2" w:rsidRDefault="00D71A41" w:rsidP="00EE1303">
            <w:pPr>
              <w:pStyle w:val="ListParagraph"/>
              <w:spacing w:line="360" w:lineRule="auto"/>
              <w:ind w:left="0"/>
              <w:jc w:val="both"/>
              <w:rPr>
                <w:ins w:id="3301" w:author="Chara Katiri" w:date="2015-04-12T17:50:00Z"/>
                <w:rFonts w:ascii="Times" w:hAnsi="Times" w:cs="Times New Roman"/>
                <w:sz w:val="22"/>
                <w:szCs w:val="22"/>
              </w:rPr>
            </w:pPr>
            <w:ins w:id="3302" w:author="Chara Katiri" w:date="2015-04-12T17:50:00Z">
              <w:r w:rsidRPr="000926B2">
                <w:rPr>
                  <w:rFonts w:ascii="Times" w:hAnsi="Times" w:cs="Times New Roman"/>
                  <w:sz w:val="22"/>
                  <w:szCs w:val="22"/>
                </w:rPr>
                <w:t>5</w:t>
              </w:r>
            </w:ins>
          </w:p>
        </w:tc>
        <w:tc>
          <w:tcPr>
            <w:tcW w:w="3951" w:type="dxa"/>
            <w:tcPrChange w:id="3303" w:author="Chara Katiri" w:date="2015-04-12T17:52:00Z">
              <w:tcPr>
                <w:tcW w:w="3960" w:type="dxa"/>
              </w:tcPr>
            </w:tcPrChange>
          </w:tcPr>
          <w:p w14:paraId="6D175B19" w14:textId="77777777" w:rsidR="00D71A41" w:rsidRPr="000926B2" w:rsidRDefault="00D71A41" w:rsidP="00EE1303">
            <w:pPr>
              <w:pStyle w:val="ListParagraph"/>
              <w:spacing w:line="360" w:lineRule="auto"/>
              <w:ind w:left="0"/>
              <w:jc w:val="both"/>
              <w:rPr>
                <w:ins w:id="3304" w:author="Chara Katiri" w:date="2015-04-12T17:50:00Z"/>
                <w:rFonts w:ascii="Times" w:hAnsi="Times" w:cs="Times New Roman"/>
                <w:sz w:val="22"/>
                <w:szCs w:val="22"/>
              </w:rPr>
            </w:pPr>
            <w:ins w:id="3305" w:author="Chara Katiri" w:date="2015-04-12T17:50:00Z">
              <w:r w:rsidRPr="000926B2">
                <w:rPr>
                  <w:rFonts w:ascii="Times" w:hAnsi="Times" w:cs="Times New Roman"/>
                  <w:sz w:val="22"/>
                  <w:szCs w:val="22"/>
                </w:rPr>
                <w:t>The system must forbid access to users with invalid username.</w:t>
              </w:r>
            </w:ins>
          </w:p>
        </w:tc>
        <w:tc>
          <w:tcPr>
            <w:tcW w:w="1325" w:type="dxa"/>
            <w:tcPrChange w:id="3306" w:author="Chara Katiri" w:date="2015-04-12T17:52:00Z">
              <w:tcPr>
                <w:tcW w:w="1274" w:type="dxa"/>
              </w:tcPr>
            </w:tcPrChange>
          </w:tcPr>
          <w:p w14:paraId="340EB93B" w14:textId="77777777" w:rsidR="00D71A41" w:rsidRPr="000926B2" w:rsidRDefault="00D71A41" w:rsidP="00EE1303">
            <w:pPr>
              <w:pStyle w:val="ListParagraph"/>
              <w:spacing w:line="360" w:lineRule="auto"/>
              <w:ind w:left="0"/>
              <w:jc w:val="both"/>
              <w:rPr>
                <w:ins w:id="3307" w:author="Chara Katiri" w:date="2015-04-12T17:50:00Z"/>
                <w:rFonts w:ascii="Times" w:hAnsi="Times" w:cs="Times New Roman"/>
                <w:sz w:val="22"/>
                <w:szCs w:val="22"/>
              </w:rPr>
            </w:pPr>
            <w:ins w:id="3308" w:author="Chara Katiri" w:date="2015-04-12T17:50:00Z">
              <w:r w:rsidRPr="000926B2">
                <w:rPr>
                  <w:rFonts w:ascii="Times" w:hAnsi="Times" w:cs="Times New Roman"/>
                  <w:sz w:val="22"/>
                  <w:szCs w:val="22"/>
                </w:rPr>
                <w:t>Functional</w:t>
              </w:r>
            </w:ins>
          </w:p>
        </w:tc>
        <w:tc>
          <w:tcPr>
            <w:tcW w:w="1603" w:type="dxa"/>
            <w:tcPrChange w:id="3309" w:author="Chara Katiri" w:date="2015-04-12T17:52:00Z">
              <w:tcPr>
                <w:tcW w:w="1609" w:type="dxa"/>
              </w:tcPr>
            </w:tcPrChange>
          </w:tcPr>
          <w:p w14:paraId="33E4DCAF" w14:textId="77777777" w:rsidR="00D71A41" w:rsidRPr="000926B2" w:rsidRDefault="00D71A41" w:rsidP="00EE1303">
            <w:pPr>
              <w:pStyle w:val="ListParagraph"/>
              <w:spacing w:line="360" w:lineRule="auto"/>
              <w:ind w:left="0"/>
              <w:jc w:val="both"/>
              <w:rPr>
                <w:ins w:id="3310" w:author="Chara Katiri" w:date="2015-04-12T17:50:00Z"/>
                <w:rFonts w:ascii="Times" w:hAnsi="Times" w:cs="Times New Roman"/>
                <w:sz w:val="22"/>
                <w:szCs w:val="22"/>
              </w:rPr>
            </w:pPr>
          </w:p>
        </w:tc>
        <w:tc>
          <w:tcPr>
            <w:tcW w:w="1169" w:type="dxa"/>
            <w:tcPrChange w:id="3311" w:author="Chara Katiri" w:date="2015-04-12T17:52:00Z">
              <w:tcPr>
                <w:tcW w:w="1169" w:type="dxa"/>
              </w:tcPr>
            </w:tcPrChange>
          </w:tcPr>
          <w:p w14:paraId="4FB8BEDB" w14:textId="29DC3C93" w:rsidR="00D71A41" w:rsidRPr="000926B2" w:rsidRDefault="00D71A41" w:rsidP="00EE1303">
            <w:pPr>
              <w:pStyle w:val="ListParagraph"/>
              <w:spacing w:line="360" w:lineRule="auto"/>
              <w:ind w:left="0"/>
              <w:jc w:val="both"/>
              <w:rPr>
                <w:ins w:id="3312" w:author="Chara Katiri" w:date="2015-04-12T17:51:00Z"/>
                <w:rFonts w:ascii="Times" w:hAnsi="Times" w:cs="Times New Roman"/>
                <w:sz w:val="22"/>
                <w:szCs w:val="22"/>
              </w:rPr>
            </w:pPr>
            <w:ins w:id="3313" w:author="Chara Katiri" w:date="2015-04-12T17:51:00Z">
              <w:r w:rsidRPr="000926B2">
                <w:rPr>
                  <w:rFonts w:ascii="Times" w:hAnsi="Times" w:cs="Times New Roman"/>
                  <w:sz w:val="22"/>
                  <w:szCs w:val="22"/>
                </w:rPr>
                <w:t>M</w:t>
              </w:r>
            </w:ins>
          </w:p>
        </w:tc>
        <w:tc>
          <w:tcPr>
            <w:tcW w:w="1155" w:type="dxa"/>
            <w:tcPrChange w:id="3314" w:author="Chara Katiri" w:date="2015-04-12T17:52:00Z">
              <w:tcPr>
                <w:tcW w:w="1169" w:type="dxa"/>
              </w:tcPr>
            </w:tcPrChange>
          </w:tcPr>
          <w:p w14:paraId="068B3281" w14:textId="739FACE5" w:rsidR="00D71A41" w:rsidRPr="000926B2" w:rsidRDefault="00D71A41" w:rsidP="00EE1303">
            <w:pPr>
              <w:pStyle w:val="ListParagraph"/>
              <w:spacing w:line="360" w:lineRule="auto"/>
              <w:ind w:left="0"/>
              <w:jc w:val="both"/>
              <w:rPr>
                <w:ins w:id="3315" w:author="Chara Katiri" w:date="2015-04-12T17:51:00Z"/>
                <w:rFonts w:ascii="Times" w:hAnsi="Times" w:cs="Times New Roman"/>
                <w:sz w:val="22"/>
                <w:szCs w:val="22"/>
              </w:rPr>
            </w:pPr>
          </w:p>
        </w:tc>
        <w:tc>
          <w:tcPr>
            <w:tcW w:w="1171" w:type="dxa"/>
            <w:tcPrChange w:id="3316" w:author="Chara Katiri" w:date="2015-04-12T17:52:00Z">
              <w:tcPr>
                <w:tcW w:w="1169" w:type="dxa"/>
              </w:tcPr>
            </w:tcPrChange>
          </w:tcPr>
          <w:p w14:paraId="5240BA15" w14:textId="11C325BB" w:rsidR="00D71A41" w:rsidRPr="000926B2" w:rsidRDefault="00D71A41" w:rsidP="00EE1303">
            <w:pPr>
              <w:pStyle w:val="ListParagraph"/>
              <w:spacing w:line="360" w:lineRule="auto"/>
              <w:ind w:left="0"/>
              <w:jc w:val="both"/>
              <w:rPr>
                <w:ins w:id="3317" w:author="Chara Katiri" w:date="2015-04-12T17:51:00Z"/>
                <w:rFonts w:ascii="Times" w:hAnsi="Times" w:cs="Times New Roman"/>
                <w:sz w:val="22"/>
                <w:szCs w:val="22"/>
              </w:rPr>
            </w:pPr>
          </w:p>
        </w:tc>
      </w:tr>
      <w:tr w:rsidR="00D71A41" w:rsidRPr="000926B2" w14:paraId="5594033B" w14:textId="77777777" w:rsidTr="00D71A41">
        <w:trPr>
          <w:ins w:id="3318" w:author="Chara Katiri" w:date="2015-04-12T17:50:00Z"/>
          <w:trPrChange w:id="3319" w:author="Chara Katiri" w:date="2015-04-12T17:52:00Z">
            <w:trPr>
              <w:gridAfter w:val="0"/>
            </w:trPr>
          </w:trPrChange>
        </w:trPr>
        <w:tc>
          <w:tcPr>
            <w:tcW w:w="1108" w:type="dxa"/>
            <w:tcPrChange w:id="3320" w:author="Chara Katiri" w:date="2015-04-12T17:52:00Z">
              <w:tcPr>
                <w:tcW w:w="1116" w:type="dxa"/>
                <w:gridSpan w:val="2"/>
              </w:tcPr>
            </w:tcPrChange>
          </w:tcPr>
          <w:p w14:paraId="1B165117" w14:textId="77777777" w:rsidR="00D71A41" w:rsidRPr="000926B2" w:rsidRDefault="00D71A41" w:rsidP="00EE1303">
            <w:pPr>
              <w:pStyle w:val="ListParagraph"/>
              <w:spacing w:line="360" w:lineRule="auto"/>
              <w:ind w:left="0"/>
              <w:jc w:val="both"/>
              <w:rPr>
                <w:ins w:id="3321" w:author="Chara Katiri" w:date="2015-04-12T17:50:00Z"/>
                <w:rFonts w:ascii="Times" w:hAnsi="Times" w:cs="Times New Roman"/>
                <w:sz w:val="22"/>
                <w:szCs w:val="22"/>
              </w:rPr>
            </w:pPr>
            <w:ins w:id="3322" w:author="Chara Katiri" w:date="2015-04-12T17:50:00Z">
              <w:r w:rsidRPr="000926B2">
                <w:rPr>
                  <w:rFonts w:ascii="Times" w:hAnsi="Times" w:cs="Times New Roman"/>
                  <w:sz w:val="22"/>
                  <w:szCs w:val="22"/>
                </w:rPr>
                <w:t>6</w:t>
              </w:r>
            </w:ins>
          </w:p>
        </w:tc>
        <w:tc>
          <w:tcPr>
            <w:tcW w:w="3951" w:type="dxa"/>
            <w:tcPrChange w:id="3323" w:author="Chara Katiri" w:date="2015-04-12T17:52:00Z">
              <w:tcPr>
                <w:tcW w:w="3960" w:type="dxa"/>
              </w:tcPr>
            </w:tcPrChange>
          </w:tcPr>
          <w:p w14:paraId="4231A87C" w14:textId="77777777" w:rsidR="00D71A41" w:rsidRPr="000926B2" w:rsidRDefault="00D71A41" w:rsidP="00EE1303">
            <w:pPr>
              <w:pStyle w:val="ListParagraph"/>
              <w:spacing w:line="360" w:lineRule="auto"/>
              <w:ind w:left="0"/>
              <w:jc w:val="both"/>
              <w:rPr>
                <w:ins w:id="3324" w:author="Chara Katiri" w:date="2015-04-12T17:50:00Z"/>
                <w:rFonts w:ascii="Times" w:hAnsi="Times" w:cs="Times New Roman"/>
                <w:sz w:val="22"/>
                <w:szCs w:val="22"/>
              </w:rPr>
            </w:pPr>
            <w:ins w:id="3325" w:author="Chara Katiri" w:date="2015-04-12T17:50:00Z">
              <w:r w:rsidRPr="000926B2">
                <w:rPr>
                  <w:rFonts w:ascii="Times" w:hAnsi="Times" w:cs="Times New Roman"/>
                  <w:sz w:val="22"/>
                  <w:szCs w:val="22"/>
                </w:rPr>
                <w:t>The system must provide a ‘Forgot my password’ functionality to allow users reset their password.</w:t>
              </w:r>
            </w:ins>
          </w:p>
        </w:tc>
        <w:tc>
          <w:tcPr>
            <w:tcW w:w="1325" w:type="dxa"/>
            <w:tcPrChange w:id="3326" w:author="Chara Katiri" w:date="2015-04-12T17:52:00Z">
              <w:tcPr>
                <w:tcW w:w="1274" w:type="dxa"/>
              </w:tcPr>
            </w:tcPrChange>
          </w:tcPr>
          <w:p w14:paraId="061981AE" w14:textId="77777777" w:rsidR="00D71A41" w:rsidRPr="000926B2" w:rsidRDefault="00D71A41" w:rsidP="00EE1303">
            <w:pPr>
              <w:pStyle w:val="ListParagraph"/>
              <w:spacing w:line="360" w:lineRule="auto"/>
              <w:ind w:left="0"/>
              <w:jc w:val="both"/>
              <w:rPr>
                <w:ins w:id="3327" w:author="Chara Katiri" w:date="2015-04-12T17:50:00Z"/>
                <w:rFonts w:ascii="Times" w:hAnsi="Times" w:cs="Times New Roman"/>
                <w:sz w:val="22"/>
                <w:szCs w:val="22"/>
              </w:rPr>
            </w:pPr>
            <w:ins w:id="3328" w:author="Chara Katiri" w:date="2015-04-12T17:50:00Z">
              <w:r w:rsidRPr="000926B2">
                <w:rPr>
                  <w:rFonts w:ascii="Times" w:hAnsi="Times" w:cs="Times New Roman"/>
                  <w:sz w:val="22"/>
                  <w:szCs w:val="22"/>
                </w:rPr>
                <w:t>Functional</w:t>
              </w:r>
            </w:ins>
          </w:p>
        </w:tc>
        <w:tc>
          <w:tcPr>
            <w:tcW w:w="1603" w:type="dxa"/>
            <w:tcPrChange w:id="3329" w:author="Chara Katiri" w:date="2015-04-12T17:52:00Z">
              <w:tcPr>
                <w:tcW w:w="1609" w:type="dxa"/>
              </w:tcPr>
            </w:tcPrChange>
          </w:tcPr>
          <w:p w14:paraId="1B90A184" w14:textId="77777777" w:rsidR="00D71A41" w:rsidRPr="000926B2" w:rsidRDefault="00D71A41" w:rsidP="00EE1303">
            <w:pPr>
              <w:pStyle w:val="ListParagraph"/>
              <w:spacing w:line="360" w:lineRule="auto"/>
              <w:ind w:left="0"/>
              <w:jc w:val="both"/>
              <w:rPr>
                <w:ins w:id="3330" w:author="Chara Katiri" w:date="2015-04-12T17:50:00Z"/>
                <w:rFonts w:ascii="Times" w:hAnsi="Times" w:cs="Times New Roman"/>
                <w:sz w:val="22"/>
                <w:szCs w:val="22"/>
              </w:rPr>
            </w:pPr>
          </w:p>
        </w:tc>
        <w:tc>
          <w:tcPr>
            <w:tcW w:w="1169" w:type="dxa"/>
            <w:tcPrChange w:id="3331" w:author="Chara Katiri" w:date="2015-04-12T17:52:00Z">
              <w:tcPr>
                <w:tcW w:w="1169" w:type="dxa"/>
              </w:tcPr>
            </w:tcPrChange>
          </w:tcPr>
          <w:p w14:paraId="03930343" w14:textId="010C992A" w:rsidR="00D71A41" w:rsidRPr="000926B2" w:rsidRDefault="00D71A41" w:rsidP="00EE1303">
            <w:pPr>
              <w:pStyle w:val="ListParagraph"/>
              <w:spacing w:line="360" w:lineRule="auto"/>
              <w:ind w:left="0"/>
              <w:jc w:val="both"/>
              <w:rPr>
                <w:ins w:id="3332" w:author="Chara Katiri" w:date="2015-04-12T17:51:00Z"/>
                <w:rFonts w:ascii="Times" w:hAnsi="Times" w:cs="Times New Roman"/>
                <w:sz w:val="22"/>
                <w:szCs w:val="22"/>
              </w:rPr>
            </w:pPr>
            <w:ins w:id="3333" w:author="Chara Katiri" w:date="2015-04-12T17:51:00Z">
              <w:r w:rsidRPr="000926B2">
                <w:rPr>
                  <w:rFonts w:ascii="Times" w:hAnsi="Times" w:cs="Times New Roman"/>
                  <w:sz w:val="22"/>
                  <w:szCs w:val="22"/>
                </w:rPr>
                <w:t>M</w:t>
              </w:r>
            </w:ins>
          </w:p>
        </w:tc>
        <w:tc>
          <w:tcPr>
            <w:tcW w:w="1155" w:type="dxa"/>
            <w:tcPrChange w:id="3334" w:author="Chara Katiri" w:date="2015-04-12T17:52:00Z">
              <w:tcPr>
                <w:tcW w:w="1169" w:type="dxa"/>
              </w:tcPr>
            </w:tcPrChange>
          </w:tcPr>
          <w:p w14:paraId="6E740A81" w14:textId="7D7EC686" w:rsidR="00D71A41" w:rsidRPr="000926B2" w:rsidRDefault="00D71A41" w:rsidP="00EE1303">
            <w:pPr>
              <w:pStyle w:val="ListParagraph"/>
              <w:spacing w:line="360" w:lineRule="auto"/>
              <w:ind w:left="0"/>
              <w:jc w:val="both"/>
              <w:rPr>
                <w:ins w:id="3335" w:author="Chara Katiri" w:date="2015-04-12T17:51:00Z"/>
                <w:rFonts w:ascii="Times" w:hAnsi="Times" w:cs="Times New Roman"/>
                <w:sz w:val="22"/>
                <w:szCs w:val="22"/>
              </w:rPr>
            </w:pPr>
          </w:p>
        </w:tc>
        <w:tc>
          <w:tcPr>
            <w:tcW w:w="1171" w:type="dxa"/>
            <w:tcPrChange w:id="3336" w:author="Chara Katiri" w:date="2015-04-12T17:52:00Z">
              <w:tcPr>
                <w:tcW w:w="1169" w:type="dxa"/>
              </w:tcPr>
            </w:tcPrChange>
          </w:tcPr>
          <w:p w14:paraId="734B8181" w14:textId="251D41DA" w:rsidR="00D71A41" w:rsidRPr="000926B2" w:rsidRDefault="00D71A41" w:rsidP="00EE1303">
            <w:pPr>
              <w:pStyle w:val="ListParagraph"/>
              <w:spacing w:line="360" w:lineRule="auto"/>
              <w:ind w:left="0"/>
              <w:jc w:val="both"/>
              <w:rPr>
                <w:ins w:id="3337" w:author="Chara Katiri" w:date="2015-04-12T17:51:00Z"/>
                <w:rFonts w:ascii="Times" w:hAnsi="Times" w:cs="Times New Roman"/>
                <w:sz w:val="22"/>
                <w:szCs w:val="22"/>
              </w:rPr>
            </w:pPr>
          </w:p>
        </w:tc>
      </w:tr>
      <w:tr w:rsidR="00D71A41" w:rsidRPr="000926B2" w14:paraId="43C82DFA" w14:textId="77777777" w:rsidTr="00D71A41">
        <w:trPr>
          <w:ins w:id="3338" w:author="Chara Katiri" w:date="2015-04-12T17:50:00Z"/>
          <w:trPrChange w:id="3339" w:author="Chara Katiri" w:date="2015-04-12T17:52:00Z">
            <w:trPr>
              <w:gridAfter w:val="0"/>
            </w:trPr>
          </w:trPrChange>
        </w:trPr>
        <w:tc>
          <w:tcPr>
            <w:tcW w:w="1108" w:type="dxa"/>
            <w:tcPrChange w:id="3340" w:author="Chara Katiri" w:date="2015-04-12T17:52:00Z">
              <w:tcPr>
                <w:tcW w:w="1116" w:type="dxa"/>
                <w:gridSpan w:val="2"/>
              </w:tcPr>
            </w:tcPrChange>
          </w:tcPr>
          <w:p w14:paraId="2A4CD829" w14:textId="77777777" w:rsidR="00D71A41" w:rsidRPr="000926B2" w:rsidRDefault="00D71A41" w:rsidP="00EE1303">
            <w:pPr>
              <w:pStyle w:val="ListParagraph"/>
              <w:spacing w:line="360" w:lineRule="auto"/>
              <w:ind w:left="0"/>
              <w:jc w:val="both"/>
              <w:rPr>
                <w:ins w:id="3341" w:author="Chara Katiri" w:date="2015-04-12T17:50:00Z"/>
                <w:rFonts w:ascii="Times" w:hAnsi="Times" w:cs="Times New Roman"/>
                <w:sz w:val="22"/>
                <w:szCs w:val="22"/>
              </w:rPr>
            </w:pPr>
            <w:ins w:id="3342" w:author="Chara Katiri" w:date="2015-04-12T17:50:00Z">
              <w:r w:rsidRPr="000926B2">
                <w:rPr>
                  <w:rFonts w:ascii="Times" w:hAnsi="Times" w:cs="Times New Roman"/>
                  <w:sz w:val="22"/>
                  <w:szCs w:val="22"/>
                </w:rPr>
                <w:t>7</w:t>
              </w:r>
            </w:ins>
          </w:p>
        </w:tc>
        <w:tc>
          <w:tcPr>
            <w:tcW w:w="3951" w:type="dxa"/>
            <w:tcPrChange w:id="3343" w:author="Chara Katiri" w:date="2015-04-12T17:52:00Z">
              <w:tcPr>
                <w:tcW w:w="3960" w:type="dxa"/>
              </w:tcPr>
            </w:tcPrChange>
          </w:tcPr>
          <w:p w14:paraId="610D5BAF" w14:textId="77777777" w:rsidR="00D71A41" w:rsidRPr="000926B2" w:rsidRDefault="00D71A41" w:rsidP="00EE1303">
            <w:pPr>
              <w:pStyle w:val="ListParagraph"/>
              <w:spacing w:line="360" w:lineRule="auto"/>
              <w:ind w:left="0"/>
              <w:jc w:val="both"/>
              <w:rPr>
                <w:ins w:id="3344" w:author="Chara Katiri" w:date="2015-04-12T17:50:00Z"/>
                <w:rFonts w:ascii="Times" w:hAnsi="Times" w:cs="Times New Roman"/>
                <w:sz w:val="22"/>
                <w:szCs w:val="22"/>
              </w:rPr>
            </w:pPr>
            <w:ins w:id="3345" w:author="Chara Katiri" w:date="2015-04-12T17:50:00Z">
              <w:r w:rsidRPr="000926B2">
                <w:rPr>
                  <w:rFonts w:ascii="Times" w:hAnsi="Times" w:cs="Times New Roman"/>
                  <w:sz w:val="22"/>
                  <w:szCs w:val="22"/>
                </w:rPr>
                <w:t xml:space="preserve">The system must provide logout functionality. </w:t>
              </w:r>
            </w:ins>
          </w:p>
        </w:tc>
        <w:tc>
          <w:tcPr>
            <w:tcW w:w="1325" w:type="dxa"/>
            <w:tcPrChange w:id="3346" w:author="Chara Katiri" w:date="2015-04-12T17:52:00Z">
              <w:tcPr>
                <w:tcW w:w="1274" w:type="dxa"/>
              </w:tcPr>
            </w:tcPrChange>
          </w:tcPr>
          <w:p w14:paraId="58832AA7" w14:textId="77777777" w:rsidR="00D71A41" w:rsidRPr="000926B2" w:rsidRDefault="00D71A41" w:rsidP="00EE1303">
            <w:pPr>
              <w:pStyle w:val="ListParagraph"/>
              <w:spacing w:line="360" w:lineRule="auto"/>
              <w:ind w:left="0"/>
              <w:jc w:val="both"/>
              <w:rPr>
                <w:ins w:id="3347" w:author="Chara Katiri" w:date="2015-04-12T17:50:00Z"/>
                <w:rFonts w:ascii="Times" w:hAnsi="Times" w:cs="Times New Roman"/>
                <w:sz w:val="22"/>
                <w:szCs w:val="22"/>
              </w:rPr>
            </w:pPr>
            <w:ins w:id="3348" w:author="Chara Katiri" w:date="2015-04-12T17:50:00Z">
              <w:r w:rsidRPr="000926B2">
                <w:rPr>
                  <w:rFonts w:ascii="Times" w:hAnsi="Times" w:cs="Times New Roman"/>
                  <w:sz w:val="22"/>
                  <w:szCs w:val="22"/>
                </w:rPr>
                <w:t>Functional</w:t>
              </w:r>
            </w:ins>
          </w:p>
        </w:tc>
        <w:tc>
          <w:tcPr>
            <w:tcW w:w="1603" w:type="dxa"/>
            <w:tcPrChange w:id="3349" w:author="Chara Katiri" w:date="2015-04-12T17:52:00Z">
              <w:tcPr>
                <w:tcW w:w="1609" w:type="dxa"/>
              </w:tcPr>
            </w:tcPrChange>
          </w:tcPr>
          <w:p w14:paraId="3B083FF4" w14:textId="77777777" w:rsidR="00D71A41" w:rsidRPr="000926B2" w:rsidRDefault="00D71A41" w:rsidP="00EE1303">
            <w:pPr>
              <w:pStyle w:val="ListParagraph"/>
              <w:spacing w:line="360" w:lineRule="auto"/>
              <w:ind w:left="0"/>
              <w:jc w:val="both"/>
              <w:rPr>
                <w:ins w:id="3350" w:author="Chara Katiri" w:date="2015-04-12T17:50:00Z"/>
                <w:rFonts w:ascii="Times" w:hAnsi="Times" w:cs="Times New Roman"/>
                <w:sz w:val="22"/>
                <w:szCs w:val="22"/>
              </w:rPr>
            </w:pPr>
          </w:p>
        </w:tc>
        <w:tc>
          <w:tcPr>
            <w:tcW w:w="1169" w:type="dxa"/>
            <w:tcPrChange w:id="3351" w:author="Chara Katiri" w:date="2015-04-12T17:52:00Z">
              <w:tcPr>
                <w:tcW w:w="1169" w:type="dxa"/>
              </w:tcPr>
            </w:tcPrChange>
          </w:tcPr>
          <w:p w14:paraId="6560BBC5" w14:textId="5B5C97DA" w:rsidR="00D71A41" w:rsidRPr="000926B2" w:rsidRDefault="00D71A41" w:rsidP="00EE1303">
            <w:pPr>
              <w:pStyle w:val="ListParagraph"/>
              <w:spacing w:line="360" w:lineRule="auto"/>
              <w:ind w:left="0"/>
              <w:jc w:val="both"/>
              <w:rPr>
                <w:ins w:id="3352" w:author="Chara Katiri" w:date="2015-04-12T17:51:00Z"/>
                <w:rFonts w:ascii="Times" w:hAnsi="Times" w:cs="Times New Roman"/>
                <w:sz w:val="22"/>
                <w:szCs w:val="22"/>
              </w:rPr>
            </w:pPr>
            <w:ins w:id="3353" w:author="Chara Katiri" w:date="2015-04-12T17:51:00Z">
              <w:r w:rsidRPr="000926B2">
                <w:rPr>
                  <w:rFonts w:ascii="Times" w:hAnsi="Times" w:cs="Times New Roman"/>
                  <w:sz w:val="22"/>
                  <w:szCs w:val="22"/>
                </w:rPr>
                <w:t>M</w:t>
              </w:r>
            </w:ins>
          </w:p>
        </w:tc>
        <w:tc>
          <w:tcPr>
            <w:tcW w:w="1155" w:type="dxa"/>
            <w:tcPrChange w:id="3354" w:author="Chara Katiri" w:date="2015-04-12T17:52:00Z">
              <w:tcPr>
                <w:tcW w:w="1169" w:type="dxa"/>
              </w:tcPr>
            </w:tcPrChange>
          </w:tcPr>
          <w:p w14:paraId="1B7D0946" w14:textId="39F0C921" w:rsidR="00D71A41" w:rsidRPr="000926B2" w:rsidRDefault="00D71A41" w:rsidP="00EE1303">
            <w:pPr>
              <w:pStyle w:val="ListParagraph"/>
              <w:spacing w:line="360" w:lineRule="auto"/>
              <w:ind w:left="0"/>
              <w:jc w:val="both"/>
              <w:rPr>
                <w:ins w:id="3355" w:author="Chara Katiri" w:date="2015-04-12T17:51:00Z"/>
                <w:rFonts w:ascii="Times" w:hAnsi="Times" w:cs="Times New Roman"/>
                <w:sz w:val="22"/>
                <w:szCs w:val="22"/>
              </w:rPr>
            </w:pPr>
          </w:p>
        </w:tc>
        <w:tc>
          <w:tcPr>
            <w:tcW w:w="1171" w:type="dxa"/>
            <w:tcPrChange w:id="3356" w:author="Chara Katiri" w:date="2015-04-12T17:52:00Z">
              <w:tcPr>
                <w:tcW w:w="1169" w:type="dxa"/>
              </w:tcPr>
            </w:tcPrChange>
          </w:tcPr>
          <w:p w14:paraId="45F747AA" w14:textId="74C3ED8C" w:rsidR="00D71A41" w:rsidRPr="000926B2" w:rsidRDefault="00D71A41" w:rsidP="00EE1303">
            <w:pPr>
              <w:pStyle w:val="ListParagraph"/>
              <w:spacing w:line="360" w:lineRule="auto"/>
              <w:ind w:left="0"/>
              <w:jc w:val="both"/>
              <w:rPr>
                <w:ins w:id="3357" w:author="Chara Katiri" w:date="2015-04-12T17:51:00Z"/>
                <w:rFonts w:ascii="Times" w:hAnsi="Times" w:cs="Times New Roman"/>
                <w:sz w:val="22"/>
                <w:szCs w:val="22"/>
              </w:rPr>
            </w:pPr>
          </w:p>
        </w:tc>
      </w:tr>
      <w:tr w:rsidR="00D71A41" w:rsidRPr="000926B2" w14:paraId="0F14EEBB" w14:textId="77777777" w:rsidTr="00D71A41">
        <w:trPr>
          <w:ins w:id="3358" w:author="Chara Katiri" w:date="2015-04-12T17:50:00Z"/>
          <w:trPrChange w:id="3359" w:author="Chara Katiri" w:date="2015-04-12T17:52:00Z">
            <w:trPr>
              <w:gridAfter w:val="0"/>
            </w:trPr>
          </w:trPrChange>
        </w:trPr>
        <w:tc>
          <w:tcPr>
            <w:tcW w:w="1108" w:type="dxa"/>
            <w:tcPrChange w:id="3360" w:author="Chara Katiri" w:date="2015-04-12T17:52:00Z">
              <w:tcPr>
                <w:tcW w:w="1116" w:type="dxa"/>
                <w:gridSpan w:val="2"/>
              </w:tcPr>
            </w:tcPrChange>
          </w:tcPr>
          <w:p w14:paraId="719897D3" w14:textId="77777777" w:rsidR="00D71A41" w:rsidRPr="000926B2" w:rsidRDefault="00D71A41" w:rsidP="00EE1303">
            <w:pPr>
              <w:pStyle w:val="ListParagraph"/>
              <w:spacing w:line="360" w:lineRule="auto"/>
              <w:ind w:left="0"/>
              <w:jc w:val="both"/>
              <w:rPr>
                <w:ins w:id="3361" w:author="Chara Katiri" w:date="2015-04-12T17:50:00Z"/>
                <w:rFonts w:ascii="Times" w:hAnsi="Times" w:cs="Times New Roman"/>
                <w:sz w:val="22"/>
                <w:szCs w:val="22"/>
              </w:rPr>
            </w:pPr>
            <w:ins w:id="3362" w:author="Chara Katiri" w:date="2015-04-12T17:50:00Z">
              <w:r w:rsidRPr="000926B2">
                <w:rPr>
                  <w:rFonts w:ascii="Times" w:hAnsi="Times" w:cs="Times New Roman"/>
                  <w:sz w:val="22"/>
                  <w:szCs w:val="22"/>
                </w:rPr>
                <w:t>8</w:t>
              </w:r>
            </w:ins>
          </w:p>
        </w:tc>
        <w:tc>
          <w:tcPr>
            <w:tcW w:w="3951" w:type="dxa"/>
            <w:tcPrChange w:id="3363" w:author="Chara Katiri" w:date="2015-04-12T17:52:00Z">
              <w:tcPr>
                <w:tcW w:w="3960" w:type="dxa"/>
              </w:tcPr>
            </w:tcPrChange>
          </w:tcPr>
          <w:p w14:paraId="060568DA" w14:textId="77777777" w:rsidR="00D71A41" w:rsidRPr="000926B2" w:rsidRDefault="00D71A41" w:rsidP="00EE1303">
            <w:pPr>
              <w:pStyle w:val="ListParagraph"/>
              <w:spacing w:line="360" w:lineRule="auto"/>
              <w:ind w:left="0"/>
              <w:jc w:val="both"/>
              <w:rPr>
                <w:ins w:id="3364" w:author="Chara Katiri" w:date="2015-04-12T17:50:00Z"/>
                <w:rFonts w:ascii="Times" w:hAnsi="Times" w:cs="Times New Roman"/>
                <w:sz w:val="22"/>
                <w:szCs w:val="22"/>
              </w:rPr>
            </w:pPr>
            <w:ins w:id="3365" w:author="Chara Katiri" w:date="2015-04-12T17:50:00Z">
              <w:r w:rsidRPr="000926B2">
                <w:rPr>
                  <w:rFonts w:ascii="Times" w:hAnsi="Times" w:cs="Times New Roman"/>
                  <w:sz w:val="22"/>
                  <w:szCs w:val="22"/>
                </w:rPr>
                <w:t xml:space="preserve">The system won’t require the users to register. The login process will be based on the existing UoS Active Directory (AD) groups. New students will be automatically added in the AD group and they will be able to access the website. </w:t>
              </w:r>
            </w:ins>
          </w:p>
        </w:tc>
        <w:tc>
          <w:tcPr>
            <w:tcW w:w="1325" w:type="dxa"/>
            <w:tcPrChange w:id="3366" w:author="Chara Katiri" w:date="2015-04-12T17:52:00Z">
              <w:tcPr>
                <w:tcW w:w="1274" w:type="dxa"/>
              </w:tcPr>
            </w:tcPrChange>
          </w:tcPr>
          <w:p w14:paraId="18941597" w14:textId="77777777" w:rsidR="00D71A41" w:rsidRPr="000926B2" w:rsidRDefault="00D71A41" w:rsidP="00EE1303">
            <w:pPr>
              <w:pStyle w:val="ListParagraph"/>
              <w:spacing w:line="360" w:lineRule="auto"/>
              <w:ind w:left="0"/>
              <w:jc w:val="both"/>
              <w:rPr>
                <w:ins w:id="3367" w:author="Chara Katiri" w:date="2015-04-12T17:50:00Z"/>
                <w:rFonts w:ascii="Times" w:hAnsi="Times" w:cs="Times New Roman"/>
                <w:sz w:val="22"/>
                <w:szCs w:val="22"/>
              </w:rPr>
            </w:pPr>
            <w:ins w:id="3368" w:author="Chara Katiri" w:date="2015-04-12T17:50:00Z">
              <w:r w:rsidRPr="000926B2">
                <w:rPr>
                  <w:rFonts w:ascii="Times" w:hAnsi="Times" w:cs="Times New Roman"/>
                  <w:sz w:val="22"/>
                  <w:szCs w:val="22"/>
                </w:rPr>
                <w:t>Functional</w:t>
              </w:r>
            </w:ins>
          </w:p>
        </w:tc>
        <w:tc>
          <w:tcPr>
            <w:tcW w:w="1603" w:type="dxa"/>
            <w:tcPrChange w:id="3369" w:author="Chara Katiri" w:date="2015-04-12T17:52:00Z">
              <w:tcPr>
                <w:tcW w:w="1609" w:type="dxa"/>
              </w:tcPr>
            </w:tcPrChange>
          </w:tcPr>
          <w:p w14:paraId="040D03A6" w14:textId="77777777" w:rsidR="00D71A41" w:rsidRPr="000926B2" w:rsidRDefault="00D71A41" w:rsidP="00EE1303">
            <w:pPr>
              <w:pStyle w:val="ListParagraph"/>
              <w:spacing w:line="360" w:lineRule="auto"/>
              <w:ind w:left="0"/>
              <w:jc w:val="both"/>
              <w:rPr>
                <w:ins w:id="3370" w:author="Chara Katiri" w:date="2015-04-12T17:50:00Z"/>
                <w:rFonts w:ascii="Times" w:hAnsi="Times" w:cs="Times New Roman"/>
                <w:sz w:val="22"/>
                <w:szCs w:val="22"/>
              </w:rPr>
            </w:pPr>
          </w:p>
        </w:tc>
        <w:tc>
          <w:tcPr>
            <w:tcW w:w="1169" w:type="dxa"/>
            <w:tcPrChange w:id="3371" w:author="Chara Katiri" w:date="2015-04-12T17:52:00Z">
              <w:tcPr>
                <w:tcW w:w="1169" w:type="dxa"/>
              </w:tcPr>
            </w:tcPrChange>
          </w:tcPr>
          <w:p w14:paraId="4FE6CC0D" w14:textId="0A3A7DDC" w:rsidR="00D71A41" w:rsidRPr="000926B2" w:rsidRDefault="00D71A41" w:rsidP="00EE1303">
            <w:pPr>
              <w:pStyle w:val="ListParagraph"/>
              <w:spacing w:line="360" w:lineRule="auto"/>
              <w:ind w:left="0"/>
              <w:jc w:val="both"/>
              <w:rPr>
                <w:ins w:id="3372" w:author="Chara Katiri" w:date="2015-04-12T17:51:00Z"/>
                <w:rFonts w:ascii="Times" w:hAnsi="Times" w:cs="Times New Roman"/>
                <w:sz w:val="22"/>
                <w:szCs w:val="22"/>
              </w:rPr>
            </w:pPr>
            <w:ins w:id="3373" w:author="Chara Katiri" w:date="2015-04-12T17:51:00Z">
              <w:r w:rsidRPr="000926B2">
                <w:rPr>
                  <w:rFonts w:ascii="Times" w:hAnsi="Times" w:cs="Times New Roman"/>
                  <w:sz w:val="22"/>
                  <w:szCs w:val="22"/>
                </w:rPr>
                <w:t>W</w:t>
              </w:r>
            </w:ins>
          </w:p>
        </w:tc>
        <w:tc>
          <w:tcPr>
            <w:tcW w:w="1155" w:type="dxa"/>
            <w:tcPrChange w:id="3374" w:author="Chara Katiri" w:date="2015-04-12T17:52:00Z">
              <w:tcPr>
                <w:tcW w:w="1169" w:type="dxa"/>
              </w:tcPr>
            </w:tcPrChange>
          </w:tcPr>
          <w:p w14:paraId="03306D0E" w14:textId="4B106B07" w:rsidR="00D71A41" w:rsidRPr="000926B2" w:rsidRDefault="00D71A41" w:rsidP="00EE1303">
            <w:pPr>
              <w:pStyle w:val="ListParagraph"/>
              <w:spacing w:line="360" w:lineRule="auto"/>
              <w:ind w:left="0"/>
              <w:jc w:val="both"/>
              <w:rPr>
                <w:ins w:id="3375" w:author="Chara Katiri" w:date="2015-04-12T17:51:00Z"/>
                <w:rFonts w:ascii="Times" w:hAnsi="Times" w:cs="Times New Roman"/>
                <w:sz w:val="22"/>
                <w:szCs w:val="22"/>
              </w:rPr>
            </w:pPr>
          </w:p>
        </w:tc>
        <w:tc>
          <w:tcPr>
            <w:tcW w:w="1171" w:type="dxa"/>
            <w:tcPrChange w:id="3376" w:author="Chara Katiri" w:date="2015-04-12T17:52:00Z">
              <w:tcPr>
                <w:tcW w:w="1169" w:type="dxa"/>
              </w:tcPr>
            </w:tcPrChange>
          </w:tcPr>
          <w:p w14:paraId="1FB1883B" w14:textId="26D98E2F" w:rsidR="00D71A41" w:rsidRPr="000926B2" w:rsidRDefault="00D71A41" w:rsidP="00EE1303">
            <w:pPr>
              <w:pStyle w:val="ListParagraph"/>
              <w:spacing w:line="360" w:lineRule="auto"/>
              <w:ind w:left="0"/>
              <w:jc w:val="both"/>
              <w:rPr>
                <w:ins w:id="3377" w:author="Chara Katiri" w:date="2015-04-12T17:51:00Z"/>
                <w:rFonts w:ascii="Times" w:hAnsi="Times" w:cs="Times New Roman"/>
                <w:sz w:val="22"/>
                <w:szCs w:val="22"/>
              </w:rPr>
            </w:pPr>
          </w:p>
        </w:tc>
      </w:tr>
      <w:tr w:rsidR="00D71A41" w:rsidRPr="000926B2" w14:paraId="1EF2606C" w14:textId="77777777" w:rsidTr="00D71A41">
        <w:trPr>
          <w:ins w:id="3378" w:author="Chara Katiri" w:date="2015-04-12T17:50:00Z"/>
          <w:trPrChange w:id="3379" w:author="Chara Katiri" w:date="2015-04-12T17:52:00Z">
            <w:trPr>
              <w:gridAfter w:val="0"/>
            </w:trPr>
          </w:trPrChange>
        </w:trPr>
        <w:tc>
          <w:tcPr>
            <w:tcW w:w="11482" w:type="dxa"/>
            <w:gridSpan w:val="7"/>
            <w:shd w:val="clear" w:color="auto" w:fill="4F81BD" w:themeFill="accent1"/>
            <w:tcPrChange w:id="3380" w:author="Chara Katiri" w:date="2015-04-12T17:52:00Z">
              <w:tcPr>
                <w:tcW w:w="11466" w:type="dxa"/>
                <w:gridSpan w:val="8"/>
                <w:shd w:val="clear" w:color="auto" w:fill="4F81BD" w:themeFill="accent1"/>
              </w:tcPr>
            </w:tcPrChange>
          </w:tcPr>
          <w:p w14:paraId="12EE27EE" w14:textId="7CBEAC82" w:rsidR="00D71A41" w:rsidRPr="000926B2" w:rsidRDefault="00D71A41" w:rsidP="00EE1303">
            <w:pPr>
              <w:pStyle w:val="ListParagraph"/>
              <w:spacing w:line="360" w:lineRule="auto"/>
              <w:ind w:left="0"/>
              <w:jc w:val="both"/>
              <w:rPr>
                <w:ins w:id="3381" w:author="Chara Katiri" w:date="2015-04-12T17:51:00Z"/>
                <w:rFonts w:ascii="Times" w:hAnsi="Times" w:cs="Times New Roman"/>
                <w:sz w:val="22"/>
                <w:szCs w:val="22"/>
              </w:rPr>
            </w:pPr>
            <w:ins w:id="3382" w:author="Chara Katiri" w:date="2015-04-12T17:50:00Z">
              <w:r w:rsidRPr="000926B2">
                <w:rPr>
                  <w:rFonts w:ascii="Times" w:hAnsi="Times" w:cs="Times New Roman"/>
                  <w:sz w:val="22"/>
                  <w:szCs w:val="22"/>
                </w:rPr>
                <w:t xml:space="preserve">Validation </w:t>
              </w:r>
            </w:ins>
          </w:p>
        </w:tc>
      </w:tr>
      <w:tr w:rsidR="00D71A41" w:rsidRPr="000926B2" w14:paraId="02185386" w14:textId="77777777" w:rsidTr="00D71A41">
        <w:trPr>
          <w:ins w:id="3383" w:author="Chara Katiri" w:date="2015-04-12T17:50:00Z"/>
          <w:trPrChange w:id="3384" w:author="Chara Katiri" w:date="2015-04-12T17:52:00Z">
            <w:trPr>
              <w:gridAfter w:val="0"/>
            </w:trPr>
          </w:trPrChange>
        </w:trPr>
        <w:tc>
          <w:tcPr>
            <w:tcW w:w="1108" w:type="dxa"/>
            <w:tcPrChange w:id="3385" w:author="Chara Katiri" w:date="2015-04-12T17:52:00Z">
              <w:tcPr>
                <w:tcW w:w="1116" w:type="dxa"/>
                <w:gridSpan w:val="2"/>
              </w:tcPr>
            </w:tcPrChange>
          </w:tcPr>
          <w:p w14:paraId="5369CC4D" w14:textId="77777777" w:rsidR="00D71A41" w:rsidRPr="000926B2" w:rsidRDefault="00D71A41" w:rsidP="00EE1303">
            <w:pPr>
              <w:pStyle w:val="ListParagraph"/>
              <w:spacing w:line="360" w:lineRule="auto"/>
              <w:ind w:left="0"/>
              <w:jc w:val="both"/>
              <w:rPr>
                <w:ins w:id="3386" w:author="Chara Katiri" w:date="2015-04-12T17:50:00Z"/>
                <w:rFonts w:ascii="Times" w:hAnsi="Times" w:cs="Times New Roman"/>
                <w:sz w:val="22"/>
                <w:szCs w:val="22"/>
              </w:rPr>
            </w:pPr>
            <w:ins w:id="3387" w:author="Chara Katiri" w:date="2015-04-12T17:50:00Z">
              <w:r w:rsidRPr="000926B2">
                <w:rPr>
                  <w:rFonts w:ascii="Times" w:hAnsi="Times" w:cs="Times New Roman"/>
                  <w:sz w:val="22"/>
                  <w:szCs w:val="22"/>
                </w:rPr>
                <w:t>9</w:t>
              </w:r>
            </w:ins>
          </w:p>
        </w:tc>
        <w:tc>
          <w:tcPr>
            <w:tcW w:w="3951" w:type="dxa"/>
            <w:tcPrChange w:id="3388" w:author="Chara Katiri" w:date="2015-04-12T17:52:00Z">
              <w:tcPr>
                <w:tcW w:w="3960" w:type="dxa"/>
              </w:tcPr>
            </w:tcPrChange>
          </w:tcPr>
          <w:p w14:paraId="1CCF813D" w14:textId="77777777" w:rsidR="00D71A41" w:rsidRPr="000926B2" w:rsidRDefault="00D71A41" w:rsidP="00EE1303">
            <w:pPr>
              <w:pStyle w:val="ListParagraph"/>
              <w:spacing w:line="360" w:lineRule="auto"/>
              <w:ind w:left="0"/>
              <w:jc w:val="both"/>
              <w:rPr>
                <w:ins w:id="3389" w:author="Chara Katiri" w:date="2015-04-12T17:50:00Z"/>
                <w:rFonts w:ascii="Times" w:hAnsi="Times" w:cs="Times New Roman"/>
                <w:sz w:val="22"/>
                <w:szCs w:val="22"/>
              </w:rPr>
            </w:pPr>
            <w:ins w:id="3390" w:author="Chara Katiri" w:date="2015-04-12T17:50:00Z">
              <w:r w:rsidRPr="000926B2">
                <w:rPr>
                  <w:rFonts w:ascii="Times" w:eastAsia="Times New Roman" w:hAnsi="Times" w:cs="Times New Roman"/>
                  <w:sz w:val="22"/>
                  <w:szCs w:val="22"/>
                  <w:lang w:val="en-GB"/>
                </w:rPr>
                <w:t xml:space="preserve">The </w:t>
              </w:r>
              <w:r w:rsidRPr="000926B2">
                <w:rPr>
                  <w:rFonts w:ascii="Times" w:hAnsi="Times" w:cs="Times New Roman"/>
                  <w:sz w:val="22"/>
                  <w:szCs w:val="22"/>
                </w:rPr>
                <w:t xml:space="preserve">system </w:t>
              </w:r>
              <w:r w:rsidRPr="000926B2">
                <w:rPr>
                  <w:rFonts w:ascii="Times" w:eastAsia="Times New Roman" w:hAnsi="Times" w:cs="Times New Roman"/>
                  <w:sz w:val="22"/>
                  <w:szCs w:val="22"/>
                  <w:lang w:val="en-GB"/>
                </w:rPr>
                <w:t xml:space="preserve">must validate the user information upon login. </w:t>
              </w:r>
            </w:ins>
          </w:p>
        </w:tc>
        <w:tc>
          <w:tcPr>
            <w:tcW w:w="1325" w:type="dxa"/>
            <w:tcPrChange w:id="3391" w:author="Chara Katiri" w:date="2015-04-12T17:52:00Z">
              <w:tcPr>
                <w:tcW w:w="1274" w:type="dxa"/>
              </w:tcPr>
            </w:tcPrChange>
          </w:tcPr>
          <w:p w14:paraId="5F9DBDC7" w14:textId="77777777" w:rsidR="00D71A41" w:rsidRPr="000926B2" w:rsidRDefault="00D71A41" w:rsidP="00EE1303">
            <w:pPr>
              <w:pStyle w:val="ListParagraph"/>
              <w:spacing w:line="360" w:lineRule="auto"/>
              <w:ind w:left="0"/>
              <w:jc w:val="both"/>
              <w:rPr>
                <w:ins w:id="3392" w:author="Chara Katiri" w:date="2015-04-12T17:50:00Z"/>
                <w:rFonts w:ascii="Times" w:hAnsi="Times" w:cs="Times New Roman"/>
                <w:sz w:val="22"/>
                <w:szCs w:val="22"/>
              </w:rPr>
            </w:pPr>
            <w:ins w:id="3393" w:author="Chara Katiri" w:date="2015-04-12T17:50:00Z">
              <w:r w:rsidRPr="000926B2">
                <w:rPr>
                  <w:rFonts w:ascii="Times" w:hAnsi="Times" w:cs="Times New Roman"/>
                  <w:sz w:val="22"/>
                  <w:szCs w:val="22"/>
                </w:rPr>
                <w:t>Functional</w:t>
              </w:r>
            </w:ins>
          </w:p>
        </w:tc>
        <w:tc>
          <w:tcPr>
            <w:tcW w:w="1603" w:type="dxa"/>
            <w:tcPrChange w:id="3394" w:author="Chara Katiri" w:date="2015-04-12T17:52:00Z">
              <w:tcPr>
                <w:tcW w:w="1609" w:type="dxa"/>
              </w:tcPr>
            </w:tcPrChange>
          </w:tcPr>
          <w:p w14:paraId="4186531C" w14:textId="77777777" w:rsidR="00D71A41" w:rsidRPr="000926B2" w:rsidRDefault="00D71A41" w:rsidP="00EE1303">
            <w:pPr>
              <w:pStyle w:val="ListParagraph"/>
              <w:spacing w:line="360" w:lineRule="auto"/>
              <w:ind w:left="0"/>
              <w:jc w:val="both"/>
              <w:rPr>
                <w:ins w:id="3395" w:author="Chara Katiri" w:date="2015-04-12T17:50:00Z"/>
                <w:rFonts w:ascii="Times" w:hAnsi="Times" w:cs="Times New Roman"/>
                <w:sz w:val="22"/>
                <w:szCs w:val="22"/>
              </w:rPr>
            </w:pPr>
          </w:p>
        </w:tc>
        <w:tc>
          <w:tcPr>
            <w:tcW w:w="1169" w:type="dxa"/>
            <w:tcPrChange w:id="3396" w:author="Chara Katiri" w:date="2015-04-12T17:52:00Z">
              <w:tcPr>
                <w:tcW w:w="1169" w:type="dxa"/>
              </w:tcPr>
            </w:tcPrChange>
          </w:tcPr>
          <w:p w14:paraId="1050C1A0" w14:textId="00FB22F0" w:rsidR="00D71A41" w:rsidRPr="000926B2" w:rsidRDefault="00D71A41" w:rsidP="00EE1303">
            <w:pPr>
              <w:pStyle w:val="ListParagraph"/>
              <w:spacing w:line="360" w:lineRule="auto"/>
              <w:ind w:left="0"/>
              <w:jc w:val="both"/>
              <w:rPr>
                <w:ins w:id="3397" w:author="Chara Katiri" w:date="2015-04-12T17:51:00Z"/>
                <w:rFonts w:ascii="Times" w:hAnsi="Times" w:cs="Times New Roman"/>
                <w:sz w:val="22"/>
                <w:szCs w:val="22"/>
              </w:rPr>
            </w:pPr>
            <w:ins w:id="3398" w:author="Chara Katiri" w:date="2015-04-12T17:51:00Z">
              <w:r w:rsidRPr="000926B2">
                <w:rPr>
                  <w:rFonts w:ascii="Times" w:hAnsi="Times" w:cs="Times New Roman"/>
                  <w:sz w:val="22"/>
                  <w:szCs w:val="22"/>
                </w:rPr>
                <w:t>M</w:t>
              </w:r>
            </w:ins>
          </w:p>
        </w:tc>
        <w:tc>
          <w:tcPr>
            <w:tcW w:w="1155" w:type="dxa"/>
            <w:tcPrChange w:id="3399" w:author="Chara Katiri" w:date="2015-04-12T17:52:00Z">
              <w:tcPr>
                <w:tcW w:w="1169" w:type="dxa"/>
              </w:tcPr>
            </w:tcPrChange>
          </w:tcPr>
          <w:p w14:paraId="37D682A4" w14:textId="1D318890" w:rsidR="00D71A41" w:rsidRPr="000926B2" w:rsidRDefault="00D71A41" w:rsidP="00EE1303">
            <w:pPr>
              <w:pStyle w:val="ListParagraph"/>
              <w:spacing w:line="360" w:lineRule="auto"/>
              <w:ind w:left="0"/>
              <w:jc w:val="both"/>
              <w:rPr>
                <w:ins w:id="3400" w:author="Chara Katiri" w:date="2015-04-12T17:51:00Z"/>
                <w:rFonts w:ascii="Times" w:hAnsi="Times" w:cs="Times New Roman"/>
                <w:sz w:val="22"/>
                <w:szCs w:val="22"/>
              </w:rPr>
            </w:pPr>
          </w:p>
        </w:tc>
        <w:tc>
          <w:tcPr>
            <w:tcW w:w="1171" w:type="dxa"/>
            <w:tcPrChange w:id="3401" w:author="Chara Katiri" w:date="2015-04-12T17:52:00Z">
              <w:tcPr>
                <w:tcW w:w="1169" w:type="dxa"/>
              </w:tcPr>
            </w:tcPrChange>
          </w:tcPr>
          <w:p w14:paraId="70E281AB" w14:textId="2ADE93BD" w:rsidR="00D71A41" w:rsidRPr="000926B2" w:rsidRDefault="00D71A41" w:rsidP="00EE1303">
            <w:pPr>
              <w:pStyle w:val="ListParagraph"/>
              <w:spacing w:line="360" w:lineRule="auto"/>
              <w:ind w:left="0"/>
              <w:jc w:val="both"/>
              <w:rPr>
                <w:ins w:id="3402" w:author="Chara Katiri" w:date="2015-04-12T17:51:00Z"/>
                <w:rFonts w:ascii="Times" w:hAnsi="Times" w:cs="Times New Roman"/>
                <w:sz w:val="22"/>
                <w:szCs w:val="22"/>
              </w:rPr>
            </w:pPr>
          </w:p>
        </w:tc>
      </w:tr>
      <w:tr w:rsidR="00D71A41" w:rsidRPr="000926B2" w14:paraId="183140B8" w14:textId="77777777" w:rsidTr="00D71A41">
        <w:trPr>
          <w:ins w:id="3403" w:author="Chara Katiri" w:date="2015-04-12T17:50:00Z"/>
          <w:trPrChange w:id="3404" w:author="Chara Katiri" w:date="2015-04-12T17:52:00Z">
            <w:trPr>
              <w:gridAfter w:val="0"/>
            </w:trPr>
          </w:trPrChange>
        </w:trPr>
        <w:tc>
          <w:tcPr>
            <w:tcW w:w="1108" w:type="dxa"/>
            <w:tcPrChange w:id="3405" w:author="Chara Katiri" w:date="2015-04-12T17:52:00Z">
              <w:tcPr>
                <w:tcW w:w="1116" w:type="dxa"/>
                <w:gridSpan w:val="2"/>
              </w:tcPr>
            </w:tcPrChange>
          </w:tcPr>
          <w:p w14:paraId="7A48FFC9" w14:textId="77777777" w:rsidR="00D71A41" w:rsidRPr="000926B2" w:rsidRDefault="00D71A41" w:rsidP="00EE1303">
            <w:pPr>
              <w:pStyle w:val="ListParagraph"/>
              <w:spacing w:line="360" w:lineRule="auto"/>
              <w:ind w:left="0"/>
              <w:jc w:val="both"/>
              <w:rPr>
                <w:ins w:id="3406" w:author="Chara Katiri" w:date="2015-04-12T17:50:00Z"/>
                <w:rFonts w:ascii="Times" w:hAnsi="Times" w:cs="Times New Roman"/>
                <w:sz w:val="22"/>
                <w:szCs w:val="22"/>
              </w:rPr>
            </w:pPr>
            <w:ins w:id="3407" w:author="Chara Katiri" w:date="2015-04-12T17:50:00Z">
              <w:r w:rsidRPr="000926B2">
                <w:rPr>
                  <w:rFonts w:ascii="Times" w:hAnsi="Times" w:cs="Times New Roman"/>
                  <w:sz w:val="22"/>
                  <w:szCs w:val="22"/>
                </w:rPr>
                <w:t>9.1</w:t>
              </w:r>
            </w:ins>
          </w:p>
        </w:tc>
        <w:tc>
          <w:tcPr>
            <w:tcW w:w="3951" w:type="dxa"/>
            <w:tcPrChange w:id="3408" w:author="Chara Katiri" w:date="2015-04-12T17:52:00Z">
              <w:tcPr>
                <w:tcW w:w="3960" w:type="dxa"/>
              </w:tcPr>
            </w:tcPrChange>
          </w:tcPr>
          <w:p w14:paraId="5D89C67E" w14:textId="77777777" w:rsidR="00D71A41" w:rsidRPr="000926B2" w:rsidRDefault="00D71A41" w:rsidP="00EE1303">
            <w:pPr>
              <w:pStyle w:val="ListParagraph"/>
              <w:spacing w:line="360" w:lineRule="auto"/>
              <w:ind w:left="0"/>
              <w:jc w:val="both"/>
              <w:rPr>
                <w:ins w:id="3409" w:author="Chara Katiri" w:date="2015-04-12T17:50:00Z"/>
                <w:rFonts w:ascii="Times" w:hAnsi="Times" w:cs="Times New Roman"/>
                <w:sz w:val="22"/>
                <w:szCs w:val="22"/>
              </w:rPr>
            </w:pPr>
            <w:ins w:id="3410" w:author="Chara Katiri" w:date="2015-04-12T17:50:00Z">
              <w:r w:rsidRPr="000926B2">
                <w:rPr>
                  <w:rFonts w:ascii="Times" w:hAnsi="Times" w:cs="Times New Roman"/>
                  <w:sz w:val="22"/>
                  <w:szCs w:val="22"/>
                </w:rPr>
                <w:t xml:space="preserve">A UoS Username must be provided in order to login. </w:t>
              </w:r>
            </w:ins>
          </w:p>
        </w:tc>
        <w:tc>
          <w:tcPr>
            <w:tcW w:w="1325" w:type="dxa"/>
            <w:tcPrChange w:id="3411" w:author="Chara Katiri" w:date="2015-04-12T17:52:00Z">
              <w:tcPr>
                <w:tcW w:w="1274" w:type="dxa"/>
              </w:tcPr>
            </w:tcPrChange>
          </w:tcPr>
          <w:p w14:paraId="0990C617" w14:textId="77777777" w:rsidR="00D71A41" w:rsidRPr="000926B2" w:rsidRDefault="00D71A41" w:rsidP="00EE1303">
            <w:pPr>
              <w:pStyle w:val="ListParagraph"/>
              <w:spacing w:line="360" w:lineRule="auto"/>
              <w:ind w:left="0"/>
              <w:jc w:val="both"/>
              <w:rPr>
                <w:ins w:id="3412" w:author="Chara Katiri" w:date="2015-04-12T17:50:00Z"/>
                <w:rFonts w:ascii="Times" w:hAnsi="Times" w:cs="Times New Roman"/>
                <w:sz w:val="22"/>
                <w:szCs w:val="22"/>
              </w:rPr>
            </w:pPr>
            <w:ins w:id="3413" w:author="Chara Katiri" w:date="2015-04-12T17:50:00Z">
              <w:r w:rsidRPr="000926B2">
                <w:rPr>
                  <w:rFonts w:ascii="Times" w:hAnsi="Times" w:cs="Times New Roman"/>
                  <w:sz w:val="22"/>
                  <w:szCs w:val="22"/>
                </w:rPr>
                <w:t>Functional</w:t>
              </w:r>
            </w:ins>
          </w:p>
        </w:tc>
        <w:tc>
          <w:tcPr>
            <w:tcW w:w="1603" w:type="dxa"/>
            <w:tcPrChange w:id="3414" w:author="Chara Katiri" w:date="2015-04-12T17:52:00Z">
              <w:tcPr>
                <w:tcW w:w="1609" w:type="dxa"/>
              </w:tcPr>
            </w:tcPrChange>
          </w:tcPr>
          <w:p w14:paraId="120C0C91" w14:textId="77777777" w:rsidR="00D71A41" w:rsidRPr="000926B2" w:rsidRDefault="00D71A41" w:rsidP="00EE1303">
            <w:pPr>
              <w:pStyle w:val="ListParagraph"/>
              <w:spacing w:line="360" w:lineRule="auto"/>
              <w:ind w:left="0"/>
              <w:jc w:val="both"/>
              <w:rPr>
                <w:ins w:id="3415" w:author="Chara Katiri" w:date="2015-04-12T17:50:00Z"/>
                <w:rFonts w:ascii="Times" w:hAnsi="Times" w:cs="Times New Roman"/>
                <w:sz w:val="22"/>
                <w:szCs w:val="22"/>
              </w:rPr>
            </w:pPr>
          </w:p>
        </w:tc>
        <w:tc>
          <w:tcPr>
            <w:tcW w:w="1169" w:type="dxa"/>
            <w:tcPrChange w:id="3416" w:author="Chara Katiri" w:date="2015-04-12T17:52:00Z">
              <w:tcPr>
                <w:tcW w:w="1169" w:type="dxa"/>
              </w:tcPr>
            </w:tcPrChange>
          </w:tcPr>
          <w:p w14:paraId="56232674" w14:textId="3D7805A3" w:rsidR="00D71A41" w:rsidRPr="000926B2" w:rsidRDefault="00D71A41" w:rsidP="00EE1303">
            <w:pPr>
              <w:pStyle w:val="ListParagraph"/>
              <w:spacing w:line="360" w:lineRule="auto"/>
              <w:ind w:left="0"/>
              <w:jc w:val="both"/>
              <w:rPr>
                <w:ins w:id="3417" w:author="Chara Katiri" w:date="2015-04-12T17:51:00Z"/>
                <w:rFonts w:ascii="Times" w:hAnsi="Times" w:cs="Times New Roman"/>
                <w:sz w:val="22"/>
                <w:szCs w:val="22"/>
              </w:rPr>
            </w:pPr>
            <w:ins w:id="3418" w:author="Chara Katiri" w:date="2015-04-12T17:51:00Z">
              <w:r w:rsidRPr="000926B2">
                <w:rPr>
                  <w:rFonts w:ascii="Times" w:hAnsi="Times" w:cs="Times New Roman"/>
                  <w:sz w:val="22"/>
                  <w:szCs w:val="22"/>
                </w:rPr>
                <w:t>M</w:t>
              </w:r>
            </w:ins>
          </w:p>
        </w:tc>
        <w:tc>
          <w:tcPr>
            <w:tcW w:w="1155" w:type="dxa"/>
            <w:tcPrChange w:id="3419" w:author="Chara Katiri" w:date="2015-04-12T17:52:00Z">
              <w:tcPr>
                <w:tcW w:w="1169" w:type="dxa"/>
              </w:tcPr>
            </w:tcPrChange>
          </w:tcPr>
          <w:p w14:paraId="38D0CAFA" w14:textId="0520CB47" w:rsidR="00D71A41" w:rsidRPr="000926B2" w:rsidRDefault="00D71A41" w:rsidP="00EE1303">
            <w:pPr>
              <w:pStyle w:val="ListParagraph"/>
              <w:spacing w:line="360" w:lineRule="auto"/>
              <w:ind w:left="0"/>
              <w:jc w:val="both"/>
              <w:rPr>
                <w:ins w:id="3420" w:author="Chara Katiri" w:date="2015-04-12T17:51:00Z"/>
                <w:rFonts w:ascii="Times" w:hAnsi="Times" w:cs="Times New Roman"/>
                <w:sz w:val="22"/>
                <w:szCs w:val="22"/>
              </w:rPr>
            </w:pPr>
          </w:p>
        </w:tc>
        <w:tc>
          <w:tcPr>
            <w:tcW w:w="1171" w:type="dxa"/>
            <w:tcPrChange w:id="3421" w:author="Chara Katiri" w:date="2015-04-12T17:52:00Z">
              <w:tcPr>
                <w:tcW w:w="1169" w:type="dxa"/>
              </w:tcPr>
            </w:tcPrChange>
          </w:tcPr>
          <w:p w14:paraId="4DB0AE01" w14:textId="3B5EA445" w:rsidR="00D71A41" w:rsidRPr="000926B2" w:rsidRDefault="00D71A41" w:rsidP="00EE1303">
            <w:pPr>
              <w:pStyle w:val="ListParagraph"/>
              <w:spacing w:line="360" w:lineRule="auto"/>
              <w:ind w:left="0"/>
              <w:jc w:val="both"/>
              <w:rPr>
                <w:ins w:id="3422" w:author="Chara Katiri" w:date="2015-04-12T17:51:00Z"/>
                <w:rFonts w:ascii="Times" w:hAnsi="Times" w:cs="Times New Roman"/>
                <w:sz w:val="22"/>
                <w:szCs w:val="22"/>
              </w:rPr>
            </w:pPr>
          </w:p>
        </w:tc>
      </w:tr>
      <w:tr w:rsidR="00D71A41" w:rsidRPr="000926B2" w14:paraId="6D38E2FD" w14:textId="77777777" w:rsidTr="00D71A41">
        <w:trPr>
          <w:ins w:id="3423" w:author="Chara Katiri" w:date="2015-04-12T17:50:00Z"/>
          <w:trPrChange w:id="3424" w:author="Chara Katiri" w:date="2015-04-12T17:52:00Z">
            <w:trPr>
              <w:gridAfter w:val="0"/>
            </w:trPr>
          </w:trPrChange>
        </w:trPr>
        <w:tc>
          <w:tcPr>
            <w:tcW w:w="1108" w:type="dxa"/>
            <w:tcPrChange w:id="3425" w:author="Chara Katiri" w:date="2015-04-12T17:52:00Z">
              <w:tcPr>
                <w:tcW w:w="1116" w:type="dxa"/>
                <w:gridSpan w:val="2"/>
              </w:tcPr>
            </w:tcPrChange>
          </w:tcPr>
          <w:p w14:paraId="348CA318" w14:textId="77777777" w:rsidR="00D71A41" w:rsidRPr="000926B2" w:rsidRDefault="00D71A41" w:rsidP="00EE1303">
            <w:pPr>
              <w:pStyle w:val="ListParagraph"/>
              <w:spacing w:line="360" w:lineRule="auto"/>
              <w:ind w:left="0"/>
              <w:jc w:val="both"/>
              <w:rPr>
                <w:ins w:id="3426" w:author="Chara Katiri" w:date="2015-04-12T17:50:00Z"/>
                <w:rFonts w:ascii="Times" w:hAnsi="Times" w:cs="Times New Roman"/>
                <w:sz w:val="22"/>
                <w:szCs w:val="22"/>
              </w:rPr>
            </w:pPr>
            <w:ins w:id="3427" w:author="Chara Katiri" w:date="2015-04-12T17:50:00Z">
              <w:r w:rsidRPr="000926B2">
                <w:rPr>
                  <w:rFonts w:ascii="Times" w:hAnsi="Times" w:cs="Times New Roman"/>
                  <w:sz w:val="22"/>
                  <w:szCs w:val="22"/>
                </w:rPr>
                <w:t>9.2</w:t>
              </w:r>
            </w:ins>
          </w:p>
        </w:tc>
        <w:tc>
          <w:tcPr>
            <w:tcW w:w="3951" w:type="dxa"/>
            <w:tcPrChange w:id="3428" w:author="Chara Katiri" w:date="2015-04-12T17:52:00Z">
              <w:tcPr>
                <w:tcW w:w="3960" w:type="dxa"/>
              </w:tcPr>
            </w:tcPrChange>
          </w:tcPr>
          <w:p w14:paraId="125997CE" w14:textId="77777777" w:rsidR="00D71A41" w:rsidRPr="000926B2" w:rsidRDefault="00D71A41" w:rsidP="00EE1303">
            <w:pPr>
              <w:pStyle w:val="ListParagraph"/>
              <w:spacing w:line="360" w:lineRule="auto"/>
              <w:ind w:left="0"/>
              <w:jc w:val="both"/>
              <w:rPr>
                <w:ins w:id="3429" w:author="Chara Katiri" w:date="2015-04-12T17:50:00Z"/>
                <w:rFonts w:ascii="Times" w:hAnsi="Times" w:cs="Times New Roman"/>
                <w:sz w:val="22"/>
                <w:szCs w:val="22"/>
              </w:rPr>
            </w:pPr>
            <w:ins w:id="3430" w:author="Chara Katiri" w:date="2015-04-12T17:50:00Z">
              <w:r w:rsidRPr="000926B2">
                <w:rPr>
                  <w:rFonts w:ascii="Times" w:hAnsi="Times" w:cs="Times New Roman"/>
                  <w:sz w:val="22"/>
                  <w:szCs w:val="22"/>
                </w:rPr>
                <w:t>Password must be provided in order to login.</w:t>
              </w:r>
            </w:ins>
          </w:p>
        </w:tc>
        <w:tc>
          <w:tcPr>
            <w:tcW w:w="1325" w:type="dxa"/>
            <w:tcPrChange w:id="3431" w:author="Chara Katiri" w:date="2015-04-12T17:52:00Z">
              <w:tcPr>
                <w:tcW w:w="1274" w:type="dxa"/>
              </w:tcPr>
            </w:tcPrChange>
          </w:tcPr>
          <w:p w14:paraId="12216346" w14:textId="77777777" w:rsidR="00D71A41" w:rsidRPr="000926B2" w:rsidRDefault="00D71A41" w:rsidP="00EE1303">
            <w:pPr>
              <w:pStyle w:val="ListParagraph"/>
              <w:spacing w:line="360" w:lineRule="auto"/>
              <w:ind w:left="0"/>
              <w:jc w:val="both"/>
              <w:rPr>
                <w:ins w:id="3432" w:author="Chara Katiri" w:date="2015-04-12T17:50:00Z"/>
                <w:rFonts w:ascii="Times" w:hAnsi="Times" w:cs="Times New Roman"/>
                <w:sz w:val="22"/>
                <w:szCs w:val="22"/>
              </w:rPr>
            </w:pPr>
            <w:ins w:id="3433" w:author="Chara Katiri" w:date="2015-04-12T17:50:00Z">
              <w:r w:rsidRPr="000926B2">
                <w:rPr>
                  <w:rFonts w:ascii="Times" w:hAnsi="Times" w:cs="Times New Roman"/>
                  <w:sz w:val="22"/>
                  <w:szCs w:val="22"/>
                </w:rPr>
                <w:t>Functional</w:t>
              </w:r>
            </w:ins>
          </w:p>
        </w:tc>
        <w:tc>
          <w:tcPr>
            <w:tcW w:w="1603" w:type="dxa"/>
            <w:tcPrChange w:id="3434" w:author="Chara Katiri" w:date="2015-04-12T17:52:00Z">
              <w:tcPr>
                <w:tcW w:w="1609" w:type="dxa"/>
              </w:tcPr>
            </w:tcPrChange>
          </w:tcPr>
          <w:p w14:paraId="25EA3911" w14:textId="77777777" w:rsidR="00D71A41" w:rsidRPr="000926B2" w:rsidRDefault="00D71A41" w:rsidP="00EE1303">
            <w:pPr>
              <w:pStyle w:val="ListParagraph"/>
              <w:spacing w:line="360" w:lineRule="auto"/>
              <w:ind w:left="0"/>
              <w:jc w:val="both"/>
              <w:rPr>
                <w:ins w:id="3435" w:author="Chara Katiri" w:date="2015-04-12T17:50:00Z"/>
                <w:rFonts w:ascii="Times" w:hAnsi="Times" w:cs="Times New Roman"/>
                <w:sz w:val="22"/>
                <w:szCs w:val="22"/>
              </w:rPr>
            </w:pPr>
          </w:p>
        </w:tc>
        <w:tc>
          <w:tcPr>
            <w:tcW w:w="1169" w:type="dxa"/>
            <w:tcPrChange w:id="3436" w:author="Chara Katiri" w:date="2015-04-12T17:52:00Z">
              <w:tcPr>
                <w:tcW w:w="1169" w:type="dxa"/>
              </w:tcPr>
            </w:tcPrChange>
          </w:tcPr>
          <w:p w14:paraId="60B6526E" w14:textId="407D1DC0" w:rsidR="00D71A41" w:rsidRPr="000926B2" w:rsidRDefault="00D71A41" w:rsidP="00EE1303">
            <w:pPr>
              <w:pStyle w:val="ListParagraph"/>
              <w:spacing w:line="360" w:lineRule="auto"/>
              <w:ind w:left="0"/>
              <w:jc w:val="both"/>
              <w:rPr>
                <w:ins w:id="3437" w:author="Chara Katiri" w:date="2015-04-12T17:51:00Z"/>
                <w:rFonts w:ascii="Times" w:hAnsi="Times" w:cs="Times New Roman"/>
                <w:sz w:val="22"/>
                <w:szCs w:val="22"/>
              </w:rPr>
            </w:pPr>
            <w:ins w:id="3438" w:author="Chara Katiri" w:date="2015-04-12T17:51:00Z">
              <w:r w:rsidRPr="000926B2">
                <w:rPr>
                  <w:rFonts w:ascii="Times" w:hAnsi="Times" w:cs="Times New Roman"/>
                  <w:sz w:val="22"/>
                  <w:szCs w:val="22"/>
                </w:rPr>
                <w:t>M</w:t>
              </w:r>
            </w:ins>
          </w:p>
        </w:tc>
        <w:tc>
          <w:tcPr>
            <w:tcW w:w="1155" w:type="dxa"/>
            <w:tcPrChange w:id="3439" w:author="Chara Katiri" w:date="2015-04-12T17:52:00Z">
              <w:tcPr>
                <w:tcW w:w="1169" w:type="dxa"/>
              </w:tcPr>
            </w:tcPrChange>
          </w:tcPr>
          <w:p w14:paraId="687DF02C" w14:textId="1D870ACE" w:rsidR="00D71A41" w:rsidRPr="000926B2" w:rsidRDefault="00D71A41" w:rsidP="00EE1303">
            <w:pPr>
              <w:pStyle w:val="ListParagraph"/>
              <w:spacing w:line="360" w:lineRule="auto"/>
              <w:ind w:left="0"/>
              <w:jc w:val="both"/>
              <w:rPr>
                <w:ins w:id="3440" w:author="Chara Katiri" w:date="2015-04-12T17:51:00Z"/>
                <w:rFonts w:ascii="Times" w:hAnsi="Times" w:cs="Times New Roman"/>
                <w:sz w:val="22"/>
                <w:szCs w:val="22"/>
              </w:rPr>
            </w:pPr>
          </w:p>
        </w:tc>
        <w:tc>
          <w:tcPr>
            <w:tcW w:w="1171" w:type="dxa"/>
            <w:tcPrChange w:id="3441" w:author="Chara Katiri" w:date="2015-04-12T17:52:00Z">
              <w:tcPr>
                <w:tcW w:w="1169" w:type="dxa"/>
              </w:tcPr>
            </w:tcPrChange>
          </w:tcPr>
          <w:p w14:paraId="1D896B3F" w14:textId="3D079F7A" w:rsidR="00D71A41" w:rsidRPr="000926B2" w:rsidRDefault="00D71A41" w:rsidP="00EE1303">
            <w:pPr>
              <w:pStyle w:val="ListParagraph"/>
              <w:spacing w:line="360" w:lineRule="auto"/>
              <w:ind w:left="0"/>
              <w:jc w:val="both"/>
              <w:rPr>
                <w:ins w:id="3442" w:author="Chara Katiri" w:date="2015-04-12T17:51:00Z"/>
                <w:rFonts w:ascii="Times" w:hAnsi="Times" w:cs="Times New Roman"/>
                <w:sz w:val="22"/>
                <w:szCs w:val="22"/>
              </w:rPr>
            </w:pPr>
          </w:p>
        </w:tc>
      </w:tr>
      <w:tr w:rsidR="00D71A41" w:rsidRPr="000926B2" w14:paraId="215C0468" w14:textId="77777777" w:rsidTr="00D71A41">
        <w:trPr>
          <w:ins w:id="3443" w:author="Chara Katiri" w:date="2015-04-12T17:50:00Z"/>
          <w:trPrChange w:id="3444" w:author="Chara Katiri" w:date="2015-04-12T17:52:00Z">
            <w:trPr>
              <w:gridAfter w:val="0"/>
            </w:trPr>
          </w:trPrChange>
        </w:trPr>
        <w:tc>
          <w:tcPr>
            <w:tcW w:w="1108" w:type="dxa"/>
            <w:tcPrChange w:id="3445" w:author="Chara Katiri" w:date="2015-04-12T17:52:00Z">
              <w:tcPr>
                <w:tcW w:w="1116" w:type="dxa"/>
                <w:gridSpan w:val="2"/>
              </w:tcPr>
            </w:tcPrChange>
          </w:tcPr>
          <w:p w14:paraId="3A690191" w14:textId="77777777" w:rsidR="00D71A41" w:rsidRPr="000926B2" w:rsidRDefault="00D71A41" w:rsidP="00EE1303">
            <w:pPr>
              <w:pStyle w:val="ListParagraph"/>
              <w:spacing w:line="360" w:lineRule="auto"/>
              <w:ind w:left="0"/>
              <w:jc w:val="both"/>
              <w:rPr>
                <w:ins w:id="3446" w:author="Chara Katiri" w:date="2015-04-12T17:50:00Z"/>
                <w:rFonts w:ascii="Times" w:hAnsi="Times" w:cs="Times New Roman"/>
                <w:sz w:val="22"/>
                <w:szCs w:val="22"/>
              </w:rPr>
            </w:pPr>
            <w:ins w:id="3447" w:author="Chara Katiri" w:date="2015-04-12T17:50:00Z">
              <w:r w:rsidRPr="000926B2">
                <w:rPr>
                  <w:rFonts w:ascii="Times" w:hAnsi="Times" w:cs="Times New Roman"/>
                  <w:sz w:val="22"/>
                  <w:szCs w:val="22"/>
                </w:rPr>
                <w:t>9.3</w:t>
              </w:r>
            </w:ins>
          </w:p>
        </w:tc>
        <w:tc>
          <w:tcPr>
            <w:tcW w:w="3951" w:type="dxa"/>
            <w:tcPrChange w:id="3448" w:author="Chara Katiri" w:date="2015-04-12T17:52:00Z">
              <w:tcPr>
                <w:tcW w:w="3960" w:type="dxa"/>
              </w:tcPr>
            </w:tcPrChange>
          </w:tcPr>
          <w:p w14:paraId="696DE2AD" w14:textId="77777777" w:rsidR="00D71A41" w:rsidRPr="000926B2" w:rsidRDefault="00D71A41" w:rsidP="00EE1303">
            <w:pPr>
              <w:pStyle w:val="ListParagraph"/>
              <w:spacing w:line="360" w:lineRule="auto"/>
              <w:ind w:left="0"/>
              <w:jc w:val="both"/>
              <w:rPr>
                <w:ins w:id="3449" w:author="Chara Katiri" w:date="2015-04-12T17:50:00Z"/>
                <w:rFonts w:ascii="Times" w:hAnsi="Times" w:cs="Times New Roman"/>
                <w:sz w:val="22"/>
                <w:szCs w:val="22"/>
              </w:rPr>
            </w:pPr>
            <w:ins w:id="3450" w:author="Chara Katiri" w:date="2015-04-12T17:50:00Z">
              <w:r w:rsidRPr="000926B2">
                <w:rPr>
                  <w:rFonts w:ascii="Times" w:hAnsi="Times" w:cs="Times New Roman"/>
                  <w:sz w:val="22"/>
                  <w:szCs w:val="22"/>
                </w:rPr>
                <w:t>Password must be at least 8 characters long.</w:t>
              </w:r>
            </w:ins>
          </w:p>
        </w:tc>
        <w:tc>
          <w:tcPr>
            <w:tcW w:w="1325" w:type="dxa"/>
            <w:tcPrChange w:id="3451" w:author="Chara Katiri" w:date="2015-04-12T17:52:00Z">
              <w:tcPr>
                <w:tcW w:w="1274" w:type="dxa"/>
              </w:tcPr>
            </w:tcPrChange>
          </w:tcPr>
          <w:p w14:paraId="379E003B" w14:textId="77777777" w:rsidR="00D71A41" w:rsidRPr="000926B2" w:rsidRDefault="00D71A41" w:rsidP="00EE1303">
            <w:pPr>
              <w:pStyle w:val="ListParagraph"/>
              <w:spacing w:line="360" w:lineRule="auto"/>
              <w:ind w:left="0"/>
              <w:jc w:val="both"/>
              <w:rPr>
                <w:ins w:id="3452" w:author="Chara Katiri" w:date="2015-04-12T17:50:00Z"/>
                <w:rFonts w:ascii="Times" w:hAnsi="Times" w:cs="Times New Roman"/>
                <w:sz w:val="22"/>
                <w:szCs w:val="22"/>
              </w:rPr>
            </w:pPr>
            <w:ins w:id="3453" w:author="Chara Katiri" w:date="2015-04-12T17:50:00Z">
              <w:r w:rsidRPr="000926B2">
                <w:rPr>
                  <w:rFonts w:ascii="Times" w:hAnsi="Times" w:cs="Times New Roman"/>
                  <w:sz w:val="22"/>
                  <w:szCs w:val="22"/>
                </w:rPr>
                <w:t>Functional</w:t>
              </w:r>
            </w:ins>
          </w:p>
        </w:tc>
        <w:tc>
          <w:tcPr>
            <w:tcW w:w="1603" w:type="dxa"/>
            <w:tcPrChange w:id="3454" w:author="Chara Katiri" w:date="2015-04-12T17:52:00Z">
              <w:tcPr>
                <w:tcW w:w="1609" w:type="dxa"/>
              </w:tcPr>
            </w:tcPrChange>
          </w:tcPr>
          <w:p w14:paraId="437BBB2A" w14:textId="77777777" w:rsidR="00D71A41" w:rsidRPr="000926B2" w:rsidRDefault="00D71A41" w:rsidP="00EE1303">
            <w:pPr>
              <w:pStyle w:val="ListParagraph"/>
              <w:spacing w:line="360" w:lineRule="auto"/>
              <w:ind w:left="0"/>
              <w:jc w:val="both"/>
              <w:rPr>
                <w:ins w:id="3455" w:author="Chara Katiri" w:date="2015-04-12T17:50:00Z"/>
                <w:rFonts w:ascii="Times" w:hAnsi="Times" w:cs="Times New Roman"/>
                <w:sz w:val="22"/>
                <w:szCs w:val="22"/>
              </w:rPr>
            </w:pPr>
          </w:p>
        </w:tc>
        <w:tc>
          <w:tcPr>
            <w:tcW w:w="1169" w:type="dxa"/>
            <w:tcPrChange w:id="3456" w:author="Chara Katiri" w:date="2015-04-12T17:52:00Z">
              <w:tcPr>
                <w:tcW w:w="1169" w:type="dxa"/>
              </w:tcPr>
            </w:tcPrChange>
          </w:tcPr>
          <w:p w14:paraId="0BC4F7BD" w14:textId="1AEB2465" w:rsidR="00D71A41" w:rsidRPr="000926B2" w:rsidRDefault="00D71A41" w:rsidP="00EE1303">
            <w:pPr>
              <w:pStyle w:val="ListParagraph"/>
              <w:spacing w:line="360" w:lineRule="auto"/>
              <w:ind w:left="0"/>
              <w:jc w:val="both"/>
              <w:rPr>
                <w:ins w:id="3457" w:author="Chara Katiri" w:date="2015-04-12T17:51:00Z"/>
                <w:rFonts w:ascii="Times" w:hAnsi="Times" w:cs="Times New Roman"/>
                <w:sz w:val="22"/>
                <w:szCs w:val="22"/>
              </w:rPr>
            </w:pPr>
            <w:ins w:id="3458" w:author="Chara Katiri" w:date="2015-04-12T17:51:00Z">
              <w:r w:rsidRPr="000926B2">
                <w:rPr>
                  <w:rFonts w:ascii="Times" w:hAnsi="Times" w:cs="Times New Roman"/>
                  <w:sz w:val="22"/>
                  <w:szCs w:val="22"/>
                </w:rPr>
                <w:t>M</w:t>
              </w:r>
            </w:ins>
          </w:p>
        </w:tc>
        <w:tc>
          <w:tcPr>
            <w:tcW w:w="1155" w:type="dxa"/>
            <w:tcPrChange w:id="3459" w:author="Chara Katiri" w:date="2015-04-12T17:52:00Z">
              <w:tcPr>
                <w:tcW w:w="1169" w:type="dxa"/>
              </w:tcPr>
            </w:tcPrChange>
          </w:tcPr>
          <w:p w14:paraId="6BE28CFE" w14:textId="4D853EBF" w:rsidR="00D71A41" w:rsidRPr="000926B2" w:rsidRDefault="00D71A41" w:rsidP="00EE1303">
            <w:pPr>
              <w:pStyle w:val="ListParagraph"/>
              <w:spacing w:line="360" w:lineRule="auto"/>
              <w:ind w:left="0"/>
              <w:jc w:val="both"/>
              <w:rPr>
                <w:ins w:id="3460" w:author="Chara Katiri" w:date="2015-04-12T17:51:00Z"/>
                <w:rFonts w:ascii="Times" w:hAnsi="Times" w:cs="Times New Roman"/>
                <w:sz w:val="22"/>
                <w:szCs w:val="22"/>
              </w:rPr>
            </w:pPr>
          </w:p>
        </w:tc>
        <w:tc>
          <w:tcPr>
            <w:tcW w:w="1171" w:type="dxa"/>
            <w:tcPrChange w:id="3461" w:author="Chara Katiri" w:date="2015-04-12T17:52:00Z">
              <w:tcPr>
                <w:tcW w:w="1169" w:type="dxa"/>
              </w:tcPr>
            </w:tcPrChange>
          </w:tcPr>
          <w:p w14:paraId="3A3E8076" w14:textId="4273B48E" w:rsidR="00D71A41" w:rsidRPr="000926B2" w:rsidRDefault="00D71A41" w:rsidP="00EE1303">
            <w:pPr>
              <w:pStyle w:val="ListParagraph"/>
              <w:spacing w:line="360" w:lineRule="auto"/>
              <w:ind w:left="0"/>
              <w:jc w:val="both"/>
              <w:rPr>
                <w:ins w:id="3462" w:author="Chara Katiri" w:date="2015-04-12T17:51:00Z"/>
                <w:rFonts w:ascii="Times" w:hAnsi="Times" w:cs="Times New Roman"/>
                <w:sz w:val="22"/>
                <w:szCs w:val="22"/>
              </w:rPr>
            </w:pPr>
          </w:p>
        </w:tc>
      </w:tr>
      <w:tr w:rsidR="00D71A41" w:rsidRPr="000926B2" w14:paraId="300B11AB" w14:textId="77777777" w:rsidTr="00D71A41">
        <w:trPr>
          <w:ins w:id="3463" w:author="Chara Katiri" w:date="2015-04-12T17:50:00Z"/>
          <w:trPrChange w:id="3464" w:author="Chara Katiri" w:date="2015-04-12T17:52:00Z">
            <w:trPr>
              <w:gridAfter w:val="0"/>
            </w:trPr>
          </w:trPrChange>
        </w:trPr>
        <w:tc>
          <w:tcPr>
            <w:tcW w:w="1108" w:type="dxa"/>
            <w:tcPrChange w:id="3465" w:author="Chara Katiri" w:date="2015-04-12T17:52:00Z">
              <w:tcPr>
                <w:tcW w:w="1116" w:type="dxa"/>
                <w:gridSpan w:val="2"/>
              </w:tcPr>
            </w:tcPrChange>
          </w:tcPr>
          <w:p w14:paraId="6221BCCE" w14:textId="77777777" w:rsidR="00D71A41" w:rsidRPr="000926B2" w:rsidRDefault="00D71A41" w:rsidP="00EE1303">
            <w:pPr>
              <w:pStyle w:val="ListParagraph"/>
              <w:spacing w:line="360" w:lineRule="auto"/>
              <w:ind w:left="0"/>
              <w:jc w:val="both"/>
              <w:rPr>
                <w:ins w:id="3466" w:author="Chara Katiri" w:date="2015-04-12T17:50:00Z"/>
                <w:rFonts w:ascii="Times" w:hAnsi="Times" w:cs="Times New Roman"/>
                <w:sz w:val="22"/>
                <w:szCs w:val="22"/>
              </w:rPr>
            </w:pPr>
            <w:ins w:id="3467" w:author="Chara Katiri" w:date="2015-04-12T17:50:00Z">
              <w:r w:rsidRPr="000926B2">
                <w:rPr>
                  <w:rFonts w:ascii="Times" w:hAnsi="Times" w:cs="Times New Roman"/>
                  <w:sz w:val="22"/>
                  <w:szCs w:val="22"/>
                </w:rPr>
                <w:t>9.4</w:t>
              </w:r>
            </w:ins>
          </w:p>
        </w:tc>
        <w:tc>
          <w:tcPr>
            <w:tcW w:w="3951" w:type="dxa"/>
            <w:tcPrChange w:id="3468" w:author="Chara Katiri" w:date="2015-04-12T17:52:00Z">
              <w:tcPr>
                <w:tcW w:w="3960" w:type="dxa"/>
              </w:tcPr>
            </w:tcPrChange>
          </w:tcPr>
          <w:p w14:paraId="43551F6D" w14:textId="77777777" w:rsidR="00D71A41" w:rsidRPr="000926B2" w:rsidRDefault="00D71A41" w:rsidP="00EE1303">
            <w:pPr>
              <w:pStyle w:val="ListParagraph"/>
              <w:spacing w:line="360" w:lineRule="auto"/>
              <w:ind w:left="0"/>
              <w:jc w:val="both"/>
              <w:rPr>
                <w:ins w:id="3469" w:author="Chara Katiri" w:date="2015-04-12T17:50:00Z"/>
                <w:rFonts w:ascii="Times" w:hAnsi="Times" w:cs="Times New Roman"/>
                <w:sz w:val="22"/>
                <w:szCs w:val="22"/>
              </w:rPr>
            </w:pPr>
            <w:ins w:id="3470" w:author="Chara Katiri" w:date="2015-04-12T17:50:00Z">
              <w:r w:rsidRPr="000926B2">
                <w:rPr>
                  <w:rFonts w:ascii="Times" w:hAnsi="Times" w:cs="Times New Roman"/>
                  <w:sz w:val="22"/>
                  <w:szCs w:val="22"/>
                </w:rPr>
                <w:t xml:space="preserve">Password must be hashed in the database. </w:t>
              </w:r>
            </w:ins>
          </w:p>
        </w:tc>
        <w:tc>
          <w:tcPr>
            <w:tcW w:w="1325" w:type="dxa"/>
            <w:tcPrChange w:id="3471" w:author="Chara Katiri" w:date="2015-04-12T17:52:00Z">
              <w:tcPr>
                <w:tcW w:w="1274" w:type="dxa"/>
              </w:tcPr>
            </w:tcPrChange>
          </w:tcPr>
          <w:p w14:paraId="33A3645A" w14:textId="77777777" w:rsidR="00D71A41" w:rsidRPr="000926B2" w:rsidRDefault="00D71A41" w:rsidP="00EE1303">
            <w:pPr>
              <w:pStyle w:val="ListParagraph"/>
              <w:spacing w:line="360" w:lineRule="auto"/>
              <w:ind w:left="0"/>
              <w:jc w:val="both"/>
              <w:rPr>
                <w:ins w:id="3472" w:author="Chara Katiri" w:date="2015-04-12T17:50:00Z"/>
                <w:rFonts w:ascii="Times" w:hAnsi="Times" w:cs="Times New Roman"/>
                <w:sz w:val="22"/>
                <w:szCs w:val="22"/>
              </w:rPr>
            </w:pPr>
            <w:ins w:id="3473" w:author="Chara Katiri" w:date="2015-04-12T17:50:00Z">
              <w:r w:rsidRPr="000926B2">
                <w:rPr>
                  <w:rFonts w:ascii="Times" w:hAnsi="Times" w:cs="Times New Roman"/>
                  <w:sz w:val="22"/>
                  <w:szCs w:val="22"/>
                </w:rPr>
                <w:t>Functional</w:t>
              </w:r>
            </w:ins>
          </w:p>
        </w:tc>
        <w:tc>
          <w:tcPr>
            <w:tcW w:w="1603" w:type="dxa"/>
            <w:tcPrChange w:id="3474" w:author="Chara Katiri" w:date="2015-04-12T17:52:00Z">
              <w:tcPr>
                <w:tcW w:w="1609" w:type="dxa"/>
              </w:tcPr>
            </w:tcPrChange>
          </w:tcPr>
          <w:p w14:paraId="1E4D9CAD" w14:textId="77777777" w:rsidR="00D71A41" w:rsidRPr="000926B2" w:rsidRDefault="00D71A41" w:rsidP="00EE1303">
            <w:pPr>
              <w:pStyle w:val="ListParagraph"/>
              <w:spacing w:line="360" w:lineRule="auto"/>
              <w:ind w:left="0"/>
              <w:jc w:val="both"/>
              <w:rPr>
                <w:ins w:id="3475" w:author="Chara Katiri" w:date="2015-04-12T17:50:00Z"/>
                <w:rFonts w:ascii="Times" w:hAnsi="Times" w:cs="Times New Roman"/>
                <w:sz w:val="22"/>
                <w:szCs w:val="22"/>
              </w:rPr>
            </w:pPr>
          </w:p>
        </w:tc>
        <w:tc>
          <w:tcPr>
            <w:tcW w:w="1169" w:type="dxa"/>
            <w:tcPrChange w:id="3476" w:author="Chara Katiri" w:date="2015-04-12T17:52:00Z">
              <w:tcPr>
                <w:tcW w:w="1169" w:type="dxa"/>
              </w:tcPr>
            </w:tcPrChange>
          </w:tcPr>
          <w:p w14:paraId="7EB36658" w14:textId="49E001C5" w:rsidR="00D71A41" w:rsidRPr="000926B2" w:rsidRDefault="00D71A41" w:rsidP="00EE1303">
            <w:pPr>
              <w:pStyle w:val="ListParagraph"/>
              <w:spacing w:line="360" w:lineRule="auto"/>
              <w:ind w:left="0"/>
              <w:jc w:val="both"/>
              <w:rPr>
                <w:ins w:id="3477" w:author="Chara Katiri" w:date="2015-04-12T17:51:00Z"/>
                <w:rFonts w:ascii="Times" w:hAnsi="Times" w:cs="Times New Roman"/>
                <w:sz w:val="22"/>
                <w:szCs w:val="22"/>
              </w:rPr>
            </w:pPr>
            <w:ins w:id="3478" w:author="Chara Katiri" w:date="2015-04-12T17:51:00Z">
              <w:r w:rsidRPr="000926B2">
                <w:rPr>
                  <w:rFonts w:ascii="Times" w:hAnsi="Times" w:cs="Times New Roman"/>
                  <w:sz w:val="22"/>
                  <w:szCs w:val="22"/>
                </w:rPr>
                <w:t>M</w:t>
              </w:r>
            </w:ins>
          </w:p>
        </w:tc>
        <w:tc>
          <w:tcPr>
            <w:tcW w:w="1155" w:type="dxa"/>
            <w:tcPrChange w:id="3479" w:author="Chara Katiri" w:date="2015-04-12T17:52:00Z">
              <w:tcPr>
                <w:tcW w:w="1169" w:type="dxa"/>
              </w:tcPr>
            </w:tcPrChange>
          </w:tcPr>
          <w:p w14:paraId="764B8F7C" w14:textId="1E60B2AD" w:rsidR="00D71A41" w:rsidRPr="000926B2" w:rsidRDefault="00D71A41" w:rsidP="00EE1303">
            <w:pPr>
              <w:pStyle w:val="ListParagraph"/>
              <w:spacing w:line="360" w:lineRule="auto"/>
              <w:ind w:left="0"/>
              <w:jc w:val="both"/>
              <w:rPr>
                <w:ins w:id="3480" w:author="Chara Katiri" w:date="2015-04-12T17:51:00Z"/>
                <w:rFonts w:ascii="Times" w:hAnsi="Times" w:cs="Times New Roman"/>
                <w:sz w:val="22"/>
                <w:szCs w:val="22"/>
              </w:rPr>
            </w:pPr>
          </w:p>
        </w:tc>
        <w:tc>
          <w:tcPr>
            <w:tcW w:w="1171" w:type="dxa"/>
            <w:tcPrChange w:id="3481" w:author="Chara Katiri" w:date="2015-04-12T17:52:00Z">
              <w:tcPr>
                <w:tcW w:w="1169" w:type="dxa"/>
              </w:tcPr>
            </w:tcPrChange>
          </w:tcPr>
          <w:p w14:paraId="59FC9C37" w14:textId="6D47CB35" w:rsidR="00D71A41" w:rsidRPr="000926B2" w:rsidRDefault="00D71A41" w:rsidP="00EE1303">
            <w:pPr>
              <w:pStyle w:val="ListParagraph"/>
              <w:spacing w:line="360" w:lineRule="auto"/>
              <w:ind w:left="0"/>
              <w:jc w:val="both"/>
              <w:rPr>
                <w:ins w:id="3482" w:author="Chara Katiri" w:date="2015-04-12T17:51:00Z"/>
                <w:rFonts w:ascii="Times" w:hAnsi="Times" w:cs="Times New Roman"/>
                <w:sz w:val="22"/>
                <w:szCs w:val="22"/>
              </w:rPr>
            </w:pPr>
          </w:p>
        </w:tc>
      </w:tr>
      <w:tr w:rsidR="00D71A41" w:rsidRPr="000926B2" w14:paraId="4A458BFC" w14:textId="77777777" w:rsidTr="00D71A41">
        <w:trPr>
          <w:ins w:id="3483" w:author="Chara Katiri" w:date="2015-04-12T17:50:00Z"/>
          <w:trPrChange w:id="3484" w:author="Chara Katiri" w:date="2015-04-12T17:52:00Z">
            <w:trPr>
              <w:gridAfter w:val="0"/>
            </w:trPr>
          </w:trPrChange>
        </w:trPr>
        <w:tc>
          <w:tcPr>
            <w:tcW w:w="1108" w:type="dxa"/>
            <w:tcPrChange w:id="3485" w:author="Chara Katiri" w:date="2015-04-12T17:52:00Z">
              <w:tcPr>
                <w:tcW w:w="1116" w:type="dxa"/>
                <w:gridSpan w:val="2"/>
              </w:tcPr>
            </w:tcPrChange>
          </w:tcPr>
          <w:p w14:paraId="33B1A2C4" w14:textId="77777777" w:rsidR="00D71A41" w:rsidRPr="000926B2" w:rsidRDefault="00D71A41" w:rsidP="00EE1303">
            <w:pPr>
              <w:pStyle w:val="ListParagraph"/>
              <w:spacing w:line="360" w:lineRule="auto"/>
              <w:ind w:left="0"/>
              <w:jc w:val="both"/>
              <w:rPr>
                <w:ins w:id="3486" w:author="Chara Katiri" w:date="2015-04-12T17:50:00Z"/>
                <w:rFonts w:ascii="Times" w:hAnsi="Times" w:cs="Times New Roman"/>
                <w:sz w:val="22"/>
                <w:szCs w:val="22"/>
              </w:rPr>
            </w:pPr>
            <w:ins w:id="3487" w:author="Chara Katiri" w:date="2015-04-12T17:50:00Z">
              <w:r w:rsidRPr="000926B2">
                <w:rPr>
                  <w:rFonts w:ascii="Times" w:hAnsi="Times" w:cs="Times New Roman"/>
                  <w:sz w:val="22"/>
                  <w:szCs w:val="22"/>
                </w:rPr>
                <w:t>9.5</w:t>
              </w:r>
            </w:ins>
          </w:p>
        </w:tc>
        <w:tc>
          <w:tcPr>
            <w:tcW w:w="3951" w:type="dxa"/>
            <w:tcPrChange w:id="3488" w:author="Chara Katiri" w:date="2015-04-12T17:52:00Z">
              <w:tcPr>
                <w:tcW w:w="3960" w:type="dxa"/>
              </w:tcPr>
            </w:tcPrChange>
          </w:tcPr>
          <w:p w14:paraId="40BE0448" w14:textId="77777777" w:rsidR="00D71A41" w:rsidRPr="000926B2" w:rsidRDefault="00D71A41" w:rsidP="00EE1303">
            <w:pPr>
              <w:pStyle w:val="ListParagraph"/>
              <w:spacing w:line="360" w:lineRule="auto"/>
              <w:ind w:left="0"/>
              <w:jc w:val="both"/>
              <w:rPr>
                <w:ins w:id="3489" w:author="Chara Katiri" w:date="2015-04-12T17:50:00Z"/>
                <w:rFonts w:ascii="Times" w:hAnsi="Times" w:cs="Times New Roman"/>
                <w:sz w:val="22"/>
                <w:szCs w:val="22"/>
              </w:rPr>
            </w:pPr>
            <w:ins w:id="3490" w:author="Chara Katiri" w:date="2015-04-12T17:50:00Z">
              <w:r w:rsidRPr="000926B2">
                <w:rPr>
                  <w:rFonts w:ascii="Times" w:hAnsi="Times" w:cs="Times New Roman"/>
                  <w:sz w:val="22"/>
                  <w:szCs w:val="22"/>
                </w:rPr>
                <w:t>The system must check if the username is valid by checking the list of usernames in the UoS AD group.</w:t>
              </w:r>
            </w:ins>
          </w:p>
        </w:tc>
        <w:tc>
          <w:tcPr>
            <w:tcW w:w="1325" w:type="dxa"/>
            <w:tcPrChange w:id="3491" w:author="Chara Katiri" w:date="2015-04-12T17:52:00Z">
              <w:tcPr>
                <w:tcW w:w="1274" w:type="dxa"/>
              </w:tcPr>
            </w:tcPrChange>
          </w:tcPr>
          <w:p w14:paraId="54B71825" w14:textId="77777777" w:rsidR="00D71A41" w:rsidRPr="000926B2" w:rsidRDefault="00D71A41" w:rsidP="00EE1303">
            <w:pPr>
              <w:pStyle w:val="ListParagraph"/>
              <w:spacing w:line="360" w:lineRule="auto"/>
              <w:ind w:left="0"/>
              <w:jc w:val="both"/>
              <w:rPr>
                <w:ins w:id="3492" w:author="Chara Katiri" w:date="2015-04-12T17:50:00Z"/>
                <w:rFonts w:ascii="Times" w:hAnsi="Times" w:cs="Times New Roman"/>
                <w:sz w:val="22"/>
                <w:szCs w:val="22"/>
              </w:rPr>
            </w:pPr>
            <w:ins w:id="3493" w:author="Chara Katiri" w:date="2015-04-12T17:50:00Z">
              <w:r w:rsidRPr="000926B2">
                <w:rPr>
                  <w:rFonts w:ascii="Times" w:hAnsi="Times" w:cs="Times New Roman"/>
                  <w:sz w:val="22"/>
                  <w:szCs w:val="22"/>
                </w:rPr>
                <w:t>Functional</w:t>
              </w:r>
            </w:ins>
          </w:p>
        </w:tc>
        <w:tc>
          <w:tcPr>
            <w:tcW w:w="1603" w:type="dxa"/>
            <w:tcPrChange w:id="3494" w:author="Chara Katiri" w:date="2015-04-12T17:52:00Z">
              <w:tcPr>
                <w:tcW w:w="1609" w:type="dxa"/>
              </w:tcPr>
            </w:tcPrChange>
          </w:tcPr>
          <w:p w14:paraId="0F26230E" w14:textId="77777777" w:rsidR="00D71A41" w:rsidRPr="000926B2" w:rsidRDefault="00D71A41" w:rsidP="00EE1303">
            <w:pPr>
              <w:pStyle w:val="ListParagraph"/>
              <w:spacing w:line="360" w:lineRule="auto"/>
              <w:ind w:left="0"/>
              <w:jc w:val="both"/>
              <w:rPr>
                <w:ins w:id="3495" w:author="Chara Katiri" w:date="2015-04-12T17:50:00Z"/>
                <w:rFonts w:ascii="Times" w:hAnsi="Times" w:cs="Times New Roman"/>
                <w:sz w:val="22"/>
                <w:szCs w:val="22"/>
              </w:rPr>
            </w:pPr>
          </w:p>
        </w:tc>
        <w:tc>
          <w:tcPr>
            <w:tcW w:w="1169" w:type="dxa"/>
            <w:tcPrChange w:id="3496" w:author="Chara Katiri" w:date="2015-04-12T17:52:00Z">
              <w:tcPr>
                <w:tcW w:w="1169" w:type="dxa"/>
              </w:tcPr>
            </w:tcPrChange>
          </w:tcPr>
          <w:p w14:paraId="5C44E226" w14:textId="31B0BC8E" w:rsidR="00D71A41" w:rsidRPr="000926B2" w:rsidRDefault="00D71A41" w:rsidP="00EE1303">
            <w:pPr>
              <w:pStyle w:val="ListParagraph"/>
              <w:spacing w:line="360" w:lineRule="auto"/>
              <w:ind w:left="0"/>
              <w:jc w:val="both"/>
              <w:rPr>
                <w:ins w:id="3497" w:author="Chara Katiri" w:date="2015-04-12T17:51:00Z"/>
                <w:rFonts w:ascii="Times" w:hAnsi="Times" w:cs="Times New Roman"/>
                <w:sz w:val="22"/>
                <w:szCs w:val="22"/>
              </w:rPr>
            </w:pPr>
            <w:ins w:id="3498" w:author="Chara Katiri" w:date="2015-04-12T17:51:00Z">
              <w:r w:rsidRPr="000926B2">
                <w:rPr>
                  <w:rFonts w:ascii="Times" w:hAnsi="Times" w:cs="Times New Roman"/>
                  <w:sz w:val="22"/>
                  <w:szCs w:val="22"/>
                </w:rPr>
                <w:t>M</w:t>
              </w:r>
            </w:ins>
          </w:p>
        </w:tc>
        <w:tc>
          <w:tcPr>
            <w:tcW w:w="1155" w:type="dxa"/>
            <w:tcPrChange w:id="3499" w:author="Chara Katiri" w:date="2015-04-12T17:52:00Z">
              <w:tcPr>
                <w:tcW w:w="1169" w:type="dxa"/>
              </w:tcPr>
            </w:tcPrChange>
          </w:tcPr>
          <w:p w14:paraId="7FD059CA" w14:textId="436A3375" w:rsidR="00D71A41" w:rsidRPr="000926B2" w:rsidRDefault="00D71A41" w:rsidP="00EE1303">
            <w:pPr>
              <w:pStyle w:val="ListParagraph"/>
              <w:spacing w:line="360" w:lineRule="auto"/>
              <w:ind w:left="0"/>
              <w:jc w:val="both"/>
              <w:rPr>
                <w:ins w:id="3500" w:author="Chara Katiri" w:date="2015-04-12T17:51:00Z"/>
                <w:rFonts w:ascii="Times" w:hAnsi="Times" w:cs="Times New Roman"/>
                <w:sz w:val="22"/>
                <w:szCs w:val="22"/>
              </w:rPr>
            </w:pPr>
          </w:p>
        </w:tc>
        <w:tc>
          <w:tcPr>
            <w:tcW w:w="1171" w:type="dxa"/>
            <w:tcPrChange w:id="3501" w:author="Chara Katiri" w:date="2015-04-12T17:52:00Z">
              <w:tcPr>
                <w:tcW w:w="1169" w:type="dxa"/>
              </w:tcPr>
            </w:tcPrChange>
          </w:tcPr>
          <w:p w14:paraId="1D188898" w14:textId="4BCC8327" w:rsidR="00D71A41" w:rsidRPr="000926B2" w:rsidRDefault="00D71A41" w:rsidP="00EE1303">
            <w:pPr>
              <w:pStyle w:val="ListParagraph"/>
              <w:spacing w:line="360" w:lineRule="auto"/>
              <w:ind w:left="0"/>
              <w:jc w:val="both"/>
              <w:rPr>
                <w:ins w:id="3502" w:author="Chara Katiri" w:date="2015-04-12T17:51:00Z"/>
                <w:rFonts w:ascii="Times" w:hAnsi="Times" w:cs="Times New Roman"/>
                <w:sz w:val="22"/>
                <w:szCs w:val="22"/>
              </w:rPr>
            </w:pPr>
          </w:p>
        </w:tc>
      </w:tr>
      <w:tr w:rsidR="00D71A41" w:rsidRPr="000926B2" w14:paraId="57B10D23" w14:textId="77777777" w:rsidTr="00D71A41">
        <w:trPr>
          <w:ins w:id="3503" w:author="Chara Katiri" w:date="2015-04-12T17:50:00Z"/>
          <w:trPrChange w:id="3504" w:author="Chara Katiri" w:date="2015-04-12T17:52:00Z">
            <w:trPr>
              <w:gridAfter w:val="0"/>
            </w:trPr>
          </w:trPrChange>
        </w:trPr>
        <w:tc>
          <w:tcPr>
            <w:tcW w:w="1108" w:type="dxa"/>
            <w:tcPrChange w:id="3505" w:author="Chara Katiri" w:date="2015-04-12T17:52:00Z">
              <w:tcPr>
                <w:tcW w:w="1116" w:type="dxa"/>
                <w:gridSpan w:val="2"/>
              </w:tcPr>
            </w:tcPrChange>
          </w:tcPr>
          <w:p w14:paraId="69182D9E" w14:textId="77777777" w:rsidR="00D71A41" w:rsidRPr="000926B2" w:rsidRDefault="00D71A41" w:rsidP="00EE1303">
            <w:pPr>
              <w:pStyle w:val="ListParagraph"/>
              <w:spacing w:line="360" w:lineRule="auto"/>
              <w:ind w:left="0"/>
              <w:jc w:val="both"/>
              <w:rPr>
                <w:ins w:id="3506" w:author="Chara Katiri" w:date="2015-04-12T17:50:00Z"/>
                <w:rFonts w:ascii="Times" w:hAnsi="Times" w:cs="Times New Roman"/>
                <w:sz w:val="22"/>
                <w:szCs w:val="22"/>
              </w:rPr>
            </w:pPr>
            <w:ins w:id="3507" w:author="Chara Katiri" w:date="2015-04-12T17:50:00Z">
              <w:r w:rsidRPr="000926B2">
                <w:rPr>
                  <w:rFonts w:ascii="Times" w:hAnsi="Times" w:cs="Times New Roman"/>
                  <w:sz w:val="22"/>
                  <w:szCs w:val="22"/>
                </w:rPr>
                <w:t>9.6</w:t>
              </w:r>
            </w:ins>
          </w:p>
        </w:tc>
        <w:tc>
          <w:tcPr>
            <w:tcW w:w="3951" w:type="dxa"/>
            <w:tcPrChange w:id="3508" w:author="Chara Katiri" w:date="2015-04-12T17:52:00Z">
              <w:tcPr>
                <w:tcW w:w="3960" w:type="dxa"/>
              </w:tcPr>
            </w:tcPrChange>
          </w:tcPr>
          <w:p w14:paraId="5F9AF5E4" w14:textId="77777777" w:rsidR="00D71A41" w:rsidRPr="000926B2" w:rsidRDefault="00D71A41" w:rsidP="00EE1303">
            <w:pPr>
              <w:pStyle w:val="ListParagraph"/>
              <w:spacing w:line="360" w:lineRule="auto"/>
              <w:ind w:left="0"/>
              <w:jc w:val="both"/>
              <w:rPr>
                <w:ins w:id="3509" w:author="Chara Katiri" w:date="2015-04-12T17:50:00Z"/>
                <w:rFonts w:ascii="Times" w:hAnsi="Times" w:cs="Times New Roman"/>
                <w:sz w:val="22"/>
                <w:szCs w:val="22"/>
              </w:rPr>
            </w:pPr>
            <w:ins w:id="3510" w:author="Chara Katiri" w:date="2015-04-12T17:50:00Z">
              <w:r w:rsidRPr="000926B2">
                <w:rPr>
                  <w:rFonts w:ascii="Times" w:hAnsi="Times" w:cs="Times New Roman"/>
                  <w:sz w:val="22"/>
                  <w:szCs w:val="22"/>
                </w:rPr>
                <w:t xml:space="preserve">The system must decline usernames that are not valid. </w:t>
              </w:r>
            </w:ins>
          </w:p>
        </w:tc>
        <w:tc>
          <w:tcPr>
            <w:tcW w:w="1325" w:type="dxa"/>
            <w:tcPrChange w:id="3511" w:author="Chara Katiri" w:date="2015-04-12T17:52:00Z">
              <w:tcPr>
                <w:tcW w:w="1274" w:type="dxa"/>
              </w:tcPr>
            </w:tcPrChange>
          </w:tcPr>
          <w:p w14:paraId="56D81075" w14:textId="77777777" w:rsidR="00D71A41" w:rsidRPr="000926B2" w:rsidRDefault="00D71A41" w:rsidP="00EE1303">
            <w:pPr>
              <w:pStyle w:val="ListParagraph"/>
              <w:spacing w:line="360" w:lineRule="auto"/>
              <w:ind w:left="0"/>
              <w:jc w:val="both"/>
              <w:rPr>
                <w:ins w:id="3512" w:author="Chara Katiri" w:date="2015-04-12T17:50:00Z"/>
                <w:rFonts w:ascii="Times" w:hAnsi="Times" w:cs="Times New Roman"/>
                <w:sz w:val="22"/>
                <w:szCs w:val="22"/>
              </w:rPr>
            </w:pPr>
            <w:ins w:id="3513" w:author="Chara Katiri" w:date="2015-04-12T17:50:00Z">
              <w:r w:rsidRPr="000926B2">
                <w:rPr>
                  <w:rFonts w:ascii="Times" w:hAnsi="Times" w:cs="Times New Roman"/>
                  <w:sz w:val="22"/>
                  <w:szCs w:val="22"/>
                </w:rPr>
                <w:t>Functional</w:t>
              </w:r>
            </w:ins>
          </w:p>
        </w:tc>
        <w:tc>
          <w:tcPr>
            <w:tcW w:w="1603" w:type="dxa"/>
            <w:tcPrChange w:id="3514" w:author="Chara Katiri" w:date="2015-04-12T17:52:00Z">
              <w:tcPr>
                <w:tcW w:w="1609" w:type="dxa"/>
              </w:tcPr>
            </w:tcPrChange>
          </w:tcPr>
          <w:p w14:paraId="39FC302C" w14:textId="77777777" w:rsidR="00D71A41" w:rsidRPr="000926B2" w:rsidRDefault="00D71A41" w:rsidP="00EE1303">
            <w:pPr>
              <w:pStyle w:val="ListParagraph"/>
              <w:spacing w:line="360" w:lineRule="auto"/>
              <w:ind w:left="0"/>
              <w:jc w:val="both"/>
              <w:rPr>
                <w:ins w:id="3515" w:author="Chara Katiri" w:date="2015-04-12T17:50:00Z"/>
                <w:rFonts w:ascii="Times" w:hAnsi="Times" w:cs="Times New Roman"/>
                <w:sz w:val="22"/>
                <w:szCs w:val="22"/>
              </w:rPr>
            </w:pPr>
          </w:p>
        </w:tc>
        <w:tc>
          <w:tcPr>
            <w:tcW w:w="1169" w:type="dxa"/>
            <w:tcPrChange w:id="3516" w:author="Chara Katiri" w:date="2015-04-12T17:52:00Z">
              <w:tcPr>
                <w:tcW w:w="1169" w:type="dxa"/>
              </w:tcPr>
            </w:tcPrChange>
          </w:tcPr>
          <w:p w14:paraId="1E760577" w14:textId="643E7331" w:rsidR="00D71A41" w:rsidRPr="000926B2" w:rsidRDefault="00D71A41" w:rsidP="00EE1303">
            <w:pPr>
              <w:pStyle w:val="ListParagraph"/>
              <w:spacing w:line="360" w:lineRule="auto"/>
              <w:ind w:left="0"/>
              <w:jc w:val="both"/>
              <w:rPr>
                <w:ins w:id="3517" w:author="Chara Katiri" w:date="2015-04-12T17:51:00Z"/>
                <w:rFonts w:ascii="Times" w:hAnsi="Times" w:cs="Times New Roman"/>
                <w:sz w:val="22"/>
                <w:szCs w:val="22"/>
              </w:rPr>
            </w:pPr>
            <w:ins w:id="3518" w:author="Chara Katiri" w:date="2015-04-12T17:51:00Z">
              <w:r w:rsidRPr="000926B2">
                <w:rPr>
                  <w:rFonts w:ascii="Times" w:hAnsi="Times" w:cs="Times New Roman"/>
                  <w:sz w:val="22"/>
                  <w:szCs w:val="22"/>
                </w:rPr>
                <w:t>M</w:t>
              </w:r>
            </w:ins>
          </w:p>
        </w:tc>
        <w:tc>
          <w:tcPr>
            <w:tcW w:w="1155" w:type="dxa"/>
            <w:tcPrChange w:id="3519" w:author="Chara Katiri" w:date="2015-04-12T17:52:00Z">
              <w:tcPr>
                <w:tcW w:w="1169" w:type="dxa"/>
              </w:tcPr>
            </w:tcPrChange>
          </w:tcPr>
          <w:p w14:paraId="765F0119" w14:textId="59A4B30E" w:rsidR="00D71A41" w:rsidRPr="000926B2" w:rsidRDefault="00D71A41" w:rsidP="00EE1303">
            <w:pPr>
              <w:pStyle w:val="ListParagraph"/>
              <w:spacing w:line="360" w:lineRule="auto"/>
              <w:ind w:left="0"/>
              <w:jc w:val="both"/>
              <w:rPr>
                <w:ins w:id="3520" w:author="Chara Katiri" w:date="2015-04-12T17:51:00Z"/>
                <w:rFonts w:ascii="Times" w:hAnsi="Times" w:cs="Times New Roman"/>
                <w:sz w:val="22"/>
                <w:szCs w:val="22"/>
              </w:rPr>
            </w:pPr>
          </w:p>
        </w:tc>
        <w:tc>
          <w:tcPr>
            <w:tcW w:w="1171" w:type="dxa"/>
            <w:tcPrChange w:id="3521" w:author="Chara Katiri" w:date="2015-04-12T17:52:00Z">
              <w:tcPr>
                <w:tcW w:w="1169" w:type="dxa"/>
              </w:tcPr>
            </w:tcPrChange>
          </w:tcPr>
          <w:p w14:paraId="29B1A2BD" w14:textId="7711866D" w:rsidR="00D71A41" w:rsidRPr="000926B2" w:rsidRDefault="00D71A41" w:rsidP="00EE1303">
            <w:pPr>
              <w:pStyle w:val="ListParagraph"/>
              <w:spacing w:line="360" w:lineRule="auto"/>
              <w:ind w:left="0"/>
              <w:jc w:val="both"/>
              <w:rPr>
                <w:ins w:id="3522" w:author="Chara Katiri" w:date="2015-04-12T17:51:00Z"/>
                <w:rFonts w:ascii="Times" w:hAnsi="Times" w:cs="Times New Roman"/>
                <w:sz w:val="22"/>
                <w:szCs w:val="22"/>
              </w:rPr>
            </w:pPr>
          </w:p>
        </w:tc>
      </w:tr>
      <w:tr w:rsidR="00D71A41" w:rsidRPr="000926B2" w14:paraId="3008FFDC" w14:textId="77777777" w:rsidTr="00D71A41">
        <w:trPr>
          <w:ins w:id="3523" w:author="Chara Katiri" w:date="2015-04-12T17:50:00Z"/>
          <w:trPrChange w:id="3524" w:author="Chara Katiri" w:date="2015-04-12T17:52:00Z">
            <w:trPr>
              <w:gridAfter w:val="0"/>
            </w:trPr>
          </w:trPrChange>
        </w:trPr>
        <w:tc>
          <w:tcPr>
            <w:tcW w:w="1108" w:type="dxa"/>
            <w:tcPrChange w:id="3525" w:author="Chara Katiri" w:date="2015-04-12T17:52:00Z">
              <w:tcPr>
                <w:tcW w:w="1116" w:type="dxa"/>
                <w:gridSpan w:val="2"/>
              </w:tcPr>
            </w:tcPrChange>
          </w:tcPr>
          <w:p w14:paraId="3E51E170" w14:textId="77777777" w:rsidR="00D71A41" w:rsidRPr="000926B2" w:rsidRDefault="00D71A41" w:rsidP="00EE1303">
            <w:pPr>
              <w:pStyle w:val="ListParagraph"/>
              <w:spacing w:line="360" w:lineRule="auto"/>
              <w:ind w:left="0"/>
              <w:jc w:val="both"/>
              <w:rPr>
                <w:ins w:id="3526" w:author="Chara Katiri" w:date="2015-04-12T17:50:00Z"/>
                <w:rFonts w:ascii="Times" w:hAnsi="Times" w:cs="Times New Roman"/>
                <w:sz w:val="22"/>
                <w:szCs w:val="22"/>
              </w:rPr>
            </w:pPr>
            <w:ins w:id="3527" w:author="Chara Katiri" w:date="2015-04-12T17:50:00Z">
              <w:r w:rsidRPr="000926B2">
                <w:rPr>
                  <w:rFonts w:ascii="Times" w:hAnsi="Times" w:cs="Times New Roman"/>
                  <w:sz w:val="22"/>
                  <w:szCs w:val="22"/>
                </w:rPr>
                <w:t>9.7</w:t>
              </w:r>
            </w:ins>
          </w:p>
        </w:tc>
        <w:tc>
          <w:tcPr>
            <w:tcW w:w="3951" w:type="dxa"/>
            <w:tcPrChange w:id="3528" w:author="Chara Katiri" w:date="2015-04-12T17:52:00Z">
              <w:tcPr>
                <w:tcW w:w="3960" w:type="dxa"/>
              </w:tcPr>
            </w:tcPrChange>
          </w:tcPr>
          <w:p w14:paraId="66426AD7" w14:textId="77777777" w:rsidR="00D71A41" w:rsidRPr="000926B2" w:rsidRDefault="00D71A41" w:rsidP="00EE1303">
            <w:pPr>
              <w:pStyle w:val="ListParagraph"/>
              <w:spacing w:line="360" w:lineRule="auto"/>
              <w:ind w:left="0"/>
              <w:jc w:val="both"/>
              <w:rPr>
                <w:ins w:id="3529" w:author="Chara Katiri" w:date="2015-04-12T17:50:00Z"/>
                <w:rFonts w:ascii="Times" w:hAnsi="Times" w:cs="Times New Roman"/>
                <w:sz w:val="22"/>
                <w:szCs w:val="22"/>
              </w:rPr>
            </w:pPr>
            <w:ins w:id="3530" w:author="Chara Katiri" w:date="2015-04-12T17:50:00Z">
              <w:r w:rsidRPr="000926B2">
                <w:rPr>
                  <w:rFonts w:ascii="Times" w:hAnsi="Times" w:cs="Times New Roman"/>
                  <w:sz w:val="22"/>
                  <w:szCs w:val="22"/>
                </w:rPr>
                <w:t>The username must be 7 characters long. The first 2 characters must be letters.</w:t>
              </w:r>
            </w:ins>
          </w:p>
          <w:p w14:paraId="1D099C30" w14:textId="77777777" w:rsidR="00D71A41" w:rsidRPr="000926B2" w:rsidRDefault="00D71A41" w:rsidP="00EE1303">
            <w:pPr>
              <w:pStyle w:val="ListParagraph"/>
              <w:spacing w:line="360" w:lineRule="auto"/>
              <w:ind w:left="0"/>
              <w:jc w:val="both"/>
              <w:rPr>
                <w:ins w:id="3531" w:author="Chara Katiri" w:date="2015-04-12T17:50:00Z"/>
                <w:rFonts w:ascii="Times" w:hAnsi="Times" w:cs="Times New Roman"/>
                <w:sz w:val="22"/>
                <w:szCs w:val="22"/>
              </w:rPr>
            </w:pPr>
            <w:ins w:id="3532" w:author="Chara Katiri" w:date="2015-04-12T17:50:00Z">
              <w:r w:rsidRPr="000926B2">
                <w:rPr>
                  <w:rFonts w:ascii="Times" w:hAnsi="Times" w:cs="Times New Roman"/>
                  <w:sz w:val="22"/>
                  <w:szCs w:val="22"/>
                </w:rPr>
                <w:t xml:space="preserve">Characters 3 to 7 must be numbers.  </w:t>
              </w:r>
            </w:ins>
          </w:p>
        </w:tc>
        <w:tc>
          <w:tcPr>
            <w:tcW w:w="1325" w:type="dxa"/>
            <w:tcPrChange w:id="3533" w:author="Chara Katiri" w:date="2015-04-12T17:52:00Z">
              <w:tcPr>
                <w:tcW w:w="1274" w:type="dxa"/>
              </w:tcPr>
            </w:tcPrChange>
          </w:tcPr>
          <w:p w14:paraId="14B9AE5D" w14:textId="77777777" w:rsidR="00D71A41" w:rsidRPr="000926B2" w:rsidRDefault="00D71A41" w:rsidP="00EE1303">
            <w:pPr>
              <w:pStyle w:val="ListParagraph"/>
              <w:spacing w:line="360" w:lineRule="auto"/>
              <w:ind w:left="0"/>
              <w:jc w:val="both"/>
              <w:rPr>
                <w:ins w:id="3534" w:author="Chara Katiri" w:date="2015-04-12T17:50:00Z"/>
                <w:rFonts w:ascii="Times" w:hAnsi="Times" w:cs="Times New Roman"/>
                <w:sz w:val="22"/>
                <w:szCs w:val="22"/>
              </w:rPr>
            </w:pPr>
            <w:ins w:id="3535" w:author="Chara Katiri" w:date="2015-04-12T17:50:00Z">
              <w:r w:rsidRPr="000926B2">
                <w:rPr>
                  <w:rFonts w:ascii="Times" w:hAnsi="Times" w:cs="Times New Roman"/>
                  <w:sz w:val="22"/>
                  <w:szCs w:val="22"/>
                </w:rPr>
                <w:t>Functional</w:t>
              </w:r>
            </w:ins>
          </w:p>
        </w:tc>
        <w:tc>
          <w:tcPr>
            <w:tcW w:w="1603" w:type="dxa"/>
            <w:tcPrChange w:id="3536" w:author="Chara Katiri" w:date="2015-04-12T17:52:00Z">
              <w:tcPr>
                <w:tcW w:w="1609" w:type="dxa"/>
              </w:tcPr>
            </w:tcPrChange>
          </w:tcPr>
          <w:p w14:paraId="3262DFDB" w14:textId="77777777" w:rsidR="00D71A41" w:rsidRPr="000926B2" w:rsidRDefault="00D71A41" w:rsidP="00EE1303">
            <w:pPr>
              <w:pStyle w:val="ListParagraph"/>
              <w:spacing w:line="360" w:lineRule="auto"/>
              <w:ind w:left="0"/>
              <w:jc w:val="both"/>
              <w:rPr>
                <w:ins w:id="3537" w:author="Chara Katiri" w:date="2015-04-12T17:50:00Z"/>
                <w:rFonts w:ascii="Times" w:hAnsi="Times" w:cs="Times New Roman"/>
                <w:sz w:val="22"/>
                <w:szCs w:val="22"/>
              </w:rPr>
            </w:pPr>
          </w:p>
        </w:tc>
        <w:tc>
          <w:tcPr>
            <w:tcW w:w="1169" w:type="dxa"/>
            <w:tcPrChange w:id="3538" w:author="Chara Katiri" w:date="2015-04-12T17:52:00Z">
              <w:tcPr>
                <w:tcW w:w="1169" w:type="dxa"/>
              </w:tcPr>
            </w:tcPrChange>
          </w:tcPr>
          <w:p w14:paraId="4928741E" w14:textId="4AD61650" w:rsidR="00D71A41" w:rsidRPr="000926B2" w:rsidRDefault="00D71A41" w:rsidP="00EE1303">
            <w:pPr>
              <w:pStyle w:val="ListParagraph"/>
              <w:spacing w:line="360" w:lineRule="auto"/>
              <w:ind w:left="0"/>
              <w:jc w:val="both"/>
              <w:rPr>
                <w:ins w:id="3539" w:author="Chara Katiri" w:date="2015-04-12T17:51:00Z"/>
                <w:rFonts w:ascii="Times" w:hAnsi="Times" w:cs="Times New Roman"/>
                <w:sz w:val="22"/>
                <w:szCs w:val="22"/>
              </w:rPr>
            </w:pPr>
            <w:ins w:id="3540" w:author="Chara Katiri" w:date="2015-04-12T17:51:00Z">
              <w:r w:rsidRPr="000926B2">
                <w:rPr>
                  <w:rFonts w:ascii="Times" w:hAnsi="Times" w:cs="Times New Roman"/>
                  <w:sz w:val="22"/>
                  <w:szCs w:val="22"/>
                </w:rPr>
                <w:t>M</w:t>
              </w:r>
            </w:ins>
          </w:p>
        </w:tc>
        <w:tc>
          <w:tcPr>
            <w:tcW w:w="1155" w:type="dxa"/>
            <w:tcPrChange w:id="3541" w:author="Chara Katiri" w:date="2015-04-12T17:52:00Z">
              <w:tcPr>
                <w:tcW w:w="1169" w:type="dxa"/>
              </w:tcPr>
            </w:tcPrChange>
          </w:tcPr>
          <w:p w14:paraId="414BDDB6" w14:textId="30BC76DB" w:rsidR="00D71A41" w:rsidRPr="000926B2" w:rsidRDefault="00D71A41" w:rsidP="00EE1303">
            <w:pPr>
              <w:pStyle w:val="ListParagraph"/>
              <w:spacing w:line="360" w:lineRule="auto"/>
              <w:ind w:left="0"/>
              <w:jc w:val="both"/>
              <w:rPr>
                <w:ins w:id="3542" w:author="Chara Katiri" w:date="2015-04-12T17:51:00Z"/>
                <w:rFonts w:ascii="Times" w:hAnsi="Times" w:cs="Times New Roman"/>
                <w:sz w:val="22"/>
                <w:szCs w:val="22"/>
              </w:rPr>
            </w:pPr>
          </w:p>
        </w:tc>
        <w:tc>
          <w:tcPr>
            <w:tcW w:w="1171" w:type="dxa"/>
            <w:tcPrChange w:id="3543" w:author="Chara Katiri" w:date="2015-04-12T17:52:00Z">
              <w:tcPr>
                <w:tcW w:w="1169" w:type="dxa"/>
              </w:tcPr>
            </w:tcPrChange>
          </w:tcPr>
          <w:p w14:paraId="54F70AF0" w14:textId="35BA25E0" w:rsidR="00D71A41" w:rsidRPr="000926B2" w:rsidRDefault="00D71A41" w:rsidP="00EE1303">
            <w:pPr>
              <w:pStyle w:val="ListParagraph"/>
              <w:spacing w:line="360" w:lineRule="auto"/>
              <w:ind w:left="0"/>
              <w:jc w:val="both"/>
              <w:rPr>
                <w:ins w:id="3544" w:author="Chara Katiri" w:date="2015-04-12T17:51:00Z"/>
                <w:rFonts w:ascii="Times" w:hAnsi="Times" w:cs="Times New Roman"/>
                <w:sz w:val="22"/>
                <w:szCs w:val="22"/>
              </w:rPr>
            </w:pPr>
          </w:p>
        </w:tc>
      </w:tr>
      <w:tr w:rsidR="00D71A41" w:rsidRPr="000926B2" w14:paraId="0ABFEDC6" w14:textId="77777777" w:rsidTr="00D71A41">
        <w:trPr>
          <w:ins w:id="3545" w:author="Chara Katiri" w:date="2015-04-12T17:50:00Z"/>
          <w:trPrChange w:id="3546" w:author="Chara Katiri" w:date="2015-04-12T17:52:00Z">
            <w:trPr>
              <w:gridAfter w:val="0"/>
            </w:trPr>
          </w:trPrChange>
        </w:trPr>
        <w:tc>
          <w:tcPr>
            <w:tcW w:w="11482" w:type="dxa"/>
            <w:gridSpan w:val="7"/>
            <w:shd w:val="clear" w:color="auto" w:fill="4F81BD" w:themeFill="accent1"/>
            <w:tcPrChange w:id="3547" w:author="Chara Katiri" w:date="2015-04-12T17:52:00Z">
              <w:tcPr>
                <w:tcW w:w="11466" w:type="dxa"/>
                <w:gridSpan w:val="8"/>
                <w:shd w:val="clear" w:color="auto" w:fill="4F81BD" w:themeFill="accent1"/>
              </w:tcPr>
            </w:tcPrChange>
          </w:tcPr>
          <w:p w14:paraId="4AE6312B" w14:textId="65D82A7E" w:rsidR="00D71A41" w:rsidRPr="000926B2" w:rsidRDefault="00D71A41" w:rsidP="00EE1303">
            <w:pPr>
              <w:pStyle w:val="ListParagraph"/>
              <w:spacing w:line="360" w:lineRule="auto"/>
              <w:ind w:left="0"/>
              <w:jc w:val="both"/>
              <w:rPr>
                <w:ins w:id="3548" w:author="Chara Katiri" w:date="2015-04-12T17:51:00Z"/>
                <w:rFonts w:ascii="Times" w:hAnsi="Times" w:cs="Times New Roman"/>
                <w:sz w:val="22"/>
                <w:szCs w:val="22"/>
              </w:rPr>
            </w:pPr>
            <w:ins w:id="3549" w:author="Chara Katiri" w:date="2015-04-12T17:50:00Z">
              <w:r w:rsidRPr="000926B2">
                <w:rPr>
                  <w:rFonts w:ascii="Times" w:hAnsi="Times" w:cs="Times New Roman"/>
                  <w:sz w:val="22"/>
                  <w:szCs w:val="22"/>
                </w:rPr>
                <w:t>Users</w:t>
              </w:r>
            </w:ins>
          </w:p>
        </w:tc>
      </w:tr>
      <w:tr w:rsidR="00D71A41" w:rsidRPr="000926B2" w14:paraId="5313699D" w14:textId="77777777" w:rsidTr="00D71A41">
        <w:trPr>
          <w:ins w:id="3550" w:author="Chara Katiri" w:date="2015-04-12T17:50:00Z"/>
          <w:trPrChange w:id="3551" w:author="Chara Katiri" w:date="2015-04-12T17:52:00Z">
            <w:trPr>
              <w:gridAfter w:val="0"/>
            </w:trPr>
          </w:trPrChange>
        </w:trPr>
        <w:tc>
          <w:tcPr>
            <w:tcW w:w="1108" w:type="dxa"/>
            <w:tcPrChange w:id="3552" w:author="Chara Katiri" w:date="2015-04-12T17:52:00Z">
              <w:tcPr>
                <w:tcW w:w="1116" w:type="dxa"/>
                <w:gridSpan w:val="2"/>
              </w:tcPr>
            </w:tcPrChange>
          </w:tcPr>
          <w:p w14:paraId="00117C3B" w14:textId="77777777" w:rsidR="00D71A41" w:rsidRPr="000926B2" w:rsidRDefault="00D71A41" w:rsidP="00EE1303">
            <w:pPr>
              <w:pStyle w:val="ListParagraph"/>
              <w:spacing w:line="360" w:lineRule="auto"/>
              <w:ind w:left="0"/>
              <w:jc w:val="both"/>
              <w:rPr>
                <w:ins w:id="3553" w:author="Chara Katiri" w:date="2015-04-12T17:50:00Z"/>
                <w:rFonts w:ascii="Times" w:hAnsi="Times" w:cs="Times New Roman"/>
                <w:sz w:val="22"/>
                <w:szCs w:val="22"/>
              </w:rPr>
            </w:pPr>
            <w:ins w:id="3554" w:author="Chara Katiri" w:date="2015-04-12T17:50:00Z">
              <w:r w:rsidRPr="000926B2">
                <w:rPr>
                  <w:rFonts w:ascii="Times" w:hAnsi="Times" w:cs="Times New Roman"/>
                  <w:sz w:val="22"/>
                  <w:szCs w:val="22"/>
                </w:rPr>
                <w:t>10</w:t>
              </w:r>
            </w:ins>
          </w:p>
        </w:tc>
        <w:tc>
          <w:tcPr>
            <w:tcW w:w="3951" w:type="dxa"/>
            <w:tcPrChange w:id="3555" w:author="Chara Katiri" w:date="2015-04-12T17:52:00Z">
              <w:tcPr>
                <w:tcW w:w="3960" w:type="dxa"/>
              </w:tcPr>
            </w:tcPrChange>
          </w:tcPr>
          <w:p w14:paraId="39D798DC" w14:textId="77777777" w:rsidR="00D71A41" w:rsidRPr="000926B2" w:rsidRDefault="00D71A41" w:rsidP="00EE1303">
            <w:pPr>
              <w:pStyle w:val="ListParagraph"/>
              <w:spacing w:line="360" w:lineRule="auto"/>
              <w:ind w:left="0"/>
              <w:jc w:val="both"/>
              <w:rPr>
                <w:ins w:id="3556" w:author="Chara Katiri" w:date="2015-04-12T17:50:00Z"/>
                <w:rFonts w:ascii="Times" w:hAnsi="Times" w:cs="Times New Roman"/>
                <w:sz w:val="22"/>
                <w:szCs w:val="22"/>
              </w:rPr>
            </w:pPr>
            <w:ins w:id="3557" w:author="Chara Katiri" w:date="2015-04-12T17:50:00Z">
              <w:r w:rsidRPr="000926B2">
                <w:rPr>
                  <w:rFonts w:ascii="Times" w:hAnsi="Times" w:cs="Times New Roman"/>
                  <w:sz w:val="22"/>
                  <w:szCs w:val="22"/>
                </w:rPr>
                <w:t>The system should provide a ‘</w:t>
              </w:r>
              <w:commentRangeStart w:id="3558"/>
              <w:r w:rsidRPr="000926B2">
                <w:rPr>
                  <w:rFonts w:ascii="Times" w:hAnsi="Times" w:cs="Times New Roman"/>
                  <w:sz w:val="22"/>
                  <w:szCs w:val="22"/>
                </w:rPr>
                <w:t>My profile</w:t>
              </w:r>
              <w:commentRangeEnd w:id="3558"/>
              <w:r w:rsidRPr="000926B2">
                <w:rPr>
                  <w:rStyle w:val="CommentReference"/>
                  <w:rFonts w:ascii="Times" w:hAnsi="Times" w:cs="Times New Roman"/>
                  <w:sz w:val="22"/>
                  <w:szCs w:val="22"/>
                </w:rPr>
                <w:commentReference w:id="3558"/>
              </w:r>
              <w:r w:rsidRPr="000926B2">
                <w:rPr>
                  <w:rFonts w:ascii="Times" w:hAnsi="Times" w:cs="Times New Roman"/>
                  <w:sz w:val="22"/>
                  <w:szCs w:val="22"/>
                </w:rPr>
                <w:t xml:space="preserve">’ area for each user. The personal information of the user will be shown on that page (Name, Contact details, email address, telephone number). </w:t>
              </w:r>
            </w:ins>
          </w:p>
        </w:tc>
        <w:tc>
          <w:tcPr>
            <w:tcW w:w="1325" w:type="dxa"/>
            <w:tcPrChange w:id="3559" w:author="Chara Katiri" w:date="2015-04-12T17:52:00Z">
              <w:tcPr>
                <w:tcW w:w="1274" w:type="dxa"/>
              </w:tcPr>
            </w:tcPrChange>
          </w:tcPr>
          <w:p w14:paraId="1F0FF6F5" w14:textId="77777777" w:rsidR="00D71A41" w:rsidRPr="000926B2" w:rsidRDefault="00D71A41" w:rsidP="00EE1303">
            <w:pPr>
              <w:pStyle w:val="ListParagraph"/>
              <w:spacing w:line="360" w:lineRule="auto"/>
              <w:ind w:left="0"/>
              <w:jc w:val="both"/>
              <w:rPr>
                <w:ins w:id="3560" w:author="Chara Katiri" w:date="2015-04-12T17:50:00Z"/>
                <w:rFonts w:ascii="Times" w:hAnsi="Times" w:cs="Times New Roman"/>
                <w:sz w:val="22"/>
                <w:szCs w:val="22"/>
              </w:rPr>
            </w:pPr>
            <w:ins w:id="3561" w:author="Chara Katiri" w:date="2015-04-12T17:50:00Z">
              <w:r w:rsidRPr="000926B2">
                <w:rPr>
                  <w:rFonts w:ascii="Times" w:hAnsi="Times" w:cs="Times New Roman"/>
                  <w:sz w:val="22"/>
                  <w:szCs w:val="22"/>
                </w:rPr>
                <w:t>Functional</w:t>
              </w:r>
            </w:ins>
          </w:p>
        </w:tc>
        <w:tc>
          <w:tcPr>
            <w:tcW w:w="1603" w:type="dxa"/>
            <w:tcPrChange w:id="3562" w:author="Chara Katiri" w:date="2015-04-12T17:52:00Z">
              <w:tcPr>
                <w:tcW w:w="1609" w:type="dxa"/>
              </w:tcPr>
            </w:tcPrChange>
          </w:tcPr>
          <w:p w14:paraId="4281DD9C" w14:textId="77777777" w:rsidR="00D71A41" w:rsidRPr="000926B2" w:rsidRDefault="00D71A41" w:rsidP="00EE1303">
            <w:pPr>
              <w:pStyle w:val="ListParagraph"/>
              <w:spacing w:line="360" w:lineRule="auto"/>
              <w:ind w:left="0"/>
              <w:jc w:val="both"/>
              <w:rPr>
                <w:ins w:id="3563" w:author="Chara Katiri" w:date="2015-04-12T17:50:00Z"/>
                <w:rFonts w:ascii="Times" w:hAnsi="Times" w:cs="Times New Roman"/>
                <w:sz w:val="22"/>
                <w:szCs w:val="22"/>
              </w:rPr>
            </w:pPr>
          </w:p>
        </w:tc>
        <w:tc>
          <w:tcPr>
            <w:tcW w:w="1169" w:type="dxa"/>
            <w:tcPrChange w:id="3564" w:author="Chara Katiri" w:date="2015-04-12T17:52:00Z">
              <w:tcPr>
                <w:tcW w:w="1169" w:type="dxa"/>
              </w:tcPr>
            </w:tcPrChange>
          </w:tcPr>
          <w:p w14:paraId="3F05982D" w14:textId="1222CA0A" w:rsidR="00D71A41" w:rsidRPr="000926B2" w:rsidRDefault="00D71A41" w:rsidP="00EE1303">
            <w:pPr>
              <w:pStyle w:val="ListParagraph"/>
              <w:spacing w:line="360" w:lineRule="auto"/>
              <w:ind w:left="0"/>
              <w:jc w:val="both"/>
              <w:rPr>
                <w:ins w:id="3565" w:author="Chara Katiri" w:date="2015-04-12T17:51:00Z"/>
                <w:rFonts w:ascii="Times" w:hAnsi="Times" w:cs="Times New Roman"/>
                <w:sz w:val="22"/>
                <w:szCs w:val="22"/>
              </w:rPr>
            </w:pPr>
            <w:ins w:id="3566" w:author="Chara Katiri" w:date="2015-04-12T17:51:00Z">
              <w:r w:rsidRPr="000926B2">
                <w:rPr>
                  <w:rFonts w:ascii="Times" w:hAnsi="Times" w:cs="Times New Roman"/>
                  <w:sz w:val="22"/>
                  <w:szCs w:val="22"/>
                </w:rPr>
                <w:t>C</w:t>
              </w:r>
            </w:ins>
          </w:p>
        </w:tc>
        <w:tc>
          <w:tcPr>
            <w:tcW w:w="1155" w:type="dxa"/>
            <w:tcPrChange w:id="3567" w:author="Chara Katiri" w:date="2015-04-12T17:52:00Z">
              <w:tcPr>
                <w:tcW w:w="1169" w:type="dxa"/>
              </w:tcPr>
            </w:tcPrChange>
          </w:tcPr>
          <w:p w14:paraId="43CE0BFB" w14:textId="4DB8A102" w:rsidR="00D71A41" w:rsidRPr="000926B2" w:rsidRDefault="00D71A41" w:rsidP="00EE1303">
            <w:pPr>
              <w:pStyle w:val="ListParagraph"/>
              <w:spacing w:line="360" w:lineRule="auto"/>
              <w:ind w:left="0"/>
              <w:jc w:val="both"/>
              <w:rPr>
                <w:ins w:id="3568" w:author="Chara Katiri" w:date="2015-04-12T17:51:00Z"/>
                <w:rFonts w:ascii="Times" w:hAnsi="Times" w:cs="Times New Roman"/>
                <w:sz w:val="22"/>
                <w:szCs w:val="22"/>
              </w:rPr>
            </w:pPr>
          </w:p>
        </w:tc>
        <w:tc>
          <w:tcPr>
            <w:tcW w:w="1171" w:type="dxa"/>
            <w:tcPrChange w:id="3569" w:author="Chara Katiri" w:date="2015-04-12T17:52:00Z">
              <w:tcPr>
                <w:tcW w:w="1169" w:type="dxa"/>
              </w:tcPr>
            </w:tcPrChange>
          </w:tcPr>
          <w:p w14:paraId="201D822B" w14:textId="37FEC4BB" w:rsidR="00D71A41" w:rsidRPr="000926B2" w:rsidRDefault="00D71A41" w:rsidP="00EE1303">
            <w:pPr>
              <w:pStyle w:val="ListParagraph"/>
              <w:spacing w:line="360" w:lineRule="auto"/>
              <w:ind w:left="0"/>
              <w:jc w:val="both"/>
              <w:rPr>
                <w:ins w:id="3570" w:author="Chara Katiri" w:date="2015-04-12T17:51:00Z"/>
                <w:rFonts w:ascii="Times" w:hAnsi="Times" w:cs="Times New Roman"/>
                <w:sz w:val="22"/>
                <w:szCs w:val="22"/>
              </w:rPr>
            </w:pPr>
          </w:p>
        </w:tc>
      </w:tr>
      <w:tr w:rsidR="00D71A41" w:rsidRPr="000926B2" w14:paraId="30ECA4A4" w14:textId="77777777" w:rsidTr="00D71A41">
        <w:trPr>
          <w:ins w:id="3571" w:author="Chara Katiri" w:date="2015-04-12T17:50:00Z"/>
          <w:trPrChange w:id="3572" w:author="Chara Katiri" w:date="2015-04-12T17:52:00Z">
            <w:trPr>
              <w:gridAfter w:val="0"/>
            </w:trPr>
          </w:trPrChange>
        </w:trPr>
        <w:tc>
          <w:tcPr>
            <w:tcW w:w="11482" w:type="dxa"/>
            <w:gridSpan w:val="7"/>
            <w:shd w:val="clear" w:color="auto" w:fill="4F81BD" w:themeFill="accent1"/>
            <w:tcPrChange w:id="3573" w:author="Chara Katiri" w:date="2015-04-12T17:52:00Z">
              <w:tcPr>
                <w:tcW w:w="11466" w:type="dxa"/>
                <w:gridSpan w:val="8"/>
                <w:shd w:val="clear" w:color="auto" w:fill="4F81BD" w:themeFill="accent1"/>
              </w:tcPr>
            </w:tcPrChange>
          </w:tcPr>
          <w:p w14:paraId="48FDF8DB" w14:textId="664F2722" w:rsidR="00D71A41" w:rsidRPr="000926B2" w:rsidRDefault="00D71A41" w:rsidP="00EE1303">
            <w:pPr>
              <w:pStyle w:val="ListParagraph"/>
              <w:spacing w:line="360" w:lineRule="auto"/>
              <w:ind w:left="0"/>
              <w:jc w:val="both"/>
              <w:rPr>
                <w:ins w:id="3574" w:author="Chara Katiri" w:date="2015-04-12T17:51:00Z"/>
                <w:rFonts w:ascii="Times" w:hAnsi="Times" w:cs="Times New Roman"/>
                <w:sz w:val="22"/>
                <w:szCs w:val="22"/>
              </w:rPr>
            </w:pPr>
            <w:ins w:id="3575" w:author="Chara Katiri" w:date="2015-04-12T17:50:00Z">
              <w:r w:rsidRPr="000926B2">
                <w:rPr>
                  <w:rFonts w:ascii="Times" w:hAnsi="Times" w:cs="Times New Roman"/>
                  <w:sz w:val="22"/>
                  <w:szCs w:val="22"/>
                </w:rPr>
                <w:t>Items</w:t>
              </w:r>
            </w:ins>
          </w:p>
        </w:tc>
      </w:tr>
      <w:tr w:rsidR="00D71A41" w:rsidRPr="000926B2" w14:paraId="470F3CCE" w14:textId="77777777" w:rsidTr="00D71A41">
        <w:trPr>
          <w:ins w:id="3576" w:author="Chara Katiri" w:date="2015-04-12T17:50:00Z"/>
          <w:trPrChange w:id="3577" w:author="Chara Katiri" w:date="2015-04-12T17:52:00Z">
            <w:trPr>
              <w:gridAfter w:val="0"/>
            </w:trPr>
          </w:trPrChange>
        </w:trPr>
        <w:tc>
          <w:tcPr>
            <w:tcW w:w="1108" w:type="dxa"/>
            <w:tcPrChange w:id="3578" w:author="Chara Katiri" w:date="2015-04-12T17:52:00Z">
              <w:tcPr>
                <w:tcW w:w="1116" w:type="dxa"/>
                <w:gridSpan w:val="2"/>
              </w:tcPr>
            </w:tcPrChange>
          </w:tcPr>
          <w:p w14:paraId="0174E8D8" w14:textId="77777777" w:rsidR="00D71A41" w:rsidRPr="000926B2" w:rsidRDefault="00D71A41" w:rsidP="00EE1303">
            <w:pPr>
              <w:pStyle w:val="ListParagraph"/>
              <w:spacing w:line="360" w:lineRule="auto"/>
              <w:ind w:left="0"/>
              <w:jc w:val="both"/>
              <w:rPr>
                <w:ins w:id="3579" w:author="Chara Katiri" w:date="2015-04-12T17:50:00Z"/>
                <w:rFonts w:ascii="Times" w:hAnsi="Times" w:cs="Times New Roman"/>
                <w:sz w:val="22"/>
                <w:szCs w:val="22"/>
              </w:rPr>
            </w:pPr>
            <w:ins w:id="3580" w:author="Chara Katiri" w:date="2015-04-12T17:50:00Z">
              <w:r w:rsidRPr="000926B2">
                <w:rPr>
                  <w:rFonts w:ascii="Times" w:hAnsi="Times" w:cs="Times New Roman"/>
                  <w:sz w:val="22"/>
                  <w:szCs w:val="22"/>
                </w:rPr>
                <w:t>11</w:t>
              </w:r>
            </w:ins>
          </w:p>
        </w:tc>
        <w:tc>
          <w:tcPr>
            <w:tcW w:w="3951" w:type="dxa"/>
            <w:tcPrChange w:id="3581" w:author="Chara Katiri" w:date="2015-04-12T17:52:00Z">
              <w:tcPr>
                <w:tcW w:w="3960" w:type="dxa"/>
              </w:tcPr>
            </w:tcPrChange>
          </w:tcPr>
          <w:p w14:paraId="7D1561F5" w14:textId="77777777" w:rsidR="00D71A41" w:rsidRPr="000926B2" w:rsidRDefault="00D71A41" w:rsidP="00EE1303">
            <w:pPr>
              <w:pStyle w:val="ListParagraph"/>
              <w:spacing w:line="360" w:lineRule="auto"/>
              <w:ind w:left="0"/>
              <w:jc w:val="both"/>
              <w:rPr>
                <w:ins w:id="3582" w:author="Chara Katiri" w:date="2015-04-12T17:50:00Z"/>
                <w:rFonts w:ascii="Times" w:hAnsi="Times" w:cs="Times New Roman"/>
                <w:sz w:val="22"/>
                <w:szCs w:val="22"/>
              </w:rPr>
            </w:pPr>
            <w:ins w:id="3583" w:author="Chara Katiri" w:date="2015-04-12T17:50:00Z">
              <w:r w:rsidRPr="000926B2">
                <w:rPr>
                  <w:rFonts w:ascii="Times" w:hAnsi="Times" w:cs="Times New Roman"/>
                  <w:sz w:val="22"/>
                  <w:szCs w:val="22"/>
                </w:rPr>
                <w:t>The system must provide information about the product: Title, Description, Price, Category and Seller contact information.</w:t>
              </w:r>
            </w:ins>
          </w:p>
        </w:tc>
        <w:tc>
          <w:tcPr>
            <w:tcW w:w="1325" w:type="dxa"/>
            <w:tcPrChange w:id="3584" w:author="Chara Katiri" w:date="2015-04-12T17:52:00Z">
              <w:tcPr>
                <w:tcW w:w="1274" w:type="dxa"/>
              </w:tcPr>
            </w:tcPrChange>
          </w:tcPr>
          <w:p w14:paraId="385BFCC0" w14:textId="77777777" w:rsidR="00D71A41" w:rsidRPr="000926B2" w:rsidRDefault="00D71A41" w:rsidP="00EE1303">
            <w:pPr>
              <w:pStyle w:val="ListParagraph"/>
              <w:spacing w:line="360" w:lineRule="auto"/>
              <w:ind w:left="0"/>
              <w:jc w:val="both"/>
              <w:rPr>
                <w:ins w:id="3585" w:author="Chara Katiri" w:date="2015-04-12T17:50:00Z"/>
                <w:rFonts w:ascii="Times" w:hAnsi="Times" w:cs="Times New Roman"/>
                <w:sz w:val="22"/>
                <w:szCs w:val="22"/>
              </w:rPr>
            </w:pPr>
            <w:ins w:id="3586" w:author="Chara Katiri" w:date="2015-04-12T17:50:00Z">
              <w:r w:rsidRPr="000926B2">
                <w:rPr>
                  <w:rFonts w:ascii="Times" w:hAnsi="Times" w:cs="Times New Roman"/>
                  <w:sz w:val="22"/>
                  <w:szCs w:val="22"/>
                </w:rPr>
                <w:t>Functional</w:t>
              </w:r>
            </w:ins>
          </w:p>
        </w:tc>
        <w:tc>
          <w:tcPr>
            <w:tcW w:w="1603" w:type="dxa"/>
            <w:tcPrChange w:id="3587" w:author="Chara Katiri" w:date="2015-04-12T17:52:00Z">
              <w:tcPr>
                <w:tcW w:w="1609" w:type="dxa"/>
              </w:tcPr>
            </w:tcPrChange>
          </w:tcPr>
          <w:p w14:paraId="3BFC23CC" w14:textId="77777777" w:rsidR="00D71A41" w:rsidRPr="000926B2" w:rsidRDefault="00D71A41" w:rsidP="00EE1303">
            <w:pPr>
              <w:pStyle w:val="ListParagraph"/>
              <w:spacing w:line="360" w:lineRule="auto"/>
              <w:ind w:left="0"/>
              <w:jc w:val="both"/>
              <w:rPr>
                <w:ins w:id="3588" w:author="Chara Katiri" w:date="2015-04-12T17:50:00Z"/>
                <w:rFonts w:ascii="Times" w:hAnsi="Times" w:cs="Times New Roman"/>
                <w:sz w:val="22"/>
                <w:szCs w:val="22"/>
              </w:rPr>
            </w:pPr>
          </w:p>
        </w:tc>
        <w:tc>
          <w:tcPr>
            <w:tcW w:w="1169" w:type="dxa"/>
            <w:tcPrChange w:id="3589" w:author="Chara Katiri" w:date="2015-04-12T17:52:00Z">
              <w:tcPr>
                <w:tcW w:w="1169" w:type="dxa"/>
              </w:tcPr>
            </w:tcPrChange>
          </w:tcPr>
          <w:p w14:paraId="3BDE4EFD" w14:textId="5BADA657" w:rsidR="00D71A41" w:rsidRPr="000926B2" w:rsidRDefault="00D71A41" w:rsidP="00EE1303">
            <w:pPr>
              <w:pStyle w:val="ListParagraph"/>
              <w:spacing w:line="360" w:lineRule="auto"/>
              <w:ind w:left="0"/>
              <w:jc w:val="both"/>
              <w:rPr>
                <w:ins w:id="3590" w:author="Chara Katiri" w:date="2015-04-12T17:51:00Z"/>
                <w:rFonts w:ascii="Times" w:hAnsi="Times" w:cs="Times New Roman"/>
                <w:sz w:val="22"/>
                <w:szCs w:val="22"/>
              </w:rPr>
            </w:pPr>
            <w:ins w:id="3591" w:author="Chara Katiri" w:date="2015-04-12T17:51:00Z">
              <w:r w:rsidRPr="000926B2">
                <w:rPr>
                  <w:rFonts w:ascii="Times" w:hAnsi="Times" w:cs="Times New Roman"/>
                  <w:sz w:val="22"/>
                  <w:szCs w:val="22"/>
                </w:rPr>
                <w:t>M</w:t>
              </w:r>
            </w:ins>
          </w:p>
        </w:tc>
        <w:tc>
          <w:tcPr>
            <w:tcW w:w="1155" w:type="dxa"/>
            <w:tcPrChange w:id="3592" w:author="Chara Katiri" w:date="2015-04-12T17:52:00Z">
              <w:tcPr>
                <w:tcW w:w="1169" w:type="dxa"/>
              </w:tcPr>
            </w:tcPrChange>
          </w:tcPr>
          <w:p w14:paraId="1FEF9EF9" w14:textId="2046169D" w:rsidR="00D71A41" w:rsidRPr="000926B2" w:rsidRDefault="00D71A41" w:rsidP="00EE1303">
            <w:pPr>
              <w:pStyle w:val="ListParagraph"/>
              <w:spacing w:line="360" w:lineRule="auto"/>
              <w:ind w:left="0"/>
              <w:jc w:val="both"/>
              <w:rPr>
                <w:ins w:id="3593" w:author="Chara Katiri" w:date="2015-04-12T17:51:00Z"/>
                <w:rFonts w:ascii="Times" w:hAnsi="Times" w:cs="Times New Roman"/>
                <w:sz w:val="22"/>
                <w:szCs w:val="22"/>
              </w:rPr>
            </w:pPr>
          </w:p>
        </w:tc>
        <w:tc>
          <w:tcPr>
            <w:tcW w:w="1171" w:type="dxa"/>
            <w:tcPrChange w:id="3594" w:author="Chara Katiri" w:date="2015-04-12T17:52:00Z">
              <w:tcPr>
                <w:tcW w:w="1169" w:type="dxa"/>
              </w:tcPr>
            </w:tcPrChange>
          </w:tcPr>
          <w:p w14:paraId="1789C944" w14:textId="65D7B961" w:rsidR="00D71A41" w:rsidRPr="000926B2" w:rsidRDefault="00D71A41" w:rsidP="00EE1303">
            <w:pPr>
              <w:pStyle w:val="ListParagraph"/>
              <w:spacing w:line="360" w:lineRule="auto"/>
              <w:ind w:left="0"/>
              <w:jc w:val="both"/>
              <w:rPr>
                <w:ins w:id="3595" w:author="Chara Katiri" w:date="2015-04-12T17:51:00Z"/>
                <w:rFonts w:ascii="Times" w:hAnsi="Times" w:cs="Times New Roman"/>
                <w:sz w:val="22"/>
                <w:szCs w:val="22"/>
              </w:rPr>
            </w:pPr>
          </w:p>
        </w:tc>
      </w:tr>
      <w:tr w:rsidR="00D71A41" w:rsidRPr="000926B2" w14:paraId="772B3B69" w14:textId="77777777" w:rsidTr="00D71A41">
        <w:trPr>
          <w:ins w:id="3596" w:author="Chara Katiri" w:date="2015-04-12T17:50:00Z"/>
          <w:trPrChange w:id="3597" w:author="Chara Katiri" w:date="2015-04-12T17:52:00Z">
            <w:trPr>
              <w:gridAfter w:val="0"/>
            </w:trPr>
          </w:trPrChange>
        </w:trPr>
        <w:tc>
          <w:tcPr>
            <w:tcW w:w="1108" w:type="dxa"/>
            <w:tcPrChange w:id="3598" w:author="Chara Katiri" w:date="2015-04-12T17:52:00Z">
              <w:tcPr>
                <w:tcW w:w="1116" w:type="dxa"/>
                <w:gridSpan w:val="2"/>
              </w:tcPr>
            </w:tcPrChange>
          </w:tcPr>
          <w:p w14:paraId="2E9C7877" w14:textId="77777777" w:rsidR="00D71A41" w:rsidRPr="000926B2" w:rsidRDefault="00D71A41" w:rsidP="00EE1303">
            <w:pPr>
              <w:pStyle w:val="ListParagraph"/>
              <w:spacing w:line="360" w:lineRule="auto"/>
              <w:ind w:left="0"/>
              <w:jc w:val="both"/>
              <w:rPr>
                <w:ins w:id="3599" w:author="Chara Katiri" w:date="2015-04-12T17:50:00Z"/>
                <w:rFonts w:ascii="Times" w:hAnsi="Times" w:cs="Times New Roman"/>
                <w:sz w:val="22"/>
                <w:szCs w:val="22"/>
              </w:rPr>
            </w:pPr>
            <w:ins w:id="3600" w:author="Chara Katiri" w:date="2015-04-12T17:50:00Z">
              <w:r w:rsidRPr="000926B2">
                <w:rPr>
                  <w:rFonts w:ascii="Times" w:hAnsi="Times" w:cs="Times New Roman"/>
                  <w:sz w:val="22"/>
                  <w:szCs w:val="22"/>
                </w:rPr>
                <w:t>12</w:t>
              </w:r>
            </w:ins>
          </w:p>
        </w:tc>
        <w:tc>
          <w:tcPr>
            <w:tcW w:w="3951" w:type="dxa"/>
            <w:tcPrChange w:id="3601" w:author="Chara Katiri" w:date="2015-04-12T17:52:00Z">
              <w:tcPr>
                <w:tcW w:w="3960" w:type="dxa"/>
              </w:tcPr>
            </w:tcPrChange>
          </w:tcPr>
          <w:p w14:paraId="43C6279A" w14:textId="77777777" w:rsidR="00D71A41" w:rsidRPr="000926B2" w:rsidRDefault="00D71A41" w:rsidP="00EE1303">
            <w:pPr>
              <w:pStyle w:val="ListParagraph"/>
              <w:spacing w:line="360" w:lineRule="auto"/>
              <w:ind w:left="0"/>
              <w:jc w:val="both"/>
              <w:rPr>
                <w:ins w:id="3602" w:author="Chara Katiri" w:date="2015-04-12T17:50:00Z"/>
                <w:rFonts w:ascii="Times" w:hAnsi="Times" w:cs="Times New Roman"/>
                <w:sz w:val="22"/>
                <w:szCs w:val="22"/>
              </w:rPr>
            </w:pPr>
            <w:ins w:id="3603" w:author="Chara Katiri" w:date="2015-04-12T17:50:00Z">
              <w:r w:rsidRPr="000926B2">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325" w:type="dxa"/>
            <w:tcPrChange w:id="3604" w:author="Chara Katiri" w:date="2015-04-12T17:52:00Z">
              <w:tcPr>
                <w:tcW w:w="1274" w:type="dxa"/>
              </w:tcPr>
            </w:tcPrChange>
          </w:tcPr>
          <w:p w14:paraId="23EA0588" w14:textId="77777777" w:rsidR="00D71A41" w:rsidRPr="000926B2" w:rsidRDefault="00D71A41" w:rsidP="00EE1303">
            <w:pPr>
              <w:pStyle w:val="ListParagraph"/>
              <w:spacing w:line="360" w:lineRule="auto"/>
              <w:ind w:left="0"/>
              <w:jc w:val="both"/>
              <w:rPr>
                <w:ins w:id="3605" w:author="Chara Katiri" w:date="2015-04-12T17:50:00Z"/>
                <w:rFonts w:ascii="Times" w:hAnsi="Times" w:cs="Times New Roman"/>
                <w:sz w:val="22"/>
                <w:szCs w:val="22"/>
              </w:rPr>
            </w:pPr>
            <w:ins w:id="3606" w:author="Chara Katiri" w:date="2015-04-12T17:50:00Z">
              <w:r w:rsidRPr="000926B2">
                <w:rPr>
                  <w:rFonts w:ascii="Times" w:hAnsi="Times" w:cs="Times New Roman"/>
                  <w:sz w:val="22"/>
                  <w:szCs w:val="22"/>
                </w:rPr>
                <w:t>Functional</w:t>
              </w:r>
            </w:ins>
          </w:p>
        </w:tc>
        <w:tc>
          <w:tcPr>
            <w:tcW w:w="1603" w:type="dxa"/>
            <w:tcPrChange w:id="3607" w:author="Chara Katiri" w:date="2015-04-12T17:52:00Z">
              <w:tcPr>
                <w:tcW w:w="1609" w:type="dxa"/>
              </w:tcPr>
            </w:tcPrChange>
          </w:tcPr>
          <w:p w14:paraId="63E2E9ED" w14:textId="77777777" w:rsidR="00D71A41" w:rsidRPr="000926B2" w:rsidRDefault="00D71A41" w:rsidP="00EE1303">
            <w:pPr>
              <w:pStyle w:val="ListParagraph"/>
              <w:spacing w:line="360" w:lineRule="auto"/>
              <w:ind w:left="0"/>
              <w:jc w:val="both"/>
              <w:rPr>
                <w:ins w:id="3608" w:author="Chara Katiri" w:date="2015-04-12T17:50:00Z"/>
                <w:rFonts w:ascii="Times" w:hAnsi="Times" w:cs="Times New Roman"/>
                <w:sz w:val="22"/>
                <w:szCs w:val="22"/>
              </w:rPr>
            </w:pPr>
          </w:p>
        </w:tc>
        <w:tc>
          <w:tcPr>
            <w:tcW w:w="1169" w:type="dxa"/>
            <w:tcPrChange w:id="3609" w:author="Chara Katiri" w:date="2015-04-12T17:52:00Z">
              <w:tcPr>
                <w:tcW w:w="1169" w:type="dxa"/>
              </w:tcPr>
            </w:tcPrChange>
          </w:tcPr>
          <w:p w14:paraId="5A48B9ED" w14:textId="2FD3471A" w:rsidR="00D71A41" w:rsidRPr="000926B2" w:rsidRDefault="00D71A41" w:rsidP="00EE1303">
            <w:pPr>
              <w:pStyle w:val="ListParagraph"/>
              <w:spacing w:line="360" w:lineRule="auto"/>
              <w:ind w:left="0"/>
              <w:jc w:val="both"/>
              <w:rPr>
                <w:ins w:id="3610" w:author="Chara Katiri" w:date="2015-04-12T17:51:00Z"/>
                <w:rFonts w:ascii="Times" w:hAnsi="Times" w:cs="Times New Roman"/>
                <w:sz w:val="22"/>
                <w:szCs w:val="22"/>
              </w:rPr>
            </w:pPr>
            <w:ins w:id="3611" w:author="Chara Katiri" w:date="2015-04-12T17:51:00Z">
              <w:r w:rsidRPr="000926B2">
                <w:rPr>
                  <w:rFonts w:ascii="Times" w:hAnsi="Times" w:cs="Times New Roman"/>
                  <w:sz w:val="22"/>
                  <w:szCs w:val="22"/>
                </w:rPr>
                <w:t>M</w:t>
              </w:r>
            </w:ins>
          </w:p>
        </w:tc>
        <w:tc>
          <w:tcPr>
            <w:tcW w:w="1155" w:type="dxa"/>
            <w:tcPrChange w:id="3612" w:author="Chara Katiri" w:date="2015-04-12T17:52:00Z">
              <w:tcPr>
                <w:tcW w:w="1169" w:type="dxa"/>
              </w:tcPr>
            </w:tcPrChange>
          </w:tcPr>
          <w:p w14:paraId="4873C685" w14:textId="5A892476" w:rsidR="00D71A41" w:rsidRPr="000926B2" w:rsidRDefault="00D71A41" w:rsidP="00EE1303">
            <w:pPr>
              <w:pStyle w:val="ListParagraph"/>
              <w:spacing w:line="360" w:lineRule="auto"/>
              <w:ind w:left="0"/>
              <w:jc w:val="both"/>
              <w:rPr>
                <w:ins w:id="3613" w:author="Chara Katiri" w:date="2015-04-12T17:51:00Z"/>
                <w:rFonts w:ascii="Times" w:hAnsi="Times" w:cs="Times New Roman"/>
                <w:sz w:val="22"/>
                <w:szCs w:val="22"/>
              </w:rPr>
            </w:pPr>
          </w:p>
        </w:tc>
        <w:tc>
          <w:tcPr>
            <w:tcW w:w="1171" w:type="dxa"/>
            <w:tcPrChange w:id="3614" w:author="Chara Katiri" w:date="2015-04-12T17:52:00Z">
              <w:tcPr>
                <w:tcW w:w="1169" w:type="dxa"/>
              </w:tcPr>
            </w:tcPrChange>
          </w:tcPr>
          <w:p w14:paraId="06E9B7B1" w14:textId="46B27D0A" w:rsidR="00D71A41" w:rsidRPr="000926B2" w:rsidRDefault="00D71A41" w:rsidP="00EE1303">
            <w:pPr>
              <w:pStyle w:val="ListParagraph"/>
              <w:spacing w:line="360" w:lineRule="auto"/>
              <w:ind w:left="0"/>
              <w:jc w:val="both"/>
              <w:rPr>
                <w:ins w:id="3615" w:author="Chara Katiri" w:date="2015-04-12T17:51:00Z"/>
                <w:rFonts w:ascii="Times" w:hAnsi="Times" w:cs="Times New Roman"/>
                <w:sz w:val="22"/>
                <w:szCs w:val="22"/>
              </w:rPr>
            </w:pPr>
          </w:p>
        </w:tc>
      </w:tr>
      <w:tr w:rsidR="00D71A41" w:rsidRPr="000926B2" w14:paraId="2C202F61" w14:textId="77777777" w:rsidTr="00D71A41">
        <w:trPr>
          <w:ins w:id="3616" w:author="Chara Katiri" w:date="2015-04-12T17:50:00Z"/>
          <w:trPrChange w:id="3617" w:author="Chara Katiri" w:date="2015-04-12T17:52:00Z">
            <w:trPr>
              <w:gridAfter w:val="0"/>
            </w:trPr>
          </w:trPrChange>
        </w:trPr>
        <w:tc>
          <w:tcPr>
            <w:tcW w:w="11482" w:type="dxa"/>
            <w:gridSpan w:val="7"/>
            <w:shd w:val="clear" w:color="auto" w:fill="4F81BD" w:themeFill="accent1"/>
            <w:tcPrChange w:id="3618" w:author="Chara Katiri" w:date="2015-04-12T17:52:00Z">
              <w:tcPr>
                <w:tcW w:w="11466" w:type="dxa"/>
                <w:gridSpan w:val="8"/>
                <w:shd w:val="clear" w:color="auto" w:fill="4F81BD" w:themeFill="accent1"/>
              </w:tcPr>
            </w:tcPrChange>
          </w:tcPr>
          <w:p w14:paraId="4F703176" w14:textId="438C9B20" w:rsidR="00D71A41" w:rsidRPr="000926B2" w:rsidRDefault="00D71A41" w:rsidP="00EE1303">
            <w:pPr>
              <w:pStyle w:val="ListParagraph"/>
              <w:spacing w:line="360" w:lineRule="auto"/>
              <w:ind w:left="0"/>
              <w:jc w:val="both"/>
              <w:rPr>
                <w:ins w:id="3619" w:author="Chara Katiri" w:date="2015-04-12T17:51:00Z"/>
                <w:rFonts w:ascii="Times" w:hAnsi="Times" w:cs="Times New Roman"/>
                <w:sz w:val="22"/>
                <w:szCs w:val="22"/>
              </w:rPr>
            </w:pPr>
            <w:ins w:id="3620" w:author="Chara Katiri" w:date="2015-04-12T17:50:00Z">
              <w:r w:rsidRPr="000926B2">
                <w:rPr>
                  <w:rFonts w:ascii="Times" w:hAnsi="Times" w:cs="Times New Roman"/>
                  <w:sz w:val="22"/>
                  <w:szCs w:val="22"/>
                </w:rPr>
                <w:t>Sort &amp; Search items</w:t>
              </w:r>
            </w:ins>
          </w:p>
        </w:tc>
      </w:tr>
      <w:tr w:rsidR="00D71A41" w:rsidRPr="000926B2" w14:paraId="7E131BB5" w14:textId="77777777" w:rsidTr="00D71A41">
        <w:trPr>
          <w:ins w:id="3621" w:author="Chara Katiri" w:date="2015-04-12T17:50:00Z"/>
          <w:trPrChange w:id="3622" w:author="Chara Katiri" w:date="2015-04-12T17:52:00Z">
            <w:trPr>
              <w:gridAfter w:val="0"/>
            </w:trPr>
          </w:trPrChange>
        </w:trPr>
        <w:tc>
          <w:tcPr>
            <w:tcW w:w="1108" w:type="dxa"/>
            <w:tcPrChange w:id="3623" w:author="Chara Katiri" w:date="2015-04-12T17:52:00Z">
              <w:tcPr>
                <w:tcW w:w="1116" w:type="dxa"/>
                <w:gridSpan w:val="2"/>
              </w:tcPr>
            </w:tcPrChange>
          </w:tcPr>
          <w:p w14:paraId="69C66B83" w14:textId="77777777" w:rsidR="00D71A41" w:rsidRPr="000926B2" w:rsidRDefault="00D71A41" w:rsidP="00EE1303">
            <w:pPr>
              <w:pStyle w:val="ListParagraph"/>
              <w:spacing w:line="360" w:lineRule="auto"/>
              <w:ind w:left="0"/>
              <w:jc w:val="both"/>
              <w:rPr>
                <w:ins w:id="3624" w:author="Chara Katiri" w:date="2015-04-12T17:50:00Z"/>
                <w:rFonts w:ascii="Times" w:hAnsi="Times" w:cs="Times New Roman"/>
                <w:sz w:val="22"/>
                <w:szCs w:val="22"/>
              </w:rPr>
            </w:pPr>
            <w:ins w:id="3625" w:author="Chara Katiri" w:date="2015-04-12T17:50:00Z">
              <w:r w:rsidRPr="000926B2">
                <w:rPr>
                  <w:rFonts w:ascii="Times" w:hAnsi="Times" w:cs="Times New Roman"/>
                  <w:sz w:val="22"/>
                  <w:szCs w:val="22"/>
                </w:rPr>
                <w:t>13</w:t>
              </w:r>
            </w:ins>
          </w:p>
        </w:tc>
        <w:tc>
          <w:tcPr>
            <w:tcW w:w="3951" w:type="dxa"/>
            <w:tcPrChange w:id="3626" w:author="Chara Katiri" w:date="2015-04-12T17:52:00Z">
              <w:tcPr>
                <w:tcW w:w="3960" w:type="dxa"/>
              </w:tcPr>
            </w:tcPrChange>
          </w:tcPr>
          <w:p w14:paraId="7C17612B" w14:textId="77777777" w:rsidR="00D71A41" w:rsidRPr="000926B2" w:rsidRDefault="00D71A41" w:rsidP="00EE1303">
            <w:pPr>
              <w:pStyle w:val="ListParagraph"/>
              <w:spacing w:line="360" w:lineRule="auto"/>
              <w:ind w:left="0"/>
              <w:jc w:val="both"/>
              <w:rPr>
                <w:ins w:id="3627" w:author="Chara Katiri" w:date="2015-04-12T17:50:00Z"/>
                <w:rFonts w:ascii="Times" w:hAnsi="Times" w:cs="Times New Roman"/>
                <w:sz w:val="22"/>
                <w:szCs w:val="22"/>
              </w:rPr>
            </w:pPr>
            <w:ins w:id="3628" w:author="Chara Katiri" w:date="2015-04-12T17:50:00Z">
              <w:r w:rsidRPr="000926B2">
                <w:rPr>
                  <w:rFonts w:ascii="Times" w:hAnsi="Times" w:cs="Times New Roman"/>
                  <w:sz w:val="22"/>
                  <w:szCs w:val="22"/>
                </w:rPr>
                <w:t xml:space="preserve">The system must allow the users to search products based on categories e.g. books or room swaps. </w:t>
              </w:r>
            </w:ins>
          </w:p>
        </w:tc>
        <w:tc>
          <w:tcPr>
            <w:tcW w:w="1325" w:type="dxa"/>
            <w:tcPrChange w:id="3629" w:author="Chara Katiri" w:date="2015-04-12T17:52:00Z">
              <w:tcPr>
                <w:tcW w:w="1274" w:type="dxa"/>
              </w:tcPr>
            </w:tcPrChange>
          </w:tcPr>
          <w:p w14:paraId="27F7B3FF" w14:textId="77777777" w:rsidR="00D71A41" w:rsidRPr="000926B2" w:rsidRDefault="00D71A41" w:rsidP="00EE1303">
            <w:pPr>
              <w:pStyle w:val="ListParagraph"/>
              <w:spacing w:line="360" w:lineRule="auto"/>
              <w:ind w:left="0"/>
              <w:jc w:val="both"/>
              <w:rPr>
                <w:ins w:id="3630" w:author="Chara Katiri" w:date="2015-04-12T17:50:00Z"/>
                <w:rFonts w:ascii="Times" w:hAnsi="Times" w:cs="Times New Roman"/>
                <w:sz w:val="22"/>
                <w:szCs w:val="22"/>
              </w:rPr>
            </w:pPr>
            <w:ins w:id="3631" w:author="Chara Katiri" w:date="2015-04-12T17:50:00Z">
              <w:r w:rsidRPr="000926B2">
                <w:rPr>
                  <w:rFonts w:ascii="Times" w:hAnsi="Times" w:cs="Times New Roman"/>
                  <w:sz w:val="22"/>
                  <w:szCs w:val="22"/>
                </w:rPr>
                <w:t>Functional</w:t>
              </w:r>
            </w:ins>
          </w:p>
        </w:tc>
        <w:tc>
          <w:tcPr>
            <w:tcW w:w="1603" w:type="dxa"/>
            <w:tcPrChange w:id="3632" w:author="Chara Katiri" w:date="2015-04-12T17:52:00Z">
              <w:tcPr>
                <w:tcW w:w="1609" w:type="dxa"/>
              </w:tcPr>
            </w:tcPrChange>
          </w:tcPr>
          <w:p w14:paraId="64C0FD66" w14:textId="77777777" w:rsidR="00D71A41" w:rsidRPr="000926B2" w:rsidRDefault="00D71A41" w:rsidP="00EE1303">
            <w:pPr>
              <w:pStyle w:val="ListParagraph"/>
              <w:spacing w:line="360" w:lineRule="auto"/>
              <w:ind w:left="0"/>
              <w:jc w:val="both"/>
              <w:rPr>
                <w:ins w:id="3633" w:author="Chara Katiri" w:date="2015-04-12T17:50:00Z"/>
                <w:rFonts w:ascii="Times" w:hAnsi="Times" w:cs="Times New Roman"/>
                <w:sz w:val="22"/>
                <w:szCs w:val="22"/>
              </w:rPr>
            </w:pPr>
          </w:p>
        </w:tc>
        <w:tc>
          <w:tcPr>
            <w:tcW w:w="1169" w:type="dxa"/>
            <w:tcPrChange w:id="3634" w:author="Chara Katiri" w:date="2015-04-12T17:52:00Z">
              <w:tcPr>
                <w:tcW w:w="1169" w:type="dxa"/>
              </w:tcPr>
            </w:tcPrChange>
          </w:tcPr>
          <w:p w14:paraId="0ED12B61" w14:textId="575B6EB6" w:rsidR="00D71A41" w:rsidRPr="000926B2" w:rsidRDefault="00D71A41" w:rsidP="00EE1303">
            <w:pPr>
              <w:pStyle w:val="ListParagraph"/>
              <w:spacing w:line="360" w:lineRule="auto"/>
              <w:ind w:left="0"/>
              <w:jc w:val="both"/>
              <w:rPr>
                <w:ins w:id="3635" w:author="Chara Katiri" w:date="2015-04-12T17:51:00Z"/>
                <w:rFonts w:ascii="Times" w:hAnsi="Times" w:cs="Times New Roman"/>
                <w:sz w:val="22"/>
                <w:szCs w:val="22"/>
              </w:rPr>
            </w:pPr>
            <w:ins w:id="3636" w:author="Chara Katiri" w:date="2015-04-12T17:51:00Z">
              <w:r w:rsidRPr="000926B2">
                <w:rPr>
                  <w:rFonts w:ascii="Times" w:hAnsi="Times" w:cs="Times New Roman"/>
                  <w:sz w:val="22"/>
                  <w:szCs w:val="22"/>
                </w:rPr>
                <w:t>M</w:t>
              </w:r>
            </w:ins>
          </w:p>
        </w:tc>
        <w:tc>
          <w:tcPr>
            <w:tcW w:w="1155" w:type="dxa"/>
            <w:tcPrChange w:id="3637" w:author="Chara Katiri" w:date="2015-04-12T17:52:00Z">
              <w:tcPr>
                <w:tcW w:w="1169" w:type="dxa"/>
              </w:tcPr>
            </w:tcPrChange>
          </w:tcPr>
          <w:p w14:paraId="23A23069" w14:textId="7F76E236" w:rsidR="00D71A41" w:rsidRPr="000926B2" w:rsidRDefault="00D71A41" w:rsidP="00EE1303">
            <w:pPr>
              <w:pStyle w:val="ListParagraph"/>
              <w:spacing w:line="360" w:lineRule="auto"/>
              <w:ind w:left="0"/>
              <w:jc w:val="both"/>
              <w:rPr>
                <w:ins w:id="3638" w:author="Chara Katiri" w:date="2015-04-12T17:51:00Z"/>
                <w:rFonts w:ascii="Times" w:hAnsi="Times" w:cs="Times New Roman"/>
                <w:sz w:val="22"/>
                <w:szCs w:val="22"/>
              </w:rPr>
            </w:pPr>
          </w:p>
        </w:tc>
        <w:tc>
          <w:tcPr>
            <w:tcW w:w="1171" w:type="dxa"/>
            <w:tcPrChange w:id="3639" w:author="Chara Katiri" w:date="2015-04-12T17:52:00Z">
              <w:tcPr>
                <w:tcW w:w="1169" w:type="dxa"/>
              </w:tcPr>
            </w:tcPrChange>
          </w:tcPr>
          <w:p w14:paraId="4167BEC5" w14:textId="58327AE9" w:rsidR="00D71A41" w:rsidRPr="000926B2" w:rsidRDefault="00D71A41" w:rsidP="00EE1303">
            <w:pPr>
              <w:pStyle w:val="ListParagraph"/>
              <w:spacing w:line="360" w:lineRule="auto"/>
              <w:ind w:left="0"/>
              <w:jc w:val="both"/>
              <w:rPr>
                <w:ins w:id="3640" w:author="Chara Katiri" w:date="2015-04-12T17:51:00Z"/>
                <w:rFonts w:ascii="Times" w:hAnsi="Times" w:cs="Times New Roman"/>
                <w:sz w:val="22"/>
                <w:szCs w:val="22"/>
              </w:rPr>
            </w:pPr>
          </w:p>
        </w:tc>
      </w:tr>
      <w:tr w:rsidR="00D71A41" w:rsidRPr="000926B2" w14:paraId="086DF675" w14:textId="77777777" w:rsidTr="00D71A41">
        <w:trPr>
          <w:ins w:id="3641" w:author="Chara Katiri" w:date="2015-04-12T17:50:00Z"/>
          <w:trPrChange w:id="3642" w:author="Chara Katiri" w:date="2015-04-12T17:52:00Z">
            <w:trPr>
              <w:gridAfter w:val="0"/>
            </w:trPr>
          </w:trPrChange>
        </w:trPr>
        <w:tc>
          <w:tcPr>
            <w:tcW w:w="1108" w:type="dxa"/>
            <w:tcPrChange w:id="3643" w:author="Chara Katiri" w:date="2015-04-12T17:52:00Z">
              <w:tcPr>
                <w:tcW w:w="1116" w:type="dxa"/>
                <w:gridSpan w:val="2"/>
              </w:tcPr>
            </w:tcPrChange>
          </w:tcPr>
          <w:p w14:paraId="3E1AFA6C" w14:textId="77777777" w:rsidR="00D71A41" w:rsidRPr="000926B2" w:rsidRDefault="00D71A41" w:rsidP="00EE1303">
            <w:pPr>
              <w:pStyle w:val="ListParagraph"/>
              <w:spacing w:line="360" w:lineRule="auto"/>
              <w:ind w:left="0"/>
              <w:jc w:val="both"/>
              <w:rPr>
                <w:ins w:id="3644" w:author="Chara Katiri" w:date="2015-04-12T17:50:00Z"/>
                <w:rFonts w:ascii="Times" w:hAnsi="Times" w:cs="Times New Roman"/>
                <w:sz w:val="22"/>
                <w:szCs w:val="22"/>
              </w:rPr>
            </w:pPr>
            <w:ins w:id="3645" w:author="Chara Katiri" w:date="2015-04-12T17:50:00Z">
              <w:r w:rsidRPr="000926B2">
                <w:rPr>
                  <w:rFonts w:ascii="Times" w:hAnsi="Times" w:cs="Times New Roman"/>
                  <w:sz w:val="22"/>
                  <w:szCs w:val="22"/>
                </w:rPr>
                <w:t>14</w:t>
              </w:r>
            </w:ins>
          </w:p>
        </w:tc>
        <w:tc>
          <w:tcPr>
            <w:tcW w:w="3951" w:type="dxa"/>
            <w:tcPrChange w:id="3646" w:author="Chara Katiri" w:date="2015-04-12T17:52:00Z">
              <w:tcPr>
                <w:tcW w:w="3960" w:type="dxa"/>
              </w:tcPr>
            </w:tcPrChange>
          </w:tcPr>
          <w:p w14:paraId="2C05CAE4" w14:textId="77777777" w:rsidR="00D71A41" w:rsidRPr="000926B2" w:rsidRDefault="00D71A41" w:rsidP="00EE1303">
            <w:pPr>
              <w:pStyle w:val="ListParagraph"/>
              <w:spacing w:line="360" w:lineRule="auto"/>
              <w:ind w:left="0"/>
              <w:jc w:val="both"/>
              <w:rPr>
                <w:ins w:id="3647" w:author="Chara Katiri" w:date="2015-04-12T17:50:00Z"/>
                <w:rFonts w:ascii="Times" w:hAnsi="Times" w:cs="Times New Roman"/>
                <w:sz w:val="22"/>
                <w:szCs w:val="22"/>
              </w:rPr>
            </w:pPr>
            <w:ins w:id="3648" w:author="Chara Katiri" w:date="2015-04-12T17:50:00Z">
              <w:r w:rsidRPr="000926B2">
                <w:rPr>
                  <w:rFonts w:ascii="Times" w:hAnsi="Times" w:cs="Times New Roman"/>
                  <w:sz w:val="22"/>
                  <w:szCs w:val="22"/>
                </w:rPr>
                <w:t xml:space="preserve">The system must provide a search functionality (text-box search) to allow the users enter keywords. </w:t>
              </w:r>
            </w:ins>
          </w:p>
        </w:tc>
        <w:tc>
          <w:tcPr>
            <w:tcW w:w="1325" w:type="dxa"/>
            <w:tcPrChange w:id="3649" w:author="Chara Katiri" w:date="2015-04-12T17:52:00Z">
              <w:tcPr>
                <w:tcW w:w="1274" w:type="dxa"/>
              </w:tcPr>
            </w:tcPrChange>
          </w:tcPr>
          <w:p w14:paraId="75455581" w14:textId="77777777" w:rsidR="00D71A41" w:rsidRPr="000926B2" w:rsidRDefault="00D71A41" w:rsidP="00EE1303">
            <w:pPr>
              <w:pStyle w:val="ListParagraph"/>
              <w:spacing w:line="360" w:lineRule="auto"/>
              <w:ind w:left="0"/>
              <w:jc w:val="both"/>
              <w:rPr>
                <w:ins w:id="3650" w:author="Chara Katiri" w:date="2015-04-12T17:50:00Z"/>
                <w:rFonts w:ascii="Times" w:hAnsi="Times" w:cs="Times New Roman"/>
                <w:sz w:val="22"/>
                <w:szCs w:val="22"/>
              </w:rPr>
            </w:pPr>
            <w:ins w:id="3651" w:author="Chara Katiri" w:date="2015-04-12T17:50:00Z">
              <w:r w:rsidRPr="000926B2">
                <w:rPr>
                  <w:rFonts w:ascii="Times" w:hAnsi="Times" w:cs="Times New Roman"/>
                  <w:sz w:val="22"/>
                  <w:szCs w:val="22"/>
                </w:rPr>
                <w:t>Functional</w:t>
              </w:r>
            </w:ins>
          </w:p>
        </w:tc>
        <w:tc>
          <w:tcPr>
            <w:tcW w:w="1603" w:type="dxa"/>
            <w:tcPrChange w:id="3652" w:author="Chara Katiri" w:date="2015-04-12T17:52:00Z">
              <w:tcPr>
                <w:tcW w:w="1609" w:type="dxa"/>
              </w:tcPr>
            </w:tcPrChange>
          </w:tcPr>
          <w:p w14:paraId="7FEE3D68" w14:textId="77777777" w:rsidR="00D71A41" w:rsidRPr="000926B2" w:rsidRDefault="00D71A41" w:rsidP="00EE1303">
            <w:pPr>
              <w:pStyle w:val="ListParagraph"/>
              <w:spacing w:line="360" w:lineRule="auto"/>
              <w:ind w:left="0"/>
              <w:jc w:val="both"/>
              <w:rPr>
                <w:ins w:id="3653" w:author="Chara Katiri" w:date="2015-04-12T17:50:00Z"/>
                <w:rFonts w:ascii="Times" w:hAnsi="Times" w:cs="Times New Roman"/>
                <w:sz w:val="22"/>
                <w:szCs w:val="22"/>
              </w:rPr>
            </w:pPr>
          </w:p>
        </w:tc>
        <w:tc>
          <w:tcPr>
            <w:tcW w:w="1169" w:type="dxa"/>
            <w:tcPrChange w:id="3654" w:author="Chara Katiri" w:date="2015-04-12T17:52:00Z">
              <w:tcPr>
                <w:tcW w:w="1169" w:type="dxa"/>
              </w:tcPr>
            </w:tcPrChange>
          </w:tcPr>
          <w:p w14:paraId="23E60208" w14:textId="69B313C8" w:rsidR="00D71A41" w:rsidRPr="000926B2" w:rsidRDefault="00D71A41" w:rsidP="00EE1303">
            <w:pPr>
              <w:pStyle w:val="ListParagraph"/>
              <w:spacing w:line="360" w:lineRule="auto"/>
              <w:ind w:left="0"/>
              <w:jc w:val="both"/>
              <w:rPr>
                <w:ins w:id="3655" w:author="Chara Katiri" w:date="2015-04-12T17:51:00Z"/>
                <w:rFonts w:ascii="Times" w:hAnsi="Times" w:cs="Times New Roman"/>
                <w:sz w:val="22"/>
                <w:szCs w:val="22"/>
              </w:rPr>
            </w:pPr>
            <w:ins w:id="3656" w:author="Chara Katiri" w:date="2015-04-12T17:51:00Z">
              <w:r w:rsidRPr="000926B2">
                <w:rPr>
                  <w:rFonts w:ascii="Times" w:hAnsi="Times" w:cs="Times New Roman"/>
                  <w:sz w:val="22"/>
                  <w:szCs w:val="22"/>
                </w:rPr>
                <w:t>M</w:t>
              </w:r>
            </w:ins>
          </w:p>
        </w:tc>
        <w:tc>
          <w:tcPr>
            <w:tcW w:w="1155" w:type="dxa"/>
            <w:tcPrChange w:id="3657" w:author="Chara Katiri" w:date="2015-04-12T17:52:00Z">
              <w:tcPr>
                <w:tcW w:w="1169" w:type="dxa"/>
              </w:tcPr>
            </w:tcPrChange>
          </w:tcPr>
          <w:p w14:paraId="3860DE67" w14:textId="0979E229" w:rsidR="00D71A41" w:rsidRPr="000926B2" w:rsidRDefault="00D71A41" w:rsidP="00EE1303">
            <w:pPr>
              <w:pStyle w:val="ListParagraph"/>
              <w:spacing w:line="360" w:lineRule="auto"/>
              <w:ind w:left="0"/>
              <w:jc w:val="both"/>
              <w:rPr>
                <w:ins w:id="3658" w:author="Chara Katiri" w:date="2015-04-12T17:51:00Z"/>
                <w:rFonts w:ascii="Times" w:hAnsi="Times" w:cs="Times New Roman"/>
                <w:sz w:val="22"/>
                <w:szCs w:val="22"/>
              </w:rPr>
            </w:pPr>
          </w:p>
        </w:tc>
        <w:tc>
          <w:tcPr>
            <w:tcW w:w="1171" w:type="dxa"/>
            <w:tcPrChange w:id="3659" w:author="Chara Katiri" w:date="2015-04-12T17:52:00Z">
              <w:tcPr>
                <w:tcW w:w="1169" w:type="dxa"/>
              </w:tcPr>
            </w:tcPrChange>
          </w:tcPr>
          <w:p w14:paraId="7560EEF4" w14:textId="2027F7F9" w:rsidR="00D71A41" w:rsidRPr="000926B2" w:rsidRDefault="00D71A41" w:rsidP="00EE1303">
            <w:pPr>
              <w:pStyle w:val="ListParagraph"/>
              <w:spacing w:line="360" w:lineRule="auto"/>
              <w:ind w:left="0"/>
              <w:jc w:val="both"/>
              <w:rPr>
                <w:ins w:id="3660" w:author="Chara Katiri" w:date="2015-04-12T17:51:00Z"/>
                <w:rFonts w:ascii="Times" w:hAnsi="Times" w:cs="Times New Roman"/>
                <w:sz w:val="22"/>
                <w:szCs w:val="22"/>
              </w:rPr>
            </w:pPr>
          </w:p>
        </w:tc>
      </w:tr>
      <w:tr w:rsidR="00D71A41" w:rsidRPr="000926B2" w14:paraId="1D828508" w14:textId="77777777" w:rsidTr="00D71A41">
        <w:trPr>
          <w:ins w:id="3661" w:author="Chara Katiri" w:date="2015-04-12T17:50:00Z"/>
          <w:trPrChange w:id="3662" w:author="Chara Katiri" w:date="2015-04-12T17:52:00Z">
            <w:trPr>
              <w:gridAfter w:val="0"/>
            </w:trPr>
          </w:trPrChange>
        </w:trPr>
        <w:tc>
          <w:tcPr>
            <w:tcW w:w="1108" w:type="dxa"/>
            <w:tcPrChange w:id="3663" w:author="Chara Katiri" w:date="2015-04-12T17:52:00Z">
              <w:tcPr>
                <w:tcW w:w="1116" w:type="dxa"/>
                <w:gridSpan w:val="2"/>
              </w:tcPr>
            </w:tcPrChange>
          </w:tcPr>
          <w:p w14:paraId="7D948FA3" w14:textId="77777777" w:rsidR="00D71A41" w:rsidRPr="000926B2" w:rsidRDefault="00D71A41" w:rsidP="00EE1303">
            <w:pPr>
              <w:pStyle w:val="ListParagraph"/>
              <w:spacing w:line="360" w:lineRule="auto"/>
              <w:ind w:left="0"/>
              <w:jc w:val="both"/>
              <w:rPr>
                <w:ins w:id="3664" w:author="Chara Katiri" w:date="2015-04-12T17:50:00Z"/>
                <w:rFonts w:ascii="Times" w:hAnsi="Times" w:cs="Times New Roman"/>
                <w:sz w:val="22"/>
                <w:szCs w:val="22"/>
              </w:rPr>
            </w:pPr>
            <w:ins w:id="3665" w:author="Chara Katiri" w:date="2015-04-12T17:50:00Z">
              <w:r w:rsidRPr="000926B2">
                <w:rPr>
                  <w:rFonts w:ascii="Times" w:hAnsi="Times" w:cs="Times New Roman"/>
                  <w:sz w:val="22"/>
                  <w:szCs w:val="22"/>
                </w:rPr>
                <w:t>15</w:t>
              </w:r>
            </w:ins>
          </w:p>
        </w:tc>
        <w:tc>
          <w:tcPr>
            <w:tcW w:w="3951" w:type="dxa"/>
            <w:tcPrChange w:id="3666" w:author="Chara Katiri" w:date="2015-04-12T17:52:00Z">
              <w:tcPr>
                <w:tcW w:w="3960" w:type="dxa"/>
              </w:tcPr>
            </w:tcPrChange>
          </w:tcPr>
          <w:p w14:paraId="475755B4" w14:textId="77777777" w:rsidR="00D71A41" w:rsidRPr="000926B2" w:rsidRDefault="00D71A41" w:rsidP="00EE1303">
            <w:pPr>
              <w:pStyle w:val="ListParagraph"/>
              <w:spacing w:line="360" w:lineRule="auto"/>
              <w:ind w:left="0"/>
              <w:jc w:val="both"/>
              <w:rPr>
                <w:ins w:id="3667" w:author="Chara Katiri" w:date="2015-04-12T17:50:00Z"/>
                <w:rFonts w:ascii="Times" w:hAnsi="Times" w:cs="Times New Roman"/>
                <w:sz w:val="22"/>
                <w:szCs w:val="22"/>
              </w:rPr>
            </w:pPr>
            <w:ins w:id="3668" w:author="Chara Katiri" w:date="2015-04-12T17:50:00Z">
              <w:r w:rsidRPr="000926B2">
                <w:rPr>
                  <w:rFonts w:ascii="Times" w:hAnsi="Times" w:cs="Times New Roman"/>
                  <w:sz w:val="22"/>
                  <w:szCs w:val="22"/>
                </w:rPr>
                <w:t>The system could enable the users to sort the products based on price (Low to High, or High to Low).</w:t>
              </w:r>
            </w:ins>
          </w:p>
        </w:tc>
        <w:tc>
          <w:tcPr>
            <w:tcW w:w="1325" w:type="dxa"/>
            <w:tcPrChange w:id="3669" w:author="Chara Katiri" w:date="2015-04-12T17:52:00Z">
              <w:tcPr>
                <w:tcW w:w="1274" w:type="dxa"/>
              </w:tcPr>
            </w:tcPrChange>
          </w:tcPr>
          <w:p w14:paraId="7C7FAD08" w14:textId="77777777" w:rsidR="00D71A41" w:rsidRPr="000926B2" w:rsidRDefault="00D71A41" w:rsidP="00EE1303">
            <w:pPr>
              <w:pStyle w:val="ListParagraph"/>
              <w:spacing w:line="360" w:lineRule="auto"/>
              <w:ind w:left="0"/>
              <w:jc w:val="both"/>
              <w:rPr>
                <w:ins w:id="3670" w:author="Chara Katiri" w:date="2015-04-12T17:50:00Z"/>
                <w:rFonts w:ascii="Times" w:hAnsi="Times" w:cs="Times New Roman"/>
                <w:sz w:val="22"/>
                <w:szCs w:val="22"/>
              </w:rPr>
            </w:pPr>
            <w:ins w:id="3671" w:author="Chara Katiri" w:date="2015-04-12T17:50:00Z">
              <w:r w:rsidRPr="000926B2">
                <w:rPr>
                  <w:rFonts w:ascii="Times" w:hAnsi="Times" w:cs="Times New Roman"/>
                  <w:sz w:val="22"/>
                  <w:szCs w:val="22"/>
                </w:rPr>
                <w:t>Functional</w:t>
              </w:r>
            </w:ins>
          </w:p>
        </w:tc>
        <w:tc>
          <w:tcPr>
            <w:tcW w:w="1603" w:type="dxa"/>
            <w:tcPrChange w:id="3672" w:author="Chara Katiri" w:date="2015-04-12T17:52:00Z">
              <w:tcPr>
                <w:tcW w:w="1609" w:type="dxa"/>
              </w:tcPr>
            </w:tcPrChange>
          </w:tcPr>
          <w:p w14:paraId="491E1985" w14:textId="77777777" w:rsidR="00D71A41" w:rsidRPr="000926B2" w:rsidRDefault="00D71A41" w:rsidP="00EE1303">
            <w:pPr>
              <w:pStyle w:val="ListParagraph"/>
              <w:spacing w:line="360" w:lineRule="auto"/>
              <w:ind w:left="0"/>
              <w:jc w:val="both"/>
              <w:rPr>
                <w:ins w:id="3673" w:author="Chara Katiri" w:date="2015-04-12T17:50:00Z"/>
                <w:rFonts w:ascii="Times" w:hAnsi="Times" w:cs="Times New Roman"/>
                <w:sz w:val="22"/>
                <w:szCs w:val="22"/>
              </w:rPr>
            </w:pPr>
          </w:p>
        </w:tc>
        <w:tc>
          <w:tcPr>
            <w:tcW w:w="1169" w:type="dxa"/>
            <w:tcPrChange w:id="3674" w:author="Chara Katiri" w:date="2015-04-12T17:52:00Z">
              <w:tcPr>
                <w:tcW w:w="1169" w:type="dxa"/>
              </w:tcPr>
            </w:tcPrChange>
          </w:tcPr>
          <w:p w14:paraId="00AD6F9E" w14:textId="160ACD6E" w:rsidR="00D71A41" w:rsidRPr="000926B2" w:rsidRDefault="00D71A41" w:rsidP="00EE1303">
            <w:pPr>
              <w:pStyle w:val="ListParagraph"/>
              <w:spacing w:line="360" w:lineRule="auto"/>
              <w:ind w:left="0"/>
              <w:jc w:val="both"/>
              <w:rPr>
                <w:ins w:id="3675" w:author="Chara Katiri" w:date="2015-04-12T17:51:00Z"/>
                <w:rFonts w:ascii="Times" w:hAnsi="Times" w:cs="Times New Roman"/>
                <w:sz w:val="22"/>
                <w:szCs w:val="22"/>
              </w:rPr>
            </w:pPr>
            <w:ins w:id="3676" w:author="Chara Katiri" w:date="2015-04-12T17:51:00Z">
              <w:r w:rsidRPr="000926B2">
                <w:rPr>
                  <w:rFonts w:ascii="Times" w:hAnsi="Times" w:cs="Times New Roman"/>
                  <w:sz w:val="22"/>
                  <w:szCs w:val="22"/>
                </w:rPr>
                <w:t>C</w:t>
              </w:r>
            </w:ins>
          </w:p>
        </w:tc>
        <w:tc>
          <w:tcPr>
            <w:tcW w:w="1155" w:type="dxa"/>
            <w:tcPrChange w:id="3677" w:author="Chara Katiri" w:date="2015-04-12T17:52:00Z">
              <w:tcPr>
                <w:tcW w:w="1169" w:type="dxa"/>
              </w:tcPr>
            </w:tcPrChange>
          </w:tcPr>
          <w:p w14:paraId="1197A39C" w14:textId="49E8BD27" w:rsidR="00D71A41" w:rsidRPr="000926B2" w:rsidRDefault="00D71A41" w:rsidP="00EE1303">
            <w:pPr>
              <w:pStyle w:val="ListParagraph"/>
              <w:spacing w:line="360" w:lineRule="auto"/>
              <w:ind w:left="0"/>
              <w:jc w:val="both"/>
              <w:rPr>
                <w:ins w:id="3678" w:author="Chara Katiri" w:date="2015-04-12T17:51:00Z"/>
                <w:rFonts w:ascii="Times" w:hAnsi="Times" w:cs="Times New Roman"/>
                <w:sz w:val="22"/>
                <w:szCs w:val="22"/>
              </w:rPr>
            </w:pPr>
          </w:p>
        </w:tc>
        <w:tc>
          <w:tcPr>
            <w:tcW w:w="1171" w:type="dxa"/>
            <w:tcPrChange w:id="3679" w:author="Chara Katiri" w:date="2015-04-12T17:52:00Z">
              <w:tcPr>
                <w:tcW w:w="1169" w:type="dxa"/>
              </w:tcPr>
            </w:tcPrChange>
          </w:tcPr>
          <w:p w14:paraId="2087F36D" w14:textId="7740F22D" w:rsidR="00D71A41" w:rsidRPr="000926B2" w:rsidRDefault="00D71A41" w:rsidP="00EE1303">
            <w:pPr>
              <w:pStyle w:val="ListParagraph"/>
              <w:spacing w:line="360" w:lineRule="auto"/>
              <w:ind w:left="0"/>
              <w:jc w:val="both"/>
              <w:rPr>
                <w:ins w:id="3680" w:author="Chara Katiri" w:date="2015-04-12T17:51:00Z"/>
                <w:rFonts w:ascii="Times" w:hAnsi="Times" w:cs="Times New Roman"/>
                <w:sz w:val="22"/>
                <w:szCs w:val="22"/>
              </w:rPr>
            </w:pPr>
          </w:p>
        </w:tc>
      </w:tr>
      <w:tr w:rsidR="00D71A41" w:rsidRPr="000926B2" w14:paraId="7CF809C3" w14:textId="77777777" w:rsidTr="00D71A41">
        <w:trPr>
          <w:ins w:id="3681" w:author="Chara Katiri" w:date="2015-04-12T17:50:00Z"/>
          <w:trPrChange w:id="3682" w:author="Chara Katiri" w:date="2015-04-12T17:52:00Z">
            <w:trPr>
              <w:gridAfter w:val="0"/>
            </w:trPr>
          </w:trPrChange>
        </w:trPr>
        <w:tc>
          <w:tcPr>
            <w:tcW w:w="11482" w:type="dxa"/>
            <w:gridSpan w:val="7"/>
            <w:shd w:val="clear" w:color="auto" w:fill="4F81BD" w:themeFill="accent1"/>
            <w:tcPrChange w:id="3683" w:author="Chara Katiri" w:date="2015-04-12T17:52:00Z">
              <w:tcPr>
                <w:tcW w:w="11466" w:type="dxa"/>
                <w:gridSpan w:val="8"/>
                <w:shd w:val="clear" w:color="auto" w:fill="4F81BD" w:themeFill="accent1"/>
              </w:tcPr>
            </w:tcPrChange>
          </w:tcPr>
          <w:p w14:paraId="7E9D2674" w14:textId="2C1FD014" w:rsidR="00D71A41" w:rsidRPr="000926B2" w:rsidRDefault="00D71A41" w:rsidP="00EE1303">
            <w:pPr>
              <w:pStyle w:val="ListParagraph"/>
              <w:spacing w:line="360" w:lineRule="auto"/>
              <w:ind w:left="0"/>
              <w:jc w:val="both"/>
              <w:rPr>
                <w:ins w:id="3684" w:author="Chara Katiri" w:date="2015-04-12T17:51:00Z"/>
                <w:rFonts w:ascii="Times" w:hAnsi="Times" w:cs="Times New Roman"/>
                <w:sz w:val="22"/>
                <w:szCs w:val="22"/>
              </w:rPr>
            </w:pPr>
            <w:ins w:id="3685" w:author="Chara Katiri" w:date="2015-04-12T17:50:00Z">
              <w:r w:rsidRPr="000926B2">
                <w:rPr>
                  <w:rFonts w:ascii="Times" w:hAnsi="Times" w:cs="Times New Roman"/>
                  <w:sz w:val="22"/>
                  <w:szCs w:val="22"/>
                </w:rPr>
                <w:t xml:space="preserve">Favourites </w:t>
              </w:r>
            </w:ins>
          </w:p>
        </w:tc>
      </w:tr>
      <w:tr w:rsidR="00D71A41" w:rsidRPr="000926B2" w14:paraId="6050B61B" w14:textId="77777777" w:rsidTr="00D71A41">
        <w:trPr>
          <w:ins w:id="3686" w:author="Chara Katiri" w:date="2015-04-12T17:50:00Z"/>
          <w:trPrChange w:id="3687" w:author="Chara Katiri" w:date="2015-04-12T17:52:00Z">
            <w:trPr>
              <w:gridAfter w:val="0"/>
            </w:trPr>
          </w:trPrChange>
        </w:trPr>
        <w:tc>
          <w:tcPr>
            <w:tcW w:w="1108" w:type="dxa"/>
            <w:tcPrChange w:id="3688" w:author="Chara Katiri" w:date="2015-04-12T17:52:00Z">
              <w:tcPr>
                <w:tcW w:w="1116" w:type="dxa"/>
                <w:gridSpan w:val="2"/>
              </w:tcPr>
            </w:tcPrChange>
          </w:tcPr>
          <w:p w14:paraId="529B82E9" w14:textId="77777777" w:rsidR="00D71A41" w:rsidRPr="000926B2" w:rsidRDefault="00D71A41" w:rsidP="00EE1303">
            <w:pPr>
              <w:pStyle w:val="ListParagraph"/>
              <w:spacing w:line="360" w:lineRule="auto"/>
              <w:ind w:left="0"/>
              <w:jc w:val="both"/>
              <w:rPr>
                <w:ins w:id="3689" w:author="Chara Katiri" w:date="2015-04-12T17:50:00Z"/>
                <w:rFonts w:ascii="Times" w:hAnsi="Times" w:cs="Times New Roman"/>
                <w:sz w:val="22"/>
                <w:szCs w:val="22"/>
              </w:rPr>
            </w:pPr>
            <w:ins w:id="3690" w:author="Chara Katiri" w:date="2015-04-12T17:50:00Z">
              <w:r w:rsidRPr="000926B2">
                <w:rPr>
                  <w:rFonts w:ascii="Times" w:hAnsi="Times" w:cs="Times New Roman"/>
                  <w:sz w:val="22"/>
                  <w:szCs w:val="22"/>
                </w:rPr>
                <w:t>12</w:t>
              </w:r>
            </w:ins>
          </w:p>
        </w:tc>
        <w:tc>
          <w:tcPr>
            <w:tcW w:w="3951" w:type="dxa"/>
            <w:tcPrChange w:id="3691" w:author="Chara Katiri" w:date="2015-04-12T17:52:00Z">
              <w:tcPr>
                <w:tcW w:w="3960" w:type="dxa"/>
              </w:tcPr>
            </w:tcPrChange>
          </w:tcPr>
          <w:p w14:paraId="32FA1543" w14:textId="77777777" w:rsidR="00D71A41" w:rsidRPr="000926B2" w:rsidRDefault="00D71A41" w:rsidP="00EE1303">
            <w:pPr>
              <w:pStyle w:val="ListParagraph"/>
              <w:spacing w:line="360" w:lineRule="auto"/>
              <w:ind w:left="0"/>
              <w:jc w:val="both"/>
              <w:rPr>
                <w:ins w:id="3692" w:author="Chara Katiri" w:date="2015-04-12T17:50:00Z"/>
                <w:rFonts w:ascii="Times" w:hAnsi="Times" w:cs="Times New Roman"/>
                <w:sz w:val="22"/>
                <w:szCs w:val="22"/>
              </w:rPr>
            </w:pPr>
            <w:ins w:id="3693" w:author="Chara Katiri" w:date="2015-04-12T17:50:00Z">
              <w:r w:rsidRPr="000926B2">
                <w:rPr>
                  <w:rFonts w:ascii="Times" w:hAnsi="Times" w:cs="Times New Roman"/>
                  <w:sz w:val="22"/>
                  <w:szCs w:val="22"/>
                </w:rPr>
                <w:t xml:space="preserve">The system should allow users to bookmark items as ‘Favourites’.   </w:t>
              </w:r>
            </w:ins>
          </w:p>
        </w:tc>
        <w:tc>
          <w:tcPr>
            <w:tcW w:w="1325" w:type="dxa"/>
            <w:tcPrChange w:id="3694" w:author="Chara Katiri" w:date="2015-04-12T17:52:00Z">
              <w:tcPr>
                <w:tcW w:w="1274" w:type="dxa"/>
              </w:tcPr>
            </w:tcPrChange>
          </w:tcPr>
          <w:p w14:paraId="3F0E8567" w14:textId="77777777" w:rsidR="00D71A41" w:rsidRPr="000926B2" w:rsidRDefault="00D71A41" w:rsidP="00EE1303">
            <w:pPr>
              <w:pStyle w:val="ListParagraph"/>
              <w:spacing w:line="360" w:lineRule="auto"/>
              <w:ind w:left="0"/>
              <w:jc w:val="both"/>
              <w:rPr>
                <w:ins w:id="3695" w:author="Chara Katiri" w:date="2015-04-12T17:50:00Z"/>
                <w:rFonts w:ascii="Times" w:hAnsi="Times" w:cs="Times New Roman"/>
                <w:sz w:val="22"/>
                <w:szCs w:val="22"/>
              </w:rPr>
            </w:pPr>
            <w:ins w:id="3696" w:author="Chara Katiri" w:date="2015-04-12T17:50:00Z">
              <w:r w:rsidRPr="000926B2">
                <w:rPr>
                  <w:rFonts w:ascii="Times" w:hAnsi="Times" w:cs="Times New Roman"/>
                  <w:sz w:val="22"/>
                  <w:szCs w:val="22"/>
                </w:rPr>
                <w:t>Functional</w:t>
              </w:r>
            </w:ins>
          </w:p>
        </w:tc>
        <w:tc>
          <w:tcPr>
            <w:tcW w:w="1603" w:type="dxa"/>
            <w:tcPrChange w:id="3697" w:author="Chara Katiri" w:date="2015-04-12T17:52:00Z">
              <w:tcPr>
                <w:tcW w:w="1609" w:type="dxa"/>
              </w:tcPr>
            </w:tcPrChange>
          </w:tcPr>
          <w:p w14:paraId="2B20A6FF" w14:textId="77777777" w:rsidR="00D71A41" w:rsidRPr="000926B2" w:rsidRDefault="00D71A41" w:rsidP="00EE1303">
            <w:pPr>
              <w:pStyle w:val="ListParagraph"/>
              <w:spacing w:line="360" w:lineRule="auto"/>
              <w:ind w:left="0"/>
              <w:jc w:val="both"/>
              <w:rPr>
                <w:ins w:id="3698" w:author="Chara Katiri" w:date="2015-04-12T17:50:00Z"/>
                <w:rFonts w:ascii="Times" w:hAnsi="Times" w:cs="Times New Roman"/>
                <w:sz w:val="22"/>
                <w:szCs w:val="22"/>
              </w:rPr>
            </w:pPr>
          </w:p>
        </w:tc>
        <w:tc>
          <w:tcPr>
            <w:tcW w:w="1169" w:type="dxa"/>
            <w:tcPrChange w:id="3699" w:author="Chara Katiri" w:date="2015-04-12T17:52:00Z">
              <w:tcPr>
                <w:tcW w:w="1169" w:type="dxa"/>
              </w:tcPr>
            </w:tcPrChange>
          </w:tcPr>
          <w:p w14:paraId="1F39FFFE" w14:textId="3777AC69" w:rsidR="00D71A41" w:rsidRPr="000926B2" w:rsidRDefault="00D71A41" w:rsidP="00EE1303">
            <w:pPr>
              <w:pStyle w:val="ListParagraph"/>
              <w:spacing w:line="360" w:lineRule="auto"/>
              <w:ind w:left="0"/>
              <w:jc w:val="both"/>
              <w:rPr>
                <w:ins w:id="3700" w:author="Chara Katiri" w:date="2015-04-12T17:51:00Z"/>
                <w:rFonts w:ascii="Times" w:hAnsi="Times" w:cs="Times New Roman"/>
                <w:sz w:val="22"/>
                <w:szCs w:val="22"/>
              </w:rPr>
            </w:pPr>
            <w:ins w:id="3701" w:author="Chara Katiri" w:date="2015-04-12T17:51:00Z">
              <w:r w:rsidRPr="000926B2">
                <w:rPr>
                  <w:rFonts w:ascii="Times" w:hAnsi="Times" w:cs="Times New Roman"/>
                  <w:sz w:val="22"/>
                  <w:szCs w:val="22"/>
                </w:rPr>
                <w:t>M</w:t>
              </w:r>
            </w:ins>
          </w:p>
        </w:tc>
        <w:tc>
          <w:tcPr>
            <w:tcW w:w="1155" w:type="dxa"/>
            <w:tcPrChange w:id="3702" w:author="Chara Katiri" w:date="2015-04-12T17:52:00Z">
              <w:tcPr>
                <w:tcW w:w="1169" w:type="dxa"/>
              </w:tcPr>
            </w:tcPrChange>
          </w:tcPr>
          <w:p w14:paraId="5FEA7A29" w14:textId="6E49C5E6" w:rsidR="00D71A41" w:rsidRPr="000926B2" w:rsidRDefault="00D71A41" w:rsidP="00EE1303">
            <w:pPr>
              <w:pStyle w:val="ListParagraph"/>
              <w:spacing w:line="360" w:lineRule="auto"/>
              <w:ind w:left="0"/>
              <w:jc w:val="both"/>
              <w:rPr>
                <w:ins w:id="3703" w:author="Chara Katiri" w:date="2015-04-12T17:51:00Z"/>
                <w:rFonts w:ascii="Times" w:hAnsi="Times" w:cs="Times New Roman"/>
                <w:sz w:val="22"/>
                <w:szCs w:val="22"/>
              </w:rPr>
            </w:pPr>
          </w:p>
        </w:tc>
        <w:tc>
          <w:tcPr>
            <w:tcW w:w="1171" w:type="dxa"/>
            <w:tcPrChange w:id="3704" w:author="Chara Katiri" w:date="2015-04-12T17:52:00Z">
              <w:tcPr>
                <w:tcW w:w="1169" w:type="dxa"/>
              </w:tcPr>
            </w:tcPrChange>
          </w:tcPr>
          <w:p w14:paraId="3E62E5B0" w14:textId="46A26ADD" w:rsidR="00D71A41" w:rsidRPr="000926B2" w:rsidRDefault="00D71A41" w:rsidP="00EE1303">
            <w:pPr>
              <w:pStyle w:val="ListParagraph"/>
              <w:spacing w:line="360" w:lineRule="auto"/>
              <w:ind w:left="0"/>
              <w:jc w:val="both"/>
              <w:rPr>
                <w:ins w:id="3705" w:author="Chara Katiri" w:date="2015-04-12T17:51:00Z"/>
                <w:rFonts w:ascii="Times" w:hAnsi="Times" w:cs="Times New Roman"/>
                <w:sz w:val="22"/>
                <w:szCs w:val="22"/>
              </w:rPr>
            </w:pPr>
          </w:p>
        </w:tc>
      </w:tr>
      <w:tr w:rsidR="00D71A41" w:rsidRPr="000926B2" w14:paraId="5C561190" w14:textId="77777777" w:rsidTr="00D71A41">
        <w:trPr>
          <w:ins w:id="3706" w:author="Chara Katiri" w:date="2015-04-12T17:50:00Z"/>
          <w:trPrChange w:id="3707" w:author="Chara Katiri" w:date="2015-04-12T17:52:00Z">
            <w:trPr>
              <w:gridAfter w:val="0"/>
            </w:trPr>
          </w:trPrChange>
        </w:trPr>
        <w:tc>
          <w:tcPr>
            <w:tcW w:w="1108" w:type="dxa"/>
            <w:tcPrChange w:id="3708" w:author="Chara Katiri" w:date="2015-04-12T17:52:00Z">
              <w:tcPr>
                <w:tcW w:w="1116" w:type="dxa"/>
                <w:gridSpan w:val="2"/>
              </w:tcPr>
            </w:tcPrChange>
          </w:tcPr>
          <w:p w14:paraId="1367115D" w14:textId="77777777" w:rsidR="00D71A41" w:rsidRPr="000926B2" w:rsidRDefault="00D71A41" w:rsidP="00EE1303">
            <w:pPr>
              <w:pStyle w:val="ListParagraph"/>
              <w:spacing w:line="360" w:lineRule="auto"/>
              <w:ind w:left="0"/>
              <w:jc w:val="both"/>
              <w:rPr>
                <w:ins w:id="3709" w:author="Chara Katiri" w:date="2015-04-12T17:50:00Z"/>
                <w:rFonts w:ascii="Times" w:hAnsi="Times" w:cs="Times New Roman"/>
                <w:sz w:val="22"/>
                <w:szCs w:val="22"/>
              </w:rPr>
            </w:pPr>
            <w:ins w:id="3710" w:author="Chara Katiri" w:date="2015-04-12T17:50:00Z">
              <w:r w:rsidRPr="000926B2">
                <w:rPr>
                  <w:rFonts w:ascii="Times" w:hAnsi="Times" w:cs="Times New Roman"/>
                  <w:sz w:val="22"/>
                  <w:szCs w:val="22"/>
                </w:rPr>
                <w:t>13</w:t>
              </w:r>
            </w:ins>
          </w:p>
        </w:tc>
        <w:tc>
          <w:tcPr>
            <w:tcW w:w="3951" w:type="dxa"/>
            <w:tcPrChange w:id="3711" w:author="Chara Katiri" w:date="2015-04-12T17:52:00Z">
              <w:tcPr>
                <w:tcW w:w="3960" w:type="dxa"/>
              </w:tcPr>
            </w:tcPrChange>
          </w:tcPr>
          <w:p w14:paraId="7411D14F" w14:textId="77777777" w:rsidR="00D71A41" w:rsidRPr="000926B2" w:rsidRDefault="00D71A41" w:rsidP="00EE1303">
            <w:pPr>
              <w:pStyle w:val="ListParagraph"/>
              <w:spacing w:line="360" w:lineRule="auto"/>
              <w:ind w:left="0"/>
              <w:jc w:val="both"/>
              <w:rPr>
                <w:ins w:id="3712" w:author="Chara Katiri" w:date="2015-04-12T17:50:00Z"/>
                <w:rFonts w:ascii="Times" w:hAnsi="Times" w:cs="Times New Roman"/>
                <w:sz w:val="22"/>
                <w:szCs w:val="22"/>
              </w:rPr>
            </w:pPr>
            <w:proofErr w:type="gramStart"/>
            <w:ins w:id="3713" w:author="Chara Katiri" w:date="2015-04-12T17:50:00Z">
              <w:r w:rsidRPr="000926B2">
                <w:rPr>
                  <w:rFonts w:ascii="Times" w:hAnsi="Times" w:cs="Times New Roman"/>
                  <w:sz w:val="22"/>
                  <w:szCs w:val="22"/>
                </w:rPr>
                <w:t>Items marked as Favorites must be protected from external unauthorized access by other users</w:t>
              </w:r>
              <w:proofErr w:type="gramEnd"/>
              <w:r w:rsidRPr="000926B2">
                <w:rPr>
                  <w:rFonts w:ascii="Times" w:hAnsi="Times" w:cs="Times New Roman"/>
                  <w:sz w:val="22"/>
                  <w:szCs w:val="22"/>
                </w:rPr>
                <w:t xml:space="preserve">. </w:t>
              </w:r>
            </w:ins>
          </w:p>
        </w:tc>
        <w:tc>
          <w:tcPr>
            <w:tcW w:w="1325" w:type="dxa"/>
            <w:tcPrChange w:id="3714" w:author="Chara Katiri" w:date="2015-04-12T17:52:00Z">
              <w:tcPr>
                <w:tcW w:w="1274" w:type="dxa"/>
              </w:tcPr>
            </w:tcPrChange>
          </w:tcPr>
          <w:p w14:paraId="6A97AA33" w14:textId="77777777" w:rsidR="00D71A41" w:rsidRPr="000926B2" w:rsidRDefault="00D71A41" w:rsidP="00EE1303">
            <w:pPr>
              <w:pStyle w:val="ListParagraph"/>
              <w:spacing w:line="360" w:lineRule="auto"/>
              <w:ind w:left="0"/>
              <w:jc w:val="both"/>
              <w:rPr>
                <w:ins w:id="3715" w:author="Chara Katiri" w:date="2015-04-12T17:50:00Z"/>
                <w:rFonts w:ascii="Times" w:hAnsi="Times" w:cs="Times New Roman"/>
                <w:sz w:val="22"/>
                <w:szCs w:val="22"/>
              </w:rPr>
            </w:pPr>
            <w:ins w:id="3716" w:author="Chara Katiri" w:date="2015-04-12T17:50:00Z">
              <w:r w:rsidRPr="000926B2">
                <w:rPr>
                  <w:rFonts w:ascii="Times" w:hAnsi="Times" w:cs="Times New Roman"/>
                  <w:sz w:val="22"/>
                  <w:szCs w:val="22"/>
                </w:rPr>
                <w:t>Non-functional</w:t>
              </w:r>
            </w:ins>
          </w:p>
        </w:tc>
        <w:tc>
          <w:tcPr>
            <w:tcW w:w="1603" w:type="dxa"/>
            <w:tcPrChange w:id="3717" w:author="Chara Katiri" w:date="2015-04-12T17:52:00Z">
              <w:tcPr>
                <w:tcW w:w="1609" w:type="dxa"/>
              </w:tcPr>
            </w:tcPrChange>
          </w:tcPr>
          <w:p w14:paraId="576952F3" w14:textId="77777777" w:rsidR="00D71A41" w:rsidRPr="000926B2" w:rsidRDefault="00D71A41" w:rsidP="00EE1303">
            <w:pPr>
              <w:pStyle w:val="ListParagraph"/>
              <w:spacing w:line="360" w:lineRule="auto"/>
              <w:ind w:left="0"/>
              <w:jc w:val="both"/>
              <w:rPr>
                <w:ins w:id="3718" w:author="Chara Katiri" w:date="2015-04-12T17:50:00Z"/>
                <w:rFonts w:ascii="Times" w:hAnsi="Times" w:cs="Times New Roman"/>
                <w:sz w:val="22"/>
                <w:szCs w:val="22"/>
              </w:rPr>
            </w:pPr>
          </w:p>
        </w:tc>
        <w:tc>
          <w:tcPr>
            <w:tcW w:w="1169" w:type="dxa"/>
            <w:tcPrChange w:id="3719" w:author="Chara Katiri" w:date="2015-04-12T17:52:00Z">
              <w:tcPr>
                <w:tcW w:w="1169" w:type="dxa"/>
              </w:tcPr>
            </w:tcPrChange>
          </w:tcPr>
          <w:p w14:paraId="1F7201BB" w14:textId="051DFB82" w:rsidR="00D71A41" w:rsidRPr="000926B2" w:rsidRDefault="00D71A41" w:rsidP="00EE1303">
            <w:pPr>
              <w:pStyle w:val="ListParagraph"/>
              <w:spacing w:line="360" w:lineRule="auto"/>
              <w:ind w:left="0"/>
              <w:jc w:val="both"/>
              <w:rPr>
                <w:ins w:id="3720" w:author="Chara Katiri" w:date="2015-04-12T17:51:00Z"/>
                <w:rFonts w:ascii="Times" w:hAnsi="Times" w:cs="Times New Roman"/>
                <w:sz w:val="22"/>
                <w:szCs w:val="22"/>
              </w:rPr>
            </w:pPr>
            <w:ins w:id="3721" w:author="Chara Katiri" w:date="2015-04-12T17:51:00Z">
              <w:r w:rsidRPr="000926B2">
                <w:rPr>
                  <w:rFonts w:ascii="Times" w:hAnsi="Times" w:cs="Times New Roman"/>
                  <w:sz w:val="22"/>
                  <w:szCs w:val="22"/>
                </w:rPr>
                <w:t>M</w:t>
              </w:r>
            </w:ins>
          </w:p>
        </w:tc>
        <w:tc>
          <w:tcPr>
            <w:tcW w:w="1155" w:type="dxa"/>
            <w:tcPrChange w:id="3722" w:author="Chara Katiri" w:date="2015-04-12T17:52:00Z">
              <w:tcPr>
                <w:tcW w:w="1169" w:type="dxa"/>
              </w:tcPr>
            </w:tcPrChange>
          </w:tcPr>
          <w:p w14:paraId="3619D502" w14:textId="0F1E7B6F" w:rsidR="00D71A41" w:rsidRPr="000926B2" w:rsidRDefault="00D71A41" w:rsidP="00EE1303">
            <w:pPr>
              <w:pStyle w:val="ListParagraph"/>
              <w:spacing w:line="360" w:lineRule="auto"/>
              <w:ind w:left="0"/>
              <w:jc w:val="both"/>
              <w:rPr>
                <w:ins w:id="3723" w:author="Chara Katiri" w:date="2015-04-12T17:51:00Z"/>
                <w:rFonts w:ascii="Times" w:hAnsi="Times" w:cs="Times New Roman"/>
                <w:sz w:val="22"/>
                <w:szCs w:val="22"/>
              </w:rPr>
            </w:pPr>
          </w:p>
        </w:tc>
        <w:tc>
          <w:tcPr>
            <w:tcW w:w="1171" w:type="dxa"/>
            <w:tcPrChange w:id="3724" w:author="Chara Katiri" w:date="2015-04-12T17:52:00Z">
              <w:tcPr>
                <w:tcW w:w="1169" w:type="dxa"/>
              </w:tcPr>
            </w:tcPrChange>
          </w:tcPr>
          <w:p w14:paraId="22863DC3" w14:textId="415D5F32" w:rsidR="00D71A41" w:rsidRPr="000926B2" w:rsidRDefault="00D71A41" w:rsidP="00EE1303">
            <w:pPr>
              <w:pStyle w:val="ListParagraph"/>
              <w:spacing w:line="360" w:lineRule="auto"/>
              <w:ind w:left="0"/>
              <w:jc w:val="both"/>
              <w:rPr>
                <w:ins w:id="3725" w:author="Chara Katiri" w:date="2015-04-12T17:51:00Z"/>
                <w:rFonts w:ascii="Times" w:hAnsi="Times" w:cs="Times New Roman"/>
                <w:sz w:val="22"/>
                <w:szCs w:val="22"/>
              </w:rPr>
            </w:pPr>
          </w:p>
        </w:tc>
      </w:tr>
      <w:tr w:rsidR="00D71A41" w:rsidRPr="000926B2" w14:paraId="444CCEB7" w14:textId="73B92372" w:rsidTr="004A6681">
        <w:trPr>
          <w:ins w:id="3726" w:author="Chara Katiri" w:date="2015-04-12T17:50:00Z"/>
        </w:trPr>
        <w:tc>
          <w:tcPr>
            <w:tcW w:w="11482" w:type="dxa"/>
            <w:gridSpan w:val="7"/>
            <w:shd w:val="clear" w:color="auto" w:fill="548DD4" w:themeFill="text2" w:themeFillTint="99"/>
          </w:tcPr>
          <w:p w14:paraId="10E5A34B" w14:textId="6A466904" w:rsidR="00D71A41" w:rsidRPr="000926B2" w:rsidRDefault="00D71A41" w:rsidP="00EE1303">
            <w:pPr>
              <w:pStyle w:val="ListParagraph"/>
              <w:spacing w:line="360" w:lineRule="auto"/>
              <w:ind w:left="0"/>
              <w:jc w:val="both"/>
              <w:rPr>
                <w:ins w:id="3727" w:author="Chara Katiri" w:date="2015-04-12T17:51:00Z"/>
                <w:rFonts w:ascii="Times" w:hAnsi="Times" w:cs="Times New Roman"/>
                <w:b/>
                <w:color w:val="FFFFFF" w:themeColor="background1"/>
                <w:sz w:val="22"/>
                <w:szCs w:val="22"/>
              </w:rPr>
            </w:pPr>
            <w:ins w:id="3728" w:author="Chara Katiri" w:date="2015-04-12T17:51:00Z">
              <w:r w:rsidRPr="000926B2">
                <w:rPr>
                  <w:rFonts w:ascii="Times" w:hAnsi="Times" w:cs="Times New Roman"/>
                  <w:b/>
                  <w:color w:val="FFFFFF" w:themeColor="background1"/>
                  <w:sz w:val="22"/>
                  <w:szCs w:val="22"/>
                </w:rPr>
                <w:t>Terms &amp; Conditions</w:t>
              </w:r>
            </w:ins>
          </w:p>
        </w:tc>
      </w:tr>
      <w:tr w:rsidR="00D71A41" w:rsidRPr="000926B2" w14:paraId="21CFE76B" w14:textId="77777777" w:rsidTr="00D71A41">
        <w:trPr>
          <w:ins w:id="3729" w:author="Chara Katiri" w:date="2015-04-12T17:50:00Z"/>
          <w:trPrChange w:id="3730" w:author="Chara Katiri" w:date="2015-04-12T17:52:00Z">
            <w:trPr>
              <w:gridAfter w:val="0"/>
            </w:trPr>
          </w:trPrChange>
        </w:trPr>
        <w:tc>
          <w:tcPr>
            <w:tcW w:w="1108" w:type="dxa"/>
            <w:tcPrChange w:id="3731" w:author="Chara Katiri" w:date="2015-04-12T17:52:00Z">
              <w:tcPr>
                <w:tcW w:w="1116" w:type="dxa"/>
                <w:gridSpan w:val="2"/>
              </w:tcPr>
            </w:tcPrChange>
          </w:tcPr>
          <w:p w14:paraId="51A327EF" w14:textId="77777777" w:rsidR="00D71A41" w:rsidRPr="000926B2" w:rsidRDefault="00D71A41" w:rsidP="00EE1303">
            <w:pPr>
              <w:pStyle w:val="ListParagraph"/>
              <w:spacing w:line="360" w:lineRule="auto"/>
              <w:ind w:left="0"/>
              <w:jc w:val="both"/>
              <w:rPr>
                <w:ins w:id="3732" w:author="Chara Katiri" w:date="2015-04-12T17:50:00Z"/>
                <w:rFonts w:ascii="Times" w:hAnsi="Times" w:cs="Times New Roman"/>
                <w:sz w:val="22"/>
                <w:szCs w:val="22"/>
              </w:rPr>
            </w:pPr>
            <w:ins w:id="3733" w:author="Chara Katiri" w:date="2015-04-12T17:50:00Z">
              <w:r w:rsidRPr="000926B2">
                <w:rPr>
                  <w:rFonts w:ascii="Times" w:hAnsi="Times" w:cs="Times New Roman"/>
                  <w:sz w:val="22"/>
                  <w:szCs w:val="22"/>
                </w:rPr>
                <w:t>3</w:t>
              </w:r>
            </w:ins>
          </w:p>
        </w:tc>
        <w:tc>
          <w:tcPr>
            <w:tcW w:w="3951" w:type="dxa"/>
            <w:tcPrChange w:id="3734" w:author="Chara Katiri" w:date="2015-04-12T17:52:00Z">
              <w:tcPr>
                <w:tcW w:w="3960" w:type="dxa"/>
              </w:tcPr>
            </w:tcPrChange>
          </w:tcPr>
          <w:p w14:paraId="7B3FD369" w14:textId="7C7E5A13" w:rsidR="00D71A41" w:rsidRPr="000926B2" w:rsidRDefault="00D71A41" w:rsidP="00EE1303">
            <w:pPr>
              <w:spacing w:line="360" w:lineRule="auto"/>
              <w:contextualSpacing/>
              <w:jc w:val="both"/>
              <w:rPr>
                <w:ins w:id="3735" w:author="Chara Katiri" w:date="2015-04-12T17:50:00Z"/>
                <w:rFonts w:ascii="Times" w:eastAsia="Times New Roman" w:hAnsi="Times" w:cs="Times New Roman"/>
                <w:iCs/>
                <w:sz w:val="22"/>
                <w:szCs w:val="22"/>
                <w:lang w:val="en-GB"/>
              </w:rPr>
            </w:pPr>
            <w:ins w:id="3736" w:author="Chara Katiri" w:date="2015-04-12T17:50:00Z">
              <w:r w:rsidRPr="000926B2">
                <w:rPr>
                  <w:rFonts w:ascii="Times" w:hAnsi="Times" w:cs="Times New Roman"/>
                  <w:sz w:val="22"/>
                  <w:szCs w:val="22"/>
                </w:rPr>
                <w:t>The system must ask the users (byers &amp; sellers) to agree with ‘The Sales of Goods Act 1979’ and adhere to it:  “</w:t>
              </w:r>
              <w:r w:rsidRPr="000926B2">
                <w:rPr>
                  <w:rFonts w:ascii="Times" w:eastAsia="Times New Roman" w:hAnsi="Times" w:cs="Times New Roman"/>
                  <w:i/>
                  <w:iCs/>
                  <w:sz w:val="22"/>
                  <w:szCs w:val="22"/>
                  <w:lang w:val="en-GB"/>
                </w:rPr>
                <w:t xml:space="preserve">"traders must sell goods that are as described and of satisfactory quality” </w:t>
              </w:r>
            </w:ins>
            <w:sdt>
              <w:sdtPr>
                <w:rPr>
                  <w:rFonts w:ascii="Times" w:eastAsia="Times New Roman" w:hAnsi="Times" w:cs="Times New Roman"/>
                  <w:i/>
                  <w:iCs/>
                  <w:sz w:val="22"/>
                  <w:szCs w:val="22"/>
                  <w:lang w:val="en-GB"/>
                </w:rPr>
                <w:id w:val="-750428104"/>
                <w:citation/>
              </w:sdtPr>
              <w:sdtContent>
                <w:r w:rsidR="0045666D" w:rsidRPr="000926B2">
                  <w:rPr>
                    <w:rFonts w:ascii="Times" w:eastAsia="Times New Roman" w:hAnsi="Times" w:cs="Times New Roman"/>
                    <w:i/>
                    <w:iCs/>
                    <w:sz w:val="22"/>
                    <w:szCs w:val="22"/>
                    <w:lang w:val="en-GB"/>
                  </w:rPr>
                  <w:fldChar w:fldCharType="begin"/>
                </w:r>
                <w:r w:rsidR="0045666D" w:rsidRPr="000926B2">
                  <w:rPr>
                    <w:rFonts w:ascii="Times" w:eastAsia="Times New Roman" w:hAnsi="Times" w:cs="Times New Roman"/>
                    <w:iCs/>
                    <w:sz w:val="22"/>
                    <w:szCs w:val="22"/>
                  </w:rPr>
                  <w:instrText xml:space="preserve"> CITATION Leg15 \l 1033 </w:instrText>
                </w:r>
                <w:r w:rsidR="0045666D" w:rsidRPr="000926B2">
                  <w:rPr>
                    <w:rFonts w:ascii="Times" w:eastAsia="Times New Roman" w:hAnsi="Times" w:cs="Times New Roman"/>
                    <w:i/>
                    <w:iCs/>
                    <w:sz w:val="22"/>
                    <w:szCs w:val="22"/>
                    <w:lang w:val="en-GB"/>
                  </w:rPr>
                  <w:fldChar w:fldCharType="separate"/>
                </w:r>
                <w:r w:rsidR="000926B2" w:rsidRPr="000926B2">
                  <w:rPr>
                    <w:rFonts w:ascii="Times" w:eastAsia="Times New Roman" w:hAnsi="Times" w:cs="Times New Roman"/>
                    <w:noProof/>
                    <w:sz w:val="22"/>
                    <w:szCs w:val="22"/>
                  </w:rPr>
                  <w:t>[</w:t>
                </w:r>
                <w:r w:rsidR="000926B2" w:rsidRPr="000926B2">
                  <w:rPr>
                    <w:rFonts w:ascii="Times" w:eastAsia="Times New Roman" w:hAnsi="Times" w:cs="Times New Roman"/>
                    <w:noProof/>
                    <w:sz w:val="22"/>
                    <w:szCs w:val="22"/>
                  </w:rPr>
                  <w:fldChar w:fldCharType="begin"/>
                </w:r>
                <w:r w:rsidR="000926B2" w:rsidRPr="000926B2">
                  <w:rPr>
                    <w:rFonts w:ascii="Times" w:eastAsia="Times New Roman" w:hAnsi="Times" w:cs="Times New Roman"/>
                    <w:noProof/>
                    <w:sz w:val="22"/>
                    <w:szCs w:val="22"/>
                  </w:rPr>
                  <w:instrText xml:space="preserve"> HYPERLINK "" \l "Leg15" </w:instrText>
                </w:r>
                <w:r w:rsidR="000926B2" w:rsidRPr="000926B2">
                  <w:rPr>
                    <w:rFonts w:ascii="Times" w:eastAsia="Times New Roman" w:hAnsi="Times" w:cs="Times New Roman"/>
                    <w:noProof/>
                    <w:sz w:val="22"/>
                    <w:szCs w:val="22"/>
                  </w:rPr>
                </w:r>
                <w:r w:rsidR="000926B2" w:rsidRPr="000926B2">
                  <w:rPr>
                    <w:rFonts w:ascii="Times" w:eastAsia="Times New Roman" w:hAnsi="Times" w:cs="Times New Roman"/>
                    <w:noProof/>
                    <w:sz w:val="22"/>
                    <w:szCs w:val="22"/>
                  </w:rPr>
                  <w:fldChar w:fldCharType="separate"/>
                </w:r>
                <w:r w:rsidR="000926B2" w:rsidRPr="000926B2">
                  <w:rPr>
                    <w:rStyle w:val="Heading2Char"/>
                    <w:rFonts w:ascii="Times" w:eastAsia="Times New Roman" w:hAnsi="Times" w:cs="Times New Roman"/>
                    <w:noProof/>
                    <w:color w:val="auto"/>
                    <w:sz w:val="22"/>
                    <w:szCs w:val="22"/>
                  </w:rPr>
                  <w:t>28</w:t>
                </w:r>
                <w:r w:rsidR="000926B2" w:rsidRPr="000926B2">
                  <w:rPr>
                    <w:rFonts w:ascii="Times" w:eastAsia="Times New Roman" w:hAnsi="Times" w:cs="Times New Roman"/>
                    <w:noProof/>
                    <w:sz w:val="22"/>
                    <w:szCs w:val="22"/>
                  </w:rPr>
                  <w:fldChar w:fldCharType="end"/>
                </w:r>
                <w:r w:rsidR="000926B2" w:rsidRPr="000926B2">
                  <w:rPr>
                    <w:rFonts w:ascii="Times" w:eastAsia="Times New Roman" w:hAnsi="Times" w:cs="Times New Roman"/>
                    <w:noProof/>
                    <w:sz w:val="22"/>
                    <w:szCs w:val="22"/>
                  </w:rPr>
                  <w:t>]</w:t>
                </w:r>
                <w:r w:rsidR="0045666D" w:rsidRPr="000926B2">
                  <w:rPr>
                    <w:rFonts w:ascii="Times" w:eastAsia="Times New Roman" w:hAnsi="Times" w:cs="Times New Roman"/>
                    <w:i/>
                    <w:iCs/>
                    <w:sz w:val="22"/>
                    <w:szCs w:val="22"/>
                    <w:lang w:val="en-GB"/>
                  </w:rPr>
                  <w:fldChar w:fldCharType="end"/>
                </w:r>
              </w:sdtContent>
            </w:sdt>
            <w:ins w:id="3737" w:author="Chara Katiri" w:date="2015-04-12T17:50:00Z">
              <w:r w:rsidRPr="000926B2">
                <w:rPr>
                  <w:rFonts w:ascii="Times" w:eastAsia="Times New Roman" w:hAnsi="Times" w:cs="Times New Roman"/>
                  <w:iCs/>
                  <w:sz w:val="22"/>
                  <w:szCs w:val="22"/>
                  <w:lang w:val="en-GB"/>
                </w:rPr>
                <w:t xml:space="preserve">, </w:t>
              </w:r>
            </w:ins>
            <w:sdt>
              <w:sdtPr>
                <w:rPr>
                  <w:rFonts w:ascii="Times" w:eastAsia="Times New Roman" w:hAnsi="Times" w:cs="Times New Roman"/>
                  <w:iCs/>
                  <w:sz w:val="22"/>
                  <w:szCs w:val="22"/>
                  <w:lang w:val="en-GB"/>
                </w:rPr>
                <w:id w:val="-1581828018"/>
                <w:citation/>
              </w:sdtPr>
              <w:sdtContent>
                <w:r w:rsidR="0045666D" w:rsidRPr="000926B2">
                  <w:rPr>
                    <w:rFonts w:ascii="Times" w:eastAsia="Times New Roman" w:hAnsi="Times" w:cs="Times New Roman"/>
                    <w:iCs/>
                    <w:sz w:val="22"/>
                    <w:szCs w:val="22"/>
                    <w:lang w:val="en-GB"/>
                  </w:rPr>
                  <w:fldChar w:fldCharType="begin"/>
                </w:r>
                <w:r w:rsidR="0045666D" w:rsidRPr="000926B2">
                  <w:rPr>
                    <w:rFonts w:ascii="Times" w:eastAsia="Times New Roman" w:hAnsi="Times" w:cs="Times New Roman"/>
                    <w:iCs/>
                    <w:sz w:val="22"/>
                    <w:szCs w:val="22"/>
                  </w:rPr>
                  <w:instrText xml:space="preserve"> CITATION Gla15 \l 1033 </w:instrText>
                </w:r>
                <w:r w:rsidR="0045666D" w:rsidRPr="000926B2">
                  <w:rPr>
                    <w:rFonts w:ascii="Times" w:eastAsia="Times New Roman" w:hAnsi="Times" w:cs="Times New Roman"/>
                    <w:iCs/>
                    <w:sz w:val="22"/>
                    <w:szCs w:val="22"/>
                    <w:lang w:val="en-GB"/>
                  </w:rPr>
                  <w:fldChar w:fldCharType="separate"/>
                </w:r>
                <w:r w:rsidR="000926B2" w:rsidRPr="000926B2">
                  <w:rPr>
                    <w:rFonts w:ascii="Times" w:eastAsia="Times New Roman" w:hAnsi="Times" w:cs="Times New Roman"/>
                    <w:noProof/>
                    <w:sz w:val="22"/>
                    <w:szCs w:val="22"/>
                  </w:rPr>
                  <w:t>[</w:t>
                </w:r>
                <w:r w:rsidR="000926B2" w:rsidRPr="000926B2">
                  <w:rPr>
                    <w:rFonts w:ascii="Times" w:eastAsia="Times New Roman" w:hAnsi="Times" w:cs="Times New Roman"/>
                    <w:noProof/>
                    <w:sz w:val="22"/>
                    <w:szCs w:val="22"/>
                  </w:rPr>
                  <w:fldChar w:fldCharType="begin"/>
                </w:r>
                <w:r w:rsidR="000926B2" w:rsidRPr="000926B2">
                  <w:rPr>
                    <w:rFonts w:ascii="Times" w:eastAsia="Times New Roman" w:hAnsi="Times" w:cs="Times New Roman"/>
                    <w:noProof/>
                    <w:sz w:val="22"/>
                    <w:szCs w:val="22"/>
                  </w:rPr>
                  <w:instrText xml:space="preserve"> HYPERLINK "" \l "Gla15" </w:instrText>
                </w:r>
                <w:r w:rsidR="000926B2" w:rsidRPr="000926B2">
                  <w:rPr>
                    <w:rFonts w:ascii="Times" w:eastAsia="Times New Roman" w:hAnsi="Times" w:cs="Times New Roman"/>
                    <w:noProof/>
                    <w:sz w:val="22"/>
                    <w:szCs w:val="22"/>
                  </w:rPr>
                </w:r>
                <w:r w:rsidR="000926B2" w:rsidRPr="000926B2">
                  <w:rPr>
                    <w:rFonts w:ascii="Times" w:eastAsia="Times New Roman" w:hAnsi="Times" w:cs="Times New Roman"/>
                    <w:noProof/>
                    <w:sz w:val="22"/>
                    <w:szCs w:val="22"/>
                  </w:rPr>
                  <w:fldChar w:fldCharType="separate"/>
                </w:r>
                <w:r w:rsidR="000926B2" w:rsidRPr="000926B2">
                  <w:rPr>
                    <w:rStyle w:val="Heading2Char"/>
                    <w:rFonts w:ascii="Times" w:eastAsia="Times New Roman" w:hAnsi="Times" w:cs="Times New Roman"/>
                    <w:noProof/>
                    <w:color w:val="auto"/>
                    <w:sz w:val="22"/>
                    <w:szCs w:val="22"/>
                  </w:rPr>
                  <w:t>33</w:t>
                </w:r>
                <w:r w:rsidR="000926B2" w:rsidRPr="000926B2">
                  <w:rPr>
                    <w:rFonts w:ascii="Times" w:eastAsia="Times New Roman" w:hAnsi="Times" w:cs="Times New Roman"/>
                    <w:noProof/>
                    <w:sz w:val="22"/>
                    <w:szCs w:val="22"/>
                  </w:rPr>
                  <w:fldChar w:fldCharType="end"/>
                </w:r>
                <w:r w:rsidR="000926B2" w:rsidRPr="000926B2">
                  <w:rPr>
                    <w:rFonts w:ascii="Times" w:eastAsia="Times New Roman" w:hAnsi="Times" w:cs="Times New Roman"/>
                    <w:noProof/>
                    <w:sz w:val="22"/>
                    <w:szCs w:val="22"/>
                  </w:rPr>
                  <w:t>]</w:t>
                </w:r>
                <w:r w:rsidR="0045666D" w:rsidRPr="000926B2">
                  <w:rPr>
                    <w:rFonts w:ascii="Times" w:eastAsia="Times New Roman" w:hAnsi="Times" w:cs="Times New Roman"/>
                    <w:iCs/>
                    <w:sz w:val="22"/>
                    <w:szCs w:val="22"/>
                    <w:lang w:val="en-GB"/>
                  </w:rPr>
                  <w:fldChar w:fldCharType="end"/>
                </w:r>
              </w:sdtContent>
            </w:sdt>
            <w:ins w:id="3738" w:author="Chara Katiri" w:date="2015-04-12T17:50:00Z">
              <w:r w:rsidRPr="000926B2">
                <w:rPr>
                  <w:rFonts w:ascii="Times" w:eastAsia="Times New Roman" w:hAnsi="Times" w:cs="Times New Roman"/>
                  <w:iCs/>
                  <w:sz w:val="22"/>
                  <w:szCs w:val="22"/>
                  <w:lang w:val="en-GB"/>
                </w:rPr>
                <w:t xml:space="preserve">. The Terms &amp; conditions must be accessible, meaningful and fair. </w:t>
              </w:r>
            </w:ins>
          </w:p>
        </w:tc>
        <w:tc>
          <w:tcPr>
            <w:tcW w:w="1325" w:type="dxa"/>
            <w:tcPrChange w:id="3739" w:author="Chara Katiri" w:date="2015-04-12T17:52:00Z">
              <w:tcPr>
                <w:tcW w:w="1274" w:type="dxa"/>
              </w:tcPr>
            </w:tcPrChange>
          </w:tcPr>
          <w:p w14:paraId="5A9E704F" w14:textId="77777777" w:rsidR="00D71A41" w:rsidRPr="000926B2" w:rsidRDefault="00D71A41" w:rsidP="00EE1303">
            <w:pPr>
              <w:pStyle w:val="ListParagraph"/>
              <w:spacing w:line="360" w:lineRule="auto"/>
              <w:ind w:left="0"/>
              <w:jc w:val="both"/>
              <w:rPr>
                <w:ins w:id="3740" w:author="Chara Katiri" w:date="2015-04-12T17:50:00Z"/>
                <w:rFonts w:ascii="Times" w:hAnsi="Times" w:cs="Times New Roman"/>
                <w:sz w:val="22"/>
                <w:szCs w:val="22"/>
              </w:rPr>
            </w:pPr>
            <w:ins w:id="3741" w:author="Chara Katiri" w:date="2015-04-12T17:50:00Z">
              <w:r w:rsidRPr="000926B2">
                <w:rPr>
                  <w:rFonts w:ascii="Times" w:hAnsi="Times" w:cs="Times New Roman"/>
                  <w:sz w:val="22"/>
                  <w:szCs w:val="22"/>
                </w:rPr>
                <w:t>Non-functional</w:t>
              </w:r>
            </w:ins>
          </w:p>
        </w:tc>
        <w:tc>
          <w:tcPr>
            <w:tcW w:w="1603" w:type="dxa"/>
            <w:tcPrChange w:id="3742" w:author="Chara Katiri" w:date="2015-04-12T17:52:00Z">
              <w:tcPr>
                <w:tcW w:w="1609" w:type="dxa"/>
              </w:tcPr>
            </w:tcPrChange>
          </w:tcPr>
          <w:p w14:paraId="0B4768A2" w14:textId="77777777" w:rsidR="00D71A41" w:rsidRPr="000926B2" w:rsidRDefault="00D71A41" w:rsidP="00EE1303">
            <w:pPr>
              <w:pStyle w:val="ListParagraph"/>
              <w:spacing w:line="360" w:lineRule="auto"/>
              <w:ind w:left="0"/>
              <w:jc w:val="both"/>
              <w:rPr>
                <w:ins w:id="3743" w:author="Chara Katiri" w:date="2015-04-12T17:50:00Z"/>
                <w:rFonts w:ascii="Times" w:hAnsi="Times" w:cs="Times New Roman"/>
                <w:sz w:val="22"/>
                <w:szCs w:val="22"/>
              </w:rPr>
            </w:pPr>
          </w:p>
        </w:tc>
        <w:tc>
          <w:tcPr>
            <w:tcW w:w="1169" w:type="dxa"/>
            <w:tcPrChange w:id="3744" w:author="Chara Katiri" w:date="2015-04-12T17:52:00Z">
              <w:tcPr>
                <w:tcW w:w="1169" w:type="dxa"/>
              </w:tcPr>
            </w:tcPrChange>
          </w:tcPr>
          <w:p w14:paraId="6D663BA0" w14:textId="2A37A089" w:rsidR="00D71A41" w:rsidRPr="000926B2" w:rsidRDefault="00D71A41" w:rsidP="00EE1303">
            <w:pPr>
              <w:pStyle w:val="ListParagraph"/>
              <w:spacing w:line="360" w:lineRule="auto"/>
              <w:ind w:left="0"/>
              <w:jc w:val="both"/>
              <w:rPr>
                <w:ins w:id="3745" w:author="Chara Katiri" w:date="2015-04-12T17:51:00Z"/>
                <w:rFonts w:ascii="Times" w:hAnsi="Times" w:cs="Times New Roman"/>
                <w:sz w:val="22"/>
                <w:szCs w:val="22"/>
              </w:rPr>
            </w:pPr>
            <w:ins w:id="3746" w:author="Chara Katiri" w:date="2015-04-12T17:51:00Z">
              <w:r w:rsidRPr="000926B2">
                <w:rPr>
                  <w:rFonts w:ascii="Times" w:hAnsi="Times" w:cs="Times New Roman"/>
                  <w:sz w:val="22"/>
                  <w:szCs w:val="22"/>
                </w:rPr>
                <w:t>M</w:t>
              </w:r>
            </w:ins>
          </w:p>
        </w:tc>
        <w:tc>
          <w:tcPr>
            <w:tcW w:w="1155" w:type="dxa"/>
            <w:tcPrChange w:id="3747" w:author="Chara Katiri" w:date="2015-04-12T17:52:00Z">
              <w:tcPr>
                <w:tcW w:w="1169" w:type="dxa"/>
              </w:tcPr>
            </w:tcPrChange>
          </w:tcPr>
          <w:p w14:paraId="18EA33FF" w14:textId="54B636EE" w:rsidR="00D71A41" w:rsidRPr="000926B2" w:rsidRDefault="00D71A41" w:rsidP="00EE1303">
            <w:pPr>
              <w:pStyle w:val="ListParagraph"/>
              <w:spacing w:line="360" w:lineRule="auto"/>
              <w:ind w:left="0"/>
              <w:jc w:val="both"/>
              <w:rPr>
                <w:ins w:id="3748" w:author="Chara Katiri" w:date="2015-04-12T17:51:00Z"/>
                <w:rFonts w:ascii="Times" w:hAnsi="Times" w:cs="Times New Roman"/>
                <w:sz w:val="22"/>
                <w:szCs w:val="22"/>
              </w:rPr>
            </w:pPr>
          </w:p>
        </w:tc>
        <w:tc>
          <w:tcPr>
            <w:tcW w:w="1171" w:type="dxa"/>
            <w:tcPrChange w:id="3749" w:author="Chara Katiri" w:date="2015-04-12T17:52:00Z">
              <w:tcPr>
                <w:tcW w:w="1169" w:type="dxa"/>
              </w:tcPr>
            </w:tcPrChange>
          </w:tcPr>
          <w:p w14:paraId="032D7CEF" w14:textId="1DC13A67" w:rsidR="00D71A41" w:rsidRPr="000926B2" w:rsidRDefault="00D71A41" w:rsidP="00EE1303">
            <w:pPr>
              <w:pStyle w:val="ListParagraph"/>
              <w:spacing w:line="360" w:lineRule="auto"/>
              <w:ind w:left="0"/>
              <w:jc w:val="both"/>
              <w:rPr>
                <w:ins w:id="3750" w:author="Chara Katiri" w:date="2015-04-12T17:51:00Z"/>
                <w:rFonts w:ascii="Times" w:hAnsi="Times" w:cs="Times New Roman"/>
                <w:sz w:val="22"/>
                <w:szCs w:val="22"/>
              </w:rPr>
            </w:pPr>
          </w:p>
        </w:tc>
      </w:tr>
    </w:tbl>
    <w:p w14:paraId="783B243A" w14:textId="77777777" w:rsidR="00D71A41" w:rsidRPr="000926B2" w:rsidRDefault="00D71A41" w:rsidP="00EE1303">
      <w:pPr>
        <w:spacing w:line="360" w:lineRule="auto"/>
        <w:contextualSpacing/>
        <w:jc w:val="both"/>
        <w:rPr>
          <w:rFonts w:ascii="Times" w:hAnsi="Times" w:cs="Times New Roman"/>
          <w:sz w:val="22"/>
          <w:szCs w:val="22"/>
        </w:rPr>
        <w:sectPr w:rsidR="00D71A41" w:rsidRPr="000926B2" w:rsidSect="00871CBC">
          <w:pgSz w:w="16840" w:h="11900" w:orient="landscape"/>
          <w:pgMar w:top="1440" w:right="1440" w:bottom="1440" w:left="1440" w:header="708" w:footer="708" w:gutter="0"/>
          <w:cols w:space="708"/>
          <w:titlePg/>
          <w:docGrid w:linePitch="360"/>
        </w:sectPr>
      </w:pPr>
    </w:p>
    <w:p w14:paraId="1B4FDED4" w14:textId="77777777"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3751" w:name="_Toc290491180"/>
      <w:r w:rsidRPr="000926B2">
        <w:rPr>
          <w:rFonts w:ascii="Times" w:hAnsi="Times" w:cs="Times New Roman"/>
          <w:color w:val="auto"/>
          <w:sz w:val="22"/>
          <w:szCs w:val="22"/>
          <w:lang w:val="en-GB"/>
        </w:rPr>
        <w:t>Security testing</w:t>
      </w:r>
      <w:bookmarkEnd w:id="3751"/>
    </w:p>
    <w:p w14:paraId="76C0D731" w14:textId="77777777" w:rsidR="00E218A2" w:rsidRPr="000926B2" w:rsidRDefault="00E218A2" w:rsidP="00EE1303">
      <w:pPr>
        <w:pStyle w:val="ListParagraph"/>
        <w:spacing w:line="360" w:lineRule="auto"/>
        <w:ind w:left="360"/>
        <w:jc w:val="both"/>
        <w:rPr>
          <w:rFonts w:ascii="Times" w:hAnsi="Times" w:cs="Times New Roman"/>
          <w:sz w:val="22"/>
          <w:szCs w:val="22"/>
          <w:lang w:val="en-GB"/>
        </w:rPr>
      </w:pPr>
      <w:r w:rsidRPr="000926B2">
        <w:rPr>
          <w:rFonts w:ascii="Times" w:hAnsi="Times" w:cs="Times New Roman"/>
          <w:sz w:val="22"/>
          <w:szCs w:val="22"/>
          <w:highlight w:val="yellow"/>
          <w:lang w:val="en-GB"/>
        </w:rPr>
        <w:t>To be completed</w:t>
      </w:r>
    </w:p>
    <w:p w14:paraId="6EC7DA42" w14:textId="77777777" w:rsidR="00340F77" w:rsidRPr="000926B2" w:rsidRDefault="00340F77" w:rsidP="00EE1303">
      <w:pPr>
        <w:spacing w:line="360" w:lineRule="auto"/>
        <w:contextualSpacing/>
        <w:jc w:val="both"/>
        <w:rPr>
          <w:rFonts w:ascii="Times" w:hAnsi="Times" w:cs="Times New Roman"/>
          <w:sz w:val="22"/>
          <w:szCs w:val="22"/>
        </w:rPr>
      </w:pPr>
    </w:p>
    <w:p w14:paraId="6224235C" w14:textId="77777777"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3752" w:name="_Toc290491181"/>
      <w:r w:rsidRPr="000926B2">
        <w:rPr>
          <w:rFonts w:ascii="Times" w:hAnsi="Times" w:cs="Times New Roman"/>
          <w:color w:val="auto"/>
          <w:sz w:val="22"/>
          <w:szCs w:val="22"/>
          <w:lang w:val="en-GB"/>
        </w:rPr>
        <w:t>UAT testing</w:t>
      </w:r>
      <w:bookmarkEnd w:id="3752"/>
    </w:p>
    <w:p w14:paraId="1DC09CA0" w14:textId="77777777" w:rsidR="00E218A2" w:rsidRPr="000926B2" w:rsidRDefault="00E218A2" w:rsidP="00EE1303">
      <w:pPr>
        <w:pStyle w:val="ListParagraph"/>
        <w:spacing w:line="360" w:lineRule="auto"/>
        <w:ind w:left="360"/>
        <w:jc w:val="both"/>
        <w:rPr>
          <w:rFonts w:ascii="Times" w:hAnsi="Times" w:cs="Times New Roman"/>
          <w:sz w:val="22"/>
          <w:szCs w:val="22"/>
          <w:lang w:val="en-GB"/>
        </w:rPr>
      </w:pPr>
      <w:r w:rsidRPr="000926B2">
        <w:rPr>
          <w:rFonts w:ascii="Times" w:hAnsi="Times" w:cs="Times New Roman"/>
          <w:sz w:val="22"/>
          <w:szCs w:val="22"/>
          <w:highlight w:val="yellow"/>
          <w:lang w:val="en-GB"/>
        </w:rPr>
        <w:t>To be completed</w:t>
      </w:r>
    </w:p>
    <w:p w14:paraId="6CCE983D" w14:textId="7A50B281" w:rsidR="0045682C" w:rsidRPr="000926B2" w:rsidRDefault="0045682C" w:rsidP="00EE1303">
      <w:pPr>
        <w:spacing w:line="360" w:lineRule="auto"/>
        <w:contextualSpacing/>
        <w:jc w:val="both"/>
        <w:rPr>
          <w:rFonts w:ascii="Times" w:eastAsia="Times New Roman" w:hAnsi="Times" w:cs="Times New Roman"/>
          <w:sz w:val="22"/>
          <w:szCs w:val="22"/>
          <w:highlight w:val="yellow"/>
          <w:lang w:val="en-GB"/>
        </w:rPr>
      </w:pPr>
      <w:r w:rsidRPr="000926B2">
        <w:rPr>
          <w:rFonts w:ascii="Times" w:eastAsia="Times New Roman" w:hAnsi="Times" w:cs="Times New Roman"/>
          <w:sz w:val="22"/>
          <w:szCs w:val="22"/>
          <w:highlight w:val="yellow"/>
          <w:lang w:val="en-GB"/>
        </w:rPr>
        <w:br w:type="page"/>
      </w:r>
    </w:p>
    <w:p w14:paraId="2BE09A87" w14:textId="77777777" w:rsidR="009023B1" w:rsidRPr="000926B2" w:rsidRDefault="009023B1" w:rsidP="00EE1303">
      <w:pPr>
        <w:pStyle w:val="Heading1"/>
        <w:numPr>
          <w:ilvl w:val="0"/>
          <w:numId w:val="15"/>
        </w:numPr>
        <w:spacing w:line="360" w:lineRule="auto"/>
        <w:contextualSpacing/>
        <w:jc w:val="both"/>
        <w:rPr>
          <w:rFonts w:ascii="Times" w:hAnsi="Times" w:cs="Times New Roman"/>
          <w:color w:val="auto"/>
          <w:sz w:val="22"/>
          <w:szCs w:val="22"/>
          <w:lang w:val="en-GB"/>
        </w:rPr>
      </w:pPr>
      <w:bookmarkStart w:id="3753" w:name="_Toc290491182"/>
      <w:r w:rsidRPr="000926B2">
        <w:rPr>
          <w:rFonts w:ascii="Times" w:hAnsi="Times" w:cs="Times New Roman"/>
          <w:color w:val="auto"/>
          <w:sz w:val="22"/>
          <w:szCs w:val="22"/>
          <w:lang w:val="en-GB"/>
        </w:rPr>
        <w:t>Conclusion</w:t>
      </w:r>
      <w:bookmarkEnd w:id="3753"/>
    </w:p>
    <w:p w14:paraId="6294F319" w14:textId="77777777"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3754" w:name="_Toc290491183"/>
      <w:r w:rsidRPr="000926B2">
        <w:rPr>
          <w:rFonts w:ascii="Times" w:hAnsi="Times" w:cs="Times New Roman"/>
          <w:color w:val="auto"/>
          <w:sz w:val="22"/>
          <w:szCs w:val="22"/>
          <w:lang w:val="en-GB"/>
        </w:rPr>
        <w:t>Achievements, review of objectives</w:t>
      </w:r>
      <w:bookmarkEnd w:id="3754"/>
    </w:p>
    <w:p w14:paraId="4FB145E8" w14:textId="77777777" w:rsidR="00E218A2" w:rsidRPr="000926B2" w:rsidRDefault="00E218A2" w:rsidP="00EE1303">
      <w:pPr>
        <w:pStyle w:val="ListParagraph"/>
        <w:spacing w:line="360" w:lineRule="auto"/>
        <w:ind w:left="360"/>
        <w:jc w:val="both"/>
        <w:rPr>
          <w:rFonts w:ascii="Times" w:hAnsi="Times" w:cs="Times New Roman"/>
          <w:sz w:val="22"/>
          <w:szCs w:val="22"/>
          <w:lang w:val="en-GB"/>
        </w:rPr>
      </w:pPr>
      <w:r w:rsidRPr="000926B2">
        <w:rPr>
          <w:rFonts w:ascii="Times" w:hAnsi="Times" w:cs="Times New Roman"/>
          <w:sz w:val="22"/>
          <w:szCs w:val="22"/>
          <w:highlight w:val="yellow"/>
          <w:lang w:val="en-GB"/>
        </w:rPr>
        <w:t>To be completed</w:t>
      </w:r>
    </w:p>
    <w:p w14:paraId="040D1A87" w14:textId="77777777" w:rsidR="00340F77" w:rsidRPr="000926B2" w:rsidRDefault="00340F77" w:rsidP="00EE1303">
      <w:pPr>
        <w:spacing w:line="360" w:lineRule="auto"/>
        <w:contextualSpacing/>
        <w:jc w:val="both"/>
        <w:rPr>
          <w:rFonts w:ascii="Times" w:hAnsi="Times" w:cs="Times New Roman"/>
          <w:sz w:val="22"/>
          <w:szCs w:val="22"/>
        </w:rPr>
      </w:pPr>
    </w:p>
    <w:p w14:paraId="073EFFEB" w14:textId="77777777" w:rsidR="009023B1" w:rsidRPr="000926B2" w:rsidRDefault="009023B1" w:rsidP="00EE1303">
      <w:pPr>
        <w:pStyle w:val="Heading2"/>
        <w:numPr>
          <w:ilvl w:val="1"/>
          <w:numId w:val="15"/>
        </w:numPr>
        <w:spacing w:line="360" w:lineRule="auto"/>
        <w:contextualSpacing/>
        <w:jc w:val="both"/>
        <w:rPr>
          <w:ins w:id="3755" w:author="Chara Katiri" w:date="2015-04-12T03:21:00Z"/>
          <w:rFonts w:ascii="Times" w:hAnsi="Times" w:cs="Times New Roman"/>
          <w:color w:val="auto"/>
          <w:sz w:val="22"/>
          <w:szCs w:val="22"/>
          <w:lang w:val="en-GB"/>
        </w:rPr>
      </w:pPr>
      <w:bookmarkStart w:id="3756" w:name="_Toc290491184"/>
      <w:r w:rsidRPr="000926B2">
        <w:rPr>
          <w:rFonts w:ascii="Times" w:hAnsi="Times" w:cs="Times New Roman"/>
          <w:color w:val="auto"/>
          <w:sz w:val="22"/>
          <w:szCs w:val="22"/>
          <w:lang w:val="en-GB"/>
        </w:rPr>
        <w:t>Issues and shortcomings</w:t>
      </w:r>
      <w:bookmarkEnd w:id="3756"/>
      <w:r w:rsidRPr="000926B2">
        <w:rPr>
          <w:rFonts w:ascii="Times" w:hAnsi="Times" w:cs="Times New Roman"/>
          <w:color w:val="auto"/>
          <w:sz w:val="22"/>
          <w:szCs w:val="22"/>
          <w:lang w:val="en-GB"/>
        </w:rPr>
        <w:t xml:space="preserve"> </w:t>
      </w:r>
    </w:p>
    <w:p w14:paraId="71443C57" w14:textId="28EC307A" w:rsidR="00A60B6C" w:rsidRPr="000926B2" w:rsidRDefault="00A60B6C" w:rsidP="00EE1303">
      <w:pPr>
        <w:pStyle w:val="ListParagraph"/>
        <w:spacing w:line="360" w:lineRule="auto"/>
        <w:ind w:left="360"/>
        <w:jc w:val="both"/>
        <w:rPr>
          <w:rFonts w:ascii="Times" w:hAnsi="Times" w:cs="Times New Roman"/>
          <w:sz w:val="22"/>
          <w:szCs w:val="22"/>
          <w:highlight w:val="yellow"/>
          <w:lang w:val="en-GB"/>
          <w:rPrChange w:id="3757" w:author="Chara Katiri" w:date="2015-04-12T20:48:00Z">
            <w:rPr>
              <w:rFonts w:ascii="Times" w:hAnsi="Times" w:cs="Times New Roman"/>
              <w:color w:val="auto"/>
              <w:sz w:val="22"/>
              <w:szCs w:val="22"/>
              <w:lang w:val="en-GB"/>
            </w:rPr>
          </w:rPrChange>
        </w:rPr>
        <w:pPrChange w:id="3758" w:author="Chara Katiri" w:date="2015-04-12T20:48:00Z">
          <w:pPr>
            <w:pStyle w:val="Heading2"/>
            <w:numPr>
              <w:numId w:val="15"/>
            </w:numPr>
            <w:spacing w:line="360" w:lineRule="auto"/>
            <w:ind w:left="792" w:hanging="432"/>
            <w:contextualSpacing/>
            <w:jc w:val="both"/>
          </w:pPr>
        </w:pPrChange>
      </w:pPr>
      <w:ins w:id="3759" w:author="Chara Katiri" w:date="2015-04-12T03:21:00Z">
        <w:r w:rsidRPr="000926B2">
          <w:rPr>
            <w:rFonts w:ascii="Times" w:hAnsi="Times" w:cs="Times New Roman"/>
            <w:sz w:val="22"/>
            <w:szCs w:val="22"/>
            <w:highlight w:val="yellow"/>
            <w:lang w:val="en-GB"/>
          </w:rPr>
          <w:t xml:space="preserve"> To be completed</w:t>
        </w:r>
      </w:ins>
    </w:p>
    <w:p w14:paraId="378F0B51" w14:textId="30A8A9C3" w:rsidR="00FB15A5" w:rsidRPr="000926B2" w:rsidRDefault="00FB15A5" w:rsidP="00EE1303">
      <w:pPr>
        <w:spacing w:after="240" w:line="360" w:lineRule="auto"/>
        <w:ind w:left="360" w:firstLine="360"/>
        <w:contextualSpacing/>
        <w:jc w:val="both"/>
        <w:rPr>
          <w:ins w:id="3760" w:author="Chara Katiri" w:date="2015-04-12T03:20:00Z"/>
          <w:rFonts w:ascii="Times" w:eastAsia="Times New Roman" w:hAnsi="Times" w:cs="Times New Roman"/>
          <w:sz w:val="22"/>
          <w:szCs w:val="22"/>
          <w:lang w:val="en-GB"/>
        </w:rPr>
      </w:pPr>
      <w:ins w:id="3761" w:author="Chara Katiri" w:date="2015-04-12T03:20:00Z">
        <w:r w:rsidRPr="000926B2">
          <w:rPr>
            <w:rFonts w:ascii="Times" w:eastAsia="Times New Roman" w:hAnsi="Times" w:cs="Times New Roman"/>
            <w:sz w:val="22"/>
            <w:szCs w:val="22"/>
            <w:lang w:val="en-GB"/>
          </w:rPr>
          <w:t xml:space="preserve">A number of issues made the development of the website a challenging task. </w:t>
        </w:r>
      </w:ins>
    </w:p>
    <w:p w14:paraId="05B1EE8F" w14:textId="77777777" w:rsidR="00FB15A5" w:rsidRPr="000926B2" w:rsidRDefault="00FB15A5" w:rsidP="00EE1303">
      <w:pPr>
        <w:pStyle w:val="ListParagraph"/>
        <w:numPr>
          <w:ilvl w:val="0"/>
          <w:numId w:val="5"/>
        </w:numPr>
        <w:spacing w:line="360" w:lineRule="auto"/>
        <w:ind w:left="709" w:hanging="283"/>
        <w:jc w:val="both"/>
        <w:rPr>
          <w:ins w:id="3762" w:author="Chara Katiri" w:date="2015-04-12T03:20:00Z"/>
          <w:rFonts w:ascii="Times" w:eastAsia="Times New Roman" w:hAnsi="Times" w:cs="Times New Roman"/>
          <w:sz w:val="22"/>
          <w:szCs w:val="22"/>
          <w:lang w:val="en-GB"/>
        </w:rPr>
      </w:pPr>
      <w:ins w:id="3763" w:author="Chara Katiri" w:date="2015-04-12T03:20:00Z">
        <w:r w:rsidRPr="000926B2">
          <w:rPr>
            <w:rFonts w:ascii="Times" w:eastAsia="Times New Roman" w:hAnsi="Times" w:cs="Times New Roman"/>
            <w:i/>
            <w:sz w:val="22"/>
            <w:szCs w:val="22"/>
            <w:shd w:val="clear" w:color="auto" w:fill="FFFFFF"/>
            <w:lang w:val="en-GB"/>
          </w:rPr>
          <w:t>Use of Spring Web MVC Framework:</w:t>
        </w:r>
        <w:r w:rsidRPr="000926B2">
          <w:rPr>
            <w:rFonts w:ascii="Times" w:eastAsia="Times New Roman" w:hAnsi="Times" w:cs="Times New Roman"/>
            <w:sz w:val="22"/>
            <w:szCs w:val="22"/>
            <w:lang w:val="en-GB"/>
          </w:rPr>
          <w:t xml:space="preserve"> The use of Spring MVC with no previous experience is a steep learning curve. </w:t>
        </w:r>
      </w:ins>
    </w:p>
    <w:p w14:paraId="1619860B" w14:textId="77777777" w:rsidR="00FB15A5" w:rsidRPr="000926B2" w:rsidRDefault="00FB15A5" w:rsidP="00EE1303">
      <w:pPr>
        <w:pStyle w:val="ListParagraph"/>
        <w:numPr>
          <w:ilvl w:val="0"/>
          <w:numId w:val="5"/>
        </w:numPr>
        <w:spacing w:line="360" w:lineRule="auto"/>
        <w:ind w:left="709" w:hanging="283"/>
        <w:jc w:val="both"/>
        <w:rPr>
          <w:ins w:id="3764" w:author="Chara Katiri" w:date="2015-04-12T03:20:00Z"/>
          <w:rFonts w:ascii="Times" w:eastAsia="Times New Roman" w:hAnsi="Times" w:cs="Times New Roman"/>
          <w:sz w:val="22"/>
          <w:szCs w:val="22"/>
          <w:shd w:val="clear" w:color="auto" w:fill="FFFFFF"/>
          <w:lang w:val="en-GB"/>
        </w:rPr>
      </w:pPr>
      <w:ins w:id="3765" w:author="Chara Katiri" w:date="2015-04-12T03:20:00Z">
        <w:r w:rsidRPr="000926B2">
          <w:rPr>
            <w:rFonts w:ascii="Times" w:eastAsia="Times New Roman" w:hAnsi="Times" w:cs="Times New Roman"/>
            <w:i/>
            <w:sz w:val="22"/>
            <w:szCs w:val="22"/>
            <w:shd w:val="clear" w:color="auto" w:fill="FFFFFF"/>
            <w:lang w:val="en-GB"/>
          </w:rPr>
          <w:t xml:space="preserve">SHH Tunnel: </w:t>
        </w:r>
        <w:r w:rsidRPr="000926B2">
          <w:rPr>
            <w:rFonts w:ascii="Times" w:eastAsia="Times New Roman" w:hAnsi="Times" w:cs="Times New Roman"/>
            <w:sz w:val="22"/>
            <w:szCs w:val="22"/>
            <w:shd w:val="clear" w:color="auto" w:fill="FFFFFF"/>
            <w:lang w:val="en-GB"/>
          </w:rPr>
          <w:t xml:space="preserve">Connectivity issues due to SHH Tunnel problems from local workstation to remote server. </w:t>
        </w:r>
        <w:proofErr w:type="gramStart"/>
        <w:r w:rsidRPr="000926B2">
          <w:rPr>
            <w:rFonts w:ascii="Times" w:eastAsia="Times New Roman" w:hAnsi="Times" w:cs="Times New Roman"/>
            <w:sz w:val="22"/>
            <w:szCs w:val="22"/>
            <w:shd w:val="clear" w:color="auto" w:fill="FFFFFF"/>
            <w:lang w:val="en-GB"/>
          </w:rPr>
          <w:t>Support was provided by the IT Services team and the project supervisor to overcome this issue</w:t>
        </w:r>
        <w:proofErr w:type="gramEnd"/>
        <w:r w:rsidRPr="000926B2">
          <w:rPr>
            <w:rFonts w:ascii="Times" w:eastAsia="Times New Roman" w:hAnsi="Times" w:cs="Times New Roman"/>
            <w:sz w:val="22"/>
            <w:szCs w:val="22"/>
            <w:shd w:val="clear" w:color="auto" w:fill="FFFFFF"/>
            <w:lang w:val="en-GB"/>
          </w:rPr>
          <w:t xml:space="preserve">.  </w:t>
        </w:r>
      </w:ins>
    </w:p>
    <w:p w14:paraId="6C382045" w14:textId="77777777" w:rsidR="00FB15A5" w:rsidRPr="000926B2" w:rsidRDefault="00FB15A5" w:rsidP="00EE1303">
      <w:pPr>
        <w:pStyle w:val="ListParagraph"/>
        <w:numPr>
          <w:ilvl w:val="0"/>
          <w:numId w:val="5"/>
        </w:numPr>
        <w:spacing w:line="360" w:lineRule="auto"/>
        <w:ind w:left="709" w:hanging="283"/>
        <w:jc w:val="both"/>
        <w:rPr>
          <w:ins w:id="3766" w:author="Chara Katiri" w:date="2015-04-12T03:20:00Z"/>
          <w:rFonts w:ascii="Times" w:eastAsia="Times New Roman" w:hAnsi="Times" w:cs="Times New Roman"/>
          <w:sz w:val="22"/>
          <w:szCs w:val="22"/>
          <w:shd w:val="clear" w:color="auto" w:fill="FFFFFF"/>
          <w:lang w:val="en-GB"/>
        </w:rPr>
      </w:pPr>
      <w:ins w:id="3767" w:author="Chara Katiri" w:date="2015-04-12T03:20:00Z">
        <w:r w:rsidRPr="000926B2">
          <w:rPr>
            <w:rFonts w:ascii="Times" w:eastAsia="Times New Roman" w:hAnsi="Times" w:cs="Times New Roman"/>
            <w:i/>
            <w:sz w:val="22"/>
            <w:szCs w:val="22"/>
            <w:shd w:val="clear" w:color="auto" w:fill="FFFFFF"/>
            <w:lang w:val="en-GB"/>
          </w:rPr>
          <w:t xml:space="preserve">User’s profile: </w:t>
        </w:r>
        <w:r w:rsidRPr="000926B2">
          <w:rPr>
            <w:rFonts w:ascii="Times" w:eastAsia="Times New Roman" w:hAnsi="Times" w:cs="Times New Roman"/>
            <w:sz w:val="22"/>
            <w:szCs w:val="22"/>
            <w:shd w:val="clear" w:color="auto" w:fill="FFFFFF"/>
            <w:lang w:val="en-GB"/>
          </w:rPr>
          <w:t xml:space="preserve">The user’s profile must be kept secure to ensure that no other users can gain access to it and modify sensitive information. </w:t>
        </w:r>
      </w:ins>
    </w:p>
    <w:p w14:paraId="05BF6CF6" w14:textId="77777777" w:rsidR="00340F77" w:rsidRPr="000926B2" w:rsidRDefault="00340F77" w:rsidP="00EE1303">
      <w:pPr>
        <w:spacing w:line="360" w:lineRule="auto"/>
        <w:contextualSpacing/>
        <w:jc w:val="both"/>
        <w:rPr>
          <w:rFonts w:ascii="Times" w:hAnsi="Times" w:cs="Times New Roman"/>
          <w:sz w:val="22"/>
          <w:szCs w:val="22"/>
        </w:rPr>
      </w:pPr>
    </w:p>
    <w:p w14:paraId="16EC9B30" w14:textId="0EE46366"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3768" w:name="_Toc290491185"/>
      <w:r w:rsidRPr="000926B2">
        <w:rPr>
          <w:rFonts w:ascii="Times" w:hAnsi="Times" w:cs="Times New Roman"/>
          <w:color w:val="auto"/>
          <w:sz w:val="22"/>
          <w:szCs w:val="22"/>
          <w:lang w:val="en-GB"/>
        </w:rPr>
        <w:t xml:space="preserve">Future work </w:t>
      </w:r>
      <w:ins w:id="3769" w:author="Chara Katiri" w:date="2015-04-12T16:06:00Z">
        <w:r w:rsidR="00DB22AF" w:rsidRPr="000926B2">
          <w:rPr>
            <w:rFonts w:ascii="Times" w:hAnsi="Times" w:cs="Times New Roman"/>
            <w:color w:val="auto"/>
            <w:sz w:val="22"/>
            <w:szCs w:val="22"/>
            <w:lang w:val="en-GB"/>
          </w:rPr>
          <w:t>and suggestions for improvement</w:t>
        </w:r>
        <w:bookmarkEnd w:id="3768"/>
        <w:r w:rsidR="00DB22AF" w:rsidRPr="000926B2">
          <w:rPr>
            <w:rFonts w:ascii="Times" w:hAnsi="Times" w:cs="Times New Roman"/>
            <w:color w:val="auto"/>
            <w:sz w:val="22"/>
            <w:szCs w:val="22"/>
            <w:lang w:val="en-GB"/>
          </w:rPr>
          <w:t xml:space="preserve"> </w:t>
        </w:r>
      </w:ins>
    </w:p>
    <w:p w14:paraId="1BB0801B" w14:textId="77777777" w:rsidR="00E218A2" w:rsidRPr="000926B2" w:rsidRDefault="00E218A2" w:rsidP="00EE1303">
      <w:pPr>
        <w:pStyle w:val="ListParagraph"/>
        <w:spacing w:line="360" w:lineRule="auto"/>
        <w:ind w:left="360"/>
        <w:jc w:val="both"/>
        <w:rPr>
          <w:rFonts w:ascii="Times" w:hAnsi="Times" w:cs="Times New Roman"/>
          <w:sz w:val="22"/>
          <w:szCs w:val="22"/>
          <w:lang w:val="en-GB"/>
        </w:rPr>
      </w:pPr>
      <w:r w:rsidRPr="000926B2">
        <w:rPr>
          <w:rFonts w:ascii="Times" w:hAnsi="Times" w:cs="Times New Roman"/>
          <w:sz w:val="22"/>
          <w:szCs w:val="22"/>
          <w:highlight w:val="yellow"/>
          <w:lang w:val="en-GB"/>
        </w:rPr>
        <w:t>To be completed</w:t>
      </w:r>
    </w:p>
    <w:p w14:paraId="119F4CAA" w14:textId="3FE6778D" w:rsidR="00E3250A" w:rsidRPr="000926B2" w:rsidRDefault="00E3250A" w:rsidP="00EE1303">
      <w:pPr>
        <w:pStyle w:val="ListParagraph"/>
        <w:numPr>
          <w:ilvl w:val="0"/>
          <w:numId w:val="5"/>
        </w:numPr>
        <w:spacing w:line="360" w:lineRule="auto"/>
        <w:ind w:left="709" w:hanging="283"/>
        <w:jc w:val="both"/>
        <w:rPr>
          <w:ins w:id="3770" w:author="Chara Katiri" w:date="2015-04-12T15:56:00Z"/>
          <w:rFonts w:ascii="Times" w:eastAsia="Times New Roman" w:hAnsi="Times" w:cs="Times New Roman"/>
          <w:sz w:val="22"/>
          <w:szCs w:val="22"/>
          <w:shd w:val="clear" w:color="auto" w:fill="FFFFFF"/>
          <w:lang w:val="en-GB"/>
          <w:rPrChange w:id="3771" w:author="Chara Katiri" w:date="2015-04-12T20:48:00Z">
            <w:rPr>
              <w:ins w:id="3772" w:author="Chara Katiri" w:date="2015-04-12T15:56:00Z"/>
              <w:shd w:val="clear" w:color="auto" w:fill="FFFFFF"/>
              <w:lang w:val="en-GB"/>
            </w:rPr>
          </w:rPrChange>
        </w:rPr>
        <w:pPrChange w:id="3773" w:author="Chara Katiri" w:date="2015-04-12T20:48:00Z">
          <w:pPr>
            <w:spacing w:line="360" w:lineRule="auto"/>
            <w:ind w:firstLine="720"/>
            <w:contextualSpacing/>
            <w:jc w:val="both"/>
          </w:pPr>
        </w:pPrChange>
      </w:pPr>
      <w:r w:rsidRPr="000926B2">
        <w:rPr>
          <w:rFonts w:ascii="Times" w:eastAsia="Times New Roman" w:hAnsi="Times" w:cs="Times New Roman"/>
          <w:sz w:val="22"/>
          <w:szCs w:val="22"/>
          <w:shd w:val="clear" w:color="auto" w:fill="FFFFFF"/>
          <w:lang w:val="en-GB"/>
          <w:rPrChange w:id="3774" w:author="Chara Katiri" w:date="2015-04-12T20:48:00Z">
            <w:rPr>
              <w:shd w:val="clear" w:color="auto" w:fill="FFFFFF"/>
              <w:lang w:val="en-GB"/>
            </w:rPr>
          </w:rPrChange>
        </w:rPr>
        <w:t xml:space="preserve">Additional </w:t>
      </w:r>
      <w:ins w:id="3775" w:author="Chara Katiri" w:date="2015-04-12T17:26:00Z">
        <w:r w:rsidR="00F45D3A" w:rsidRPr="000926B2">
          <w:rPr>
            <w:rFonts w:ascii="Times" w:eastAsia="Times New Roman" w:hAnsi="Times" w:cs="Times New Roman"/>
            <w:sz w:val="22"/>
            <w:szCs w:val="22"/>
            <w:shd w:val="clear" w:color="auto" w:fill="FFFFFF"/>
            <w:lang w:val="en-GB"/>
            <w:rPrChange w:id="3776" w:author="Chara Katiri" w:date="2015-04-12T20:48:00Z">
              <w:rPr>
                <w:shd w:val="clear" w:color="auto" w:fill="FFFFFF"/>
                <w:lang w:val="en-GB"/>
              </w:rPr>
            </w:rPrChange>
          </w:rPr>
          <w:t xml:space="preserve">features </w:t>
        </w:r>
      </w:ins>
      <w:r w:rsidRPr="000926B2">
        <w:rPr>
          <w:rFonts w:ascii="Times" w:eastAsia="Times New Roman" w:hAnsi="Times" w:cs="Times New Roman"/>
          <w:sz w:val="22"/>
          <w:szCs w:val="22"/>
          <w:shd w:val="clear" w:color="auto" w:fill="FFFFFF"/>
          <w:lang w:val="en-GB"/>
          <w:rPrChange w:id="3777" w:author="Chara Katiri" w:date="2015-04-12T20:48:00Z">
            <w:rPr>
              <w:shd w:val="clear" w:color="auto" w:fill="FFFFFF"/>
              <w:lang w:val="en-GB"/>
            </w:rPr>
          </w:rPrChange>
        </w:rPr>
        <w:t>can</w:t>
      </w:r>
      <w:ins w:id="3778" w:author="Chara Katiri" w:date="2015-04-12T16:10:00Z">
        <w:r w:rsidR="009D3B4D" w:rsidRPr="000926B2">
          <w:rPr>
            <w:rFonts w:ascii="Times" w:eastAsia="Times New Roman" w:hAnsi="Times" w:cs="Times New Roman"/>
            <w:sz w:val="22"/>
            <w:szCs w:val="22"/>
            <w:shd w:val="clear" w:color="auto" w:fill="FFFFFF"/>
            <w:lang w:val="en-GB"/>
            <w:rPrChange w:id="3779" w:author="Chara Katiri" w:date="2015-04-12T20:48:00Z">
              <w:rPr>
                <w:shd w:val="clear" w:color="auto" w:fill="FFFFFF"/>
                <w:lang w:val="en-GB"/>
              </w:rPr>
            </w:rPrChange>
          </w:rPr>
          <w:t xml:space="preserve"> be added to</w:t>
        </w:r>
      </w:ins>
      <w:r w:rsidRPr="000926B2">
        <w:rPr>
          <w:rFonts w:ascii="Times" w:eastAsia="Times New Roman" w:hAnsi="Times" w:cs="Times New Roman"/>
          <w:sz w:val="22"/>
          <w:szCs w:val="22"/>
          <w:shd w:val="clear" w:color="auto" w:fill="FFFFFF"/>
          <w:lang w:val="en-GB"/>
          <w:rPrChange w:id="3780" w:author="Chara Katiri" w:date="2015-04-12T20:48:00Z">
            <w:rPr>
              <w:shd w:val="clear" w:color="auto" w:fill="FFFFFF"/>
              <w:lang w:val="en-GB"/>
            </w:rPr>
          </w:rPrChange>
        </w:rPr>
        <w:t xml:space="preserve"> </w:t>
      </w:r>
      <w:ins w:id="3781" w:author="Chara Katiri" w:date="2015-04-12T16:10:00Z">
        <w:r w:rsidR="009D3B4D" w:rsidRPr="000926B2">
          <w:rPr>
            <w:rFonts w:ascii="Times" w:eastAsia="Times New Roman" w:hAnsi="Times" w:cs="Times New Roman"/>
            <w:sz w:val="22"/>
            <w:szCs w:val="22"/>
            <w:shd w:val="clear" w:color="auto" w:fill="FFFFFF"/>
            <w:lang w:val="en-GB"/>
            <w:rPrChange w:id="3782" w:author="Chara Katiri" w:date="2015-04-12T20:48:00Z">
              <w:rPr>
                <w:shd w:val="clear" w:color="auto" w:fill="FFFFFF"/>
                <w:lang w:val="en-GB"/>
              </w:rPr>
            </w:rPrChange>
          </w:rPr>
          <w:t xml:space="preserve">extend the list of available items </w:t>
        </w:r>
      </w:ins>
      <w:r w:rsidRPr="000926B2">
        <w:rPr>
          <w:rFonts w:ascii="Times" w:eastAsia="Times New Roman" w:hAnsi="Times" w:cs="Times New Roman"/>
          <w:sz w:val="22"/>
          <w:szCs w:val="22"/>
          <w:shd w:val="clear" w:color="auto" w:fill="FFFFFF"/>
          <w:lang w:val="en-GB"/>
          <w:rPrChange w:id="3783" w:author="Chara Katiri" w:date="2015-04-12T20:48:00Z">
            <w:rPr>
              <w:shd w:val="clear" w:color="auto" w:fill="FFFFFF"/>
              <w:lang w:val="en-GB"/>
            </w:rPr>
          </w:rPrChange>
        </w:rPr>
        <w:t>offering a number of browsing categories like</w:t>
      </w:r>
      <w:ins w:id="3784" w:author="Chara Katiri" w:date="2015-04-12T16:07:00Z">
        <w:r w:rsidR="00DB22AF" w:rsidRPr="000926B2">
          <w:rPr>
            <w:rFonts w:ascii="Times" w:eastAsia="Times New Roman" w:hAnsi="Times" w:cs="Times New Roman"/>
            <w:sz w:val="22"/>
            <w:szCs w:val="22"/>
            <w:shd w:val="clear" w:color="auto" w:fill="FFFFFF"/>
            <w:lang w:val="en-GB"/>
            <w:rPrChange w:id="3785" w:author="Chara Katiri" w:date="2015-04-12T20:48:00Z">
              <w:rPr>
                <w:shd w:val="clear" w:color="auto" w:fill="FFFFFF"/>
                <w:lang w:val="en-GB"/>
              </w:rPr>
            </w:rPrChange>
          </w:rPr>
          <w:t>:</w:t>
        </w:r>
      </w:ins>
      <w:r w:rsidRPr="000926B2">
        <w:rPr>
          <w:rFonts w:ascii="Times" w:eastAsia="Times New Roman" w:hAnsi="Times" w:cs="Times New Roman"/>
          <w:sz w:val="22"/>
          <w:szCs w:val="22"/>
          <w:shd w:val="clear" w:color="auto" w:fill="FFFFFF"/>
          <w:lang w:val="en-GB"/>
          <w:rPrChange w:id="3786" w:author="Chara Katiri" w:date="2015-04-12T20:48:00Z">
            <w:rPr>
              <w:shd w:val="clear" w:color="auto" w:fill="FFFFFF"/>
              <w:lang w:val="en-GB"/>
            </w:rPr>
          </w:rPrChange>
        </w:rPr>
        <w:t xml:space="preserve"> unwanted tickets for events, </w:t>
      </w:r>
      <w:ins w:id="3787" w:author="Chara Katiri" w:date="2015-04-12T15:56:00Z">
        <w:r w:rsidR="005120D4" w:rsidRPr="000926B2">
          <w:rPr>
            <w:rFonts w:ascii="Times" w:eastAsia="Times New Roman" w:hAnsi="Times" w:cs="Times New Roman"/>
            <w:sz w:val="22"/>
            <w:szCs w:val="22"/>
            <w:shd w:val="clear" w:color="auto" w:fill="FFFFFF"/>
            <w:lang w:val="en-GB"/>
            <w:rPrChange w:id="3788" w:author="Chara Katiri" w:date="2015-04-12T20:48:00Z">
              <w:rPr>
                <w:shd w:val="clear" w:color="auto" w:fill="FFFFFF"/>
                <w:lang w:val="en-GB"/>
              </w:rPr>
            </w:rPrChange>
          </w:rPr>
          <w:t xml:space="preserve">electronics, </w:t>
        </w:r>
      </w:ins>
      <w:r w:rsidRPr="000926B2">
        <w:rPr>
          <w:rFonts w:ascii="Times" w:eastAsia="Times New Roman" w:hAnsi="Times" w:cs="Times New Roman"/>
          <w:sz w:val="22"/>
          <w:szCs w:val="22"/>
          <w:shd w:val="clear" w:color="auto" w:fill="FFFFFF"/>
          <w:lang w:val="en-GB"/>
          <w:rPrChange w:id="3789" w:author="Chara Katiri" w:date="2015-04-12T20:48:00Z">
            <w:rPr>
              <w:shd w:val="clear" w:color="auto" w:fill="FFFFFF"/>
              <w:lang w:val="en-GB"/>
            </w:rPr>
          </w:rPrChange>
        </w:rPr>
        <w:t>sports equipment</w:t>
      </w:r>
      <w:ins w:id="3790" w:author="Chara Katiri" w:date="2015-04-12T15:56:00Z">
        <w:r w:rsidR="00DB22AF" w:rsidRPr="000926B2">
          <w:rPr>
            <w:rFonts w:ascii="Times" w:eastAsia="Times New Roman" w:hAnsi="Times" w:cs="Times New Roman"/>
            <w:sz w:val="22"/>
            <w:szCs w:val="22"/>
            <w:shd w:val="clear" w:color="auto" w:fill="FFFFFF"/>
            <w:lang w:val="en-GB"/>
            <w:rPrChange w:id="3791" w:author="Chara Katiri" w:date="2015-04-12T20:48:00Z">
              <w:rPr>
                <w:shd w:val="clear" w:color="auto" w:fill="FFFFFF"/>
                <w:lang w:val="en-GB"/>
              </w:rPr>
            </w:rPrChange>
          </w:rPr>
          <w:t xml:space="preserve">, </w:t>
        </w:r>
        <w:r w:rsidR="005120D4" w:rsidRPr="000926B2">
          <w:rPr>
            <w:rFonts w:ascii="Times" w:eastAsia="Times New Roman" w:hAnsi="Times" w:cs="Times New Roman"/>
            <w:sz w:val="22"/>
            <w:szCs w:val="22"/>
            <w:shd w:val="clear" w:color="auto" w:fill="FFFFFF"/>
            <w:lang w:val="en-GB"/>
            <w:rPrChange w:id="3792" w:author="Chara Katiri" w:date="2015-04-12T20:48:00Z">
              <w:rPr>
                <w:shd w:val="clear" w:color="auto" w:fill="FFFFFF"/>
                <w:lang w:val="en-GB"/>
              </w:rPr>
            </w:rPrChange>
          </w:rPr>
          <w:t>office equipment</w:t>
        </w:r>
      </w:ins>
      <w:ins w:id="3793" w:author="Chara Katiri" w:date="2015-04-12T16:07:00Z">
        <w:r w:rsidR="00DB22AF" w:rsidRPr="000926B2">
          <w:rPr>
            <w:rFonts w:ascii="Times" w:eastAsia="Times New Roman" w:hAnsi="Times" w:cs="Times New Roman"/>
            <w:sz w:val="22"/>
            <w:szCs w:val="22"/>
            <w:shd w:val="clear" w:color="auto" w:fill="FFFFFF"/>
            <w:lang w:val="en-GB"/>
            <w:rPrChange w:id="3794" w:author="Chara Katiri" w:date="2015-04-12T20:48:00Z">
              <w:rPr>
                <w:shd w:val="clear" w:color="auto" w:fill="FFFFFF"/>
                <w:lang w:val="en-GB"/>
              </w:rPr>
            </w:rPrChange>
          </w:rPr>
          <w:t xml:space="preserve"> like second hand bookshelves </w:t>
        </w:r>
        <w:r w:rsidR="009D3B4D" w:rsidRPr="000926B2">
          <w:rPr>
            <w:rFonts w:ascii="Times" w:eastAsia="Times New Roman" w:hAnsi="Times" w:cs="Times New Roman"/>
            <w:sz w:val="22"/>
            <w:szCs w:val="22"/>
            <w:shd w:val="clear" w:color="auto" w:fill="FFFFFF"/>
            <w:lang w:val="en-GB"/>
            <w:rPrChange w:id="3795" w:author="Chara Katiri" w:date="2015-04-12T20:48:00Z">
              <w:rPr>
                <w:shd w:val="clear" w:color="auto" w:fill="FFFFFF"/>
                <w:lang w:val="en-GB"/>
              </w:rPr>
            </w:rPrChange>
          </w:rPr>
          <w:t xml:space="preserve">and </w:t>
        </w:r>
        <w:r w:rsidR="00DB22AF" w:rsidRPr="000926B2">
          <w:rPr>
            <w:rFonts w:ascii="Times" w:eastAsia="Times New Roman" w:hAnsi="Times" w:cs="Times New Roman"/>
            <w:sz w:val="22"/>
            <w:szCs w:val="22"/>
            <w:shd w:val="clear" w:color="auto" w:fill="FFFFFF"/>
            <w:lang w:val="en-GB"/>
            <w:rPrChange w:id="3796" w:author="Chara Katiri" w:date="2015-04-12T20:48:00Z">
              <w:rPr>
                <w:shd w:val="clear" w:color="auto" w:fill="FFFFFF"/>
                <w:lang w:val="en-GB"/>
              </w:rPr>
            </w:rPrChange>
          </w:rPr>
          <w:t>drawers</w:t>
        </w:r>
      </w:ins>
      <w:ins w:id="3797" w:author="Chara Katiri" w:date="2015-04-12T15:56:00Z">
        <w:r w:rsidR="009D3B4D" w:rsidRPr="000926B2">
          <w:rPr>
            <w:rFonts w:ascii="Times" w:eastAsia="Times New Roman" w:hAnsi="Times" w:cs="Times New Roman"/>
            <w:sz w:val="22"/>
            <w:szCs w:val="22"/>
            <w:shd w:val="clear" w:color="auto" w:fill="FFFFFF"/>
            <w:lang w:val="en-GB"/>
            <w:rPrChange w:id="3798" w:author="Chara Katiri" w:date="2015-04-12T20:48:00Z">
              <w:rPr>
                <w:shd w:val="clear" w:color="auto" w:fill="FFFFFF"/>
                <w:lang w:val="en-GB"/>
              </w:rPr>
            </w:rPrChange>
          </w:rPr>
          <w:t xml:space="preserve"> </w:t>
        </w:r>
      </w:ins>
      <w:ins w:id="3799" w:author="Chara Katiri" w:date="2015-04-12T16:09:00Z">
        <w:r w:rsidR="009D3B4D" w:rsidRPr="000926B2">
          <w:rPr>
            <w:rFonts w:ascii="Times" w:eastAsia="Times New Roman" w:hAnsi="Times" w:cs="Times New Roman"/>
            <w:sz w:val="22"/>
            <w:szCs w:val="22"/>
            <w:shd w:val="clear" w:color="auto" w:fill="FFFFFF"/>
            <w:lang w:val="en-GB"/>
            <w:rPrChange w:id="3800" w:author="Chara Katiri" w:date="2015-04-12T20:48:00Z">
              <w:rPr>
                <w:shd w:val="clear" w:color="auto" w:fill="FFFFFF"/>
                <w:lang w:val="en-GB"/>
              </w:rPr>
            </w:rPrChange>
          </w:rPr>
          <w:t>etc</w:t>
        </w:r>
        <w:proofErr w:type="gramStart"/>
        <w:r w:rsidR="009D3B4D" w:rsidRPr="000926B2">
          <w:rPr>
            <w:rFonts w:ascii="Times" w:eastAsia="Times New Roman" w:hAnsi="Times" w:cs="Times New Roman"/>
            <w:sz w:val="22"/>
            <w:szCs w:val="22"/>
            <w:shd w:val="clear" w:color="auto" w:fill="FFFFFF"/>
            <w:lang w:val="en-GB"/>
            <w:rPrChange w:id="3801" w:author="Chara Katiri" w:date="2015-04-12T20:48:00Z">
              <w:rPr>
                <w:shd w:val="clear" w:color="auto" w:fill="FFFFFF"/>
                <w:lang w:val="en-GB"/>
              </w:rPr>
            </w:rPrChange>
          </w:rPr>
          <w:t>..</w:t>
        </w:r>
        <w:proofErr w:type="gramEnd"/>
        <w:r w:rsidR="009D3B4D" w:rsidRPr="000926B2">
          <w:rPr>
            <w:rFonts w:ascii="Times" w:eastAsia="Times New Roman" w:hAnsi="Times" w:cs="Times New Roman"/>
            <w:sz w:val="22"/>
            <w:szCs w:val="22"/>
            <w:shd w:val="clear" w:color="auto" w:fill="FFFFFF"/>
            <w:lang w:val="en-GB"/>
            <w:rPrChange w:id="3802" w:author="Chara Katiri" w:date="2015-04-12T20:48:00Z">
              <w:rPr>
                <w:shd w:val="clear" w:color="auto" w:fill="FFFFFF"/>
                <w:lang w:val="en-GB"/>
              </w:rPr>
            </w:rPrChange>
          </w:rPr>
          <w:t xml:space="preserve">  </w:t>
        </w:r>
      </w:ins>
      <w:r w:rsidRPr="000926B2">
        <w:rPr>
          <w:rFonts w:ascii="Times" w:eastAsia="Times New Roman" w:hAnsi="Times" w:cs="Times New Roman"/>
          <w:sz w:val="22"/>
          <w:szCs w:val="22"/>
          <w:shd w:val="clear" w:color="auto" w:fill="FFFFFF"/>
          <w:lang w:val="en-GB"/>
          <w:rPrChange w:id="3803" w:author="Chara Katiri" w:date="2015-04-12T20:48:00Z">
            <w:rPr>
              <w:shd w:val="clear" w:color="auto" w:fill="FFFFFF"/>
              <w:lang w:val="en-GB"/>
            </w:rPr>
          </w:rPrChange>
        </w:rPr>
        <w:t xml:space="preserve"> </w:t>
      </w:r>
      <w:ins w:id="3804" w:author="Chara Katiri" w:date="2015-04-12T15:56:00Z">
        <w:r w:rsidR="005120D4" w:rsidRPr="000926B2">
          <w:rPr>
            <w:rFonts w:ascii="Times" w:eastAsia="Times New Roman" w:hAnsi="Times" w:cs="Times New Roman"/>
            <w:sz w:val="22"/>
            <w:szCs w:val="22"/>
            <w:shd w:val="clear" w:color="auto" w:fill="FFFFFF"/>
            <w:lang w:val="en-GB"/>
            <w:rPrChange w:id="3805" w:author="Chara Katiri" w:date="2015-04-12T20:48:00Z">
              <w:rPr>
                <w:shd w:val="clear" w:color="auto" w:fill="FFFFFF"/>
                <w:lang w:val="en-GB"/>
              </w:rPr>
            </w:rPrChange>
          </w:rPr>
          <w:t xml:space="preserve"> </w:t>
        </w:r>
      </w:ins>
    </w:p>
    <w:p w14:paraId="441A80C0" w14:textId="576E147B" w:rsidR="00C85868" w:rsidRPr="000926B2" w:rsidRDefault="00C85868" w:rsidP="00EE1303">
      <w:pPr>
        <w:pStyle w:val="ListParagraph"/>
        <w:numPr>
          <w:ilvl w:val="0"/>
          <w:numId w:val="5"/>
        </w:numPr>
        <w:spacing w:line="360" w:lineRule="auto"/>
        <w:ind w:left="709" w:hanging="283"/>
        <w:jc w:val="both"/>
        <w:rPr>
          <w:ins w:id="3806" w:author="Chara Katiri" w:date="2015-04-12T17:32:00Z"/>
          <w:rFonts w:ascii="Times" w:eastAsia="Times New Roman" w:hAnsi="Times" w:cs="Times New Roman"/>
          <w:sz w:val="22"/>
          <w:szCs w:val="22"/>
          <w:shd w:val="clear" w:color="auto" w:fill="FFFFFF"/>
          <w:lang w:val="en-GB"/>
        </w:rPr>
        <w:pPrChange w:id="3807" w:author="Chara Katiri" w:date="2015-04-12T20:48:00Z">
          <w:pPr>
            <w:spacing w:line="360" w:lineRule="auto"/>
            <w:ind w:firstLine="720"/>
            <w:contextualSpacing/>
            <w:jc w:val="both"/>
          </w:pPr>
        </w:pPrChange>
      </w:pPr>
      <w:ins w:id="3808" w:author="Chara Katiri" w:date="2015-04-12T17:32:00Z">
        <w:r w:rsidRPr="000926B2">
          <w:rPr>
            <w:rFonts w:ascii="Times" w:eastAsia="Times New Roman" w:hAnsi="Times" w:cs="Times New Roman"/>
            <w:sz w:val="22"/>
            <w:szCs w:val="22"/>
            <w:shd w:val="clear" w:color="auto" w:fill="FFFFFF"/>
            <w:lang w:val="en-GB"/>
          </w:rPr>
          <w:t xml:space="preserve">A </w:t>
        </w:r>
      </w:ins>
      <w:ins w:id="3809" w:author="Chara Katiri" w:date="2015-04-12T17:33:00Z">
        <w:r w:rsidRPr="000926B2">
          <w:rPr>
            <w:rFonts w:ascii="Times" w:eastAsia="Times New Roman" w:hAnsi="Times" w:cs="Times New Roman"/>
            <w:sz w:val="22"/>
            <w:szCs w:val="22"/>
            <w:shd w:val="clear" w:color="auto" w:fill="FFFFFF"/>
            <w:lang w:val="en-GB"/>
          </w:rPr>
          <w:t xml:space="preserve">new page/section can be created to show the most recent items </w:t>
        </w:r>
      </w:ins>
      <w:ins w:id="3810" w:author="Chara Katiri" w:date="2015-04-12T17:34:00Z">
        <w:r w:rsidRPr="000926B2">
          <w:rPr>
            <w:rFonts w:ascii="Times" w:eastAsia="Times New Roman" w:hAnsi="Times" w:cs="Times New Roman"/>
            <w:sz w:val="22"/>
            <w:szCs w:val="22"/>
            <w:shd w:val="clear" w:color="auto" w:fill="FFFFFF"/>
            <w:lang w:val="en-GB"/>
          </w:rPr>
          <w:t xml:space="preserve">on the website and help the users stay up-to date </w:t>
        </w:r>
      </w:ins>
      <w:ins w:id="3811" w:author="Chara Katiri" w:date="2015-04-12T17:35:00Z">
        <w:r w:rsidRPr="000926B2">
          <w:rPr>
            <w:rFonts w:ascii="Times" w:eastAsia="Times New Roman" w:hAnsi="Times" w:cs="Times New Roman"/>
            <w:sz w:val="22"/>
            <w:szCs w:val="22"/>
            <w:shd w:val="clear" w:color="auto" w:fill="FFFFFF"/>
            <w:lang w:val="en-GB"/>
          </w:rPr>
          <w:t xml:space="preserve">with latest items available. </w:t>
        </w:r>
      </w:ins>
    </w:p>
    <w:p w14:paraId="29607340" w14:textId="2B0F8A49" w:rsidR="005120D4" w:rsidRPr="000926B2" w:rsidRDefault="009D3B4D" w:rsidP="00EE1303">
      <w:pPr>
        <w:pStyle w:val="ListParagraph"/>
        <w:numPr>
          <w:ilvl w:val="0"/>
          <w:numId w:val="5"/>
        </w:numPr>
        <w:spacing w:line="360" w:lineRule="auto"/>
        <w:ind w:left="709" w:hanging="283"/>
        <w:jc w:val="both"/>
        <w:rPr>
          <w:ins w:id="3812" w:author="Chara Katiri" w:date="2015-04-12T17:28:00Z"/>
          <w:rFonts w:ascii="Times" w:eastAsia="Times New Roman" w:hAnsi="Times" w:cs="Times New Roman"/>
          <w:sz w:val="22"/>
          <w:szCs w:val="22"/>
          <w:shd w:val="clear" w:color="auto" w:fill="FFFFFF"/>
          <w:lang w:val="en-GB"/>
        </w:rPr>
        <w:pPrChange w:id="3813" w:author="Chara Katiri" w:date="2015-04-12T20:48:00Z">
          <w:pPr>
            <w:spacing w:line="360" w:lineRule="auto"/>
            <w:ind w:firstLine="720"/>
            <w:contextualSpacing/>
            <w:jc w:val="both"/>
          </w:pPr>
        </w:pPrChange>
      </w:pPr>
      <w:ins w:id="3814" w:author="Chara Katiri" w:date="2015-04-12T16:14:00Z">
        <w:r w:rsidRPr="000926B2">
          <w:rPr>
            <w:rFonts w:ascii="Times" w:eastAsia="Times New Roman" w:hAnsi="Times" w:cs="Times New Roman"/>
            <w:sz w:val="22"/>
            <w:szCs w:val="22"/>
            <w:shd w:val="clear" w:color="auto" w:fill="FFFFFF"/>
            <w:lang w:val="en-GB"/>
            <w:rPrChange w:id="3815" w:author="Chara Katiri" w:date="2015-04-12T20:48:00Z">
              <w:rPr>
                <w:shd w:val="clear" w:color="auto" w:fill="FFFFFF"/>
                <w:lang w:val="en-GB"/>
              </w:rPr>
            </w:rPrChange>
          </w:rPr>
          <w:t xml:space="preserve">Zoom feature can help the users </w:t>
        </w:r>
      </w:ins>
      <w:ins w:id="3816" w:author="Chara Katiri" w:date="2015-04-12T16:17:00Z">
        <w:r w:rsidRPr="000926B2">
          <w:rPr>
            <w:rFonts w:ascii="Times" w:eastAsia="Times New Roman" w:hAnsi="Times" w:cs="Times New Roman"/>
            <w:sz w:val="22"/>
            <w:szCs w:val="22"/>
            <w:shd w:val="clear" w:color="auto" w:fill="FFFFFF"/>
            <w:lang w:val="en-GB"/>
            <w:rPrChange w:id="3817" w:author="Chara Katiri" w:date="2015-04-12T20:48:00Z">
              <w:rPr>
                <w:shd w:val="clear" w:color="auto" w:fill="FFFFFF"/>
                <w:lang w:val="en-GB"/>
              </w:rPr>
            </w:rPrChange>
          </w:rPr>
          <w:t>get</w:t>
        </w:r>
      </w:ins>
      <w:ins w:id="3818" w:author="Chara Katiri" w:date="2015-04-12T16:14:00Z">
        <w:r w:rsidRPr="000926B2">
          <w:rPr>
            <w:rFonts w:ascii="Times" w:eastAsia="Times New Roman" w:hAnsi="Times" w:cs="Times New Roman"/>
            <w:sz w:val="22"/>
            <w:szCs w:val="22"/>
            <w:shd w:val="clear" w:color="auto" w:fill="FFFFFF"/>
            <w:lang w:val="en-GB"/>
            <w:rPrChange w:id="3819" w:author="Chara Katiri" w:date="2015-04-12T20:48:00Z">
              <w:rPr>
                <w:shd w:val="clear" w:color="auto" w:fill="FFFFFF"/>
                <w:lang w:val="en-GB"/>
              </w:rPr>
            </w:rPrChange>
          </w:rPr>
          <w:t xml:space="preserve"> a closer look at the item</w:t>
        </w:r>
      </w:ins>
      <w:ins w:id="3820" w:author="Chara Katiri" w:date="2015-04-12T17:27:00Z">
        <w:r w:rsidR="00F45D3A" w:rsidRPr="000926B2">
          <w:rPr>
            <w:rFonts w:ascii="Times" w:eastAsia="Times New Roman" w:hAnsi="Times" w:cs="Times New Roman"/>
            <w:sz w:val="22"/>
            <w:szCs w:val="22"/>
            <w:shd w:val="clear" w:color="auto" w:fill="FFFFFF"/>
            <w:lang w:val="en-GB"/>
            <w:rPrChange w:id="3821" w:author="Chara Katiri" w:date="2015-04-12T20:48:00Z">
              <w:rPr>
                <w:shd w:val="clear" w:color="auto" w:fill="FFFFFF"/>
                <w:lang w:val="en-GB"/>
              </w:rPr>
            </w:rPrChange>
          </w:rPr>
          <w:t xml:space="preserve"> and therefore enrich the user experience</w:t>
        </w:r>
      </w:ins>
      <w:ins w:id="3822" w:author="Chara Katiri" w:date="2015-04-12T16:17:00Z">
        <w:r w:rsidRPr="000926B2">
          <w:rPr>
            <w:rFonts w:ascii="Times" w:eastAsia="Times New Roman" w:hAnsi="Times" w:cs="Times New Roman"/>
            <w:sz w:val="22"/>
            <w:szCs w:val="22"/>
            <w:shd w:val="clear" w:color="auto" w:fill="FFFFFF"/>
            <w:lang w:val="en-GB"/>
            <w:rPrChange w:id="3823" w:author="Chara Katiri" w:date="2015-04-12T20:48:00Z">
              <w:rPr>
                <w:shd w:val="clear" w:color="auto" w:fill="FFFFFF"/>
                <w:lang w:val="en-GB"/>
              </w:rPr>
            </w:rPrChange>
          </w:rPr>
          <w:t xml:space="preserve">. </w:t>
        </w:r>
      </w:ins>
    </w:p>
    <w:p w14:paraId="4DDD7691" w14:textId="7E95B91B" w:rsidR="00C85868" w:rsidRPr="000926B2" w:rsidRDefault="00F45D3A" w:rsidP="00EE1303">
      <w:pPr>
        <w:pStyle w:val="ListParagraph"/>
        <w:numPr>
          <w:ilvl w:val="0"/>
          <w:numId w:val="5"/>
        </w:numPr>
        <w:spacing w:line="360" w:lineRule="auto"/>
        <w:ind w:left="709" w:hanging="283"/>
        <w:jc w:val="both"/>
        <w:rPr>
          <w:ins w:id="3824" w:author="Chara Katiri" w:date="2015-04-12T17:27:00Z"/>
          <w:rFonts w:ascii="Times" w:eastAsia="Times New Roman" w:hAnsi="Times" w:cs="Times New Roman"/>
          <w:sz w:val="22"/>
          <w:szCs w:val="22"/>
          <w:shd w:val="clear" w:color="auto" w:fill="FFFFFF"/>
          <w:lang w:val="en-GB"/>
          <w:rPrChange w:id="3825" w:author="Chara Katiri" w:date="2015-04-12T20:48:00Z">
            <w:rPr>
              <w:ins w:id="3826" w:author="Chara Katiri" w:date="2015-04-12T17:27:00Z"/>
              <w:shd w:val="clear" w:color="auto" w:fill="FFFFFF"/>
              <w:lang w:val="en-GB"/>
            </w:rPr>
          </w:rPrChange>
        </w:rPr>
        <w:pPrChange w:id="3827" w:author="Chara Katiri" w:date="2015-04-12T20:48:00Z">
          <w:pPr>
            <w:spacing w:line="360" w:lineRule="auto"/>
            <w:ind w:firstLine="720"/>
            <w:contextualSpacing/>
            <w:jc w:val="both"/>
          </w:pPr>
        </w:pPrChange>
      </w:pPr>
      <w:ins w:id="3828" w:author="Chara Katiri" w:date="2015-04-12T17:31:00Z">
        <w:r w:rsidRPr="000926B2">
          <w:rPr>
            <w:rFonts w:ascii="Times" w:eastAsia="Times New Roman" w:hAnsi="Times" w:cs="Times New Roman"/>
            <w:sz w:val="22"/>
            <w:szCs w:val="22"/>
            <w:shd w:val="clear" w:color="auto" w:fill="FFFFFF"/>
            <w:lang w:val="en-GB"/>
          </w:rPr>
          <w:t>PayPal</w:t>
        </w:r>
      </w:ins>
      <w:ins w:id="3829" w:author="Chara Katiri" w:date="2015-04-12T17:28:00Z">
        <w:r w:rsidRPr="000926B2">
          <w:rPr>
            <w:rFonts w:ascii="Times" w:eastAsia="Times New Roman" w:hAnsi="Times" w:cs="Times New Roman"/>
            <w:sz w:val="22"/>
            <w:szCs w:val="22"/>
            <w:shd w:val="clear" w:color="auto" w:fill="FFFFFF"/>
            <w:lang w:val="en-GB"/>
          </w:rPr>
          <w:t xml:space="preserve"> </w:t>
        </w:r>
      </w:ins>
      <w:ins w:id="3830" w:author="Chara Katiri" w:date="2015-04-12T17:29:00Z">
        <w:r w:rsidRPr="000926B2">
          <w:rPr>
            <w:rFonts w:ascii="Times" w:eastAsia="Times New Roman" w:hAnsi="Times" w:cs="Times New Roman"/>
            <w:sz w:val="22"/>
            <w:szCs w:val="22"/>
            <w:shd w:val="clear" w:color="auto" w:fill="FFFFFF"/>
            <w:lang w:val="en-GB"/>
          </w:rPr>
          <w:t xml:space="preserve">services can be </w:t>
        </w:r>
      </w:ins>
      <w:ins w:id="3831" w:author="Chara Katiri" w:date="2015-04-12T17:30:00Z">
        <w:r w:rsidRPr="000926B2">
          <w:rPr>
            <w:rFonts w:ascii="Times" w:eastAsia="Times New Roman" w:hAnsi="Times" w:cs="Times New Roman"/>
            <w:sz w:val="22"/>
            <w:szCs w:val="22"/>
            <w:shd w:val="clear" w:color="auto" w:fill="FFFFFF"/>
            <w:lang w:val="en-GB"/>
          </w:rPr>
          <w:t>provided</w:t>
        </w:r>
      </w:ins>
      <w:ins w:id="3832" w:author="Chara Katiri" w:date="2015-04-12T17:29:00Z">
        <w:r w:rsidRPr="000926B2">
          <w:rPr>
            <w:rFonts w:ascii="Times" w:eastAsia="Times New Roman" w:hAnsi="Times" w:cs="Times New Roman"/>
            <w:sz w:val="22"/>
            <w:szCs w:val="22"/>
            <w:shd w:val="clear" w:color="auto" w:fill="FFFFFF"/>
            <w:lang w:val="en-GB"/>
          </w:rPr>
          <w:t xml:space="preserve"> </w:t>
        </w:r>
      </w:ins>
      <w:ins w:id="3833" w:author="Chara Katiri" w:date="2015-04-12T17:30:00Z">
        <w:r w:rsidRPr="000926B2">
          <w:rPr>
            <w:rFonts w:ascii="Times" w:eastAsia="Times New Roman" w:hAnsi="Times" w:cs="Times New Roman"/>
            <w:sz w:val="22"/>
            <w:szCs w:val="22"/>
            <w:shd w:val="clear" w:color="auto" w:fill="FFFFFF"/>
            <w:lang w:val="en-GB"/>
          </w:rPr>
          <w:t xml:space="preserve">to ease the payment options. </w:t>
        </w:r>
      </w:ins>
      <w:ins w:id="3834" w:author="Chara Katiri" w:date="2015-04-12T17:29:00Z">
        <w:r w:rsidRPr="000926B2">
          <w:rPr>
            <w:rFonts w:ascii="Times" w:eastAsia="Times New Roman" w:hAnsi="Times" w:cs="Times New Roman"/>
            <w:sz w:val="22"/>
            <w:szCs w:val="22"/>
            <w:shd w:val="clear" w:color="auto" w:fill="FFFFFF"/>
            <w:lang w:val="en-GB"/>
          </w:rPr>
          <w:t xml:space="preserve"> </w:t>
        </w:r>
      </w:ins>
      <w:ins w:id="3835" w:author="Chara Katiri" w:date="2015-04-12T17:30:00Z">
        <w:r w:rsidRPr="000926B2">
          <w:rPr>
            <w:rFonts w:ascii="Times" w:eastAsia="Times New Roman" w:hAnsi="Times" w:cs="Times New Roman"/>
            <w:sz w:val="22"/>
            <w:szCs w:val="22"/>
            <w:shd w:val="clear" w:color="auto" w:fill="FFFFFF"/>
            <w:lang w:val="en-GB"/>
          </w:rPr>
          <w:t>The initial system didn</w:t>
        </w:r>
      </w:ins>
      <w:ins w:id="3836" w:author="Chara Katiri" w:date="2015-04-12T17:31:00Z">
        <w:r w:rsidRPr="000926B2">
          <w:rPr>
            <w:rFonts w:ascii="Times" w:eastAsia="Times New Roman" w:hAnsi="Times" w:cs="Times New Roman"/>
            <w:sz w:val="22"/>
            <w:szCs w:val="22"/>
            <w:shd w:val="clear" w:color="auto" w:fill="FFFFFF"/>
            <w:lang w:val="en-GB"/>
          </w:rPr>
          <w:t xml:space="preserve">’t include PayPal services because </w:t>
        </w:r>
        <w:r w:rsidRPr="000926B2">
          <w:rPr>
            <w:rFonts w:ascii="Times" w:hAnsi="Times" w:cs="Times New Roman"/>
            <w:sz w:val="22"/>
            <w:szCs w:val="22"/>
          </w:rPr>
          <w:t xml:space="preserve">students live on campus and the buyer and seller can meet for the delivery and payment of the item. </w:t>
        </w:r>
      </w:ins>
    </w:p>
    <w:p w14:paraId="1BC3CA86" w14:textId="77777777" w:rsidR="00340F77" w:rsidRPr="000926B2" w:rsidRDefault="00340F77" w:rsidP="00EE1303">
      <w:pPr>
        <w:spacing w:line="360" w:lineRule="auto"/>
        <w:contextualSpacing/>
        <w:jc w:val="both"/>
        <w:rPr>
          <w:rFonts w:ascii="Times" w:hAnsi="Times" w:cs="Times New Roman"/>
          <w:sz w:val="22"/>
          <w:szCs w:val="22"/>
        </w:rPr>
      </w:pPr>
    </w:p>
    <w:p w14:paraId="0E0A387D" w14:textId="77777777"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3837" w:name="_Toc290491186"/>
      <w:r w:rsidRPr="000926B2">
        <w:rPr>
          <w:rFonts w:ascii="Times" w:hAnsi="Times" w:cs="Times New Roman"/>
          <w:color w:val="auto"/>
          <w:sz w:val="22"/>
          <w:szCs w:val="22"/>
          <w:lang w:val="en-GB"/>
        </w:rPr>
        <w:t>Final evaluation and conclusions</w:t>
      </w:r>
      <w:bookmarkEnd w:id="3837"/>
    </w:p>
    <w:p w14:paraId="25D6343D" w14:textId="77777777" w:rsidR="00E218A2" w:rsidRPr="000926B2" w:rsidRDefault="00E218A2" w:rsidP="00EE1303">
      <w:pPr>
        <w:pStyle w:val="ListParagraph"/>
        <w:spacing w:line="360" w:lineRule="auto"/>
        <w:ind w:left="360"/>
        <w:jc w:val="both"/>
        <w:rPr>
          <w:rFonts w:ascii="Times" w:hAnsi="Times" w:cs="Times New Roman"/>
          <w:sz w:val="22"/>
          <w:szCs w:val="22"/>
          <w:lang w:val="en-GB"/>
        </w:rPr>
      </w:pPr>
      <w:r w:rsidRPr="000926B2">
        <w:rPr>
          <w:rFonts w:ascii="Times" w:hAnsi="Times" w:cs="Times New Roman"/>
          <w:sz w:val="22"/>
          <w:szCs w:val="22"/>
          <w:highlight w:val="yellow"/>
          <w:lang w:val="en-GB"/>
        </w:rPr>
        <w:t>To be completed</w:t>
      </w:r>
    </w:p>
    <w:p w14:paraId="413D3026" w14:textId="77777777" w:rsidR="00340F77" w:rsidRPr="000926B2" w:rsidRDefault="00340F77" w:rsidP="00EE1303">
      <w:pPr>
        <w:spacing w:line="360" w:lineRule="auto"/>
        <w:contextualSpacing/>
        <w:jc w:val="both"/>
        <w:rPr>
          <w:rFonts w:ascii="Times" w:hAnsi="Times" w:cs="Times New Roman"/>
          <w:sz w:val="22"/>
          <w:szCs w:val="22"/>
        </w:rPr>
      </w:pPr>
    </w:p>
    <w:p w14:paraId="3925C1CB" w14:textId="77777777" w:rsidR="009023B1" w:rsidRPr="000926B2" w:rsidRDefault="009023B1" w:rsidP="00EE1303">
      <w:pPr>
        <w:pStyle w:val="Heading2"/>
        <w:numPr>
          <w:ilvl w:val="1"/>
          <w:numId w:val="15"/>
        </w:numPr>
        <w:spacing w:line="360" w:lineRule="auto"/>
        <w:contextualSpacing/>
        <w:jc w:val="both"/>
        <w:rPr>
          <w:rFonts w:ascii="Times" w:hAnsi="Times" w:cs="Times New Roman"/>
          <w:color w:val="auto"/>
          <w:sz w:val="22"/>
          <w:szCs w:val="22"/>
          <w:lang w:val="en-GB"/>
        </w:rPr>
      </w:pPr>
      <w:bookmarkStart w:id="3838" w:name="_Toc290491187"/>
      <w:r w:rsidRPr="000926B2">
        <w:rPr>
          <w:rFonts w:ascii="Times" w:hAnsi="Times" w:cs="Times New Roman"/>
          <w:color w:val="auto"/>
          <w:sz w:val="22"/>
          <w:szCs w:val="22"/>
          <w:lang w:val="en-GB"/>
        </w:rPr>
        <w:t>Summary</w:t>
      </w:r>
      <w:bookmarkEnd w:id="3838"/>
    </w:p>
    <w:p w14:paraId="04A3839F" w14:textId="77777777" w:rsidR="00E218A2" w:rsidRPr="000926B2" w:rsidRDefault="00E218A2" w:rsidP="00EE1303">
      <w:pPr>
        <w:pStyle w:val="ListParagraph"/>
        <w:spacing w:line="360" w:lineRule="auto"/>
        <w:ind w:left="360"/>
        <w:jc w:val="both"/>
        <w:rPr>
          <w:rFonts w:ascii="Times" w:hAnsi="Times" w:cs="Times New Roman"/>
          <w:sz w:val="22"/>
          <w:szCs w:val="22"/>
          <w:lang w:val="en-GB"/>
        </w:rPr>
      </w:pPr>
      <w:r w:rsidRPr="000926B2">
        <w:rPr>
          <w:rFonts w:ascii="Times" w:hAnsi="Times" w:cs="Times New Roman"/>
          <w:sz w:val="22"/>
          <w:szCs w:val="22"/>
          <w:highlight w:val="yellow"/>
          <w:lang w:val="en-GB"/>
        </w:rPr>
        <w:t>To be completed</w:t>
      </w:r>
    </w:p>
    <w:p w14:paraId="2115C585" w14:textId="77777777" w:rsidR="00B76EAA" w:rsidRPr="000926B2" w:rsidRDefault="0045682C" w:rsidP="00EE1303">
      <w:pPr>
        <w:spacing w:line="360" w:lineRule="auto"/>
        <w:contextualSpacing/>
        <w:jc w:val="both"/>
        <w:rPr>
          <w:rFonts w:ascii="Times" w:eastAsia="Times New Roman" w:hAnsi="Times" w:cs="Times New Roman"/>
          <w:sz w:val="22"/>
          <w:szCs w:val="22"/>
          <w:lang w:val="en-GB"/>
        </w:rPr>
      </w:pPr>
      <w:r w:rsidRPr="000926B2">
        <w:rPr>
          <w:rFonts w:ascii="Times" w:eastAsia="Times New Roman" w:hAnsi="Times" w:cs="Times New Roman"/>
          <w:sz w:val="22"/>
          <w:szCs w:val="22"/>
          <w:lang w:val="en-GB"/>
        </w:rPr>
        <w:br w:type="page"/>
      </w:r>
    </w:p>
    <w:p w14:paraId="281F2853" w14:textId="3AE91469" w:rsidR="009023B1" w:rsidRPr="000926B2" w:rsidRDefault="000926B2" w:rsidP="00EE1303">
      <w:pPr>
        <w:pStyle w:val="Heading1"/>
        <w:numPr>
          <w:ilvl w:val="0"/>
          <w:numId w:val="15"/>
        </w:numPr>
        <w:spacing w:line="360" w:lineRule="auto"/>
        <w:contextualSpacing/>
        <w:jc w:val="both"/>
        <w:rPr>
          <w:rFonts w:ascii="Times" w:hAnsi="Times" w:cs="Times New Roman"/>
          <w:color w:val="auto"/>
          <w:sz w:val="22"/>
          <w:szCs w:val="22"/>
          <w:lang w:val="en-GB"/>
        </w:rPr>
      </w:pPr>
      <w:r w:rsidRPr="000926B2">
        <w:rPr>
          <w:rFonts w:ascii="Times" w:hAnsi="Times" w:cs="Times New Roman"/>
          <w:color w:val="auto"/>
          <w:sz w:val="22"/>
          <w:szCs w:val="22"/>
          <w:lang w:val="en-GB"/>
        </w:rPr>
        <w:t>Bibliography</w:t>
      </w:r>
    </w:p>
    <w:sdt>
      <w:sdtPr>
        <w:rPr>
          <w:rFonts w:ascii="Times" w:hAnsi="Times"/>
          <w:sz w:val="22"/>
          <w:szCs w:val="22"/>
        </w:rPr>
        <w:id w:val="-718822283"/>
        <w:docPartObj>
          <w:docPartGallery w:val="Bibliographies"/>
          <w:docPartUnique/>
        </w:docPartObj>
      </w:sdtPr>
      <w:sdtContent>
        <w:sdt>
          <w:sdtPr>
            <w:rPr>
              <w:rFonts w:ascii="Times" w:hAnsi="Times"/>
              <w:sz w:val="22"/>
              <w:szCs w:val="22"/>
            </w:rPr>
            <w:id w:val="111145805"/>
            <w:bibliography/>
          </w:sdtPr>
          <w:sdtContent>
            <w:p w14:paraId="15345DFB" w14:textId="016292A0" w:rsidR="000926B2" w:rsidRPr="000926B2" w:rsidRDefault="000926B2" w:rsidP="00EE1303">
              <w:pPr>
                <w:pStyle w:val="Bibliography"/>
                <w:spacing w:line="360" w:lineRule="auto"/>
                <w:contextualSpacing/>
                <w:rPr>
                  <w:rFonts w:ascii="Times" w:hAnsi="Times" w:cs="Times New Roman"/>
                  <w:noProof/>
                  <w:vanish/>
                  <w:sz w:val="22"/>
                  <w:szCs w:val="22"/>
                </w:rPr>
              </w:pPr>
              <w:r w:rsidRPr="000926B2">
                <w:rPr>
                  <w:rFonts w:ascii="Times" w:hAnsi="Times" w:cs="Times New Roman"/>
                  <w:noProof/>
                  <w:vanish/>
                  <w:sz w:val="22"/>
                  <w:szCs w:val="22"/>
                </w:rPr>
                <w:t>x</w:t>
              </w:r>
            </w:p>
            <w:tbl>
              <w:tblPr>
                <w:tblW w:w="5276" w:type="pct"/>
                <w:tblCellSpacing w:w="15" w:type="dxa"/>
                <w:tblCellMar>
                  <w:top w:w="15" w:type="dxa"/>
                  <w:left w:w="15" w:type="dxa"/>
                  <w:bottom w:w="15" w:type="dxa"/>
                  <w:right w:w="15" w:type="dxa"/>
                </w:tblCellMar>
                <w:tblLook w:val="04A0" w:firstRow="1" w:lastRow="0" w:firstColumn="1" w:lastColumn="0" w:noHBand="0" w:noVBand="1"/>
              </w:tblPr>
              <w:tblGrid>
                <w:gridCol w:w="442"/>
                <w:gridCol w:w="9171"/>
              </w:tblGrid>
              <w:tr w:rsidR="000926B2" w:rsidRPr="000926B2" w14:paraId="22EA0ECB" w14:textId="77777777" w:rsidTr="000926B2">
                <w:trPr>
                  <w:trHeight w:val="1028"/>
                  <w:tblCellSpacing w:w="15" w:type="dxa"/>
                </w:trPr>
                <w:tc>
                  <w:tcPr>
                    <w:tcW w:w="0" w:type="auto"/>
                    <w:hideMark/>
                  </w:tcPr>
                  <w:p w14:paraId="150627E6"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w:t>
                    </w:r>
                  </w:p>
                </w:tc>
                <w:tc>
                  <w:tcPr>
                    <w:tcW w:w="0" w:type="auto"/>
                    <w:hideMark/>
                  </w:tcPr>
                  <w:p w14:paraId="2835617F" w14:textId="640E69C8"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Reuters. (2015) Most of world interconnected through email and social media'. [Online].   HYPERLINK "http://www.reuters.com/article/2012/03/27/uk-socialmedia-online-poll- idUSLNE82Q02120120327  "   </w:t>
                    </w:r>
                    <w:r w:rsidRPr="000926B2">
                      <w:rPr>
                        <w:rStyle w:val="Hyperlink"/>
                        <w:rFonts w:ascii="Times" w:hAnsi="Times" w:cs="Times New Roman"/>
                        <w:noProof/>
                        <w:sz w:val="22"/>
                        <w:szCs w:val="22"/>
                      </w:rPr>
                      <w:t xml:space="preserve">http://www.reuters.com/article/2012/03/27/uk-socialmedia-online-poll- idUSLNE82Q02120120327 </w:t>
                    </w:r>
                    <w:r w:rsidRPr="000926B2">
                      <w:rPr>
                        <w:rFonts w:ascii="Times" w:hAnsi="Times" w:cs="Times New Roman"/>
                        <w:noProof/>
                        <w:sz w:val="22"/>
                        <w:szCs w:val="22"/>
                      </w:rPr>
                      <w:t xml:space="preserve"> </w:t>
                    </w:r>
                  </w:p>
                </w:tc>
              </w:tr>
              <w:tr w:rsidR="000926B2" w:rsidRPr="000926B2" w14:paraId="649D7AAF" w14:textId="77777777" w:rsidTr="000926B2">
                <w:trPr>
                  <w:trHeight w:val="1028"/>
                  <w:tblCellSpacing w:w="15" w:type="dxa"/>
                </w:trPr>
                <w:tc>
                  <w:tcPr>
                    <w:tcW w:w="0" w:type="auto"/>
                    <w:hideMark/>
                  </w:tcPr>
                  <w:p w14:paraId="08464A6E"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w:t>
                    </w:r>
                  </w:p>
                </w:tc>
                <w:tc>
                  <w:tcPr>
                    <w:tcW w:w="0" w:type="auto"/>
                    <w:hideMark/>
                  </w:tcPr>
                  <w:p w14:paraId="0BA218C8" w14:textId="20D9DB36"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The Radical Group. (2015) Most of world interconnected through email and social media. [Online].   HYPERLINK "http://www.radicati.com/wp/wp-content/uploads/2013/04/Email-Statistics- Report-2013-2017-Executive-Summary.pdf"   </w:t>
                    </w:r>
                    <w:r w:rsidRPr="000926B2">
                      <w:rPr>
                        <w:rStyle w:val="Hyperlink"/>
                        <w:rFonts w:ascii="Times" w:hAnsi="Times" w:cs="Times New Roman"/>
                        <w:noProof/>
                        <w:sz w:val="22"/>
                        <w:szCs w:val="22"/>
                      </w:rPr>
                      <w:t>http://www.radicati.com/wp/wp-content/uploads/2013/04/Email-Statistics- Report-2013-2017-Executive-Summary.pdf</w:t>
                    </w:r>
                    <w:r w:rsidRPr="000926B2">
                      <w:rPr>
                        <w:rFonts w:ascii="Times" w:hAnsi="Times" w:cs="Times New Roman"/>
                        <w:noProof/>
                        <w:sz w:val="22"/>
                        <w:szCs w:val="22"/>
                      </w:rPr>
                      <w:t xml:space="preserve"> </w:t>
                    </w:r>
                  </w:p>
                </w:tc>
              </w:tr>
              <w:tr w:rsidR="000926B2" w:rsidRPr="000926B2" w14:paraId="443B0D4C" w14:textId="77777777" w:rsidTr="000926B2">
                <w:trPr>
                  <w:trHeight w:val="1028"/>
                  <w:tblCellSpacing w:w="15" w:type="dxa"/>
                </w:trPr>
                <w:tc>
                  <w:tcPr>
                    <w:tcW w:w="0" w:type="auto"/>
                    <w:hideMark/>
                  </w:tcPr>
                  <w:p w14:paraId="0878771A"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w:t>
                    </w:r>
                  </w:p>
                </w:tc>
                <w:tc>
                  <w:tcPr>
                    <w:tcW w:w="0" w:type="auto"/>
                    <w:hideMark/>
                  </w:tcPr>
                  <w:p w14:paraId="107DC6A9" w14:textId="77A98BD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Esecurityplanet.com. (2015) Esecurityplanet.com. [Online].   HYPERLINK "http://www.esecurityplanet.com/network-security/almost-100-billion- spam-e-mails-sent-daily-in-q1-2013.html"   </w:t>
                    </w:r>
                    <w:r w:rsidRPr="000926B2">
                      <w:rPr>
                        <w:rStyle w:val="Hyperlink"/>
                        <w:rFonts w:ascii="Times" w:hAnsi="Times" w:cs="Times New Roman"/>
                        <w:noProof/>
                        <w:sz w:val="22"/>
                        <w:szCs w:val="22"/>
                      </w:rPr>
                      <w:t>http://www.esecurityplanet.com/network-security/almost-100-billion- spam-e-mails-sent-daily-in-q1-2013.html</w:t>
                    </w:r>
                    <w:r w:rsidRPr="000926B2">
                      <w:rPr>
                        <w:rFonts w:ascii="Times" w:hAnsi="Times" w:cs="Times New Roman"/>
                        <w:noProof/>
                        <w:sz w:val="22"/>
                        <w:szCs w:val="22"/>
                      </w:rPr>
                      <w:t xml:space="preserve"> </w:t>
                    </w:r>
                  </w:p>
                </w:tc>
              </w:tr>
              <w:tr w:rsidR="000926B2" w:rsidRPr="000926B2" w14:paraId="359D5E0F" w14:textId="77777777" w:rsidTr="000926B2">
                <w:trPr>
                  <w:trHeight w:val="257"/>
                  <w:tblCellSpacing w:w="15" w:type="dxa"/>
                </w:trPr>
                <w:tc>
                  <w:tcPr>
                    <w:tcW w:w="0" w:type="auto"/>
                    <w:hideMark/>
                  </w:tcPr>
                  <w:p w14:paraId="2879F686"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w:t>
                    </w:r>
                  </w:p>
                </w:tc>
                <w:tc>
                  <w:tcPr>
                    <w:tcW w:w="0" w:type="auto"/>
                    <w:hideMark/>
                  </w:tcPr>
                  <w:p w14:paraId="69F34B51" w14:textId="7777777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A. Osterwalder, Y Pigne, G Bernarda, and Osterwalder Smith. </w:t>
                    </w:r>
                  </w:p>
                </w:tc>
              </w:tr>
              <w:tr w:rsidR="000926B2" w:rsidRPr="000926B2" w14:paraId="64D1D460" w14:textId="77777777" w:rsidTr="000926B2">
                <w:trPr>
                  <w:trHeight w:val="1271"/>
                  <w:tblCellSpacing w:w="15" w:type="dxa"/>
                </w:trPr>
                <w:tc>
                  <w:tcPr>
                    <w:tcW w:w="0" w:type="auto"/>
                    <w:hideMark/>
                  </w:tcPr>
                  <w:p w14:paraId="712E340C"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[5]</w:t>
                    </w:r>
                  </w:p>
                </w:tc>
                <w:tc>
                  <w:tcPr>
                    <w:tcW w:w="0" w:type="auto"/>
                    <w:hideMark/>
                  </w:tcPr>
                  <w:p w14:paraId="148F9EF5" w14:textId="209DA985"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SearchSoftwareQuality. (2015) Software development life cycle phases, iterations, explained step by step. [Online].   HYPERLINK "http://searchsoftwarequality.techtarget.com/answer/Software- development-life-cycle-phases-iterations-explained-step-by-step "   </w:t>
                    </w:r>
                    <w:r w:rsidRPr="000926B2">
                      <w:rPr>
                        <w:rStyle w:val="Hyperlink"/>
                        <w:rFonts w:ascii="Times" w:hAnsi="Times" w:cs="Times New Roman"/>
                        <w:noProof/>
                        <w:sz w:val="22"/>
                        <w:szCs w:val="22"/>
                      </w:rPr>
                      <w:t xml:space="preserve">http://searchsoftwarequality.techtarget.com/answer/Software- development-life-cycle-phases-iterations-explained-step-by-step </w:t>
                    </w:r>
                    <w:r w:rsidRPr="000926B2">
                      <w:rPr>
                        <w:rFonts w:ascii="Times" w:hAnsi="Times" w:cs="Times New Roman"/>
                        <w:noProof/>
                        <w:sz w:val="22"/>
                        <w:szCs w:val="22"/>
                      </w:rPr>
                      <w:t xml:space="preserve"> </w:t>
                    </w:r>
                  </w:p>
                </w:tc>
              </w:tr>
              <w:tr w:rsidR="000926B2" w:rsidRPr="000926B2" w14:paraId="7E07B08B" w14:textId="77777777" w:rsidTr="000926B2">
                <w:trPr>
                  <w:trHeight w:val="1285"/>
                  <w:tblCellSpacing w:w="15" w:type="dxa"/>
                </w:trPr>
                <w:tc>
                  <w:tcPr>
                    <w:tcW w:w="0" w:type="auto"/>
                    <w:hideMark/>
                  </w:tcPr>
                  <w:p w14:paraId="60CD49A1"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[6]</w:t>
                    </w:r>
                  </w:p>
                </w:tc>
                <w:tc>
                  <w:tcPr>
                    <w:tcW w:w="0" w:type="auto"/>
                    <w:hideMark/>
                  </w:tcPr>
                  <w:p w14:paraId="3E8E8EC3" w14:textId="1D04F3ED"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Wikipedia. (2015) Comparison of free software e-commerce web application frameworks. [Online].   HYPERLINK "http://en.wikipedia.org/wiki/Comparison_of_free_software_e- commerce_web_application_frameworks  "   </w:t>
                    </w:r>
                    <w:r w:rsidRPr="000926B2">
                      <w:rPr>
                        <w:rStyle w:val="Hyperlink"/>
                        <w:rFonts w:ascii="Times" w:hAnsi="Times" w:cs="Times New Roman"/>
                        <w:noProof/>
                        <w:sz w:val="22"/>
                        <w:szCs w:val="22"/>
                      </w:rPr>
                      <w:t xml:space="preserve">http://en.wikipedia.org/wiki/Comparison_of_free_software_e- commerce_web_application_frameworks </w:t>
                    </w:r>
                    <w:r w:rsidRPr="000926B2">
                      <w:rPr>
                        <w:rFonts w:ascii="Times" w:hAnsi="Times" w:cs="Times New Roman"/>
                        <w:noProof/>
                        <w:sz w:val="22"/>
                        <w:szCs w:val="22"/>
                      </w:rPr>
                      <w:t xml:space="preserve"> </w:t>
                    </w:r>
                  </w:p>
                </w:tc>
              </w:tr>
              <w:tr w:rsidR="000926B2" w:rsidRPr="000926B2" w14:paraId="51D53C29" w14:textId="77777777" w:rsidTr="000926B2">
                <w:trPr>
                  <w:trHeight w:val="771"/>
                  <w:tblCellSpacing w:w="15" w:type="dxa"/>
                </w:trPr>
                <w:tc>
                  <w:tcPr>
                    <w:tcW w:w="0" w:type="auto"/>
                    <w:hideMark/>
                  </w:tcPr>
                  <w:p w14:paraId="080CBF4F"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[7]</w:t>
                    </w:r>
                  </w:p>
                </w:tc>
                <w:tc>
                  <w:tcPr>
                    <w:tcW w:w="0" w:type="auto"/>
                    <w:hideMark/>
                  </w:tcPr>
                  <w:p w14:paraId="6C13E215" w14:textId="5867A03E"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Ofbiz.apache.org. (2015) Apache OFBiz, The Apache Open For Business Project - Open Source E- Business / E-Commerce, ERP, CRM, POS, SCM, MRP, CMMS/EAM. [Online].   HYPERLINK "https://ofbiz.apache.org/  "   </w:t>
                    </w:r>
                    <w:r w:rsidRPr="000926B2">
                      <w:rPr>
                        <w:rStyle w:val="Hyperlink"/>
                        <w:rFonts w:ascii="Times" w:hAnsi="Times" w:cs="Times New Roman"/>
                        <w:noProof/>
                        <w:sz w:val="22"/>
                        <w:szCs w:val="22"/>
                      </w:rPr>
                      <w:t xml:space="preserve">https://ofbiz.apache.org/ </w:t>
                    </w:r>
                    <w:r w:rsidRPr="000926B2">
                      <w:rPr>
                        <w:rFonts w:ascii="Times" w:hAnsi="Times" w:cs="Times New Roman"/>
                        <w:noProof/>
                        <w:sz w:val="22"/>
                        <w:szCs w:val="22"/>
                      </w:rPr>
                      <w:t xml:space="preserve"> </w:t>
                    </w:r>
                  </w:p>
                </w:tc>
              </w:tr>
              <w:tr w:rsidR="000926B2" w:rsidRPr="000926B2" w14:paraId="5CB65CC1" w14:textId="77777777" w:rsidTr="000926B2">
                <w:trPr>
                  <w:trHeight w:val="514"/>
                  <w:tblCellSpacing w:w="15" w:type="dxa"/>
                </w:trPr>
                <w:tc>
                  <w:tcPr>
                    <w:tcW w:w="0" w:type="auto"/>
                    <w:hideMark/>
                  </w:tcPr>
                  <w:p w14:paraId="7C71C689"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[8]</w:t>
                    </w:r>
                  </w:p>
                </w:tc>
                <w:tc>
                  <w:tcPr>
                    <w:tcW w:w="0" w:type="auto"/>
                    <w:hideMark/>
                  </w:tcPr>
                  <w:p w14:paraId="33DA6736" w14:textId="0B1DCB6D"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Oscommerce. (2015) Creating Online Stores Worldwide | osCommerce. [Online].   HYPERLINK "http://www.oscommerce.com"   </w:t>
                    </w:r>
                    <w:r w:rsidRPr="000926B2">
                      <w:rPr>
                        <w:rStyle w:val="Hyperlink"/>
                        <w:rFonts w:ascii="Times" w:hAnsi="Times" w:cs="Times New Roman"/>
                        <w:noProof/>
                        <w:sz w:val="22"/>
                        <w:szCs w:val="22"/>
                      </w:rPr>
                      <w:t>http://www.oscommerce.com</w:t>
                    </w:r>
                    <w:r w:rsidRPr="000926B2">
                      <w:rPr>
                        <w:rFonts w:ascii="Times" w:hAnsi="Times" w:cs="Times New Roman"/>
                        <w:noProof/>
                        <w:sz w:val="22"/>
                        <w:szCs w:val="22"/>
                      </w:rPr>
                      <w:t xml:space="preserve"> </w:t>
                    </w:r>
                  </w:p>
                </w:tc>
              </w:tr>
              <w:tr w:rsidR="000926B2" w:rsidRPr="000926B2" w14:paraId="5B98B2B2" w14:textId="77777777" w:rsidTr="000926B2">
                <w:trPr>
                  <w:trHeight w:val="514"/>
                  <w:tblCellSpacing w:w="15" w:type="dxa"/>
                </w:trPr>
                <w:tc>
                  <w:tcPr>
                    <w:tcW w:w="0" w:type="auto"/>
                    <w:hideMark/>
                  </w:tcPr>
                  <w:p w14:paraId="5B1145A8"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[9]</w:t>
                    </w:r>
                  </w:p>
                </w:tc>
                <w:tc>
                  <w:tcPr>
                    <w:tcW w:w="0" w:type="auto"/>
                    <w:hideMark/>
                  </w:tcPr>
                  <w:p w14:paraId="40AA2D4D" w14:textId="3860D5B9"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Magendo. (2015) HP - Magento.com UK. [Online].   HYPERLINK "http://magento.com/UK"   </w:t>
                    </w:r>
                    <w:r w:rsidRPr="000926B2">
                      <w:rPr>
                        <w:rStyle w:val="Hyperlink"/>
                        <w:rFonts w:ascii="Times" w:hAnsi="Times" w:cs="Times New Roman"/>
                        <w:noProof/>
                        <w:sz w:val="22"/>
                        <w:szCs w:val="22"/>
                      </w:rPr>
                      <w:t>http://magento.com/UK</w:t>
                    </w:r>
                    <w:r w:rsidRPr="000926B2">
                      <w:rPr>
                        <w:rFonts w:ascii="Times" w:hAnsi="Times" w:cs="Times New Roman"/>
                        <w:noProof/>
                        <w:sz w:val="22"/>
                        <w:szCs w:val="22"/>
                      </w:rPr>
                      <w:t xml:space="preserve"> </w:t>
                    </w:r>
                  </w:p>
                </w:tc>
              </w:tr>
              <w:tr w:rsidR="000926B2" w:rsidRPr="000926B2" w14:paraId="15DD204B" w14:textId="77777777" w:rsidTr="000926B2">
                <w:trPr>
                  <w:trHeight w:val="528"/>
                  <w:tblCellSpacing w:w="15" w:type="dxa"/>
                </w:trPr>
                <w:tc>
                  <w:tcPr>
                    <w:tcW w:w="0" w:type="auto"/>
                    <w:hideMark/>
                  </w:tcPr>
                  <w:p w14:paraId="0C0C3AB2" w14:textId="557DDD42"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[10]</w:t>
                    </w:r>
                  </w:p>
                </w:tc>
                <w:tc>
                  <w:tcPr>
                    <w:tcW w:w="0" w:type="auto"/>
                    <w:hideMark/>
                  </w:tcPr>
                  <w:p w14:paraId="4C3484F2" w14:textId="68DA1176"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Wikipedia. (2015) Gumtree. [Online].   HYPERLINK "http://en.wikipedia.org/wiki/Gumtree"   </w:t>
                    </w:r>
                    <w:r w:rsidRPr="000926B2">
                      <w:rPr>
                        <w:rStyle w:val="Hyperlink"/>
                        <w:rFonts w:ascii="Times" w:hAnsi="Times" w:cs="Times New Roman"/>
                        <w:noProof/>
                        <w:sz w:val="22"/>
                        <w:szCs w:val="22"/>
                      </w:rPr>
                      <w:t>http://en.wikipedia.org/wiki/Gumtree</w:t>
                    </w:r>
                    <w:r w:rsidRPr="000926B2">
                      <w:rPr>
                        <w:rFonts w:ascii="Times" w:hAnsi="Times" w:cs="Times New Roman"/>
                        <w:noProof/>
                        <w:sz w:val="22"/>
                        <w:szCs w:val="22"/>
                      </w:rPr>
                      <w:t xml:space="preserve"> </w:t>
                    </w:r>
                  </w:p>
                </w:tc>
              </w:tr>
              <w:tr w:rsidR="000926B2" w:rsidRPr="000926B2" w14:paraId="274523B5" w14:textId="77777777" w:rsidTr="000926B2">
                <w:trPr>
                  <w:trHeight w:val="514"/>
                  <w:tblCellSpacing w:w="15" w:type="dxa"/>
                </w:trPr>
                <w:tc>
                  <w:tcPr>
                    <w:tcW w:w="0" w:type="auto"/>
                    <w:hideMark/>
                  </w:tcPr>
                  <w:p w14:paraId="5F2C91B2"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[11]</w:t>
                    </w:r>
                  </w:p>
                </w:tc>
                <w:tc>
                  <w:tcPr>
                    <w:tcW w:w="0" w:type="auto"/>
                    <w:hideMark/>
                  </w:tcPr>
                  <w:p w14:paraId="4BDE3932" w14:textId="3FD4B414"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Secure.preloved.co.uk. (2015) About Us | Preloved. [Online].   HYPERLINK "http://www.preloved.co.uk/about "   </w:t>
                    </w:r>
                    <w:r w:rsidRPr="000926B2">
                      <w:rPr>
                        <w:rStyle w:val="Hyperlink"/>
                        <w:rFonts w:ascii="Times" w:hAnsi="Times" w:cs="Times New Roman"/>
                        <w:noProof/>
                        <w:sz w:val="22"/>
                        <w:szCs w:val="22"/>
                      </w:rPr>
                      <w:t xml:space="preserve">http://www.preloved.co.uk/about </w:t>
                    </w:r>
                    <w:r w:rsidRPr="000926B2">
                      <w:rPr>
                        <w:rFonts w:ascii="Times" w:hAnsi="Times" w:cs="Times New Roman"/>
                        <w:noProof/>
                        <w:sz w:val="22"/>
                        <w:szCs w:val="22"/>
                      </w:rPr>
                      <w:t xml:space="preserve"> </w:t>
                    </w:r>
                  </w:p>
                </w:tc>
              </w:tr>
              <w:tr w:rsidR="000926B2" w:rsidRPr="000926B2" w14:paraId="37D5320F" w14:textId="77777777" w:rsidTr="000926B2">
                <w:trPr>
                  <w:trHeight w:val="514"/>
                  <w:tblCellSpacing w:w="15" w:type="dxa"/>
                </w:trPr>
                <w:tc>
                  <w:tcPr>
                    <w:tcW w:w="0" w:type="auto"/>
                    <w:hideMark/>
                  </w:tcPr>
                  <w:p w14:paraId="2277A9DA"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[12]</w:t>
                    </w:r>
                  </w:p>
                </w:tc>
                <w:tc>
                  <w:tcPr>
                    <w:tcW w:w="0" w:type="auto"/>
                    <w:hideMark/>
                  </w:tcPr>
                  <w:p w14:paraId="63BBD487" w14:textId="01328F48"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Wikipedia. (2015) [Online].   HYPERLINK "http://en.wikipedia.org/wiki/Preloved"   </w:t>
                    </w:r>
                    <w:r w:rsidRPr="000926B2">
                      <w:rPr>
                        <w:rStyle w:val="Hyperlink"/>
                        <w:rFonts w:ascii="Times" w:hAnsi="Times" w:cs="Times New Roman"/>
                        <w:noProof/>
                        <w:sz w:val="22"/>
                        <w:szCs w:val="22"/>
                      </w:rPr>
                      <w:t>http://en.wikipedia.org/wiki/Preloved</w:t>
                    </w:r>
                    <w:r w:rsidRPr="000926B2">
                      <w:rPr>
                        <w:rFonts w:ascii="Times" w:hAnsi="Times" w:cs="Times New Roman"/>
                        <w:noProof/>
                        <w:sz w:val="22"/>
                        <w:szCs w:val="22"/>
                      </w:rPr>
                      <w:t xml:space="preserve"> </w:t>
                    </w:r>
                  </w:p>
                </w:tc>
              </w:tr>
              <w:tr w:rsidR="000926B2" w:rsidRPr="000926B2" w14:paraId="57368C25" w14:textId="77777777" w:rsidTr="000926B2">
                <w:trPr>
                  <w:trHeight w:val="771"/>
                  <w:tblCellSpacing w:w="15" w:type="dxa"/>
                </w:trPr>
                <w:tc>
                  <w:tcPr>
                    <w:tcW w:w="0" w:type="auto"/>
                    <w:hideMark/>
                  </w:tcPr>
                  <w:p w14:paraId="08EE3C53"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[13]</w:t>
                    </w:r>
                  </w:p>
                </w:tc>
                <w:tc>
                  <w:tcPr>
                    <w:tcW w:w="0" w:type="auto"/>
                    <w:hideMark/>
                  </w:tcPr>
                  <w:p w14:paraId="368CEB95" w14:textId="7777777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Secure.preloved.co.uk. (2015) https://secure.preloved.co.uk/eu?qs=JfkBZrgTL0Us_mTRoTIqPfCxFFVK68QIgWR8O2F9jgrDlqT_ SK8RQQ.</w:t>
                    </w:r>
                  </w:p>
                </w:tc>
              </w:tr>
              <w:tr w:rsidR="000926B2" w:rsidRPr="000926B2" w14:paraId="54804A36" w14:textId="77777777" w:rsidTr="000926B2">
                <w:trPr>
                  <w:trHeight w:val="1285"/>
                  <w:tblCellSpacing w:w="15" w:type="dxa"/>
                </w:trPr>
                <w:tc>
                  <w:tcPr>
                    <w:tcW w:w="0" w:type="auto"/>
                    <w:hideMark/>
                  </w:tcPr>
                  <w:p w14:paraId="62AB3930"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[14]</w:t>
                    </w:r>
                  </w:p>
                </w:tc>
                <w:tc>
                  <w:tcPr>
                    <w:tcW w:w="0" w:type="auto"/>
                    <w:hideMark/>
                  </w:tcPr>
                  <w:p w14:paraId="5DBDC6CB" w14:textId="2C5D6BCF"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Londonlovesbusiness.com. (2015) Londonlovesbusiness.com. [Online].   HYPERLINK "http://www.londonlovesbusiness.com/entrepreneurs/famous-entrepreneurs/the-interview-the- mysterious-founders-of-gumtreecom/2210.article  "   </w:t>
                    </w:r>
                    <w:r w:rsidRPr="000926B2">
                      <w:rPr>
                        <w:rStyle w:val="Hyperlink"/>
                        <w:rFonts w:ascii="Times" w:hAnsi="Times" w:cs="Times New Roman"/>
                        <w:noProof/>
                        <w:sz w:val="22"/>
                        <w:szCs w:val="22"/>
                      </w:rPr>
                      <w:t xml:space="preserve">http://www.londonlovesbusiness.com/entrepreneurs/famous-entrepreneurs/the-interview-the- mysterious-founders-of-gumtreecom/2210.article </w:t>
                    </w:r>
                    <w:r w:rsidRPr="000926B2">
                      <w:rPr>
                        <w:rFonts w:ascii="Times" w:hAnsi="Times" w:cs="Times New Roman"/>
                        <w:noProof/>
                        <w:sz w:val="22"/>
                        <w:szCs w:val="22"/>
                      </w:rPr>
                      <w:t xml:space="preserve"> </w:t>
                    </w:r>
                  </w:p>
                </w:tc>
              </w:tr>
              <w:tr w:rsidR="000926B2" w:rsidRPr="000926B2" w14:paraId="15A40AC5" w14:textId="77777777" w:rsidTr="000926B2">
                <w:trPr>
                  <w:trHeight w:val="771"/>
                  <w:tblCellSpacing w:w="15" w:type="dxa"/>
                </w:trPr>
                <w:tc>
                  <w:tcPr>
                    <w:tcW w:w="0" w:type="auto"/>
                    <w:hideMark/>
                  </w:tcPr>
                  <w:p w14:paraId="58ABEC1B"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[15]</w:t>
                    </w:r>
                  </w:p>
                </w:tc>
                <w:tc>
                  <w:tcPr>
                    <w:tcW w:w="0" w:type="auto"/>
                    <w:hideMark/>
                  </w:tcPr>
                  <w:p w14:paraId="568DB6A0" w14:textId="02C14AB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Statista. (2015) Statista. [Online].   HYPERLINK "http://www.statista.com/statistics/242235/number-of-ebays-total-active-users/ "   </w:t>
                    </w:r>
                    <w:r w:rsidRPr="000926B2">
                      <w:rPr>
                        <w:rStyle w:val="Hyperlink"/>
                        <w:rFonts w:ascii="Times" w:hAnsi="Times" w:cs="Times New Roman"/>
                        <w:noProof/>
                        <w:sz w:val="22"/>
                        <w:szCs w:val="22"/>
                      </w:rPr>
                      <w:t xml:space="preserve">http://www.statista.com/statistics/242235/number-of-ebays-total-active-users/ </w:t>
                    </w:r>
                    <w:r w:rsidRPr="000926B2">
                      <w:rPr>
                        <w:rFonts w:ascii="Times" w:hAnsi="Times" w:cs="Times New Roman"/>
                        <w:noProof/>
                        <w:sz w:val="22"/>
                        <w:szCs w:val="22"/>
                      </w:rPr>
                      <w:t xml:space="preserve"> </w:t>
                    </w:r>
                  </w:p>
                </w:tc>
              </w:tr>
              <w:tr w:rsidR="000926B2" w:rsidRPr="000926B2" w14:paraId="1DAAA08B" w14:textId="77777777" w:rsidTr="000926B2">
                <w:trPr>
                  <w:trHeight w:val="514"/>
                  <w:tblCellSpacing w:w="15" w:type="dxa"/>
                </w:trPr>
                <w:tc>
                  <w:tcPr>
                    <w:tcW w:w="0" w:type="auto"/>
                    <w:hideMark/>
                  </w:tcPr>
                  <w:p w14:paraId="513DD798"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[16]</w:t>
                    </w:r>
                  </w:p>
                </w:tc>
                <w:tc>
                  <w:tcPr>
                    <w:tcW w:w="0" w:type="auto"/>
                    <w:hideMark/>
                  </w:tcPr>
                  <w:p w14:paraId="4C84CC9E" w14:textId="77D30642"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Preloved.co.uk. (2015) Preloved.co.uk. [Online].   HYPERLINK "http://www.preloved.co.uk/about "   </w:t>
                    </w:r>
                    <w:r w:rsidRPr="000926B2">
                      <w:rPr>
                        <w:rStyle w:val="Hyperlink"/>
                        <w:rFonts w:ascii="Times" w:hAnsi="Times" w:cs="Times New Roman"/>
                        <w:noProof/>
                        <w:sz w:val="22"/>
                        <w:szCs w:val="22"/>
                      </w:rPr>
                      <w:t xml:space="preserve">http://www.preloved.co.uk/about </w:t>
                    </w:r>
                    <w:r w:rsidRPr="000926B2">
                      <w:rPr>
                        <w:rFonts w:ascii="Times" w:hAnsi="Times" w:cs="Times New Roman"/>
                        <w:noProof/>
                        <w:sz w:val="22"/>
                        <w:szCs w:val="22"/>
                      </w:rPr>
                      <w:t xml:space="preserve"> </w:t>
                    </w:r>
                  </w:p>
                </w:tc>
              </w:tr>
              <w:tr w:rsidR="000926B2" w:rsidRPr="000926B2" w14:paraId="2A95CC7E" w14:textId="77777777" w:rsidTr="000926B2">
                <w:trPr>
                  <w:trHeight w:val="145"/>
                  <w:tblCellSpacing w:w="15" w:type="dxa"/>
                </w:trPr>
                <w:tc>
                  <w:tcPr>
                    <w:tcW w:w="0" w:type="auto"/>
                    <w:hideMark/>
                  </w:tcPr>
                  <w:p w14:paraId="35DDB17D"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[17]</w:t>
                    </w:r>
                  </w:p>
                </w:tc>
                <w:tc>
                  <w:tcPr>
                    <w:tcW w:w="0" w:type="auto"/>
                    <w:hideMark/>
                  </w:tcPr>
                  <w:p w14:paraId="14EEDCB5" w14:textId="4ACFF400"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Oracle. (2015) Oracle.com. [Online].   HYPERLINK "http://www.oracle.com/technetwork/articles/java/mvc-2280472.html  "   </w:t>
                    </w:r>
                    <w:r w:rsidRPr="000926B2">
                      <w:rPr>
                        <w:rStyle w:val="Hyperlink"/>
                        <w:rFonts w:ascii="Times" w:hAnsi="Times" w:cs="Times New Roman"/>
                        <w:noProof/>
                        <w:sz w:val="22"/>
                        <w:szCs w:val="22"/>
                      </w:rPr>
                      <w:t xml:space="preserve">http://www.oracle.com/technetwork/articles/java/mvc-2280472.html </w:t>
                    </w:r>
                    <w:r w:rsidRPr="000926B2">
                      <w:rPr>
                        <w:rFonts w:ascii="Times" w:hAnsi="Times" w:cs="Times New Roman"/>
                        <w:noProof/>
                        <w:sz w:val="22"/>
                        <w:szCs w:val="22"/>
                      </w:rPr>
                      <w:t xml:space="preserve"> </w:t>
                    </w:r>
                  </w:p>
                </w:tc>
              </w:tr>
              <w:tr w:rsidR="000926B2" w:rsidRPr="000926B2" w14:paraId="51E483A4" w14:textId="77777777" w:rsidTr="000926B2">
                <w:trPr>
                  <w:trHeight w:val="145"/>
                  <w:tblCellSpacing w:w="15" w:type="dxa"/>
                </w:trPr>
                <w:tc>
                  <w:tcPr>
                    <w:tcW w:w="0" w:type="auto"/>
                    <w:hideMark/>
                  </w:tcPr>
                  <w:p w14:paraId="4FD2D537"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[18]</w:t>
                    </w:r>
                  </w:p>
                </w:tc>
                <w:tc>
                  <w:tcPr>
                    <w:tcW w:w="0" w:type="auto"/>
                    <w:hideMark/>
                  </w:tcPr>
                  <w:p w14:paraId="664A77D8" w14:textId="1074E9AA"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Slideshare. (2015) Slideshare.net. [Online].   HYPERLINK "http://www.slideshare.net/delabassee/mvc-10-jsr-371  "   </w:t>
                    </w:r>
                    <w:r w:rsidRPr="000926B2">
                      <w:rPr>
                        <w:rStyle w:val="Hyperlink"/>
                        <w:rFonts w:ascii="Times" w:hAnsi="Times" w:cs="Times New Roman"/>
                        <w:noProof/>
                        <w:sz w:val="22"/>
                        <w:szCs w:val="22"/>
                      </w:rPr>
                      <w:t xml:space="preserve">http://www.slideshare.net/delabassee/mvc-10-jsr-371 </w:t>
                    </w:r>
                    <w:r w:rsidRPr="000926B2">
                      <w:rPr>
                        <w:rFonts w:ascii="Times" w:hAnsi="Times" w:cs="Times New Roman"/>
                        <w:noProof/>
                        <w:sz w:val="22"/>
                        <w:szCs w:val="22"/>
                      </w:rPr>
                      <w:t xml:space="preserve"> </w:t>
                    </w:r>
                  </w:p>
                </w:tc>
              </w:tr>
              <w:tr w:rsidR="000926B2" w:rsidRPr="000926B2" w14:paraId="76D28058" w14:textId="77777777" w:rsidTr="000926B2">
                <w:trPr>
                  <w:trHeight w:val="145"/>
                  <w:tblCellSpacing w:w="15" w:type="dxa"/>
                </w:trPr>
                <w:tc>
                  <w:tcPr>
                    <w:tcW w:w="0" w:type="auto"/>
                    <w:hideMark/>
                  </w:tcPr>
                  <w:p w14:paraId="469B132E"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[19]</w:t>
                    </w:r>
                  </w:p>
                </w:tc>
                <w:tc>
                  <w:tcPr>
                    <w:tcW w:w="0" w:type="auto"/>
                    <w:hideMark/>
                  </w:tcPr>
                  <w:p w14:paraId="463B9511" w14:textId="105542CC"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 MVC. (2015) Stackoverflow.com. [Online].   HYPERLINK "http://i.stack.imgur.com/Discf.jpg"   </w:t>
                    </w:r>
                    <w:r w:rsidRPr="000926B2">
                      <w:rPr>
                        <w:rStyle w:val="Hyperlink"/>
                        <w:rFonts w:ascii="Times" w:hAnsi="Times" w:cs="Times New Roman"/>
                        <w:noProof/>
                        <w:sz w:val="22"/>
                        <w:szCs w:val="22"/>
                      </w:rPr>
                      <w:t>http://i.stack.imgur.com/Discf.jpg</w:t>
                    </w:r>
                    <w:r w:rsidRPr="000926B2">
                      <w:rPr>
                        <w:rFonts w:ascii="Times" w:hAnsi="Times" w:cs="Times New Roman"/>
                        <w:noProof/>
                        <w:sz w:val="22"/>
                        <w:szCs w:val="22"/>
                      </w:rPr>
                      <w:t xml:space="preserve"> </w:t>
                    </w:r>
                  </w:p>
                </w:tc>
              </w:tr>
              <w:tr w:rsidR="000926B2" w:rsidRPr="000926B2" w14:paraId="748BFC80" w14:textId="77777777" w:rsidTr="000926B2">
                <w:trPr>
                  <w:trHeight w:val="145"/>
                  <w:tblCellSpacing w:w="15" w:type="dxa"/>
                </w:trPr>
                <w:tc>
                  <w:tcPr>
                    <w:tcW w:w="0" w:type="auto"/>
                    <w:hideMark/>
                  </w:tcPr>
                  <w:p w14:paraId="0492A1A4"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[20]</w:t>
                    </w:r>
                  </w:p>
                </w:tc>
                <w:tc>
                  <w:tcPr>
                    <w:tcW w:w="0" w:type="auto"/>
                    <w:hideMark/>
                  </w:tcPr>
                  <w:p w14:paraId="084FB2D3" w14:textId="331AF268"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Docs.spring.io. (2015) Spring. [Online].   HYPERLINK "http://docs.spring.io/spring-framework/docs/3.0.x/reference/overview.html.  "   </w:t>
                    </w:r>
                    <w:r w:rsidRPr="000926B2">
                      <w:rPr>
                        <w:rStyle w:val="Hyperlink"/>
                        <w:rFonts w:ascii="Times" w:hAnsi="Times" w:cs="Times New Roman"/>
                        <w:noProof/>
                        <w:sz w:val="22"/>
                        <w:szCs w:val="22"/>
                      </w:rPr>
                      <w:t xml:space="preserve">http://docs.spring.io/spring-framework/docs/3.0.x/reference/overview.html. </w:t>
                    </w:r>
                    <w:r w:rsidRPr="000926B2">
                      <w:rPr>
                        <w:rFonts w:ascii="Times" w:hAnsi="Times" w:cs="Times New Roman"/>
                        <w:noProof/>
                        <w:sz w:val="22"/>
                        <w:szCs w:val="22"/>
                      </w:rPr>
                      <w:t xml:space="preserve"> </w:t>
                    </w:r>
                  </w:p>
                </w:tc>
              </w:tr>
              <w:tr w:rsidR="000926B2" w:rsidRPr="000926B2" w14:paraId="65966121" w14:textId="77777777" w:rsidTr="000926B2">
                <w:trPr>
                  <w:trHeight w:val="145"/>
                  <w:tblCellSpacing w:w="15" w:type="dxa"/>
                </w:trPr>
                <w:tc>
                  <w:tcPr>
                    <w:tcW w:w="0" w:type="auto"/>
                    <w:hideMark/>
                  </w:tcPr>
                  <w:p w14:paraId="3962AF04"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[21]</w:t>
                    </w:r>
                  </w:p>
                </w:tc>
                <w:tc>
                  <w:tcPr>
                    <w:tcW w:w="0" w:type="auto"/>
                    <w:hideMark/>
                  </w:tcPr>
                  <w:p w14:paraId="19E0F151" w14:textId="35C84134"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Spring.io. (2014) Spring. [Online].   HYPERLINK "http://spring.io/  "   </w:t>
                    </w:r>
                    <w:r w:rsidRPr="000926B2">
                      <w:rPr>
                        <w:rStyle w:val="Hyperlink"/>
                        <w:rFonts w:ascii="Times" w:hAnsi="Times" w:cs="Times New Roman"/>
                        <w:noProof/>
                        <w:sz w:val="22"/>
                        <w:szCs w:val="22"/>
                      </w:rPr>
                      <w:t xml:space="preserve">http://spring.io/ </w:t>
                    </w:r>
                    <w:r w:rsidRPr="000926B2">
                      <w:rPr>
                        <w:rFonts w:ascii="Times" w:hAnsi="Times" w:cs="Times New Roman"/>
                        <w:noProof/>
                        <w:sz w:val="22"/>
                        <w:szCs w:val="22"/>
                      </w:rPr>
                      <w:t xml:space="preserve"> </w:t>
                    </w:r>
                  </w:p>
                </w:tc>
              </w:tr>
              <w:tr w:rsidR="000926B2" w:rsidRPr="000926B2" w14:paraId="01870F9D" w14:textId="77777777" w:rsidTr="000926B2">
                <w:trPr>
                  <w:trHeight w:val="145"/>
                  <w:tblCellSpacing w:w="15" w:type="dxa"/>
                </w:trPr>
                <w:tc>
                  <w:tcPr>
                    <w:tcW w:w="0" w:type="auto"/>
                    <w:hideMark/>
                  </w:tcPr>
                  <w:p w14:paraId="55190B60"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[22]</w:t>
                    </w:r>
                  </w:p>
                </w:tc>
                <w:tc>
                  <w:tcPr>
                    <w:tcW w:w="0" w:type="auto"/>
                    <w:hideMark/>
                  </w:tcPr>
                  <w:p w14:paraId="3CD63A4A" w14:textId="51138CE5"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Spring.io. (2015) 9. Aspect Oriented Programming with Spring. [Online].   HYPERLINK "http://docs.spring.io/spring/docs/current/spring-framework-reference/html/aop.html" \l "aop-introduction"   </w:t>
                    </w:r>
                    <w:r w:rsidRPr="000926B2">
                      <w:rPr>
                        <w:rStyle w:val="Hyperlink"/>
                        <w:rFonts w:ascii="Times" w:hAnsi="Times" w:cs="Times New Roman"/>
                        <w:noProof/>
                        <w:sz w:val="22"/>
                        <w:szCs w:val="22"/>
                      </w:rPr>
                      <w:t>http://docs.spring.io/spring/docs/current/spring-framework-reference/html/aop.html#aop-introduction</w:t>
                    </w:r>
                    <w:r w:rsidRPr="000926B2">
                      <w:rPr>
                        <w:rFonts w:ascii="Times" w:hAnsi="Times" w:cs="Times New Roman"/>
                        <w:noProof/>
                        <w:sz w:val="22"/>
                        <w:szCs w:val="22"/>
                      </w:rPr>
                      <w:t xml:space="preserve"> </w:t>
                    </w:r>
                  </w:p>
                </w:tc>
              </w:tr>
              <w:tr w:rsidR="000926B2" w:rsidRPr="000926B2" w14:paraId="79B1BF8D" w14:textId="77777777" w:rsidTr="000926B2">
                <w:trPr>
                  <w:trHeight w:val="145"/>
                  <w:tblCellSpacing w:w="15" w:type="dxa"/>
                </w:trPr>
                <w:tc>
                  <w:tcPr>
                    <w:tcW w:w="0" w:type="auto"/>
                    <w:hideMark/>
                  </w:tcPr>
                  <w:p w14:paraId="356EAEA3"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[23]</w:t>
                    </w:r>
                  </w:p>
                </w:tc>
                <w:tc>
                  <w:tcPr>
                    <w:tcW w:w="0" w:type="auto"/>
                    <w:hideMark/>
                  </w:tcPr>
                  <w:p w14:paraId="722E6A52" w14:textId="555D2ADE"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Spring.io. (2015) 2. Introduction to the Spring Framework'. [Online].   HYPERLINK "http://docs.spring.io/spring/docs/current/spring-framework-reference/html/overview.html "   </w:t>
                    </w:r>
                    <w:r w:rsidRPr="000926B2">
                      <w:rPr>
                        <w:rStyle w:val="Hyperlink"/>
                        <w:rFonts w:ascii="Times" w:hAnsi="Times" w:cs="Times New Roman"/>
                        <w:noProof/>
                        <w:sz w:val="22"/>
                        <w:szCs w:val="22"/>
                      </w:rPr>
                      <w:t xml:space="preserve">http://docs.spring.io/spring/docs/current/spring-framework-reference/html/overview.html </w:t>
                    </w:r>
                    <w:r w:rsidRPr="000926B2">
                      <w:rPr>
                        <w:rFonts w:ascii="Times" w:hAnsi="Times" w:cs="Times New Roman"/>
                        <w:noProof/>
                        <w:sz w:val="22"/>
                        <w:szCs w:val="22"/>
                      </w:rPr>
                      <w:t xml:space="preserve"> </w:t>
                    </w:r>
                  </w:p>
                </w:tc>
              </w:tr>
              <w:tr w:rsidR="000926B2" w:rsidRPr="000926B2" w14:paraId="732BEFA9" w14:textId="77777777" w:rsidTr="000926B2">
                <w:trPr>
                  <w:trHeight w:val="145"/>
                  <w:tblCellSpacing w:w="15" w:type="dxa"/>
                </w:trPr>
                <w:tc>
                  <w:tcPr>
                    <w:tcW w:w="0" w:type="auto"/>
                    <w:hideMark/>
                  </w:tcPr>
                  <w:p w14:paraId="330E767D"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[24]</w:t>
                    </w:r>
                  </w:p>
                </w:tc>
                <w:tc>
                  <w:tcPr>
                    <w:tcW w:w="0" w:type="auto"/>
                    <w:hideMark/>
                  </w:tcPr>
                  <w:p w14:paraId="4CE47366" w14:textId="61C4A316"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Withoutbook.com. (2015) Withoutbook.com. [Online].   HYPERLINK "http://www.withoutbook.com/DifferenceBetweenSubjects.php?subId1=27&amp;subId2=28&amp;d=Difference +between+Struts+and+Spring  "   </w:t>
                    </w:r>
                    <w:r w:rsidRPr="000926B2">
                      <w:rPr>
                        <w:rStyle w:val="Hyperlink"/>
                        <w:rFonts w:ascii="Times" w:hAnsi="Times" w:cs="Times New Roman"/>
                        <w:noProof/>
                        <w:sz w:val="22"/>
                        <w:szCs w:val="22"/>
                      </w:rPr>
                      <w:t xml:space="preserve">http://www.withoutbook.com/DifferenceBetweenSubjects.php?subId1=27&amp;subId2=28&amp;d=Difference +between+Struts+and+Spring </w:t>
                    </w:r>
                    <w:r w:rsidRPr="000926B2">
                      <w:rPr>
                        <w:rFonts w:ascii="Times" w:hAnsi="Times" w:cs="Times New Roman"/>
                        <w:noProof/>
                        <w:sz w:val="22"/>
                        <w:szCs w:val="22"/>
                      </w:rPr>
                      <w:t xml:space="preserve"> </w:t>
                    </w:r>
                  </w:p>
                </w:tc>
              </w:tr>
              <w:tr w:rsidR="000926B2" w:rsidRPr="000926B2" w14:paraId="6679B4A1" w14:textId="77777777" w:rsidTr="000926B2">
                <w:trPr>
                  <w:trHeight w:val="145"/>
                  <w:tblCellSpacing w:w="15" w:type="dxa"/>
                </w:trPr>
                <w:tc>
                  <w:tcPr>
                    <w:tcW w:w="0" w:type="auto"/>
                    <w:hideMark/>
                  </w:tcPr>
                  <w:p w14:paraId="77961DE7"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[25]</w:t>
                    </w:r>
                  </w:p>
                </w:tc>
                <w:tc>
                  <w:tcPr>
                    <w:tcW w:w="0" w:type="auto"/>
                    <w:hideMark/>
                  </w:tcPr>
                  <w:p w14:paraId="55061C54" w14:textId="02B357FC"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Docs.Spring.io. (2015) 1. Introduction to Spring Framework. [Online].   HYPERLINK "http://docs.spring.io/spring-framework/docs/3.0.x/reference/overview.html"   </w:t>
                    </w:r>
                    <w:r w:rsidRPr="000926B2">
                      <w:rPr>
                        <w:rStyle w:val="Hyperlink"/>
                        <w:rFonts w:ascii="Times" w:hAnsi="Times" w:cs="Times New Roman"/>
                        <w:noProof/>
                        <w:sz w:val="22"/>
                        <w:szCs w:val="22"/>
                      </w:rPr>
                      <w:t>http://docs.spring.io/spring-framework/docs/3.0.x/reference/overview.html</w:t>
                    </w:r>
                    <w:r w:rsidRPr="000926B2">
                      <w:rPr>
                        <w:rFonts w:ascii="Times" w:hAnsi="Times" w:cs="Times New Roman"/>
                        <w:noProof/>
                        <w:sz w:val="22"/>
                        <w:szCs w:val="22"/>
                      </w:rPr>
                      <w:t xml:space="preserve"> </w:t>
                    </w:r>
                  </w:p>
                </w:tc>
              </w:tr>
              <w:tr w:rsidR="000926B2" w:rsidRPr="000926B2" w14:paraId="284AE313" w14:textId="77777777" w:rsidTr="000926B2">
                <w:trPr>
                  <w:trHeight w:val="145"/>
                  <w:tblCellSpacing w:w="15" w:type="dxa"/>
                </w:trPr>
                <w:tc>
                  <w:tcPr>
                    <w:tcW w:w="0" w:type="auto"/>
                    <w:hideMark/>
                  </w:tcPr>
                  <w:p w14:paraId="661376D4"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[26]</w:t>
                    </w:r>
                  </w:p>
                </w:tc>
                <w:tc>
                  <w:tcPr>
                    <w:tcW w:w="0" w:type="auto"/>
                    <w:hideMark/>
                  </w:tcPr>
                  <w:p w14:paraId="13C283E7" w14:textId="7B549018"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Coplien, T. (2015) Artima.com. [Online].   HYPERLINK "http://www.artima.com/articles/dci_vision.html "   </w:t>
                    </w:r>
                    <w:r w:rsidRPr="000926B2">
                      <w:rPr>
                        <w:rStyle w:val="Hyperlink"/>
                        <w:rFonts w:ascii="Times" w:hAnsi="Times" w:cs="Times New Roman"/>
                        <w:noProof/>
                        <w:sz w:val="22"/>
                        <w:szCs w:val="22"/>
                      </w:rPr>
                      <w:t xml:space="preserve">http://www.artima.com/articles/dci_vision.html </w:t>
                    </w:r>
                    <w:r w:rsidRPr="000926B2">
                      <w:rPr>
                        <w:rFonts w:ascii="Times" w:hAnsi="Times" w:cs="Times New Roman"/>
                        <w:noProof/>
                        <w:sz w:val="22"/>
                        <w:szCs w:val="22"/>
                      </w:rPr>
                      <w:t xml:space="preserve"> </w:t>
                    </w:r>
                  </w:p>
                </w:tc>
              </w:tr>
              <w:tr w:rsidR="000926B2" w:rsidRPr="000926B2" w14:paraId="02476F2E" w14:textId="77777777" w:rsidTr="000926B2">
                <w:trPr>
                  <w:trHeight w:val="145"/>
                  <w:tblCellSpacing w:w="15" w:type="dxa"/>
                </w:trPr>
                <w:tc>
                  <w:tcPr>
                    <w:tcW w:w="0" w:type="auto"/>
                    <w:hideMark/>
                  </w:tcPr>
                  <w:p w14:paraId="5BF6258B"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[27]</w:t>
                    </w:r>
                  </w:p>
                </w:tc>
                <w:tc>
                  <w:tcPr>
                    <w:tcW w:w="0" w:type="auto"/>
                    <w:hideMark/>
                  </w:tcPr>
                  <w:p w14:paraId="0D0B36F1" w14:textId="3E2F6CAD"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 Vrusias. (2015) University of Surrey, Surrey Learn. [Online].   HYPERLINK "https://sharepoint.surrey.ac.uk/exampapers/Papers/Advanced%20Challenges%20in%20Web%20Tech nologies.pdf  "   </w:t>
                    </w:r>
                    <w:r w:rsidRPr="000926B2">
                      <w:rPr>
                        <w:rStyle w:val="Hyperlink"/>
                        <w:rFonts w:ascii="Times" w:hAnsi="Times" w:cs="Times New Roman"/>
                        <w:noProof/>
                        <w:sz w:val="22"/>
                        <w:szCs w:val="22"/>
                      </w:rPr>
                      <w:t xml:space="preserve">https://sharepoint.surrey.ac.uk/exampapers/Papers/Advanced%20Challenges%20in%20Web%20Tech nologies.pdf </w:t>
                    </w:r>
                    <w:r w:rsidRPr="000926B2">
                      <w:rPr>
                        <w:rFonts w:ascii="Times" w:hAnsi="Times" w:cs="Times New Roman"/>
                        <w:noProof/>
                        <w:sz w:val="22"/>
                        <w:szCs w:val="22"/>
                      </w:rPr>
                      <w:t xml:space="preserve"> </w:t>
                    </w:r>
                  </w:p>
                </w:tc>
              </w:tr>
              <w:tr w:rsidR="000926B2" w:rsidRPr="000926B2" w14:paraId="0DAD9624" w14:textId="77777777" w:rsidTr="000926B2">
                <w:trPr>
                  <w:trHeight w:val="145"/>
                  <w:tblCellSpacing w:w="15" w:type="dxa"/>
                </w:trPr>
                <w:tc>
                  <w:tcPr>
                    <w:tcW w:w="0" w:type="auto"/>
                    <w:hideMark/>
                  </w:tcPr>
                  <w:p w14:paraId="0980F0F6"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[28]</w:t>
                    </w:r>
                  </w:p>
                </w:tc>
                <w:tc>
                  <w:tcPr>
                    <w:tcW w:w="0" w:type="auto"/>
                    <w:hideMark/>
                  </w:tcPr>
                  <w:p w14:paraId="32A8B828" w14:textId="376668EA"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Legislation.gov.uk. (2015) Legislation.gov.uk. [Online].   HYPERLINK "http://www.legislation.gov.uk/ukpga/1979/54  "   </w:t>
                    </w:r>
                    <w:r w:rsidRPr="000926B2">
                      <w:rPr>
                        <w:rStyle w:val="Hyperlink"/>
                        <w:rFonts w:ascii="Times" w:hAnsi="Times" w:cs="Times New Roman"/>
                        <w:noProof/>
                        <w:sz w:val="22"/>
                        <w:szCs w:val="22"/>
                      </w:rPr>
                      <w:t xml:space="preserve">http://www.legislation.gov.uk/ukpga/1979/54 </w:t>
                    </w:r>
                    <w:r w:rsidRPr="000926B2">
                      <w:rPr>
                        <w:rFonts w:ascii="Times" w:hAnsi="Times" w:cs="Times New Roman"/>
                        <w:noProof/>
                        <w:sz w:val="22"/>
                        <w:szCs w:val="22"/>
                      </w:rPr>
                      <w:t xml:space="preserve"> </w:t>
                    </w:r>
                  </w:p>
                </w:tc>
              </w:tr>
              <w:tr w:rsidR="000926B2" w:rsidRPr="000926B2" w14:paraId="59B281A9" w14:textId="77777777" w:rsidTr="000926B2">
                <w:trPr>
                  <w:trHeight w:val="145"/>
                  <w:tblCellSpacing w:w="15" w:type="dxa"/>
                </w:trPr>
                <w:tc>
                  <w:tcPr>
                    <w:tcW w:w="0" w:type="auto"/>
                    <w:hideMark/>
                  </w:tcPr>
                  <w:p w14:paraId="57658F79"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[29]</w:t>
                    </w:r>
                  </w:p>
                </w:tc>
                <w:tc>
                  <w:tcPr>
                    <w:tcW w:w="0" w:type="auto"/>
                    <w:hideMark/>
                  </w:tcPr>
                  <w:p w14:paraId="6E3DF37A" w14:textId="76B90101"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Sqa.org.uk. (2015) Functional and Non-Functional Requirements. [Online].   HYPERLINK "http://www.sqa.org.uk/e-learning/SDM03CD/page_02.htm  "   </w:t>
                    </w:r>
                    <w:r w:rsidRPr="000926B2">
                      <w:rPr>
                        <w:rStyle w:val="Hyperlink"/>
                        <w:rFonts w:ascii="Times" w:hAnsi="Times" w:cs="Times New Roman"/>
                        <w:noProof/>
                        <w:sz w:val="22"/>
                        <w:szCs w:val="22"/>
                      </w:rPr>
                      <w:t xml:space="preserve">http://www.sqa.org.uk/e-learning/SDM03CD/page_02.htm </w:t>
                    </w:r>
                    <w:r w:rsidRPr="000926B2">
                      <w:rPr>
                        <w:rFonts w:ascii="Times" w:hAnsi="Times" w:cs="Times New Roman"/>
                        <w:noProof/>
                        <w:sz w:val="22"/>
                        <w:szCs w:val="22"/>
                      </w:rPr>
                      <w:t xml:space="preserve"> </w:t>
                    </w:r>
                  </w:p>
                </w:tc>
              </w:tr>
              <w:tr w:rsidR="000926B2" w:rsidRPr="000926B2" w14:paraId="24A3977D" w14:textId="77777777" w:rsidTr="000926B2">
                <w:trPr>
                  <w:trHeight w:val="145"/>
                  <w:tblCellSpacing w:w="15" w:type="dxa"/>
                </w:trPr>
                <w:tc>
                  <w:tcPr>
                    <w:tcW w:w="0" w:type="auto"/>
                    <w:hideMark/>
                  </w:tcPr>
                  <w:p w14:paraId="3025116E"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[30]</w:t>
                    </w:r>
                  </w:p>
                </w:tc>
                <w:tc>
                  <w:tcPr>
                    <w:tcW w:w="0" w:type="auto"/>
                    <w:hideMark/>
                  </w:tcPr>
                  <w:p w14:paraId="191A650E" w14:textId="3EB41A1D"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ReQtest. (2015) ReQtest. [Online].   HYPERLINK "http://reqtest.com/requirements-blog/functional-vs-non-functional-requirements/  "   </w:t>
                    </w:r>
                    <w:r w:rsidRPr="000926B2">
                      <w:rPr>
                        <w:rStyle w:val="Hyperlink"/>
                        <w:rFonts w:ascii="Times" w:hAnsi="Times" w:cs="Times New Roman"/>
                        <w:noProof/>
                        <w:sz w:val="22"/>
                        <w:szCs w:val="22"/>
                      </w:rPr>
                      <w:t xml:space="preserve">http://reqtest.com/requirements-blog/functional-vs-non-functional-requirements/ </w:t>
                    </w:r>
                    <w:r w:rsidRPr="000926B2">
                      <w:rPr>
                        <w:rFonts w:ascii="Times" w:hAnsi="Times" w:cs="Times New Roman"/>
                        <w:noProof/>
                        <w:sz w:val="22"/>
                        <w:szCs w:val="22"/>
                      </w:rPr>
                      <w:t xml:space="preserve"> </w:t>
                    </w:r>
                  </w:p>
                </w:tc>
              </w:tr>
              <w:tr w:rsidR="000926B2" w:rsidRPr="000926B2" w14:paraId="7A4B9591" w14:textId="77777777" w:rsidTr="000926B2">
                <w:trPr>
                  <w:trHeight w:val="145"/>
                  <w:tblCellSpacing w:w="15" w:type="dxa"/>
                </w:trPr>
                <w:tc>
                  <w:tcPr>
                    <w:tcW w:w="0" w:type="auto"/>
                    <w:hideMark/>
                  </w:tcPr>
                  <w:p w14:paraId="32F7623D"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[31]</w:t>
                    </w:r>
                  </w:p>
                </w:tc>
                <w:tc>
                  <w:tcPr>
                    <w:tcW w:w="0" w:type="auto"/>
                    <w:hideMark/>
                  </w:tcPr>
                  <w:p w14:paraId="5780911B" w14:textId="228BE948"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Ietf.org. (2015) Ietf.org. [Online].   HYPERLINK "Available: http://www.ietf.org/rfc/rfc2119.txt.  "   </w:t>
                    </w:r>
                    <w:r w:rsidRPr="000926B2">
                      <w:rPr>
                        <w:rStyle w:val="Hyperlink"/>
                        <w:rFonts w:ascii="Times" w:hAnsi="Times" w:cs="Times New Roman"/>
                        <w:noProof/>
                        <w:sz w:val="22"/>
                        <w:szCs w:val="22"/>
                      </w:rPr>
                      <w:t xml:space="preserve">Available: http://www.ietf.org/rfc/rfc2119.txt. </w:t>
                    </w:r>
                    <w:r w:rsidRPr="000926B2">
                      <w:rPr>
                        <w:rFonts w:ascii="Times" w:hAnsi="Times" w:cs="Times New Roman"/>
                        <w:noProof/>
                        <w:sz w:val="22"/>
                        <w:szCs w:val="22"/>
                      </w:rPr>
                      <w:t xml:space="preserve"> </w:t>
                    </w:r>
                  </w:p>
                </w:tc>
              </w:tr>
              <w:tr w:rsidR="000926B2" w:rsidRPr="000926B2" w14:paraId="6BADE09E" w14:textId="77777777" w:rsidTr="000926B2">
                <w:trPr>
                  <w:trHeight w:val="145"/>
                  <w:tblCellSpacing w:w="15" w:type="dxa"/>
                </w:trPr>
                <w:tc>
                  <w:tcPr>
                    <w:tcW w:w="0" w:type="auto"/>
                    <w:hideMark/>
                  </w:tcPr>
                  <w:p w14:paraId="40B5D6EF"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[32]</w:t>
                    </w:r>
                  </w:p>
                </w:tc>
                <w:tc>
                  <w:tcPr>
                    <w:tcW w:w="0" w:type="auto"/>
                    <w:hideMark/>
                  </w:tcPr>
                  <w:p w14:paraId="1B036106" w14:textId="0845E775"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 Famuyide and S Famuyide. (2013) Business Analyst Learnings. [Online].   HYPERLINK "http://businessanalystlearnings.com/ba- techniques/2013/3/5/moscow-technique-requirements-prioritization  "   </w:t>
                    </w:r>
                    <w:r w:rsidRPr="000926B2">
                      <w:rPr>
                        <w:rStyle w:val="Hyperlink"/>
                        <w:rFonts w:ascii="Times" w:hAnsi="Times" w:cs="Times New Roman"/>
                        <w:noProof/>
                        <w:sz w:val="22"/>
                        <w:szCs w:val="22"/>
                      </w:rPr>
                      <w:t xml:space="preserve">http://businessanalystlearnings.com/ba- techniques/2013/3/5/moscow-technique-requirements-prioritization </w:t>
                    </w:r>
                    <w:r w:rsidRPr="000926B2">
                      <w:rPr>
                        <w:rFonts w:ascii="Times" w:hAnsi="Times" w:cs="Times New Roman"/>
                        <w:noProof/>
                        <w:sz w:val="22"/>
                        <w:szCs w:val="22"/>
                      </w:rPr>
                      <w:t xml:space="preserve"> </w:t>
                    </w:r>
                  </w:p>
                </w:tc>
              </w:tr>
              <w:tr w:rsidR="000926B2" w:rsidRPr="000926B2" w14:paraId="436637B8" w14:textId="77777777" w:rsidTr="000926B2">
                <w:trPr>
                  <w:trHeight w:val="145"/>
                  <w:tblCellSpacing w:w="15" w:type="dxa"/>
                </w:trPr>
                <w:tc>
                  <w:tcPr>
                    <w:tcW w:w="0" w:type="auto"/>
                    <w:hideMark/>
                  </w:tcPr>
                  <w:p w14:paraId="088F0B82"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[33]</w:t>
                    </w:r>
                  </w:p>
                </w:tc>
                <w:tc>
                  <w:tcPr>
                    <w:tcW w:w="0" w:type="auto"/>
                    <w:hideMark/>
                  </w:tcPr>
                  <w:p w14:paraId="72B9224F" w14:textId="090DF85A"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Glassraven.com. (2015) Glassraven.com. [Online].   HYPERLINK "http://www.glassraven.com/articles/online-legal-requirements.php"   </w:t>
                    </w:r>
                    <w:r w:rsidRPr="000926B2">
                      <w:rPr>
                        <w:rStyle w:val="Hyperlink"/>
                        <w:rFonts w:ascii="Times" w:hAnsi="Times" w:cs="Times New Roman"/>
                        <w:noProof/>
                        <w:sz w:val="22"/>
                        <w:szCs w:val="22"/>
                      </w:rPr>
                      <w:t>http://www.glassraven.com/articles/online-legal-requirements.php</w:t>
                    </w:r>
                    <w:r w:rsidRPr="000926B2">
                      <w:rPr>
                        <w:rFonts w:ascii="Times" w:hAnsi="Times" w:cs="Times New Roman"/>
                        <w:noProof/>
                        <w:sz w:val="22"/>
                        <w:szCs w:val="22"/>
                      </w:rPr>
                      <w:t xml:space="preserve"> </w:t>
                    </w:r>
                  </w:p>
                </w:tc>
              </w:tr>
              <w:tr w:rsidR="000926B2" w:rsidRPr="000926B2" w14:paraId="2872FE59" w14:textId="77777777" w:rsidTr="000926B2">
                <w:trPr>
                  <w:trHeight w:val="145"/>
                  <w:tblCellSpacing w:w="15" w:type="dxa"/>
                </w:trPr>
                <w:tc>
                  <w:tcPr>
                    <w:tcW w:w="0" w:type="auto"/>
                    <w:hideMark/>
                  </w:tcPr>
                  <w:p w14:paraId="437473F9"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[34]</w:t>
                    </w:r>
                  </w:p>
                </w:tc>
                <w:tc>
                  <w:tcPr>
                    <w:tcW w:w="0" w:type="auto"/>
                    <w:hideMark/>
                  </w:tcPr>
                  <w:p w14:paraId="6591E109" w14:textId="11734751"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Extension.iastate.edu. (2015) Extension.iastate.edu. [Online].   HYPERLINK "http://www.extension.iastate.edu/agdm/wholefarm/html/c5-65.html  "   </w:t>
                    </w:r>
                    <w:r w:rsidRPr="000926B2">
                      <w:rPr>
                        <w:rStyle w:val="Hyperlink"/>
                        <w:rFonts w:ascii="Times" w:hAnsi="Times" w:cs="Times New Roman"/>
                        <w:noProof/>
                        <w:sz w:val="22"/>
                        <w:szCs w:val="22"/>
                      </w:rPr>
                      <w:t xml:space="preserve">http://www.extension.iastate.edu/agdm/wholefarm/html/c5-65.html </w:t>
                    </w:r>
                    <w:r w:rsidRPr="000926B2">
                      <w:rPr>
                        <w:rFonts w:ascii="Times" w:hAnsi="Times" w:cs="Times New Roman"/>
                        <w:noProof/>
                        <w:sz w:val="22"/>
                        <w:szCs w:val="22"/>
                      </w:rPr>
                      <w:t xml:space="preserve"> </w:t>
                    </w:r>
                  </w:p>
                </w:tc>
              </w:tr>
              <w:tr w:rsidR="000926B2" w:rsidRPr="000926B2" w14:paraId="15B952AD" w14:textId="77777777" w:rsidTr="000926B2">
                <w:trPr>
                  <w:trHeight w:val="145"/>
                  <w:tblCellSpacing w:w="15" w:type="dxa"/>
                </w:trPr>
                <w:tc>
                  <w:tcPr>
                    <w:tcW w:w="0" w:type="auto"/>
                    <w:hideMark/>
                  </w:tcPr>
                  <w:p w14:paraId="5E945B45"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[35]</w:t>
                    </w:r>
                  </w:p>
                </w:tc>
                <w:tc>
                  <w:tcPr>
                    <w:tcW w:w="0" w:type="auto"/>
                    <w:hideMark/>
                  </w:tcPr>
                  <w:p w14:paraId="7C7E5615" w14:textId="7BD49795"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Dictionary.com. (2015) Dictionary.com. [Online].   HYPERLINK "http://dictionary.reference.com/browse/stakeholder  "   </w:t>
                    </w:r>
                    <w:r w:rsidRPr="000926B2">
                      <w:rPr>
                        <w:rStyle w:val="Hyperlink"/>
                        <w:rFonts w:ascii="Times" w:hAnsi="Times" w:cs="Times New Roman"/>
                        <w:noProof/>
                        <w:sz w:val="22"/>
                        <w:szCs w:val="22"/>
                      </w:rPr>
                      <w:t xml:space="preserve">http://dictionary.reference.com/browse/stakeholder </w:t>
                    </w:r>
                    <w:r w:rsidRPr="000926B2">
                      <w:rPr>
                        <w:rFonts w:ascii="Times" w:hAnsi="Times" w:cs="Times New Roman"/>
                        <w:noProof/>
                        <w:sz w:val="22"/>
                        <w:szCs w:val="22"/>
                      </w:rPr>
                      <w:t xml:space="preserve"> </w:t>
                    </w:r>
                  </w:p>
                </w:tc>
              </w:tr>
              <w:tr w:rsidR="000926B2" w:rsidRPr="000926B2" w14:paraId="46A2AC1C" w14:textId="77777777" w:rsidTr="000926B2">
                <w:trPr>
                  <w:trHeight w:val="145"/>
                  <w:tblCellSpacing w:w="15" w:type="dxa"/>
                </w:trPr>
                <w:tc>
                  <w:tcPr>
                    <w:tcW w:w="0" w:type="auto"/>
                    <w:hideMark/>
                  </w:tcPr>
                  <w:p w14:paraId="01A571D2"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[36]</w:t>
                    </w:r>
                  </w:p>
                </w:tc>
                <w:tc>
                  <w:tcPr>
                    <w:tcW w:w="0" w:type="auto"/>
                    <w:hideMark/>
                  </w:tcPr>
                  <w:p w14:paraId="430C36E4" w14:textId="4FCA774C"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stqbexamcertification.com. (2015) stqbexamcertification.com. [Online].   HYPERLINK "http://istqbexamcertification.com/what-is-waterfall-model-advantages- disadvantages-and-when-to-use-it/"   </w:t>
                    </w:r>
                    <w:r w:rsidRPr="000926B2">
                      <w:rPr>
                        <w:rStyle w:val="Hyperlink"/>
                        <w:rFonts w:ascii="Times" w:hAnsi="Times" w:cs="Times New Roman"/>
                        <w:noProof/>
                        <w:sz w:val="22"/>
                        <w:szCs w:val="22"/>
                      </w:rPr>
                      <w:t>http://istqbexamcertification.com/what-is-waterfall-model-advantages- disadvantages-and-when-to-use-it/</w:t>
                    </w:r>
                    <w:r w:rsidRPr="000926B2">
                      <w:rPr>
                        <w:rFonts w:ascii="Times" w:hAnsi="Times" w:cs="Times New Roman"/>
                        <w:noProof/>
                        <w:sz w:val="22"/>
                        <w:szCs w:val="22"/>
                      </w:rPr>
                      <w:t xml:space="preserve"> </w:t>
                    </w:r>
                  </w:p>
                </w:tc>
              </w:tr>
              <w:tr w:rsidR="000926B2" w:rsidRPr="000926B2" w14:paraId="6505C3C2" w14:textId="77777777" w:rsidTr="000926B2">
                <w:trPr>
                  <w:trHeight w:val="145"/>
                  <w:tblCellSpacing w:w="15" w:type="dxa"/>
                </w:trPr>
                <w:tc>
                  <w:tcPr>
                    <w:tcW w:w="0" w:type="auto"/>
                    <w:hideMark/>
                  </w:tcPr>
                  <w:p w14:paraId="69B186F6"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[37]</w:t>
                    </w:r>
                  </w:p>
                </w:tc>
                <w:tc>
                  <w:tcPr>
                    <w:tcW w:w="0" w:type="auto"/>
                    <w:hideMark/>
                  </w:tcPr>
                  <w:p w14:paraId="5A936E92" w14:textId="4AA35B26"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Cs.odu.edu. (2015) Cs.odu.edu. [Online].   HYPERLINK "http://www.cs.odu.edu/~cs333/website-s11/Lectures/waterfall/page/waterfall.html" \l "subsubsect-design"   </w:t>
                    </w:r>
                    <w:r w:rsidRPr="000926B2">
                      <w:rPr>
                        <w:rStyle w:val="Hyperlink"/>
                        <w:rFonts w:ascii="Times" w:hAnsi="Times" w:cs="Times New Roman"/>
                        <w:noProof/>
                        <w:sz w:val="22"/>
                        <w:szCs w:val="22"/>
                      </w:rPr>
                      <w:t>http://www.cs.odu.edu/~cs333/website-s11/Lectures/waterfall/page/waterfall.html#subsubsect-design</w:t>
                    </w:r>
                    <w:r w:rsidRPr="000926B2">
                      <w:rPr>
                        <w:rFonts w:ascii="Times" w:hAnsi="Times" w:cs="Times New Roman"/>
                        <w:noProof/>
                        <w:sz w:val="22"/>
                        <w:szCs w:val="22"/>
                      </w:rPr>
                      <w:t xml:space="preserve"> </w:t>
                    </w:r>
                  </w:p>
                </w:tc>
              </w:tr>
              <w:tr w:rsidR="000926B2" w:rsidRPr="000926B2" w14:paraId="560B6B17" w14:textId="77777777" w:rsidTr="000926B2">
                <w:trPr>
                  <w:trHeight w:val="145"/>
                  <w:tblCellSpacing w:w="15" w:type="dxa"/>
                </w:trPr>
                <w:tc>
                  <w:tcPr>
                    <w:tcW w:w="0" w:type="auto"/>
                    <w:hideMark/>
                  </w:tcPr>
                  <w:p w14:paraId="2933D8D2"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[38]</w:t>
                    </w:r>
                  </w:p>
                </w:tc>
                <w:tc>
                  <w:tcPr>
                    <w:tcW w:w="0" w:type="auto"/>
                    <w:hideMark/>
                  </w:tcPr>
                  <w:p w14:paraId="4511C6FB" w14:textId="667FBA73"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Docs.spring.io. (2015) Spring.io. [Online].   HYPERLINK "http://docs.spring.io/spring/docs/current/spring-framework-reference/html/new-in- 4.0.html  "   </w:t>
                    </w:r>
                    <w:r w:rsidRPr="000926B2">
                      <w:rPr>
                        <w:rStyle w:val="Hyperlink"/>
                        <w:rFonts w:ascii="Times" w:hAnsi="Times" w:cs="Times New Roman"/>
                        <w:noProof/>
                        <w:sz w:val="22"/>
                        <w:szCs w:val="22"/>
                      </w:rPr>
                      <w:t xml:space="preserve">http://docs.spring.io/spring/docs/current/spring-framework-reference/html/new-in- 4.0.html </w:t>
                    </w:r>
                    <w:r w:rsidRPr="000926B2">
                      <w:rPr>
                        <w:rFonts w:ascii="Times" w:hAnsi="Times" w:cs="Times New Roman"/>
                        <w:noProof/>
                        <w:sz w:val="22"/>
                        <w:szCs w:val="22"/>
                      </w:rPr>
                      <w:t xml:space="preserve"> </w:t>
                    </w:r>
                  </w:p>
                </w:tc>
              </w:tr>
              <w:tr w:rsidR="000926B2" w:rsidRPr="000926B2" w14:paraId="026A4525" w14:textId="77777777" w:rsidTr="000926B2">
                <w:trPr>
                  <w:trHeight w:val="145"/>
                  <w:tblCellSpacing w:w="15" w:type="dxa"/>
                </w:trPr>
                <w:tc>
                  <w:tcPr>
                    <w:tcW w:w="0" w:type="auto"/>
                    <w:hideMark/>
                  </w:tcPr>
                  <w:p w14:paraId="0F183E61"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[39]</w:t>
                    </w:r>
                  </w:p>
                </w:tc>
                <w:tc>
                  <w:tcPr>
                    <w:tcW w:w="0" w:type="auto"/>
                    <w:hideMark/>
                  </w:tcPr>
                  <w:p w14:paraId="301DCDBB" w14:textId="173129CD"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Pages.zeroturnaround.com. (2014) Pages.zeroturnaround.com. [Online].   HYPERLINK "http://pages.zeroturnaround.com/Java-Tools- Technologies.html?utm_source=Java%20Tools%20&amp;%20Technologies%202014&amp;utm_medium=allr eports&amp;utm_campaign=rebellabs&amp;utm_rebellabsid=88  "   </w:t>
                    </w:r>
                    <w:r w:rsidRPr="000926B2">
                      <w:rPr>
                        <w:rStyle w:val="Hyperlink"/>
                        <w:rFonts w:ascii="Times" w:hAnsi="Times" w:cs="Times New Roman"/>
                        <w:noProof/>
                        <w:sz w:val="22"/>
                        <w:szCs w:val="22"/>
                      </w:rPr>
                      <w:t xml:space="preserve">http://pages.zeroturnaround.com/Java-Tools- Technologies.html?utm_source=Java%20Tools%20&amp;%20Technologies%202014&amp;utm_medium=allr eports&amp;utm_campaign=rebellabs&amp;utm_rebellabsid=88 </w:t>
                    </w:r>
                    <w:r w:rsidRPr="000926B2">
                      <w:rPr>
                        <w:rFonts w:ascii="Times" w:hAnsi="Times" w:cs="Times New Roman"/>
                        <w:noProof/>
                        <w:sz w:val="22"/>
                        <w:szCs w:val="22"/>
                      </w:rPr>
                      <w:t xml:space="preserve"> </w:t>
                    </w:r>
                  </w:p>
                </w:tc>
              </w:tr>
              <w:tr w:rsidR="000926B2" w:rsidRPr="000926B2" w14:paraId="0AB3A959" w14:textId="77777777" w:rsidTr="000926B2">
                <w:trPr>
                  <w:trHeight w:val="145"/>
                  <w:tblCellSpacing w:w="15" w:type="dxa"/>
                </w:trPr>
                <w:tc>
                  <w:tcPr>
                    <w:tcW w:w="0" w:type="auto"/>
                    <w:hideMark/>
                  </w:tcPr>
                  <w:p w14:paraId="41EB577C"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[40]</w:t>
                    </w:r>
                  </w:p>
                </w:tc>
                <w:tc>
                  <w:tcPr>
                    <w:tcW w:w="0" w:type="auto"/>
                    <w:hideMark/>
                  </w:tcPr>
                  <w:p w14:paraId="7C880EFB" w14:textId="72CF004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Docs.spring.io. (2015) Docs.spring.io. [Online].   HYPERLINK "http://docs.spring.io/autorepo/docs/spring-security/4.0.0.CI- SNAPSHOT/reference/htmlsingle/" \l "appendix-dependencies  "   </w:t>
                    </w:r>
                    <w:r w:rsidRPr="000926B2">
                      <w:rPr>
                        <w:rStyle w:val="Hyperlink"/>
                        <w:rFonts w:ascii="Times" w:hAnsi="Times" w:cs="Times New Roman"/>
                        <w:noProof/>
                        <w:sz w:val="22"/>
                        <w:szCs w:val="22"/>
                      </w:rPr>
                      <w:t xml:space="preserve">http://docs.spring.io/autorepo/docs/spring-security/4.0.0.CI- SNAPSHOT/reference/htmlsingle/#appendix-dependencies </w:t>
                    </w:r>
                    <w:r w:rsidRPr="000926B2">
                      <w:rPr>
                        <w:rFonts w:ascii="Times" w:hAnsi="Times" w:cs="Times New Roman"/>
                        <w:noProof/>
                        <w:sz w:val="22"/>
                        <w:szCs w:val="22"/>
                      </w:rPr>
                      <w:t xml:space="preserve"> </w:t>
                    </w:r>
                  </w:p>
                </w:tc>
              </w:tr>
              <w:tr w:rsidR="000926B2" w:rsidRPr="000926B2" w14:paraId="22C28341" w14:textId="77777777" w:rsidTr="000926B2">
                <w:trPr>
                  <w:trHeight w:val="145"/>
                  <w:tblCellSpacing w:w="15" w:type="dxa"/>
                </w:trPr>
                <w:tc>
                  <w:tcPr>
                    <w:tcW w:w="0" w:type="auto"/>
                    <w:hideMark/>
                  </w:tcPr>
                  <w:p w14:paraId="2974800B"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[41]</w:t>
                    </w:r>
                  </w:p>
                </w:tc>
                <w:tc>
                  <w:tcPr>
                    <w:tcW w:w="0" w:type="auto"/>
                    <w:hideMark/>
                  </w:tcPr>
                  <w:p w14:paraId="7560EF20" w14:textId="7777777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H Maylor, </w:t>
                    </w:r>
                    <w:r w:rsidRPr="000926B2">
                      <w:rPr>
                        <w:rFonts w:ascii="Times" w:hAnsi="Times" w:cs="Times New Roman"/>
                        <w:i/>
                        <w:iCs/>
                        <w:noProof/>
                        <w:sz w:val="22"/>
                        <w:szCs w:val="22"/>
                      </w:rPr>
                      <w:t xml:space="preserve">Project management </w:t>
                    </w:r>
                    <w:r w:rsidRPr="000926B2">
                      <w:rPr>
                        <w:rFonts w:ascii="Times" w:hAnsi="Times" w:cs="Times New Roman"/>
                        <w:noProof/>
                        <w:sz w:val="22"/>
                        <w:szCs w:val="22"/>
                      </w:rPr>
                      <w:t>,. ed.,., Ed. England, Harlow : Financial Times Prentice Hall, 2010.</w:t>
                    </w:r>
                  </w:p>
                </w:tc>
              </w:tr>
              <w:tr w:rsidR="000926B2" w:rsidRPr="000926B2" w14:paraId="195F1504" w14:textId="77777777" w:rsidTr="000926B2">
                <w:trPr>
                  <w:trHeight w:val="145"/>
                  <w:tblCellSpacing w:w="15" w:type="dxa"/>
                </w:trPr>
                <w:tc>
                  <w:tcPr>
                    <w:tcW w:w="0" w:type="auto"/>
                    <w:hideMark/>
                  </w:tcPr>
                  <w:p w14:paraId="1B322C5B"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[42]</w:t>
                    </w:r>
                  </w:p>
                </w:tc>
                <w:tc>
                  <w:tcPr>
                    <w:tcW w:w="0" w:type="auto"/>
                    <w:hideMark/>
                  </w:tcPr>
                  <w:p w14:paraId="6EDC6D6E" w14:textId="6A987564"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Team and A. Profile. (2015) Twago.com. [Online].   HYPERLINK "http://www.twago.com/blog/project-plan-makes-life-easier/  "   </w:t>
                    </w:r>
                    <w:r w:rsidRPr="000926B2">
                      <w:rPr>
                        <w:rStyle w:val="Hyperlink"/>
                        <w:rFonts w:ascii="Times" w:hAnsi="Times" w:cs="Times New Roman"/>
                        <w:noProof/>
                        <w:sz w:val="22"/>
                        <w:szCs w:val="22"/>
                      </w:rPr>
                      <w:t xml:space="preserve">http://www.twago.com/blog/project-plan-makes-life-easier/ </w:t>
                    </w:r>
                    <w:r w:rsidRPr="000926B2">
                      <w:rPr>
                        <w:rFonts w:ascii="Times" w:hAnsi="Times" w:cs="Times New Roman"/>
                        <w:noProof/>
                        <w:sz w:val="22"/>
                        <w:szCs w:val="22"/>
                      </w:rPr>
                      <w:t xml:space="preserve"> </w:t>
                    </w:r>
                  </w:p>
                </w:tc>
              </w:tr>
              <w:tr w:rsidR="000926B2" w:rsidRPr="000926B2" w14:paraId="6EDD3EE7" w14:textId="77777777" w:rsidTr="000926B2">
                <w:trPr>
                  <w:trHeight w:val="145"/>
                  <w:tblCellSpacing w:w="15" w:type="dxa"/>
                </w:trPr>
                <w:tc>
                  <w:tcPr>
                    <w:tcW w:w="0" w:type="auto"/>
                    <w:hideMark/>
                  </w:tcPr>
                  <w:p w14:paraId="6FB5FE43"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[43]</w:t>
                    </w:r>
                  </w:p>
                </w:tc>
                <w:tc>
                  <w:tcPr>
                    <w:tcW w:w="0" w:type="auto"/>
                    <w:hideMark/>
                  </w:tcPr>
                  <w:p w14:paraId="33E838F1" w14:textId="3BF5178B"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Barnes. (2009) Smashing Magazine. [Online].   HYPERLINK "http://www.smashingmagazine.com/2009/06/11/effective-strategy-to-estimate-time-for-your-design- projects/  "   </w:t>
                    </w:r>
                    <w:r w:rsidRPr="000926B2">
                      <w:rPr>
                        <w:rStyle w:val="Hyperlink"/>
                        <w:rFonts w:ascii="Times" w:hAnsi="Times" w:cs="Times New Roman"/>
                        <w:noProof/>
                        <w:sz w:val="22"/>
                        <w:szCs w:val="22"/>
                      </w:rPr>
                      <w:t xml:space="preserve">http://www.smashingmagazine.com/2009/06/11/effective-strategy-to-estimate-time-for-your-design- projects/ </w:t>
                    </w:r>
                    <w:r w:rsidRPr="000926B2">
                      <w:rPr>
                        <w:rFonts w:ascii="Times" w:hAnsi="Times" w:cs="Times New Roman"/>
                        <w:noProof/>
                        <w:sz w:val="22"/>
                        <w:szCs w:val="22"/>
                      </w:rPr>
                      <w:t xml:space="preserve"> </w:t>
                    </w:r>
                  </w:p>
                </w:tc>
              </w:tr>
              <w:tr w:rsidR="000926B2" w:rsidRPr="000926B2" w14:paraId="3062BBB0" w14:textId="77777777" w:rsidTr="000926B2">
                <w:trPr>
                  <w:trHeight w:val="145"/>
                  <w:tblCellSpacing w:w="15" w:type="dxa"/>
                </w:trPr>
                <w:tc>
                  <w:tcPr>
                    <w:tcW w:w="0" w:type="auto"/>
                    <w:hideMark/>
                  </w:tcPr>
                  <w:p w14:paraId="38C31D74"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[44]</w:t>
                    </w:r>
                  </w:p>
                </w:tc>
                <w:tc>
                  <w:tcPr>
                    <w:tcW w:w="0" w:type="auto"/>
                    <w:hideMark/>
                  </w:tcPr>
                  <w:p w14:paraId="304DB698" w14:textId="598A81D6"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Netbeans.org. (2015) NetBeans IDE - Overview. [Online].   HYPERLINK "https://netbeans.org/features/index.html"   </w:t>
                    </w:r>
                    <w:r w:rsidRPr="000926B2">
                      <w:rPr>
                        <w:rStyle w:val="Hyperlink"/>
                        <w:rFonts w:ascii="Times" w:hAnsi="Times" w:cs="Times New Roman"/>
                        <w:noProof/>
                        <w:sz w:val="22"/>
                        <w:szCs w:val="22"/>
                      </w:rPr>
                      <w:t>https://netbeans.org/features/index.html</w:t>
                    </w:r>
                    <w:r w:rsidRPr="000926B2">
                      <w:rPr>
                        <w:rFonts w:ascii="Times" w:hAnsi="Times" w:cs="Times New Roman"/>
                        <w:noProof/>
                        <w:sz w:val="22"/>
                        <w:szCs w:val="22"/>
                      </w:rPr>
                      <w:t xml:space="preserve"> </w:t>
                    </w:r>
                  </w:p>
                </w:tc>
              </w:tr>
              <w:tr w:rsidR="000926B2" w:rsidRPr="000926B2" w14:paraId="065195C6" w14:textId="77777777" w:rsidTr="000926B2">
                <w:trPr>
                  <w:trHeight w:val="145"/>
                  <w:tblCellSpacing w:w="15" w:type="dxa"/>
                </w:trPr>
                <w:tc>
                  <w:tcPr>
                    <w:tcW w:w="0" w:type="auto"/>
                    <w:hideMark/>
                  </w:tcPr>
                  <w:p w14:paraId="56C719F1"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[45]</w:t>
                    </w:r>
                  </w:p>
                </w:tc>
                <w:tc>
                  <w:tcPr>
                    <w:tcW w:w="0" w:type="auto"/>
                    <w:hideMark/>
                  </w:tcPr>
                  <w:p w14:paraId="2F3B0593" w14:textId="5D3105BB"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Oracle.com. (2015) Oracle.com. [Online].   HYPERLINK "http://www.oracle.com/us/products/mysql/mysql-workbench-066221.html"   </w:t>
                    </w:r>
                    <w:r w:rsidRPr="000926B2">
                      <w:rPr>
                        <w:rStyle w:val="Hyperlink"/>
                        <w:rFonts w:ascii="Times" w:hAnsi="Times" w:cs="Times New Roman"/>
                        <w:noProof/>
                        <w:sz w:val="22"/>
                        <w:szCs w:val="22"/>
                      </w:rPr>
                      <w:t>http://www.oracle.com/us/products/mysql/mysql-workbench-066221.html</w:t>
                    </w:r>
                    <w:r w:rsidRPr="000926B2">
                      <w:rPr>
                        <w:rFonts w:ascii="Times" w:hAnsi="Times" w:cs="Times New Roman"/>
                        <w:noProof/>
                        <w:sz w:val="22"/>
                        <w:szCs w:val="22"/>
                      </w:rPr>
                      <w:t xml:space="preserve"> </w:t>
                    </w:r>
                  </w:p>
                </w:tc>
              </w:tr>
              <w:tr w:rsidR="000926B2" w:rsidRPr="000926B2" w14:paraId="34D919C3" w14:textId="77777777" w:rsidTr="000926B2">
                <w:trPr>
                  <w:trHeight w:val="145"/>
                  <w:tblCellSpacing w:w="15" w:type="dxa"/>
                </w:trPr>
                <w:tc>
                  <w:tcPr>
                    <w:tcW w:w="0" w:type="auto"/>
                    <w:hideMark/>
                  </w:tcPr>
                  <w:p w14:paraId="02EB7758"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[46]</w:t>
                    </w:r>
                  </w:p>
                </w:tc>
                <w:tc>
                  <w:tcPr>
                    <w:tcW w:w="0" w:type="auto"/>
                    <w:hideMark/>
                  </w:tcPr>
                  <w:p w14:paraId="1E4E171B" w14:textId="57E22F08"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Beyondsecurity.com. (2014) Beyondsecurity.com. [Online].   HYPERLINK "http://www.beyondsecurity.com/about-sql-injection.html  "   </w:t>
                    </w:r>
                    <w:r w:rsidRPr="000926B2">
                      <w:rPr>
                        <w:rStyle w:val="Hyperlink"/>
                        <w:rFonts w:ascii="Times" w:hAnsi="Times" w:cs="Times New Roman"/>
                        <w:noProof/>
                        <w:sz w:val="22"/>
                        <w:szCs w:val="22"/>
                      </w:rPr>
                      <w:t xml:space="preserve">http://www.beyondsecurity.com/about-sql-injection.html </w:t>
                    </w:r>
                    <w:r w:rsidRPr="000926B2">
                      <w:rPr>
                        <w:rFonts w:ascii="Times" w:hAnsi="Times" w:cs="Times New Roman"/>
                        <w:noProof/>
                        <w:sz w:val="22"/>
                        <w:szCs w:val="22"/>
                      </w:rPr>
                      <w:t xml:space="preserve"> </w:t>
                    </w:r>
                  </w:p>
                </w:tc>
              </w:tr>
              <w:tr w:rsidR="000926B2" w:rsidRPr="000926B2" w14:paraId="3879920A" w14:textId="77777777" w:rsidTr="000926B2">
                <w:trPr>
                  <w:trHeight w:val="145"/>
                  <w:tblCellSpacing w:w="15" w:type="dxa"/>
                </w:trPr>
                <w:tc>
                  <w:tcPr>
                    <w:tcW w:w="0" w:type="auto"/>
                    <w:hideMark/>
                  </w:tcPr>
                  <w:p w14:paraId="07BE2C1A"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[47]</w:t>
                    </w:r>
                  </w:p>
                </w:tc>
                <w:tc>
                  <w:tcPr>
                    <w:tcW w:w="0" w:type="auto"/>
                    <w:hideMark/>
                  </w:tcPr>
                  <w:p w14:paraId="25AEA841" w14:textId="4F2A3927"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Jqueryvalidation.org. (2014 ) Jqueryvalidation.org. [Online].   HYPERLINK "http://jqueryvalidation.org/ "   </w:t>
                    </w:r>
                    <w:r w:rsidRPr="000926B2">
                      <w:rPr>
                        <w:rStyle w:val="Hyperlink"/>
                        <w:rFonts w:ascii="Times" w:hAnsi="Times" w:cs="Times New Roman"/>
                        <w:noProof/>
                        <w:sz w:val="22"/>
                        <w:szCs w:val="22"/>
                      </w:rPr>
                      <w:t xml:space="preserve">http://jqueryvalidation.org/ </w:t>
                    </w:r>
                    <w:r w:rsidRPr="000926B2">
                      <w:rPr>
                        <w:rFonts w:ascii="Times" w:hAnsi="Times" w:cs="Times New Roman"/>
                        <w:noProof/>
                        <w:sz w:val="22"/>
                        <w:szCs w:val="22"/>
                      </w:rPr>
                      <w:t xml:space="preserve"> </w:t>
                    </w:r>
                  </w:p>
                </w:tc>
              </w:tr>
              <w:tr w:rsidR="000926B2" w:rsidRPr="000926B2" w14:paraId="035FE493" w14:textId="77777777" w:rsidTr="000926B2">
                <w:trPr>
                  <w:trHeight w:val="145"/>
                  <w:tblCellSpacing w:w="15" w:type="dxa"/>
                </w:trPr>
                <w:tc>
                  <w:tcPr>
                    <w:tcW w:w="0" w:type="auto"/>
                    <w:hideMark/>
                  </w:tcPr>
                  <w:p w14:paraId="2AE46DF7"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[48]</w:t>
                    </w:r>
                  </w:p>
                </w:tc>
                <w:tc>
                  <w:tcPr>
                    <w:tcW w:w="0" w:type="auto"/>
                    <w:hideMark/>
                  </w:tcPr>
                  <w:p w14:paraId="185B5887" w14:textId="3B0DBCBB"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Info.eps.surrey.ac.uk. (2015) Info.eps.surrey.ac.uk. [Online].   HYPERLINK "http://info.eps.surrey.ac.uk/IT/guides/remoteaccess/linuxSshTunnel.php  "   </w:t>
                    </w:r>
                    <w:r w:rsidRPr="000926B2">
                      <w:rPr>
                        <w:rStyle w:val="Hyperlink"/>
                        <w:rFonts w:ascii="Times" w:hAnsi="Times" w:cs="Times New Roman"/>
                        <w:noProof/>
                        <w:sz w:val="22"/>
                        <w:szCs w:val="22"/>
                      </w:rPr>
                      <w:t xml:space="preserve">http://info.eps.surrey.ac.uk/IT/guides/remoteaccess/linuxSshTunnel.php </w:t>
                    </w:r>
                    <w:r w:rsidRPr="000926B2">
                      <w:rPr>
                        <w:rFonts w:ascii="Times" w:hAnsi="Times" w:cs="Times New Roman"/>
                        <w:noProof/>
                        <w:sz w:val="22"/>
                        <w:szCs w:val="22"/>
                      </w:rPr>
                      <w:t xml:space="preserve"> </w:t>
                    </w:r>
                  </w:p>
                </w:tc>
              </w:tr>
              <w:tr w:rsidR="000926B2" w:rsidRPr="000926B2" w14:paraId="39037EED" w14:textId="77777777" w:rsidTr="000926B2">
                <w:trPr>
                  <w:trHeight w:val="145"/>
                  <w:tblCellSpacing w:w="15" w:type="dxa"/>
                </w:trPr>
                <w:tc>
                  <w:tcPr>
                    <w:tcW w:w="0" w:type="auto"/>
                    <w:hideMark/>
                  </w:tcPr>
                  <w:p w14:paraId="10D0915B" w14:textId="77777777" w:rsidR="000926B2" w:rsidRPr="000926B2" w:rsidRDefault="000926B2" w:rsidP="00EE1303">
                    <w:pPr>
                      <w:pStyle w:val="Bibliography"/>
                      <w:spacing w:line="360" w:lineRule="auto"/>
                      <w:contextualSpacing/>
                      <w:jc w:val="right"/>
                      <w:rPr>
                        <w:rFonts w:ascii="Times" w:hAnsi="Times" w:cs="Times New Roman"/>
                        <w:noProof/>
                        <w:sz w:val="22"/>
                        <w:szCs w:val="22"/>
                      </w:rPr>
                    </w:pPr>
                    <w:r w:rsidRPr="000926B2">
                      <w:rPr>
                        <w:rFonts w:ascii="Times" w:hAnsi="Times" w:cs="Times New Roman"/>
                        <w:noProof/>
                        <w:sz w:val="22"/>
                        <w:szCs w:val="22"/>
                      </w:rPr>
                      <w:t>[49]</w:t>
                    </w:r>
                  </w:p>
                </w:tc>
                <w:tc>
                  <w:tcPr>
                    <w:tcW w:w="0" w:type="auto"/>
                    <w:hideMark/>
                  </w:tcPr>
                  <w:p w14:paraId="2C64FB25" w14:textId="20C38A8B" w:rsidR="000926B2" w:rsidRPr="000926B2" w:rsidRDefault="000926B2" w:rsidP="00EE1303">
                    <w:pPr>
                      <w:pStyle w:val="Bibliography"/>
                      <w:spacing w:line="360" w:lineRule="auto"/>
                      <w:contextualSpacing/>
                      <w:rPr>
                        <w:rFonts w:ascii="Times" w:hAnsi="Times" w:cs="Times New Roman"/>
                        <w:noProof/>
                        <w:sz w:val="22"/>
                        <w:szCs w:val="22"/>
                      </w:rPr>
                    </w:pPr>
                    <w:r w:rsidRPr="000926B2">
                      <w:rPr>
                        <w:rFonts w:ascii="Times" w:hAnsi="Times" w:cs="Times New Roman"/>
                        <w:noProof/>
                        <w:sz w:val="22"/>
                        <w:szCs w:val="22"/>
                      </w:rPr>
                      <w:t xml:space="preserve">Blog.trackets.com. (2015) Trackets Blog. [Online].   HYPERLINK "http://blog.trackets.com/2014/05/17/ssh-tunnel-local- and-remote-port-forwarding-explained-with-examples.html.  "   </w:t>
                    </w:r>
                    <w:r w:rsidRPr="000926B2">
                      <w:rPr>
                        <w:rStyle w:val="Hyperlink"/>
                        <w:rFonts w:ascii="Times" w:hAnsi="Times" w:cs="Times New Roman"/>
                        <w:noProof/>
                        <w:sz w:val="22"/>
                        <w:szCs w:val="22"/>
                      </w:rPr>
                      <w:t xml:space="preserve">http://blog.trackets.com/2014/05/17/ssh-tunnel-local- and-remote-port-forwarding-explained-with-examples.html. </w:t>
                    </w:r>
                    <w:r w:rsidRPr="000926B2">
                      <w:rPr>
                        <w:rFonts w:ascii="Times" w:hAnsi="Times" w:cs="Times New Roman"/>
                        <w:noProof/>
                        <w:sz w:val="22"/>
                        <w:szCs w:val="22"/>
                      </w:rPr>
                      <w:t xml:space="preserve"> </w:t>
                    </w:r>
                  </w:p>
                </w:tc>
              </w:tr>
            </w:tbl>
            <w:p w14:paraId="562924AF" w14:textId="77777777" w:rsidR="000926B2" w:rsidRPr="000926B2" w:rsidRDefault="000926B2" w:rsidP="00EE1303">
              <w:pPr>
                <w:pStyle w:val="Bibliography"/>
                <w:spacing w:line="360" w:lineRule="auto"/>
                <w:contextualSpacing/>
                <w:rPr>
                  <w:rFonts w:ascii="Times" w:hAnsi="Times" w:cs="Times New Roman"/>
                  <w:noProof/>
                  <w:vanish/>
                  <w:sz w:val="22"/>
                  <w:szCs w:val="22"/>
                </w:rPr>
              </w:pPr>
              <w:r w:rsidRPr="000926B2">
                <w:rPr>
                  <w:rFonts w:ascii="Times" w:hAnsi="Times" w:cs="Times New Roman"/>
                  <w:noProof/>
                  <w:vanish/>
                  <w:sz w:val="22"/>
                  <w:szCs w:val="22"/>
                </w:rPr>
                <w:t>x</w:t>
              </w:r>
            </w:p>
            <w:p w14:paraId="6728AB58" w14:textId="08A6C865" w:rsidR="000926B2" w:rsidRPr="000926B2" w:rsidRDefault="000926B2" w:rsidP="00EE1303">
              <w:pPr>
                <w:spacing w:line="360" w:lineRule="auto"/>
                <w:contextualSpacing/>
                <w:rPr>
                  <w:rFonts w:ascii="Times" w:hAnsi="Times"/>
                  <w:sz w:val="22"/>
                  <w:szCs w:val="22"/>
                </w:rPr>
              </w:pPr>
            </w:p>
          </w:sdtContent>
        </w:sdt>
      </w:sdtContent>
    </w:sdt>
    <w:p w14:paraId="524C6BA0" w14:textId="58C9AE9E" w:rsidR="000926B2" w:rsidRPr="000926B2" w:rsidRDefault="000926B2" w:rsidP="00EE1303">
      <w:pPr>
        <w:spacing w:line="360" w:lineRule="auto"/>
        <w:contextualSpacing/>
        <w:rPr>
          <w:rFonts w:ascii="Times" w:hAnsi="Times"/>
          <w:sz w:val="22"/>
          <w:szCs w:val="22"/>
        </w:rPr>
      </w:pPr>
      <w:r>
        <w:rPr>
          <w:rFonts w:ascii="Times" w:hAnsi="Times"/>
          <w:sz w:val="22"/>
          <w:szCs w:val="22"/>
        </w:rPr>
        <w:br w:type="page"/>
      </w:r>
    </w:p>
    <w:p w14:paraId="754DFAD0" w14:textId="77777777" w:rsidR="0019624E" w:rsidRPr="000926B2" w:rsidRDefault="00E31113" w:rsidP="00EE1303">
      <w:pPr>
        <w:pStyle w:val="Heading1"/>
        <w:numPr>
          <w:ilvl w:val="0"/>
          <w:numId w:val="15"/>
        </w:numPr>
        <w:spacing w:line="360" w:lineRule="auto"/>
        <w:contextualSpacing/>
        <w:jc w:val="both"/>
        <w:rPr>
          <w:ins w:id="3839" w:author="Chara Katiri" w:date="2015-04-12T02:14:00Z"/>
          <w:rFonts w:ascii="Times" w:hAnsi="Times" w:cs="Times New Roman"/>
          <w:color w:val="auto"/>
          <w:sz w:val="22"/>
          <w:szCs w:val="22"/>
          <w:lang w:val="en-GB"/>
        </w:rPr>
      </w:pPr>
      <w:bookmarkStart w:id="3840" w:name="_Toc290491189"/>
      <w:r w:rsidRPr="000926B2">
        <w:rPr>
          <w:rFonts w:ascii="Times" w:hAnsi="Times" w:cs="Times New Roman"/>
          <w:color w:val="auto"/>
          <w:sz w:val="22"/>
          <w:szCs w:val="22"/>
          <w:lang w:val="en-GB"/>
        </w:rPr>
        <w:t>Appendices</w:t>
      </w:r>
      <w:bookmarkEnd w:id="3840"/>
    </w:p>
    <w:p w14:paraId="4236D106" w14:textId="4F805F0A" w:rsidR="003D7AA1" w:rsidRPr="000926B2" w:rsidRDefault="003D7AA1" w:rsidP="00EE1303">
      <w:pPr>
        <w:pStyle w:val="Heading2"/>
        <w:numPr>
          <w:ilvl w:val="1"/>
          <w:numId w:val="15"/>
        </w:numPr>
        <w:spacing w:line="360" w:lineRule="auto"/>
        <w:contextualSpacing/>
        <w:jc w:val="both"/>
        <w:rPr>
          <w:rFonts w:ascii="Times" w:hAnsi="Times" w:cs="Times New Roman"/>
          <w:color w:val="000000" w:themeColor="text1"/>
          <w:sz w:val="22"/>
          <w:szCs w:val="22"/>
          <w:lang w:val="en-GB"/>
        </w:rPr>
      </w:pPr>
      <w:bookmarkStart w:id="3841" w:name="_Toc290491190"/>
      <w:proofErr w:type="gramStart"/>
      <w:ins w:id="3842" w:author="Chara Katiri" w:date="2015-04-12T02:14:00Z">
        <w:r w:rsidRPr="000926B2">
          <w:rPr>
            <w:rFonts w:ascii="Times" w:hAnsi="Times" w:cs="Times New Roman"/>
            <w:color w:val="000000" w:themeColor="text1"/>
            <w:sz w:val="22"/>
            <w:szCs w:val="22"/>
            <w:lang w:val="en-GB"/>
            <w:rPrChange w:id="3843" w:author="Chara Katiri" w:date="2015-04-12T20:48:00Z">
              <w:rPr/>
            </w:rPrChange>
          </w:rPr>
          <w:t>Response from the IT Services.</w:t>
        </w:r>
      </w:ins>
      <w:bookmarkEnd w:id="3841"/>
      <w:proofErr w:type="gramEnd"/>
    </w:p>
    <w:p w14:paraId="4698AB5C" w14:textId="22539E2F" w:rsidR="000620B2" w:rsidRPr="000926B2" w:rsidRDefault="00E31113" w:rsidP="00EE1303">
      <w:pPr>
        <w:spacing w:line="360" w:lineRule="auto"/>
        <w:contextualSpacing/>
        <w:jc w:val="both"/>
        <w:rPr>
          <w:ins w:id="3844" w:author="Chara Katiri" w:date="2015-04-12T02:07:00Z"/>
          <w:rFonts w:ascii="Times" w:hAnsi="Times" w:cs="Times New Roman"/>
          <w:sz w:val="22"/>
          <w:szCs w:val="22"/>
        </w:rPr>
      </w:pPr>
      <w:r w:rsidRPr="000926B2">
        <w:rPr>
          <w:rFonts w:ascii="Times" w:hAnsi="Times" w:cs="Times New Roman"/>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0926B2" w:rsidRDefault="001E54D9" w:rsidP="00EE1303">
      <w:pPr>
        <w:spacing w:line="360" w:lineRule="auto"/>
        <w:contextualSpacing/>
        <w:jc w:val="both"/>
        <w:rPr>
          <w:ins w:id="3845" w:author="Chara Katiri" w:date="2015-04-12T02:08:00Z"/>
          <w:rFonts w:ascii="Times" w:hAnsi="Times" w:cs="Times New Roman"/>
          <w:sz w:val="22"/>
          <w:szCs w:val="22"/>
        </w:rPr>
        <w:pPrChange w:id="3846" w:author="Chara Katiri" w:date="2015-04-12T20:48:00Z">
          <w:pPr/>
        </w:pPrChange>
      </w:pPr>
      <w:ins w:id="3847" w:author="Chara Katiri" w:date="2015-04-12T02:08:00Z">
        <w:r w:rsidRPr="000926B2">
          <w:rPr>
            <w:rFonts w:ascii="Times" w:hAnsi="Times" w:cs="Times New Roman"/>
            <w:sz w:val="22"/>
            <w:szCs w:val="22"/>
          </w:rPr>
          <w:br w:type="page"/>
        </w:r>
      </w:ins>
    </w:p>
    <w:p w14:paraId="3F5E5A65" w14:textId="77777777" w:rsidR="001E54D9" w:rsidRPr="000926B2" w:rsidRDefault="001E54D9" w:rsidP="00EE1303">
      <w:pPr>
        <w:spacing w:line="360" w:lineRule="auto"/>
        <w:contextualSpacing/>
        <w:jc w:val="both"/>
        <w:rPr>
          <w:ins w:id="3848" w:author="Chara Katiri" w:date="2015-04-12T02:08:00Z"/>
          <w:rFonts w:ascii="Times" w:hAnsi="Times" w:cs="Times New Roman"/>
          <w:sz w:val="22"/>
          <w:szCs w:val="22"/>
        </w:rPr>
      </w:pPr>
    </w:p>
    <w:p w14:paraId="4897C7CC" w14:textId="77777777" w:rsidR="001E54D9" w:rsidRPr="000926B2" w:rsidRDefault="001E54D9" w:rsidP="00EE1303">
      <w:pPr>
        <w:pStyle w:val="Heading2"/>
        <w:numPr>
          <w:ilvl w:val="1"/>
          <w:numId w:val="15"/>
        </w:numPr>
        <w:spacing w:line="360" w:lineRule="auto"/>
        <w:contextualSpacing/>
        <w:jc w:val="both"/>
        <w:rPr>
          <w:ins w:id="3849" w:author="Chara Katiri" w:date="2015-04-12T03:23:00Z"/>
          <w:rFonts w:ascii="Times" w:hAnsi="Times" w:cs="Times New Roman"/>
          <w:color w:val="000000" w:themeColor="text1"/>
          <w:sz w:val="22"/>
          <w:szCs w:val="22"/>
          <w:lang w:val="en-GB"/>
        </w:rPr>
        <w:pPrChange w:id="3850" w:author="Chara Katiri" w:date="2015-04-12T20:48:00Z">
          <w:pPr>
            <w:pStyle w:val="Heading2"/>
            <w:numPr>
              <w:ilvl w:val="2"/>
              <w:numId w:val="15"/>
            </w:numPr>
            <w:spacing w:line="360" w:lineRule="auto"/>
            <w:ind w:left="1224" w:hanging="504"/>
            <w:contextualSpacing/>
            <w:jc w:val="both"/>
          </w:pPr>
        </w:pPrChange>
      </w:pPr>
      <w:bookmarkStart w:id="3851" w:name="_Toc290491191"/>
      <w:commentRangeStart w:id="3852"/>
      <w:ins w:id="3853" w:author="Chara Katiri" w:date="2015-04-12T02:08:00Z">
        <w:r w:rsidRPr="000926B2">
          <w:rPr>
            <w:rFonts w:ascii="Times" w:hAnsi="Times" w:cs="Times New Roman"/>
            <w:color w:val="000000" w:themeColor="text1"/>
            <w:sz w:val="22"/>
            <w:szCs w:val="22"/>
            <w:lang w:val="en-GB"/>
            <w:rPrChange w:id="3854" w:author="Chara Katiri" w:date="2015-04-12T20:48:00Z">
              <w:rPr>
                <w:rFonts w:ascii="Times" w:hAnsi="Times" w:cs="Times New Roman"/>
                <w:color w:val="auto"/>
                <w:sz w:val="22"/>
                <w:szCs w:val="22"/>
                <w:lang w:val="en-GB"/>
              </w:rPr>
            </w:rPrChange>
          </w:rPr>
          <w:t>Creation and remote connection to the database behind the firewall</w:t>
        </w:r>
      </w:ins>
      <w:commentRangeEnd w:id="3852"/>
      <w:ins w:id="3855" w:author="Chara Katiri" w:date="2015-04-12T02:17:00Z">
        <w:r w:rsidR="000913E6" w:rsidRPr="000926B2">
          <w:rPr>
            <w:rFonts w:ascii="Times" w:hAnsi="Times" w:cs="Times New Roman"/>
            <w:color w:val="000000" w:themeColor="text1"/>
            <w:sz w:val="22"/>
            <w:szCs w:val="22"/>
            <w:lang w:val="en-GB"/>
            <w:rPrChange w:id="3856" w:author="Chara Katiri" w:date="2015-04-12T20:48:00Z">
              <w:rPr>
                <w:rStyle w:val="CommentReference"/>
                <w:rFonts w:asciiTheme="minorHAnsi" w:eastAsiaTheme="minorEastAsia" w:hAnsiTheme="minorHAnsi" w:cstheme="minorBidi"/>
                <w:b w:val="0"/>
                <w:bCs w:val="0"/>
                <w:color w:val="auto"/>
              </w:rPr>
            </w:rPrChange>
          </w:rPr>
          <w:commentReference w:id="3852"/>
        </w:r>
      </w:ins>
      <w:bookmarkEnd w:id="3851"/>
    </w:p>
    <w:p w14:paraId="06B50232" w14:textId="77777777" w:rsidR="009F7C93" w:rsidRPr="000926B2" w:rsidRDefault="009F7C93" w:rsidP="00EE1303">
      <w:pPr>
        <w:spacing w:line="360" w:lineRule="auto"/>
        <w:contextualSpacing/>
        <w:jc w:val="both"/>
        <w:rPr>
          <w:ins w:id="3857" w:author="Chara Katiri" w:date="2015-04-12T02:08:00Z"/>
          <w:rFonts w:ascii="Times" w:hAnsi="Times"/>
          <w:sz w:val="22"/>
          <w:szCs w:val="22"/>
          <w:rPrChange w:id="3858" w:author="Chara Katiri" w:date="2015-04-12T20:48:00Z">
            <w:rPr>
              <w:ins w:id="3859" w:author="Chara Katiri" w:date="2015-04-12T02:08:00Z"/>
              <w:rFonts w:ascii="Times" w:hAnsi="Times" w:cs="Times New Roman"/>
              <w:color w:val="auto"/>
              <w:sz w:val="22"/>
              <w:szCs w:val="22"/>
              <w:lang w:val="en-GB"/>
            </w:rPr>
          </w:rPrChange>
        </w:rPr>
        <w:pPrChange w:id="3860" w:author="Chara Katiri" w:date="2015-04-12T20:48:00Z">
          <w:pPr>
            <w:pStyle w:val="Heading2"/>
            <w:numPr>
              <w:ilvl w:val="2"/>
              <w:numId w:val="15"/>
            </w:numPr>
            <w:spacing w:line="360" w:lineRule="auto"/>
            <w:ind w:left="1224" w:hanging="504"/>
            <w:contextualSpacing/>
            <w:jc w:val="both"/>
          </w:pPr>
        </w:pPrChange>
      </w:pPr>
    </w:p>
    <w:p w14:paraId="01D8A844" w14:textId="1148BBF9" w:rsidR="001E54D9" w:rsidRPr="000926B2" w:rsidRDefault="001E54D9" w:rsidP="00EE1303">
      <w:pPr>
        <w:spacing w:line="360" w:lineRule="auto"/>
        <w:ind w:left="426" w:firstLine="850"/>
        <w:contextualSpacing/>
        <w:jc w:val="both"/>
        <w:rPr>
          <w:ins w:id="3861" w:author="Chara Katiri" w:date="2015-04-12T02:08:00Z"/>
          <w:rFonts w:ascii="Times" w:hAnsi="Times" w:cs="Times New Roman"/>
          <w:sz w:val="22"/>
          <w:szCs w:val="22"/>
          <w:lang w:val="en-GB"/>
        </w:rPr>
      </w:pPr>
      <w:ins w:id="3862" w:author="Chara Katiri" w:date="2015-04-12T02:08:00Z">
        <w:r w:rsidRPr="000926B2">
          <w:rPr>
            <w:rFonts w:ascii="Times" w:hAnsi="Times" w:cs="Times New Roman"/>
            <w:sz w:val="22"/>
            <w:szCs w:val="22"/>
            <w:lang w:val="en-GB"/>
          </w:rPr>
          <w:t xml:space="preserve">Due to security reasons, direct connection to a service (database console), hosted on a protected network (University of Surrey network), is not possible </w:t>
        </w:r>
      </w:ins>
      <w:sdt>
        <w:sdtPr>
          <w:rPr>
            <w:rFonts w:ascii="Times" w:hAnsi="Times" w:cs="Times New Roman"/>
            <w:sz w:val="22"/>
            <w:szCs w:val="22"/>
            <w:lang w:val="en-GB"/>
          </w:rPr>
          <w:id w:val="1474718161"/>
          <w:citation/>
        </w:sdtPr>
        <w:sdtContent>
          <w:r w:rsidR="0045666D" w:rsidRPr="000926B2">
            <w:rPr>
              <w:rFonts w:ascii="Times" w:hAnsi="Times" w:cs="Times New Roman"/>
              <w:sz w:val="22"/>
              <w:szCs w:val="22"/>
              <w:lang w:val="en-GB"/>
            </w:rPr>
            <w:fldChar w:fldCharType="begin"/>
          </w:r>
          <w:r w:rsidR="0045666D" w:rsidRPr="000926B2">
            <w:rPr>
              <w:rFonts w:ascii="Times" w:hAnsi="Times" w:cs="Times New Roman"/>
              <w:sz w:val="22"/>
              <w:szCs w:val="22"/>
            </w:rPr>
            <w:instrText xml:space="preserve"> CITATION Inf15 \l 1033 </w:instrText>
          </w:r>
          <w:r w:rsidR="0045666D" w:rsidRPr="000926B2">
            <w:rPr>
              <w:rFonts w:ascii="Times" w:hAnsi="Times" w:cs="Times New Roman"/>
              <w:sz w:val="22"/>
              <w:szCs w:val="22"/>
              <w:lang w:val="en-GB"/>
            </w:rPr>
            <w:fldChar w:fldCharType="separate"/>
          </w:r>
          <w:r w:rsidR="000926B2" w:rsidRPr="000926B2">
            <w:rPr>
              <w:rFonts w:ascii="Times" w:hAnsi="Times" w:cs="Times New Roman"/>
              <w:noProof/>
              <w:sz w:val="22"/>
              <w:szCs w:val="22"/>
            </w:rPr>
            <w:t>[</w:t>
          </w:r>
          <w:hyperlink w:anchor="Inf15" w:history="1">
            <w:r w:rsidR="000926B2" w:rsidRPr="000926B2">
              <w:rPr>
                <w:rStyle w:val="Heading2Char"/>
                <w:rFonts w:ascii="Times" w:eastAsiaTheme="minorEastAsia" w:hAnsi="Times" w:cs="Times New Roman"/>
                <w:noProof/>
                <w:color w:val="auto"/>
                <w:sz w:val="22"/>
                <w:szCs w:val="22"/>
              </w:rPr>
              <w:t>48</w:t>
            </w:r>
          </w:hyperlink>
          <w:r w:rsidR="000926B2" w:rsidRPr="000926B2">
            <w:rPr>
              <w:rFonts w:ascii="Times" w:hAnsi="Times" w:cs="Times New Roman"/>
              <w:noProof/>
              <w:sz w:val="22"/>
              <w:szCs w:val="22"/>
            </w:rPr>
            <w:t>]</w:t>
          </w:r>
          <w:r w:rsidR="0045666D" w:rsidRPr="000926B2">
            <w:rPr>
              <w:rFonts w:ascii="Times" w:hAnsi="Times" w:cs="Times New Roman"/>
              <w:sz w:val="22"/>
              <w:szCs w:val="22"/>
              <w:lang w:val="en-GB"/>
            </w:rPr>
            <w:fldChar w:fldCharType="end"/>
          </w:r>
        </w:sdtContent>
      </w:sdt>
      <w:ins w:id="3863" w:author="Chara Katiri" w:date="2015-04-12T02:08:00Z">
        <w:r w:rsidRPr="000926B2">
          <w:rPr>
            <w:rFonts w:ascii="Times" w:hAnsi="Times" w:cs="Times New Roman"/>
            <w:sz w:val="22"/>
            <w:szCs w:val="22"/>
            <w:lang w:val="en-GB"/>
          </w:rPr>
          <w:t>. The steps followed to enable the connection are described below:</w:t>
        </w:r>
      </w:ins>
    </w:p>
    <w:p w14:paraId="6FBBF34B" w14:textId="77777777" w:rsidR="001E54D9" w:rsidRPr="000926B2" w:rsidRDefault="001E54D9" w:rsidP="00EE1303">
      <w:pPr>
        <w:pStyle w:val="ListParagraph"/>
        <w:numPr>
          <w:ilvl w:val="0"/>
          <w:numId w:val="33"/>
        </w:numPr>
        <w:spacing w:line="360" w:lineRule="auto"/>
        <w:jc w:val="both"/>
        <w:rPr>
          <w:ins w:id="3864" w:author="Chara Katiri" w:date="2015-04-12T02:08:00Z"/>
          <w:rFonts w:ascii="Times" w:eastAsia="Times New Roman" w:hAnsi="Times" w:cs="Times New Roman"/>
          <w:sz w:val="22"/>
          <w:szCs w:val="22"/>
          <w:lang w:val="en-GB"/>
        </w:rPr>
      </w:pPr>
      <w:ins w:id="3865" w:author="Chara Katiri" w:date="2015-04-12T02:08:00Z">
        <w:r w:rsidRPr="000926B2">
          <w:rPr>
            <w:rFonts w:ascii="Times" w:eastAsia="Times New Roman" w:hAnsi="Times" w:cs="Times New Roman"/>
            <w:sz w:val="22"/>
            <w:szCs w:val="22"/>
            <w:lang w:val="en-GB"/>
          </w:rPr>
          <w:t xml:space="preserve">Creation of a remote server on the protected network as well as a local workstation (a local MySQL server, database).  Following the completion of the development phase on </w:t>
        </w:r>
        <w:bookmarkStart w:id="3866" w:name="_GoBack"/>
        <w:bookmarkEnd w:id="3866"/>
        <w:r w:rsidRPr="000926B2">
          <w:rPr>
            <w:rFonts w:ascii="Times" w:eastAsia="Times New Roman" w:hAnsi="Times" w:cs="Times New Roman"/>
            <w:sz w:val="22"/>
            <w:szCs w:val="22"/>
            <w:lang w:val="en-GB"/>
          </w:rPr>
          <w:t xml:space="preserve">the (i) local workstation, the Pinboard website is deployed on the (ii) remote server. </w:t>
        </w:r>
      </w:ins>
    </w:p>
    <w:p w14:paraId="1871861A" w14:textId="77777777" w:rsidR="001E54D9" w:rsidRPr="000926B2" w:rsidRDefault="001E54D9" w:rsidP="00EE1303">
      <w:pPr>
        <w:pStyle w:val="ListParagraph"/>
        <w:numPr>
          <w:ilvl w:val="0"/>
          <w:numId w:val="33"/>
        </w:numPr>
        <w:spacing w:line="360" w:lineRule="auto"/>
        <w:jc w:val="both"/>
        <w:rPr>
          <w:ins w:id="3867" w:author="Chara Katiri" w:date="2015-04-12T02:08:00Z"/>
          <w:rFonts w:ascii="Times" w:eastAsia="Times New Roman" w:hAnsi="Times" w:cs="Times New Roman"/>
          <w:sz w:val="22"/>
          <w:szCs w:val="22"/>
          <w:lang w:val="en-GB"/>
        </w:rPr>
      </w:pPr>
      <w:ins w:id="3868" w:author="Chara Katiri" w:date="2015-04-12T02:08:00Z">
        <w:r w:rsidRPr="000926B2">
          <w:rPr>
            <w:rFonts w:ascii="Times" w:eastAsia="Times New Roman" w:hAnsi="Times" w:cs="Times New Roman"/>
            <w:sz w:val="22"/>
            <w:szCs w:val="22"/>
            <w:lang w:val="en-GB"/>
          </w:rPr>
          <w:t xml:space="preserve">To establish the connection between the (i) local workstation and the (ii) remote server a tunnel that uses a secure protocol is created.  </w:t>
        </w:r>
      </w:ins>
    </w:p>
    <w:p w14:paraId="5632559B" w14:textId="5C6AAE63" w:rsidR="001E54D9" w:rsidRPr="000926B2" w:rsidRDefault="001E54D9" w:rsidP="00EE1303">
      <w:pPr>
        <w:pStyle w:val="ListParagraph"/>
        <w:numPr>
          <w:ilvl w:val="0"/>
          <w:numId w:val="33"/>
        </w:numPr>
        <w:spacing w:line="360" w:lineRule="auto"/>
        <w:jc w:val="both"/>
        <w:rPr>
          <w:ins w:id="3869" w:author="Chara Katiri" w:date="2015-04-12T02:08:00Z"/>
          <w:rFonts w:ascii="Times" w:eastAsia="Times New Roman" w:hAnsi="Times" w:cs="Times New Roman"/>
          <w:sz w:val="22"/>
          <w:szCs w:val="22"/>
          <w:lang w:val="en-GB"/>
        </w:rPr>
      </w:pPr>
      <w:ins w:id="3870" w:author="Chara Katiri" w:date="2015-04-12T02:08:00Z">
        <w:r w:rsidRPr="000926B2">
          <w:rPr>
            <w:rFonts w:ascii="Times" w:eastAsia="Times New Roman" w:hAnsi="Times" w:cs="Times New Roman"/>
            <w:sz w:val="22"/>
            <w:szCs w:val="22"/>
            <w:lang w:val="en-GB"/>
          </w:rPr>
          <w:t xml:space="preserve">Access to a free port can only be achieved from the localhost and not remotely </w:t>
        </w:r>
      </w:ins>
      <w:sdt>
        <w:sdtPr>
          <w:rPr>
            <w:rFonts w:ascii="Times" w:eastAsia="Times New Roman" w:hAnsi="Times" w:cs="Times New Roman"/>
            <w:sz w:val="22"/>
            <w:szCs w:val="22"/>
            <w:lang w:val="en-GB"/>
          </w:rPr>
          <w:id w:val="-1471664514"/>
          <w:citation/>
        </w:sdtPr>
        <w:sdtContent>
          <w:r w:rsidR="0045666D" w:rsidRPr="000926B2">
            <w:rPr>
              <w:rFonts w:ascii="Times" w:eastAsia="Times New Roman" w:hAnsi="Times" w:cs="Times New Roman"/>
              <w:sz w:val="22"/>
              <w:szCs w:val="22"/>
              <w:lang w:val="en-GB"/>
            </w:rPr>
            <w:fldChar w:fldCharType="begin"/>
          </w:r>
          <w:r w:rsidR="0045666D" w:rsidRPr="000926B2">
            <w:rPr>
              <w:rFonts w:ascii="Times" w:eastAsia="Times New Roman" w:hAnsi="Times" w:cs="Times New Roman"/>
              <w:sz w:val="22"/>
              <w:szCs w:val="22"/>
            </w:rPr>
            <w:instrText xml:space="preserve"> CITATION Blo15 \l 1033 </w:instrText>
          </w:r>
          <w:r w:rsidR="0045666D" w:rsidRPr="000926B2">
            <w:rPr>
              <w:rFonts w:ascii="Times" w:eastAsia="Times New Roman" w:hAnsi="Times" w:cs="Times New Roman"/>
              <w:sz w:val="22"/>
              <w:szCs w:val="22"/>
              <w:lang w:val="en-GB"/>
            </w:rPr>
            <w:fldChar w:fldCharType="separate"/>
          </w:r>
          <w:r w:rsidR="000926B2" w:rsidRPr="000926B2">
            <w:rPr>
              <w:rFonts w:ascii="Times" w:eastAsia="Times New Roman" w:hAnsi="Times" w:cs="Times New Roman"/>
              <w:noProof/>
              <w:sz w:val="22"/>
              <w:szCs w:val="22"/>
            </w:rPr>
            <w:t>[</w:t>
          </w:r>
          <w:hyperlink w:anchor="Blo15" w:history="1">
            <w:r w:rsidR="000926B2" w:rsidRPr="000926B2">
              <w:rPr>
                <w:rStyle w:val="Heading2Char"/>
                <w:rFonts w:ascii="Times" w:eastAsia="Times New Roman" w:hAnsi="Times" w:cs="Times New Roman"/>
                <w:noProof/>
                <w:color w:val="auto"/>
                <w:sz w:val="22"/>
                <w:szCs w:val="22"/>
              </w:rPr>
              <w:t>49</w:t>
            </w:r>
          </w:hyperlink>
          <w:r w:rsidR="000926B2" w:rsidRPr="000926B2">
            <w:rPr>
              <w:rFonts w:ascii="Times" w:eastAsia="Times New Roman" w:hAnsi="Times" w:cs="Times New Roman"/>
              <w:noProof/>
              <w:sz w:val="22"/>
              <w:szCs w:val="22"/>
            </w:rPr>
            <w:t>]</w:t>
          </w:r>
          <w:r w:rsidR="0045666D" w:rsidRPr="000926B2">
            <w:rPr>
              <w:rFonts w:ascii="Times" w:eastAsia="Times New Roman" w:hAnsi="Times" w:cs="Times New Roman"/>
              <w:sz w:val="22"/>
              <w:szCs w:val="22"/>
              <w:lang w:val="en-GB"/>
            </w:rPr>
            <w:fldChar w:fldCharType="end"/>
          </w:r>
        </w:sdtContent>
      </w:sdt>
      <w:ins w:id="3871" w:author="Chara Katiri" w:date="2015-04-12T02:08:00Z">
        <w:r w:rsidRPr="000926B2">
          <w:rPr>
            <w:rFonts w:ascii="Times" w:eastAsia="Times New Roman" w:hAnsi="Times" w:cs="Times New Roman"/>
            <w:sz w:val="22"/>
            <w:szCs w:val="22"/>
            <w:lang w:val="en-GB"/>
          </w:rPr>
          <w:t xml:space="preserve">. For security reasons a high, local, port such as 10,000 is used and PuTTY listens to it for incoming connections. </w:t>
        </w:r>
      </w:ins>
    </w:p>
    <w:p w14:paraId="640B040E" w14:textId="77777777" w:rsidR="001E54D9" w:rsidRPr="000926B2" w:rsidRDefault="001E54D9" w:rsidP="00EE1303">
      <w:pPr>
        <w:pStyle w:val="ListParagraph"/>
        <w:numPr>
          <w:ilvl w:val="0"/>
          <w:numId w:val="33"/>
        </w:numPr>
        <w:spacing w:line="360" w:lineRule="auto"/>
        <w:jc w:val="both"/>
        <w:rPr>
          <w:ins w:id="3872" w:author="Chara Katiri" w:date="2015-04-12T02:08:00Z"/>
          <w:rFonts w:ascii="Times" w:eastAsia="Times New Roman" w:hAnsi="Times" w:cs="Times New Roman"/>
          <w:sz w:val="22"/>
          <w:szCs w:val="22"/>
          <w:lang w:val="en-GB"/>
        </w:rPr>
      </w:pPr>
      <w:ins w:id="3873" w:author="Chara Katiri" w:date="2015-04-12T02:08:00Z">
        <w:r w:rsidRPr="000926B2">
          <w:rPr>
            <w:rFonts w:ascii="Times" w:eastAsia="Times New Roman" w:hAnsi="Times" w:cs="Times New Roman"/>
            <w:sz w:val="22"/>
            <w:szCs w:val="22"/>
            <w:lang w:val="en-GB"/>
          </w:rPr>
          <w:t xml:space="preserve">The MySQL database that runs on the server listens to port 3306. </w:t>
        </w:r>
      </w:ins>
    </w:p>
    <w:p w14:paraId="15A78ABE" w14:textId="77777777" w:rsidR="001E54D9" w:rsidRPr="000926B2" w:rsidRDefault="001E54D9" w:rsidP="00EE1303">
      <w:pPr>
        <w:pStyle w:val="ListParagraph"/>
        <w:spacing w:line="360" w:lineRule="auto"/>
        <w:ind w:left="1080"/>
        <w:jc w:val="both"/>
        <w:rPr>
          <w:ins w:id="3874" w:author="Chara Katiri" w:date="2015-04-12T02:08:00Z"/>
          <w:rFonts w:ascii="Times" w:eastAsia="Times New Roman" w:hAnsi="Times" w:cs="Times New Roman"/>
          <w:sz w:val="22"/>
          <w:szCs w:val="22"/>
          <w:lang w:val="en-GB"/>
        </w:rPr>
      </w:pPr>
      <w:ins w:id="3875" w:author="Chara Katiri" w:date="2015-04-12T02:08:00Z">
        <w:r w:rsidRPr="000926B2">
          <w:rPr>
            <w:rFonts w:ascii="Times" w:eastAsia="Times New Roman" w:hAnsi="Times" w:cs="Times New Roman"/>
            <w:sz w:val="22"/>
            <w:szCs w:val="22"/>
            <w:lang w:val="en-GB"/>
          </w:rPr>
          <w:t xml:space="preserve">$ </w:t>
        </w:r>
        <w:proofErr w:type="gramStart"/>
        <w:r w:rsidRPr="000926B2">
          <w:rPr>
            <w:rFonts w:ascii="Times" w:eastAsia="Times New Roman" w:hAnsi="Times" w:cs="Times New Roman"/>
            <w:sz w:val="22"/>
            <w:szCs w:val="22"/>
            <w:lang w:val="en-GB"/>
          </w:rPr>
          <w:t>ssh</w:t>
        </w:r>
        <w:proofErr w:type="gramEnd"/>
        <w:r w:rsidRPr="000926B2">
          <w:rPr>
            <w:rFonts w:ascii="Times" w:eastAsia="Times New Roman" w:hAnsi="Times" w:cs="Times New Roman"/>
            <w:sz w:val="22"/>
            <w:szCs w:val="22"/>
            <w:lang w:val="en-GB"/>
          </w:rPr>
          <w:t xml:space="preserve"> ck00113@student01.eps.surrey.ac.uk -L 10000:mysql0.ee.surrey.ac.uk:3306</w:t>
        </w:r>
      </w:ins>
    </w:p>
    <w:p w14:paraId="578265F3" w14:textId="77777777" w:rsidR="001E54D9" w:rsidRPr="000926B2" w:rsidRDefault="001E54D9" w:rsidP="00EE1303">
      <w:pPr>
        <w:pStyle w:val="ListParagraph"/>
        <w:spacing w:line="360" w:lineRule="auto"/>
        <w:ind w:left="1080"/>
        <w:jc w:val="both"/>
        <w:rPr>
          <w:ins w:id="3876" w:author="Chara Katiri" w:date="2015-04-12T02:08:00Z"/>
          <w:rFonts w:ascii="Times" w:eastAsia="Times New Roman" w:hAnsi="Times" w:cs="Times New Roman"/>
          <w:sz w:val="22"/>
          <w:szCs w:val="22"/>
          <w:lang w:val="en-GB"/>
        </w:rPr>
      </w:pPr>
      <w:ins w:id="3877" w:author="Chara Katiri" w:date="2015-04-12T02:08:00Z">
        <w:r w:rsidRPr="000926B2">
          <w:rPr>
            <w:rFonts w:ascii="Times" w:eastAsia="Times New Roman" w:hAnsi="Times" w:cs="Times New Roman"/>
            <w:sz w:val="22"/>
            <w:szCs w:val="22"/>
            <w:lang w:val="en-GB"/>
          </w:rPr>
          <w:t>The use of ‘-L’ states that the port is being forwarded. The use of ‘10000:mysql0.ee.surrey.ac.uk</w:t>
        </w:r>
        <w:proofErr w:type="gramStart"/>
        <w:r w:rsidRPr="000926B2">
          <w:rPr>
            <w:rFonts w:ascii="Times" w:eastAsia="Times New Roman" w:hAnsi="Times" w:cs="Times New Roman"/>
            <w:sz w:val="22"/>
            <w:szCs w:val="22"/>
            <w:lang w:val="en-GB"/>
          </w:rPr>
          <w:t>:3306’</w:t>
        </w:r>
        <w:proofErr w:type="gramEnd"/>
        <w:r w:rsidRPr="000926B2">
          <w:rPr>
            <w:rFonts w:ascii="Times" w:eastAsia="Times New Roman" w:hAnsi="Times" w:cs="Times New Roman"/>
            <w:sz w:val="22"/>
            <w:szCs w:val="22"/>
            <w:lang w:val="en-GB"/>
          </w:rPr>
          <w:t xml:space="preserve"> forwards the connections from the local port (10000) to the server port (mysql0.ee.surrey.ac.uk:3306). During this step a connection (Tunnel) is made between the local port and the server port. </w:t>
        </w:r>
      </w:ins>
    </w:p>
    <w:p w14:paraId="408E0DB1" w14:textId="77777777" w:rsidR="001E54D9" w:rsidRPr="000926B2" w:rsidRDefault="001E54D9" w:rsidP="00EE1303">
      <w:pPr>
        <w:pStyle w:val="ListParagraph"/>
        <w:numPr>
          <w:ilvl w:val="0"/>
          <w:numId w:val="33"/>
        </w:numPr>
        <w:spacing w:line="360" w:lineRule="auto"/>
        <w:jc w:val="both"/>
        <w:rPr>
          <w:ins w:id="3878" w:author="Chara Katiri" w:date="2015-04-12T02:08:00Z"/>
          <w:rFonts w:ascii="Times" w:eastAsia="Times New Roman" w:hAnsi="Times" w:cs="Times New Roman"/>
          <w:sz w:val="22"/>
          <w:szCs w:val="22"/>
          <w:lang w:val="en-GB"/>
        </w:rPr>
      </w:pPr>
      <w:ins w:id="3879" w:author="Chara Katiri" w:date="2015-04-12T02:08:00Z">
        <w:r w:rsidRPr="000926B2">
          <w:rPr>
            <w:rFonts w:ascii="Times" w:eastAsia="Times New Roman" w:hAnsi="Times" w:cs="Times New Roman"/>
            <w:sz w:val="22"/>
            <w:szCs w:val="22"/>
            <w:lang w:val="en-GB"/>
          </w:rPr>
          <w:t xml:space="preserve">Following the port set-up, the details for connection are pulled from the config file and the connection to the remote server is established. </w:t>
        </w:r>
      </w:ins>
    </w:p>
    <w:p w14:paraId="24B02727" w14:textId="79C419A0" w:rsidR="001E54D9" w:rsidRPr="000926B2" w:rsidRDefault="001E54D9" w:rsidP="00EE1303">
      <w:pPr>
        <w:pStyle w:val="ListParagraph"/>
        <w:numPr>
          <w:ilvl w:val="0"/>
          <w:numId w:val="33"/>
        </w:numPr>
        <w:spacing w:line="360" w:lineRule="auto"/>
        <w:jc w:val="both"/>
        <w:rPr>
          <w:ins w:id="3880" w:author="Chara Katiri" w:date="2015-04-12T02:08:00Z"/>
          <w:rFonts w:ascii="Times" w:eastAsia="Times New Roman" w:hAnsi="Times" w:cs="Times New Roman"/>
          <w:sz w:val="22"/>
          <w:szCs w:val="22"/>
          <w:lang w:val="en-GB"/>
        </w:rPr>
      </w:pPr>
      <w:ins w:id="3881" w:author="Chara Katiri" w:date="2015-04-12T02:08:00Z">
        <w:r w:rsidRPr="000926B2">
          <w:rPr>
            <w:rFonts w:ascii="Times" w:eastAsia="Times New Roman" w:hAnsi="Times" w:cs="Times New Roman"/>
            <w:sz w:val="22"/>
            <w:szCs w:val="22"/>
            <w:lang w:val="en-GB"/>
          </w:rPr>
          <w:t>The use of ‘mysql -h mysql0.ee.surrey.ac.uk -u ck00113 -D ck00113 -p ck00113’ enables the connection to the database.</w:t>
        </w:r>
      </w:ins>
      <w:ins w:id="3882" w:author="Chara Katiri" w:date="2015-04-12T02:11:00Z">
        <w:r w:rsidRPr="000926B2">
          <w:rPr>
            <w:rFonts w:ascii="Times" w:eastAsia="Times New Roman" w:hAnsi="Times" w:cs="Times New Roman"/>
            <w:sz w:val="22"/>
            <w:szCs w:val="22"/>
            <w:lang w:val="en-GB"/>
          </w:rPr>
          <w:t xml:space="preserve"> This process needs to be followed </w:t>
        </w:r>
      </w:ins>
      <w:ins w:id="3883" w:author="Chara Katiri" w:date="2015-04-12T02:12:00Z">
        <w:r w:rsidRPr="000926B2">
          <w:rPr>
            <w:rFonts w:ascii="Times" w:eastAsia="Times New Roman" w:hAnsi="Times" w:cs="Times New Roman"/>
            <w:sz w:val="22"/>
            <w:szCs w:val="22"/>
            <w:lang w:val="en-GB"/>
          </w:rPr>
          <w:t xml:space="preserve">only </w:t>
        </w:r>
      </w:ins>
      <w:ins w:id="3884" w:author="Chara Katiri" w:date="2015-04-12T02:11:00Z">
        <w:r w:rsidRPr="000926B2">
          <w:rPr>
            <w:rFonts w:ascii="Times" w:eastAsia="Times New Roman" w:hAnsi="Times" w:cs="Times New Roman"/>
            <w:sz w:val="22"/>
            <w:szCs w:val="22"/>
            <w:lang w:val="en-GB"/>
          </w:rPr>
          <w:t xml:space="preserve">when </w:t>
        </w:r>
      </w:ins>
      <w:ins w:id="3885" w:author="Chara Katiri" w:date="2015-04-12T02:12:00Z">
        <w:r w:rsidRPr="000926B2">
          <w:rPr>
            <w:rFonts w:ascii="Times" w:eastAsia="Times New Roman" w:hAnsi="Times" w:cs="Times New Roman"/>
            <w:sz w:val="22"/>
            <w:szCs w:val="22"/>
            <w:lang w:val="en-GB"/>
          </w:rPr>
          <w:t>the developer accesses the</w:t>
        </w:r>
      </w:ins>
      <w:ins w:id="3886" w:author="Chara Katiri" w:date="2015-04-12T02:11:00Z">
        <w:r w:rsidRPr="000926B2">
          <w:rPr>
            <w:rFonts w:ascii="Times" w:eastAsia="Times New Roman" w:hAnsi="Times" w:cs="Times New Roman"/>
            <w:sz w:val="22"/>
            <w:szCs w:val="22"/>
            <w:lang w:val="en-GB"/>
          </w:rPr>
          <w:t xml:space="preserve"> server </w:t>
        </w:r>
      </w:ins>
      <w:ins w:id="3887" w:author="Chara Katiri" w:date="2015-04-12T02:12:00Z">
        <w:r w:rsidRPr="000926B2">
          <w:rPr>
            <w:rFonts w:ascii="Times" w:eastAsia="Times New Roman" w:hAnsi="Times" w:cs="Times New Roman"/>
            <w:sz w:val="22"/>
            <w:szCs w:val="22"/>
            <w:lang w:val="en-GB"/>
          </w:rPr>
          <w:t xml:space="preserve">off-campus. </w:t>
        </w:r>
      </w:ins>
      <w:ins w:id="3888" w:author="Chara Katiri" w:date="2015-04-12T02:11:00Z">
        <w:r w:rsidRPr="000926B2">
          <w:rPr>
            <w:rFonts w:ascii="Times" w:eastAsia="Times New Roman" w:hAnsi="Times" w:cs="Times New Roman"/>
            <w:sz w:val="22"/>
            <w:szCs w:val="22"/>
            <w:lang w:val="en-GB"/>
          </w:rPr>
          <w:t xml:space="preserve"> </w:t>
        </w:r>
      </w:ins>
    </w:p>
    <w:p w14:paraId="14DAD392" w14:textId="77777777" w:rsidR="001E54D9" w:rsidRPr="000926B2" w:rsidRDefault="001E54D9" w:rsidP="00EE1303">
      <w:pPr>
        <w:spacing w:line="360" w:lineRule="auto"/>
        <w:contextualSpacing/>
        <w:jc w:val="both"/>
        <w:rPr>
          <w:ins w:id="3889" w:author="Chara Katiri" w:date="2015-04-12T03:24:00Z"/>
          <w:rFonts w:ascii="Times" w:hAnsi="Times" w:cs="Times New Roman"/>
          <w:sz w:val="22"/>
          <w:szCs w:val="22"/>
          <w:lang w:val="en-GB"/>
        </w:rPr>
      </w:pPr>
    </w:p>
    <w:p w14:paraId="07C0A022" w14:textId="77777777" w:rsidR="000A1787" w:rsidRPr="000926B2" w:rsidRDefault="000A1787" w:rsidP="00EE1303">
      <w:pPr>
        <w:spacing w:line="360" w:lineRule="auto"/>
        <w:contextualSpacing/>
        <w:jc w:val="both"/>
        <w:rPr>
          <w:ins w:id="3890" w:author="Chara Katiri" w:date="2015-04-12T03:24:00Z"/>
          <w:rFonts w:ascii="Times" w:hAnsi="Times" w:cs="Times New Roman"/>
          <w:sz w:val="22"/>
          <w:szCs w:val="22"/>
          <w:lang w:val="en-GB"/>
        </w:rPr>
        <w:sectPr w:rsidR="000A1787" w:rsidRPr="000926B2" w:rsidSect="002617A0">
          <w:pgSz w:w="11900" w:h="16840"/>
          <w:pgMar w:top="1440" w:right="1440" w:bottom="1440" w:left="1440" w:header="708" w:footer="708" w:gutter="0"/>
          <w:cols w:space="708"/>
          <w:titlePg/>
          <w:docGrid w:linePitch="360"/>
        </w:sectPr>
      </w:pPr>
    </w:p>
    <w:p w14:paraId="1B23C19D" w14:textId="466AA983" w:rsidR="000A1787" w:rsidRPr="000926B2" w:rsidRDefault="000A1787" w:rsidP="00EE1303">
      <w:pPr>
        <w:spacing w:line="360" w:lineRule="auto"/>
        <w:contextualSpacing/>
        <w:jc w:val="both"/>
        <w:rPr>
          <w:ins w:id="3891" w:author="Chara Katiri" w:date="2015-04-12T02:08:00Z"/>
          <w:rFonts w:ascii="Times" w:hAnsi="Times" w:cs="Times New Roman"/>
          <w:sz w:val="22"/>
          <w:szCs w:val="22"/>
          <w:lang w:val="en-GB"/>
        </w:rPr>
      </w:pPr>
    </w:p>
    <w:p w14:paraId="29F337B2" w14:textId="77777777" w:rsidR="001E54D9" w:rsidRPr="000926B2" w:rsidRDefault="001E54D9" w:rsidP="00EE1303">
      <w:pPr>
        <w:keepNext/>
        <w:spacing w:line="360" w:lineRule="auto"/>
        <w:contextualSpacing/>
        <w:jc w:val="both"/>
        <w:rPr>
          <w:ins w:id="3892" w:author="Chara Katiri" w:date="2015-04-12T02:08:00Z"/>
          <w:rFonts w:ascii="Times" w:hAnsi="Times" w:cs="Times New Roman"/>
          <w:sz w:val="22"/>
          <w:szCs w:val="22"/>
        </w:rPr>
      </w:pPr>
      <w:ins w:id="3893" w:author="Chara Katiri" w:date="2015-04-12T02:08:00Z">
        <w:r w:rsidRPr="000926B2">
          <w:rPr>
            <w:rFonts w:ascii="Times" w:hAnsi="Times" w:cs="Times New Roman"/>
            <w:noProof/>
            <w:sz w:val="22"/>
            <w:szCs w:val="22"/>
            <w:rPrChange w:id="3894" w:author="Unknown">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0926B2" w:rsidRDefault="001E54D9" w:rsidP="00EE1303">
      <w:pPr>
        <w:pStyle w:val="Caption"/>
        <w:spacing w:line="360" w:lineRule="auto"/>
        <w:contextualSpacing/>
        <w:jc w:val="both"/>
        <w:rPr>
          <w:ins w:id="3895" w:author="Chara Katiri" w:date="2015-04-12T02:08:00Z"/>
          <w:rFonts w:ascii="Times" w:hAnsi="Times" w:cs="Times New Roman"/>
          <w:b w:val="0"/>
          <w:color w:val="auto"/>
          <w:sz w:val="22"/>
          <w:szCs w:val="22"/>
        </w:rPr>
      </w:pPr>
      <w:ins w:id="3896" w:author="Chara Katiri" w:date="2015-04-12T02:08:00Z">
        <w:r w:rsidRPr="000926B2">
          <w:rPr>
            <w:rFonts w:ascii="Times" w:hAnsi="Times" w:cs="Times New Roman"/>
            <w:b w:val="0"/>
            <w:color w:val="auto"/>
            <w:sz w:val="22"/>
            <w:szCs w:val="22"/>
          </w:rPr>
          <w:t>Figure 5: SSH Tunnel</w:t>
        </w:r>
      </w:ins>
    </w:p>
    <w:p w14:paraId="455FF6F9" w14:textId="77777777" w:rsidR="000A1787" w:rsidRPr="000926B2" w:rsidRDefault="000A1787" w:rsidP="00EE1303">
      <w:pPr>
        <w:spacing w:line="360" w:lineRule="auto"/>
        <w:contextualSpacing/>
        <w:jc w:val="both"/>
        <w:rPr>
          <w:ins w:id="3897" w:author="Chara Katiri" w:date="2015-04-12T03:24:00Z"/>
          <w:rFonts w:ascii="Times" w:hAnsi="Times" w:cs="Times New Roman"/>
          <w:sz w:val="22"/>
          <w:szCs w:val="22"/>
        </w:rPr>
        <w:sectPr w:rsidR="000A1787" w:rsidRPr="000926B2" w:rsidSect="002617A0">
          <w:pgSz w:w="11900" w:h="16840"/>
          <w:pgMar w:top="1440" w:right="1440" w:bottom="1440" w:left="1440" w:header="708" w:footer="708" w:gutter="0"/>
          <w:cols w:space="708"/>
          <w:titlePg/>
          <w:docGrid w:linePitch="360"/>
        </w:sectPr>
      </w:pPr>
    </w:p>
    <w:p w14:paraId="0F68B823" w14:textId="04F5E3E1" w:rsidR="001E54D9" w:rsidRPr="000926B2" w:rsidRDefault="000A1787" w:rsidP="00EE1303">
      <w:pPr>
        <w:pStyle w:val="Heading2"/>
        <w:numPr>
          <w:ilvl w:val="1"/>
          <w:numId w:val="15"/>
        </w:numPr>
        <w:spacing w:line="360" w:lineRule="auto"/>
        <w:contextualSpacing/>
        <w:jc w:val="both"/>
        <w:rPr>
          <w:ins w:id="3898" w:author="Chara Katiri" w:date="2015-04-12T03:25:00Z"/>
          <w:rFonts w:ascii="Times" w:hAnsi="Times" w:cs="Times New Roman"/>
          <w:color w:val="000000" w:themeColor="text1"/>
          <w:sz w:val="22"/>
          <w:szCs w:val="22"/>
          <w:lang w:val="en-GB"/>
        </w:rPr>
        <w:pPrChange w:id="3899" w:author="Chara Katiri" w:date="2015-04-12T20:48:00Z">
          <w:pPr>
            <w:spacing w:line="360" w:lineRule="auto"/>
            <w:contextualSpacing/>
            <w:jc w:val="both"/>
          </w:pPr>
        </w:pPrChange>
      </w:pPr>
      <w:bookmarkStart w:id="3900" w:name="_Toc290491192"/>
      <w:ins w:id="3901" w:author="Chara Katiri" w:date="2015-04-12T03:25:00Z">
        <w:r w:rsidRPr="000926B2">
          <w:rPr>
            <w:rFonts w:ascii="Times" w:eastAsia="Times New Roman" w:hAnsi="Times" w:cs="Times New Roman"/>
            <w:noProof/>
            <w:sz w:val="22"/>
            <w:szCs w:val="22"/>
            <w:rPrChange w:id="3902" w:author="Unknown">
              <w:rPr>
                <w:b/>
                <w:bCs/>
                <w:noProof/>
              </w:rPr>
            </w:rPrChange>
          </w:rPr>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26B2">
          <w:rPr>
            <w:rFonts w:ascii="Times" w:hAnsi="Times" w:cs="Times New Roman"/>
            <w:color w:val="000000" w:themeColor="text1"/>
            <w:sz w:val="22"/>
            <w:szCs w:val="22"/>
            <w:lang w:val="en-GB"/>
            <w:rPrChange w:id="3903" w:author="Chara Katiri" w:date="2015-04-12T20:48:00Z">
              <w:rPr>
                <w:rFonts w:ascii="Times" w:hAnsi="Times" w:cs="Times New Roman"/>
                <w:b/>
                <w:bCs/>
                <w:sz w:val="22"/>
                <w:szCs w:val="22"/>
              </w:rPr>
            </w:rPrChange>
          </w:rPr>
          <w:t>Project Plan</w:t>
        </w:r>
        <w:bookmarkEnd w:id="3900"/>
      </w:ins>
    </w:p>
    <w:p w14:paraId="7B638ABE" w14:textId="77777777" w:rsidR="000A1787" w:rsidRPr="000926B2" w:rsidRDefault="000A1787" w:rsidP="00EE1303">
      <w:pPr>
        <w:spacing w:line="360" w:lineRule="auto"/>
        <w:contextualSpacing/>
        <w:jc w:val="both"/>
        <w:rPr>
          <w:ins w:id="3904" w:author="Chara Katiri" w:date="2015-04-12T03:26:00Z"/>
          <w:rFonts w:ascii="Times" w:hAnsi="Times"/>
          <w:sz w:val="22"/>
          <w:szCs w:val="22"/>
          <w:rPrChange w:id="3905" w:author="Chara Katiri" w:date="2015-04-12T20:48:00Z">
            <w:rPr>
              <w:ins w:id="3906" w:author="Chara Katiri" w:date="2015-04-12T03:26:00Z"/>
            </w:rPr>
          </w:rPrChange>
        </w:rPr>
      </w:pPr>
    </w:p>
    <w:p w14:paraId="34CE8460" w14:textId="77777777" w:rsidR="000A1787" w:rsidRPr="000926B2" w:rsidRDefault="000A1787" w:rsidP="00EE1303">
      <w:pPr>
        <w:spacing w:line="360" w:lineRule="auto"/>
        <w:contextualSpacing/>
        <w:jc w:val="both"/>
        <w:rPr>
          <w:ins w:id="3907" w:author="Chara Katiri" w:date="2015-04-12T03:26:00Z"/>
          <w:rFonts w:ascii="Times" w:hAnsi="Times"/>
          <w:sz w:val="22"/>
          <w:szCs w:val="22"/>
          <w:rPrChange w:id="3908" w:author="Chara Katiri" w:date="2015-04-12T20:48:00Z">
            <w:rPr>
              <w:ins w:id="3909" w:author="Chara Katiri" w:date="2015-04-12T03:26:00Z"/>
            </w:rPr>
          </w:rPrChange>
        </w:rPr>
      </w:pPr>
    </w:p>
    <w:p w14:paraId="71B91955" w14:textId="77777777" w:rsidR="000A1787" w:rsidRPr="000926B2" w:rsidRDefault="000A1787" w:rsidP="00EE1303">
      <w:pPr>
        <w:spacing w:line="360" w:lineRule="auto"/>
        <w:contextualSpacing/>
        <w:jc w:val="both"/>
        <w:rPr>
          <w:ins w:id="3910" w:author="Chara Katiri" w:date="2015-04-12T03:26:00Z"/>
          <w:rFonts w:ascii="Times" w:hAnsi="Times"/>
          <w:sz w:val="22"/>
          <w:szCs w:val="22"/>
          <w:rPrChange w:id="3911" w:author="Chara Katiri" w:date="2015-04-12T20:48:00Z">
            <w:rPr>
              <w:ins w:id="3912" w:author="Chara Katiri" w:date="2015-04-12T03:26:00Z"/>
            </w:rPr>
          </w:rPrChange>
        </w:rPr>
      </w:pPr>
    </w:p>
    <w:p w14:paraId="7ECACA3D" w14:textId="274129D5" w:rsidR="000A1787" w:rsidRPr="000926B2" w:rsidRDefault="000A1787" w:rsidP="00EE1303">
      <w:pPr>
        <w:spacing w:line="360" w:lineRule="auto"/>
        <w:contextualSpacing/>
        <w:jc w:val="both"/>
        <w:rPr>
          <w:ins w:id="3913" w:author="Chara Katiri" w:date="2015-04-12T03:26:00Z"/>
          <w:rFonts w:ascii="Times" w:hAnsi="Times"/>
          <w:sz w:val="22"/>
          <w:szCs w:val="22"/>
          <w:rPrChange w:id="3914" w:author="Chara Katiri" w:date="2015-04-12T20:48:00Z">
            <w:rPr>
              <w:ins w:id="3915" w:author="Chara Katiri" w:date="2015-04-12T03:26:00Z"/>
            </w:rPr>
          </w:rPrChange>
        </w:rPr>
      </w:pPr>
    </w:p>
    <w:p w14:paraId="44BD8683" w14:textId="77777777" w:rsidR="000A1787" w:rsidRPr="000926B2" w:rsidRDefault="000A1787" w:rsidP="00EE1303">
      <w:pPr>
        <w:spacing w:line="360" w:lineRule="auto"/>
        <w:contextualSpacing/>
        <w:jc w:val="both"/>
        <w:rPr>
          <w:ins w:id="3916" w:author="Chara Katiri" w:date="2015-04-12T03:26:00Z"/>
          <w:rFonts w:ascii="Times" w:hAnsi="Times"/>
          <w:sz w:val="22"/>
          <w:szCs w:val="22"/>
          <w:rPrChange w:id="3917" w:author="Chara Katiri" w:date="2015-04-12T20:48:00Z">
            <w:rPr>
              <w:ins w:id="3918" w:author="Chara Katiri" w:date="2015-04-12T03:26:00Z"/>
            </w:rPr>
          </w:rPrChange>
        </w:rPr>
      </w:pPr>
    </w:p>
    <w:p w14:paraId="35DE2F46" w14:textId="77777777" w:rsidR="000A1787" w:rsidRPr="000926B2" w:rsidRDefault="000A1787" w:rsidP="00EE1303">
      <w:pPr>
        <w:spacing w:line="360" w:lineRule="auto"/>
        <w:contextualSpacing/>
        <w:jc w:val="both"/>
        <w:rPr>
          <w:ins w:id="3919" w:author="Chara Katiri" w:date="2015-04-12T03:26:00Z"/>
          <w:rFonts w:ascii="Times" w:hAnsi="Times"/>
          <w:sz w:val="22"/>
          <w:szCs w:val="22"/>
          <w:rPrChange w:id="3920" w:author="Chara Katiri" w:date="2015-04-12T20:48:00Z">
            <w:rPr>
              <w:ins w:id="3921" w:author="Chara Katiri" w:date="2015-04-12T03:26:00Z"/>
            </w:rPr>
          </w:rPrChange>
        </w:rPr>
      </w:pPr>
    </w:p>
    <w:p w14:paraId="27C8688C" w14:textId="77777777" w:rsidR="000A1787" w:rsidRPr="000926B2" w:rsidRDefault="000A1787" w:rsidP="00EE1303">
      <w:pPr>
        <w:spacing w:line="360" w:lineRule="auto"/>
        <w:contextualSpacing/>
        <w:jc w:val="both"/>
        <w:rPr>
          <w:ins w:id="3922" w:author="Chara Katiri" w:date="2015-04-12T03:26:00Z"/>
          <w:rFonts w:ascii="Times" w:hAnsi="Times"/>
          <w:sz w:val="22"/>
          <w:szCs w:val="22"/>
          <w:rPrChange w:id="3923" w:author="Chara Katiri" w:date="2015-04-12T20:48:00Z">
            <w:rPr>
              <w:ins w:id="3924" w:author="Chara Katiri" w:date="2015-04-12T03:26:00Z"/>
            </w:rPr>
          </w:rPrChange>
        </w:rPr>
      </w:pPr>
    </w:p>
    <w:p w14:paraId="4E5F8DB6" w14:textId="77777777" w:rsidR="000A1787" w:rsidRPr="000926B2" w:rsidRDefault="000A1787" w:rsidP="00EE1303">
      <w:pPr>
        <w:spacing w:line="360" w:lineRule="auto"/>
        <w:contextualSpacing/>
        <w:jc w:val="both"/>
        <w:rPr>
          <w:ins w:id="3925" w:author="Chara Katiri" w:date="2015-04-12T03:26:00Z"/>
          <w:rFonts w:ascii="Times" w:hAnsi="Times"/>
          <w:sz w:val="22"/>
          <w:szCs w:val="22"/>
          <w:rPrChange w:id="3926" w:author="Chara Katiri" w:date="2015-04-12T20:48:00Z">
            <w:rPr>
              <w:ins w:id="3927" w:author="Chara Katiri" w:date="2015-04-12T03:26:00Z"/>
            </w:rPr>
          </w:rPrChange>
        </w:rPr>
      </w:pPr>
    </w:p>
    <w:p w14:paraId="42CC6A91" w14:textId="77777777" w:rsidR="000A1787" w:rsidRPr="000926B2" w:rsidRDefault="000A1787" w:rsidP="00EE1303">
      <w:pPr>
        <w:spacing w:line="360" w:lineRule="auto"/>
        <w:contextualSpacing/>
        <w:jc w:val="both"/>
        <w:rPr>
          <w:ins w:id="3928" w:author="Chara Katiri" w:date="2015-04-12T03:26:00Z"/>
          <w:rFonts w:ascii="Times" w:hAnsi="Times"/>
          <w:sz w:val="22"/>
          <w:szCs w:val="22"/>
          <w:rPrChange w:id="3929" w:author="Chara Katiri" w:date="2015-04-12T20:48:00Z">
            <w:rPr>
              <w:ins w:id="3930" w:author="Chara Katiri" w:date="2015-04-12T03:26:00Z"/>
            </w:rPr>
          </w:rPrChange>
        </w:rPr>
      </w:pPr>
    </w:p>
    <w:p w14:paraId="37210249" w14:textId="77777777" w:rsidR="000A1787" w:rsidRPr="000926B2" w:rsidRDefault="000A1787" w:rsidP="00EE1303">
      <w:pPr>
        <w:spacing w:line="360" w:lineRule="auto"/>
        <w:contextualSpacing/>
        <w:jc w:val="both"/>
        <w:rPr>
          <w:ins w:id="3931" w:author="Chara Katiri" w:date="2015-04-12T03:26:00Z"/>
          <w:rFonts w:ascii="Times" w:hAnsi="Times"/>
          <w:sz w:val="22"/>
          <w:szCs w:val="22"/>
          <w:rPrChange w:id="3932" w:author="Chara Katiri" w:date="2015-04-12T20:48:00Z">
            <w:rPr>
              <w:ins w:id="3933" w:author="Chara Katiri" w:date="2015-04-12T03:26:00Z"/>
            </w:rPr>
          </w:rPrChange>
        </w:rPr>
      </w:pPr>
    </w:p>
    <w:p w14:paraId="08617A8C" w14:textId="77777777" w:rsidR="000A1787" w:rsidRPr="000926B2" w:rsidRDefault="000A1787" w:rsidP="00EE1303">
      <w:pPr>
        <w:spacing w:line="360" w:lineRule="auto"/>
        <w:contextualSpacing/>
        <w:jc w:val="both"/>
        <w:rPr>
          <w:ins w:id="3934" w:author="Chara Katiri" w:date="2015-04-12T03:26:00Z"/>
          <w:rFonts w:ascii="Times" w:hAnsi="Times"/>
          <w:sz w:val="22"/>
          <w:szCs w:val="22"/>
          <w:rPrChange w:id="3935" w:author="Chara Katiri" w:date="2015-04-12T20:48:00Z">
            <w:rPr>
              <w:ins w:id="3936" w:author="Chara Katiri" w:date="2015-04-12T03:26:00Z"/>
            </w:rPr>
          </w:rPrChange>
        </w:rPr>
      </w:pPr>
    </w:p>
    <w:p w14:paraId="1EA7000A" w14:textId="77777777" w:rsidR="000A1787" w:rsidRPr="000926B2" w:rsidRDefault="000A1787" w:rsidP="00EE1303">
      <w:pPr>
        <w:spacing w:line="360" w:lineRule="auto"/>
        <w:contextualSpacing/>
        <w:jc w:val="both"/>
        <w:rPr>
          <w:ins w:id="3937" w:author="Chara Katiri" w:date="2015-04-12T03:26:00Z"/>
          <w:rFonts w:ascii="Times" w:hAnsi="Times"/>
          <w:sz w:val="22"/>
          <w:szCs w:val="22"/>
          <w:rPrChange w:id="3938" w:author="Chara Katiri" w:date="2015-04-12T20:48:00Z">
            <w:rPr>
              <w:ins w:id="3939" w:author="Chara Katiri" w:date="2015-04-12T03:26:00Z"/>
            </w:rPr>
          </w:rPrChange>
        </w:rPr>
      </w:pPr>
    </w:p>
    <w:p w14:paraId="07B9356F" w14:textId="77777777" w:rsidR="000A1787" w:rsidRPr="000926B2" w:rsidRDefault="000A1787" w:rsidP="00EE1303">
      <w:pPr>
        <w:spacing w:line="360" w:lineRule="auto"/>
        <w:contextualSpacing/>
        <w:jc w:val="both"/>
        <w:rPr>
          <w:ins w:id="3940" w:author="Chara Katiri" w:date="2015-04-12T03:26:00Z"/>
          <w:rFonts w:ascii="Times" w:hAnsi="Times"/>
          <w:sz w:val="22"/>
          <w:szCs w:val="22"/>
          <w:rPrChange w:id="3941" w:author="Chara Katiri" w:date="2015-04-12T20:48:00Z">
            <w:rPr>
              <w:ins w:id="3942" w:author="Chara Katiri" w:date="2015-04-12T03:26:00Z"/>
            </w:rPr>
          </w:rPrChange>
        </w:rPr>
      </w:pPr>
    </w:p>
    <w:p w14:paraId="6743A6D5" w14:textId="77777777" w:rsidR="000A1787" w:rsidRPr="000926B2" w:rsidRDefault="000A1787" w:rsidP="00EE1303">
      <w:pPr>
        <w:spacing w:line="360" w:lineRule="auto"/>
        <w:contextualSpacing/>
        <w:jc w:val="both"/>
        <w:rPr>
          <w:ins w:id="3943" w:author="Chara Katiri" w:date="2015-04-12T03:26:00Z"/>
          <w:rFonts w:ascii="Times" w:hAnsi="Times"/>
          <w:sz w:val="22"/>
          <w:szCs w:val="22"/>
          <w:rPrChange w:id="3944" w:author="Chara Katiri" w:date="2015-04-12T20:48:00Z">
            <w:rPr>
              <w:ins w:id="3945" w:author="Chara Katiri" w:date="2015-04-12T03:26:00Z"/>
            </w:rPr>
          </w:rPrChange>
        </w:rPr>
      </w:pPr>
    </w:p>
    <w:p w14:paraId="29642C78" w14:textId="77777777" w:rsidR="000A1787" w:rsidRPr="000926B2" w:rsidRDefault="000A1787" w:rsidP="00EE1303">
      <w:pPr>
        <w:spacing w:line="360" w:lineRule="auto"/>
        <w:contextualSpacing/>
        <w:jc w:val="both"/>
        <w:rPr>
          <w:ins w:id="3946" w:author="Chara Katiri" w:date="2015-04-12T03:26:00Z"/>
          <w:rFonts w:ascii="Times" w:hAnsi="Times"/>
          <w:sz w:val="22"/>
          <w:szCs w:val="22"/>
          <w:rPrChange w:id="3947" w:author="Chara Katiri" w:date="2015-04-12T20:48:00Z">
            <w:rPr>
              <w:ins w:id="3948" w:author="Chara Katiri" w:date="2015-04-12T03:26:00Z"/>
            </w:rPr>
          </w:rPrChange>
        </w:rPr>
      </w:pPr>
    </w:p>
    <w:p w14:paraId="030AD170" w14:textId="77777777" w:rsidR="000A1787" w:rsidRPr="000926B2" w:rsidRDefault="000A1787" w:rsidP="00EE1303">
      <w:pPr>
        <w:spacing w:line="360" w:lineRule="auto"/>
        <w:contextualSpacing/>
        <w:jc w:val="both"/>
        <w:rPr>
          <w:ins w:id="3949" w:author="Chara Katiri" w:date="2015-04-12T03:26:00Z"/>
          <w:rFonts w:ascii="Times" w:hAnsi="Times"/>
          <w:sz w:val="22"/>
          <w:szCs w:val="22"/>
          <w:rPrChange w:id="3950" w:author="Chara Katiri" w:date="2015-04-12T20:48:00Z">
            <w:rPr>
              <w:ins w:id="3951" w:author="Chara Katiri" w:date="2015-04-12T03:26:00Z"/>
            </w:rPr>
          </w:rPrChange>
        </w:rPr>
      </w:pPr>
    </w:p>
    <w:p w14:paraId="511160FF" w14:textId="77777777" w:rsidR="000A1787" w:rsidRPr="000926B2" w:rsidRDefault="000A1787" w:rsidP="00EE1303">
      <w:pPr>
        <w:spacing w:line="360" w:lineRule="auto"/>
        <w:contextualSpacing/>
        <w:jc w:val="both"/>
        <w:rPr>
          <w:ins w:id="3952" w:author="Chara Katiri" w:date="2015-04-12T03:26:00Z"/>
          <w:rFonts w:ascii="Times" w:hAnsi="Times"/>
          <w:sz w:val="22"/>
          <w:szCs w:val="22"/>
          <w:rPrChange w:id="3953" w:author="Chara Katiri" w:date="2015-04-12T20:48:00Z">
            <w:rPr>
              <w:ins w:id="3954" w:author="Chara Katiri" w:date="2015-04-12T03:26:00Z"/>
            </w:rPr>
          </w:rPrChange>
        </w:rPr>
      </w:pPr>
    </w:p>
    <w:p w14:paraId="22C2F008" w14:textId="77777777" w:rsidR="000A1787" w:rsidRPr="000926B2" w:rsidRDefault="000A1787" w:rsidP="00EE1303">
      <w:pPr>
        <w:spacing w:line="360" w:lineRule="auto"/>
        <w:contextualSpacing/>
        <w:jc w:val="both"/>
        <w:rPr>
          <w:ins w:id="3955" w:author="Chara Katiri" w:date="2015-04-12T03:26:00Z"/>
          <w:rFonts w:ascii="Times" w:hAnsi="Times"/>
          <w:sz w:val="22"/>
          <w:szCs w:val="22"/>
          <w:rPrChange w:id="3956" w:author="Chara Katiri" w:date="2015-04-12T20:48:00Z">
            <w:rPr>
              <w:ins w:id="3957" w:author="Chara Katiri" w:date="2015-04-12T03:26:00Z"/>
            </w:rPr>
          </w:rPrChange>
        </w:rPr>
      </w:pPr>
    </w:p>
    <w:p w14:paraId="2B7F21C6" w14:textId="77777777" w:rsidR="000A1787" w:rsidRPr="000926B2" w:rsidRDefault="000A1787" w:rsidP="00EE1303">
      <w:pPr>
        <w:spacing w:line="360" w:lineRule="auto"/>
        <w:contextualSpacing/>
        <w:jc w:val="both"/>
        <w:rPr>
          <w:ins w:id="3958" w:author="Chara Katiri" w:date="2015-04-12T03:26:00Z"/>
          <w:rFonts w:ascii="Times" w:hAnsi="Times"/>
          <w:sz w:val="22"/>
          <w:szCs w:val="22"/>
          <w:rPrChange w:id="3959" w:author="Chara Katiri" w:date="2015-04-12T20:48:00Z">
            <w:rPr>
              <w:ins w:id="3960" w:author="Chara Katiri" w:date="2015-04-12T03:26:00Z"/>
            </w:rPr>
          </w:rPrChange>
        </w:rPr>
      </w:pPr>
    </w:p>
    <w:p w14:paraId="473F6B9E" w14:textId="77777777" w:rsidR="000A1787" w:rsidRPr="000926B2" w:rsidRDefault="000A1787" w:rsidP="00EE1303">
      <w:pPr>
        <w:spacing w:line="360" w:lineRule="auto"/>
        <w:contextualSpacing/>
        <w:jc w:val="both"/>
        <w:rPr>
          <w:ins w:id="3961" w:author="Chara Katiri" w:date="2015-04-12T03:26:00Z"/>
          <w:rFonts w:ascii="Times" w:hAnsi="Times"/>
          <w:sz w:val="22"/>
          <w:szCs w:val="22"/>
          <w:rPrChange w:id="3962" w:author="Chara Katiri" w:date="2015-04-12T20:48:00Z">
            <w:rPr>
              <w:ins w:id="3963" w:author="Chara Katiri" w:date="2015-04-12T03:26:00Z"/>
            </w:rPr>
          </w:rPrChange>
        </w:rPr>
      </w:pPr>
    </w:p>
    <w:p w14:paraId="67105933" w14:textId="77777777" w:rsidR="000A1787" w:rsidRPr="000926B2" w:rsidRDefault="000A1787" w:rsidP="00EE1303">
      <w:pPr>
        <w:spacing w:line="360" w:lineRule="auto"/>
        <w:contextualSpacing/>
        <w:jc w:val="both"/>
        <w:rPr>
          <w:ins w:id="3964" w:author="Chara Katiri" w:date="2015-04-12T03:26:00Z"/>
          <w:rFonts w:ascii="Times" w:hAnsi="Times"/>
          <w:sz w:val="22"/>
          <w:szCs w:val="22"/>
          <w:rPrChange w:id="3965" w:author="Chara Katiri" w:date="2015-04-12T20:48:00Z">
            <w:rPr>
              <w:ins w:id="3966" w:author="Chara Katiri" w:date="2015-04-12T03:26:00Z"/>
            </w:rPr>
          </w:rPrChange>
        </w:rPr>
      </w:pPr>
    </w:p>
    <w:p w14:paraId="5578B33A" w14:textId="77777777" w:rsidR="000A1787" w:rsidRPr="000926B2" w:rsidRDefault="000A1787" w:rsidP="00EE1303">
      <w:pPr>
        <w:spacing w:line="360" w:lineRule="auto"/>
        <w:contextualSpacing/>
        <w:jc w:val="both"/>
        <w:rPr>
          <w:ins w:id="3967" w:author="Chara Katiri" w:date="2015-04-12T03:26:00Z"/>
          <w:rFonts w:ascii="Times" w:hAnsi="Times"/>
          <w:sz w:val="22"/>
          <w:szCs w:val="22"/>
          <w:rPrChange w:id="3968" w:author="Chara Katiri" w:date="2015-04-12T20:48:00Z">
            <w:rPr>
              <w:ins w:id="3969" w:author="Chara Katiri" w:date="2015-04-12T03:26:00Z"/>
            </w:rPr>
          </w:rPrChange>
        </w:rPr>
      </w:pPr>
    </w:p>
    <w:p w14:paraId="12809F40" w14:textId="77777777" w:rsidR="000A1787" w:rsidRPr="000926B2" w:rsidRDefault="000A1787" w:rsidP="00EE1303">
      <w:pPr>
        <w:spacing w:line="360" w:lineRule="auto"/>
        <w:contextualSpacing/>
        <w:jc w:val="both"/>
        <w:rPr>
          <w:ins w:id="3970" w:author="Chara Katiri" w:date="2015-04-12T03:26:00Z"/>
          <w:rFonts w:ascii="Times" w:hAnsi="Times"/>
          <w:sz w:val="22"/>
          <w:szCs w:val="22"/>
          <w:rPrChange w:id="3971" w:author="Chara Katiri" w:date="2015-04-12T20:48:00Z">
            <w:rPr>
              <w:ins w:id="3972" w:author="Chara Katiri" w:date="2015-04-12T03:26:00Z"/>
            </w:rPr>
          </w:rPrChange>
        </w:rPr>
      </w:pPr>
    </w:p>
    <w:p w14:paraId="6B6A124B" w14:textId="77777777" w:rsidR="000A1787" w:rsidRPr="000926B2" w:rsidRDefault="000A1787" w:rsidP="00EE1303">
      <w:pPr>
        <w:spacing w:line="360" w:lineRule="auto"/>
        <w:contextualSpacing/>
        <w:jc w:val="both"/>
        <w:rPr>
          <w:ins w:id="3973" w:author="Chara Katiri" w:date="2015-04-12T03:26:00Z"/>
          <w:rFonts w:ascii="Times" w:hAnsi="Times"/>
          <w:sz w:val="22"/>
          <w:szCs w:val="22"/>
          <w:rPrChange w:id="3974" w:author="Chara Katiri" w:date="2015-04-12T20:48:00Z">
            <w:rPr>
              <w:ins w:id="3975" w:author="Chara Katiri" w:date="2015-04-12T03:26:00Z"/>
            </w:rPr>
          </w:rPrChange>
        </w:rPr>
      </w:pPr>
    </w:p>
    <w:p w14:paraId="5F4CC25A" w14:textId="77777777" w:rsidR="000A1787" w:rsidRPr="000926B2" w:rsidRDefault="000A1787" w:rsidP="00EE1303">
      <w:pPr>
        <w:spacing w:line="360" w:lineRule="auto"/>
        <w:contextualSpacing/>
        <w:jc w:val="both"/>
        <w:rPr>
          <w:ins w:id="3976" w:author="Chara Katiri" w:date="2015-04-12T03:26:00Z"/>
          <w:rFonts w:ascii="Times" w:hAnsi="Times"/>
          <w:sz w:val="22"/>
          <w:szCs w:val="22"/>
          <w:rPrChange w:id="3977" w:author="Chara Katiri" w:date="2015-04-12T20:48:00Z">
            <w:rPr>
              <w:ins w:id="3978" w:author="Chara Katiri" w:date="2015-04-12T03:26:00Z"/>
            </w:rPr>
          </w:rPrChange>
        </w:rPr>
      </w:pPr>
    </w:p>
    <w:p w14:paraId="1EC8E152" w14:textId="77777777" w:rsidR="000A1787" w:rsidRPr="000926B2" w:rsidRDefault="000A1787" w:rsidP="00EE1303">
      <w:pPr>
        <w:spacing w:line="360" w:lineRule="auto"/>
        <w:contextualSpacing/>
        <w:jc w:val="both"/>
        <w:rPr>
          <w:ins w:id="3979" w:author="Chara Katiri" w:date="2015-04-12T03:26:00Z"/>
          <w:rFonts w:ascii="Times" w:hAnsi="Times"/>
          <w:sz w:val="22"/>
          <w:szCs w:val="22"/>
          <w:rPrChange w:id="3980" w:author="Chara Katiri" w:date="2015-04-12T20:48:00Z">
            <w:rPr>
              <w:ins w:id="3981" w:author="Chara Katiri" w:date="2015-04-12T03:26:00Z"/>
            </w:rPr>
          </w:rPrChange>
        </w:rPr>
      </w:pPr>
    </w:p>
    <w:p w14:paraId="1B78CC7A" w14:textId="77777777" w:rsidR="000A1787" w:rsidRPr="000926B2" w:rsidRDefault="000A1787" w:rsidP="00EE1303">
      <w:pPr>
        <w:spacing w:line="360" w:lineRule="auto"/>
        <w:contextualSpacing/>
        <w:jc w:val="both"/>
        <w:rPr>
          <w:ins w:id="3982" w:author="Chara Katiri" w:date="2015-04-12T03:26:00Z"/>
          <w:rFonts w:ascii="Times" w:hAnsi="Times"/>
          <w:sz w:val="22"/>
          <w:szCs w:val="22"/>
          <w:rPrChange w:id="3983" w:author="Chara Katiri" w:date="2015-04-12T20:48:00Z">
            <w:rPr>
              <w:ins w:id="3984" w:author="Chara Katiri" w:date="2015-04-12T03:26:00Z"/>
            </w:rPr>
          </w:rPrChange>
        </w:rPr>
      </w:pPr>
    </w:p>
    <w:p w14:paraId="044914F4" w14:textId="77777777" w:rsidR="000A1787" w:rsidRPr="000926B2" w:rsidRDefault="000A1787" w:rsidP="00EE1303">
      <w:pPr>
        <w:spacing w:line="360" w:lineRule="auto"/>
        <w:contextualSpacing/>
        <w:jc w:val="both"/>
        <w:rPr>
          <w:ins w:id="3985" w:author="Chara Katiri" w:date="2015-04-12T03:26:00Z"/>
          <w:rFonts w:ascii="Times" w:hAnsi="Times"/>
          <w:sz w:val="22"/>
          <w:szCs w:val="22"/>
          <w:rPrChange w:id="3986" w:author="Chara Katiri" w:date="2015-04-12T20:48:00Z">
            <w:rPr>
              <w:ins w:id="3987" w:author="Chara Katiri" w:date="2015-04-12T03:26:00Z"/>
            </w:rPr>
          </w:rPrChange>
        </w:rPr>
      </w:pPr>
    </w:p>
    <w:p w14:paraId="02B583B3" w14:textId="77777777" w:rsidR="000A1787" w:rsidRPr="000926B2" w:rsidRDefault="000A1787" w:rsidP="00EE1303">
      <w:pPr>
        <w:spacing w:line="360" w:lineRule="auto"/>
        <w:contextualSpacing/>
        <w:jc w:val="both"/>
        <w:rPr>
          <w:ins w:id="3988" w:author="Chara Katiri" w:date="2015-04-12T03:27:00Z"/>
          <w:rFonts w:ascii="Times" w:hAnsi="Times"/>
          <w:sz w:val="22"/>
          <w:szCs w:val="22"/>
          <w:rPrChange w:id="3989" w:author="Chara Katiri" w:date="2015-04-12T20:48:00Z">
            <w:rPr>
              <w:ins w:id="3990" w:author="Chara Katiri" w:date="2015-04-12T03:27:00Z"/>
            </w:rPr>
          </w:rPrChange>
        </w:rPr>
      </w:pPr>
    </w:p>
    <w:p w14:paraId="21794C47" w14:textId="17538522" w:rsidR="000A1787" w:rsidRPr="000926B2" w:rsidRDefault="000A1787" w:rsidP="00EE1303">
      <w:pPr>
        <w:spacing w:line="360" w:lineRule="auto"/>
        <w:contextualSpacing/>
        <w:jc w:val="both"/>
        <w:rPr>
          <w:ins w:id="3991" w:author="Chara Katiri" w:date="2015-04-12T03:27:00Z"/>
          <w:rFonts w:ascii="Times" w:hAnsi="Times"/>
          <w:sz w:val="22"/>
          <w:szCs w:val="22"/>
          <w:rPrChange w:id="3992" w:author="Chara Katiri" w:date="2015-04-12T20:48:00Z">
            <w:rPr>
              <w:ins w:id="3993" w:author="Chara Katiri" w:date="2015-04-12T03:27:00Z"/>
            </w:rPr>
          </w:rPrChange>
        </w:rPr>
      </w:pPr>
      <w:ins w:id="3994" w:author="Chara Katiri" w:date="2015-04-12T03:28:00Z">
        <w:r w:rsidRPr="000926B2">
          <w:rPr>
            <w:rFonts w:ascii="Times" w:eastAsia="Times New Roman" w:hAnsi="Times" w:cs="Times New Roman"/>
            <w:noProof/>
            <w:sz w:val="22"/>
            <w:szCs w:val="22"/>
            <w:rPrChange w:id="3995" w:author="Unknown">
              <w:rPr>
                <w:noProof/>
              </w:rPr>
            </w:rPrChange>
          </w:rPr>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0926B2" w:rsidRDefault="000A1787" w:rsidP="00EE1303">
      <w:pPr>
        <w:spacing w:line="360" w:lineRule="auto"/>
        <w:contextualSpacing/>
        <w:jc w:val="both"/>
        <w:rPr>
          <w:ins w:id="3996" w:author="Chara Katiri" w:date="2015-04-12T03:27:00Z"/>
          <w:rFonts w:ascii="Times" w:hAnsi="Times"/>
          <w:sz w:val="22"/>
          <w:szCs w:val="22"/>
          <w:rPrChange w:id="3997" w:author="Chara Katiri" w:date="2015-04-12T20:48:00Z">
            <w:rPr>
              <w:ins w:id="3998" w:author="Chara Katiri" w:date="2015-04-12T03:27:00Z"/>
            </w:rPr>
          </w:rPrChange>
        </w:rPr>
      </w:pPr>
    </w:p>
    <w:p w14:paraId="735B89A8" w14:textId="77777777" w:rsidR="000A1787" w:rsidRPr="000926B2" w:rsidRDefault="000A1787" w:rsidP="00EE1303">
      <w:pPr>
        <w:spacing w:line="360" w:lineRule="auto"/>
        <w:contextualSpacing/>
        <w:jc w:val="both"/>
        <w:rPr>
          <w:ins w:id="3999" w:author="Chara Katiri" w:date="2015-04-12T03:27:00Z"/>
          <w:rFonts w:ascii="Times" w:hAnsi="Times"/>
          <w:sz w:val="22"/>
          <w:szCs w:val="22"/>
          <w:rPrChange w:id="4000" w:author="Chara Katiri" w:date="2015-04-12T20:48:00Z">
            <w:rPr>
              <w:ins w:id="4001" w:author="Chara Katiri" w:date="2015-04-12T03:27:00Z"/>
            </w:rPr>
          </w:rPrChange>
        </w:rPr>
      </w:pPr>
    </w:p>
    <w:p w14:paraId="19BCEFEA" w14:textId="77777777" w:rsidR="000A1787" w:rsidRPr="000926B2" w:rsidRDefault="000A1787" w:rsidP="00EE1303">
      <w:pPr>
        <w:spacing w:line="360" w:lineRule="auto"/>
        <w:contextualSpacing/>
        <w:jc w:val="both"/>
        <w:rPr>
          <w:ins w:id="4002" w:author="Chara Katiri" w:date="2015-04-12T03:27:00Z"/>
          <w:rFonts w:ascii="Times" w:hAnsi="Times"/>
          <w:sz w:val="22"/>
          <w:szCs w:val="22"/>
          <w:rPrChange w:id="4003" w:author="Chara Katiri" w:date="2015-04-12T20:48:00Z">
            <w:rPr>
              <w:ins w:id="4004" w:author="Chara Katiri" w:date="2015-04-12T03:27:00Z"/>
            </w:rPr>
          </w:rPrChange>
        </w:rPr>
      </w:pPr>
    </w:p>
    <w:p w14:paraId="004C9D7B" w14:textId="77777777" w:rsidR="000A1787" w:rsidRPr="000926B2" w:rsidRDefault="000A1787" w:rsidP="00EE1303">
      <w:pPr>
        <w:spacing w:line="360" w:lineRule="auto"/>
        <w:contextualSpacing/>
        <w:jc w:val="both"/>
        <w:rPr>
          <w:ins w:id="4005" w:author="Chara Katiri" w:date="2015-04-12T03:27:00Z"/>
          <w:rFonts w:ascii="Times" w:hAnsi="Times"/>
          <w:sz w:val="22"/>
          <w:szCs w:val="22"/>
          <w:rPrChange w:id="4006" w:author="Chara Katiri" w:date="2015-04-12T20:48:00Z">
            <w:rPr>
              <w:ins w:id="4007" w:author="Chara Katiri" w:date="2015-04-12T03:27:00Z"/>
            </w:rPr>
          </w:rPrChange>
        </w:rPr>
      </w:pPr>
    </w:p>
    <w:p w14:paraId="16423760" w14:textId="77777777" w:rsidR="000A1787" w:rsidRPr="000926B2" w:rsidRDefault="000A1787" w:rsidP="00EE1303">
      <w:pPr>
        <w:spacing w:line="360" w:lineRule="auto"/>
        <w:contextualSpacing/>
        <w:jc w:val="both"/>
        <w:rPr>
          <w:ins w:id="4008" w:author="Chara Katiri" w:date="2015-04-12T03:27:00Z"/>
          <w:rFonts w:ascii="Times" w:hAnsi="Times"/>
          <w:sz w:val="22"/>
          <w:szCs w:val="22"/>
          <w:rPrChange w:id="4009" w:author="Chara Katiri" w:date="2015-04-12T20:48:00Z">
            <w:rPr>
              <w:ins w:id="4010" w:author="Chara Katiri" w:date="2015-04-12T03:27:00Z"/>
            </w:rPr>
          </w:rPrChange>
        </w:rPr>
      </w:pPr>
    </w:p>
    <w:p w14:paraId="0553207E" w14:textId="77777777" w:rsidR="000A1787" w:rsidRPr="000926B2" w:rsidRDefault="000A1787" w:rsidP="00EE1303">
      <w:pPr>
        <w:spacing w:line="360" w:lineRule="auto"/>
        <w:contextualSpacing/>
        <w:jc w:val="both"/>
        <w:rPr>
          <w:ins w:id="4011" w:author="Chara Katiri" w:date="2015-04-12T03:27:00Z"/>
          <w:rFonts w:ascii="Times" w:hAnsi="Times"/>
          <w:sz w:val="22"/>
          <w:szCs w:val="22"/>
          <w:rPrChange w:id="4012" w:author="Chara Katiri" w:date="2015-04-12T20:48:00Z">
            <w:rPr>
              <w:ins w:id="4013" w:author="Chara Katiri" w:date="2015-04-12T03:27:00Z"/>
            </w:rPr>
          </w:rPrChange>
        </w:rPr>
      </w:pPr>
    </w:p>
    <w:p w14:paraId="61122F9C" w14:textId="77777777" w:rsidR="000A1787" w:rsidRPr="000926B2" w:rsidRDefault="000A1787" w:rsidP="00EE1303">
      <w:pPr>
        <w:spacing w:line="360" w:lineRule="auto"/>
        <w:contextualSpacing/>
        <w:jc w:val="both"/>
        <w:rPr>
          <w:ins w:id="4014" w:author="Chara Katiri" w:date="2015-04-12T03:27:00Z"/>
          <w:rFonts w:ascii="Times" w:hAnsi="Times"/>
          <w:sz w:val="22"/>
          <w:szCs w:val="22"/>
          <w:rPrChange w:id="4015" w:author="Chara Katiri" w:date="2015-04-12T20:48:00Z">
            <w:rPr>
              <w:ins w:id="4016" w:author="Chara Katiri" w:date="2015-04-12T03:27:00Z"/>
            </w:rPr>
          </w:rPrChange>
        </w:rPr>
      </w:pPr>
    </w:p>
    <w:p w14:paraId="11B95BA8" w14:textId="2C057B0E" w:rsidR="000A1787" w:rsidRPr="000926B2" w:rsidRDefault="00B23E6F" w:rsidP="00EE1303">
      <w:pPr>
        <w:spacing w:line="360" w:lineRule="auto"/>
        <w:contextualSpacing/>
        <w:jc w:val="both"/>
        <w:rPr>
          <w:ins w:id="4017" w:author="Chara Katiri" w:date="2015-04-12T03:27:00Z"/>
          <w:rFonts w:ascii="Times" w:hAnsi="Times"/>
          <w:sz w:val="22"/>
          <w:szCs w:val="22"/>
          <w:rPrChange w:id="4018" w:author="Chara Katiri" w:date="2015-04-12T20:48:00Z">
            <w:rPr>
              <w:ins w:id="4019" w:author="Chara Katiri" w:date="2015-04-12T03:27:00Z"/>
            </w:rPr>
          </w:rPrChange>
        </w:rPr>
      </w:pPr>
      <w:ins w:id="4020" w:author="Chara Katiri" w:date="2015-04-12T03:25:00Z">
        <w:r w:rsidRPr="000926B2">
          <w:rPr>
            <w:rFonts w:ascii="Times" w:eastAsia="Times New Roman" w:hAnsi="Times" w:cs="Times New Roman"/>
            <w:noProof/>
            <w:sz w:val="22"/>
            <w:szCs w:val="22"/>
            <w:rPrChange w:id="4021" w:author="Unknown">
              <w:rPr>
                <w:noProof/>
              </w:rPr>
            </w:rPrChange>
          </w:rPr>
          <w:drawing>
            <wp:anchor distT="0" distB="0" distL="114300" distR="114300" simplePos="0" relativeHeight="251718656" behindDoc="0" locked="0" layoutInCell="1" allowOverlap="1" wp14:anchorId="46FA65B2" wp14:editId="694E91D0">
              <wp:simplePos x="0" y="0"/>
              <wp:positionH relativeFrom="column">
                <wp:posOffset>882650</wp:posOffset>
              </wp:positionH>
              <wp:positionV relativeFrom="paragraph">
                <wp:posOffset>166370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DFBE0" w14:textId="77777777" w:rsidR="000A1787" w:rsidRPr="000926B2" w:rsidRDefault="000A1787" w:rsidP="00EE1303">
      <w:pPr>
        <w:spacing w:line="360" w:lineRule="auto"/>
        <w:contextualSpacing/>
        <w:jc w:val="both"/>
        <w:rPr>
          <w:ins w:id="4022" w:author="Chara Katiri" w:date="2015-04-12T03:27:00Z"/>
          <w:rFonts w:ascii="Times" w:hAnsi="Times"/>
          <w:sz w:val="22"/>
          <w:szCs w:val="22"/>
          <w:rPrChange w:id="4023" w:author="Chara Katiri" w:date="2015-04-12T20:48:00Z">
            <w:rPr>
              <w:ins w:id="4024" w:author="Chara Katiri" w:date="2015-04-12T03:27:00Z"/>
            </w:rPr>
          </w:rPrChange>
        </w:rPr>
      </w:pPr>
    </w:p>
    <w:p w14:paraId="40B46A8F" w14:textId="77777777" w:rsidR="000A1787" w:rsidRPr="000926B2" w:rsidRDefault="000A1787" w:rsidP="00EE1303">
      <w:pPr>
        <w:spacing w:line="360" w:lineRule="auto"/>
        <w:contextualSpacing/>
        <w:jc w:val="both"/>
        <w:rPr>
          <w:ins w:id="4025" w:author="Chara Katiri" w:date="2015-04-12T03:27:00Z"/>
          <w:rFonts w:ascii="Times" w:hAnsi="Times"/>
          <w:sz w:val="22"/>
          <w:szCs w:val="22"/>
          <w:rPrChange w:id="4026" w:author="Chara Katiri" w:date="2015-04-12T20:48:00Z">
            <w:rPr>
              <w:ins w:id="4027" w:author="Chara Katiri" w:date="2015-04-12T03:27:00Z"/>
            </w:rPr>
          </w:rPrChange>
        </w:rPr>
      </w:pPr>
    </w:p>
    <w:p w14:paraId="6468D3E7" w14:textId="77777777" w:rsidR="000A1787" w:rsidRPr="000926B2" w:rsidRDefault="000A1787" w:rsidP="00EE1303">
      <w:pPr>
        <w:spacing w:line="360" w:lineRule="auto"/>
        <w:contextualSpacing/>
        <w:jc w:val="both"/>
        <w:rPr>
          <w:ins w:id="4028" w:author="Chara Katiri" w:date="2015-04-12T03:27:00Z"/>
          <w:rFonts w:ascii="Times" w:hAnsi="Times"/>
          <w:sz w:val="22"/>
          <w:szCs w:val="22"/>
          <w:rPrChange w:id="4029" w:author="Chara Katiri" w:date="2015-04-12T20:48:00Z">
            <w:rPr>
              <w:ins w:id="4030" w:author="Chara Katiri" w:date="2015-04-12T03:27:00Z"/>
            </w:rPr>
          </w:rPrChange>
        </w:rPr>
      </w:pPr>
    </w:p>
    <w:p w14:paraId="24962A99" w14:textId="77777777" w:rsidR="000A1787" w:rsidRPr="000926B2" w:rsidRDefault="000A1787" w:rsidP="00EE1303">
      <w:pPr>
        <w:spacing w:line="360" w:lineRule="auto"/>
        <w:contextualSpacing/>
        <w:jc w:val="both"/>
        <w:rPr>
          <w:ins w:id="4031" w:author="Chara Katiri" w:date="2015-04-12T03:27:00Z"/>
          <w:rFonts w:ascii="Times" w:hAnsi="Times"/>
          <w:sz w:val="22"/>
          <w:szCs w:val="22"/>
          <w:rPrChange w:id="4032" w:author="Chara Katiri" w:date="2015-04-12T20:48:00Z">
            <w:rPr>
              <w:ins w:id="4033" w:author="Chara Katiri" w:date="2015-04-12T03:27:00Z"/>
            </w:rPr>
          </w:rPrChange>
        </w:rPr>
      </w:pPr>
    </w:p>
    <w:p w14:paraId="2FECF5B7" w14:textId="77777777" w:rsidR="000A1787" w:rsidRPr="000926B2" w:rsidRDefault="000A1787" w:rsidP="00EE1303">
      <w:pPr>
        <w:spacing w:line="360" w:lineRule="auto"/>
        <w:contextualSpacing/>
        <w:jc w:val="both"/>
        <w:rPr>
          <w:ins w:id="4034" w:author="Chara Katiri" w:date="2015-04-12T03:27:00Z"/>
          <w:rFonts w:ascii="Times" w:hAnsi="Times"/>
          <w:sz w:val="22"/>
          <w:szCs w:val="22"/>
          <w:rPrChange w:id="4035" w:author="Chara Katiri" w:date="2015-04-12T20:48:00Z">
            <w:rPr>
              <w:ins w:id="4036" w:author="Chara Katiri" w:date="2015-04-12T03:27:00Z"/>
            </w:rPr>
          </w:rPrChange>
        </w:rPr>
      </w:pPr>
    </w:p>
    <w:p w14:paraId="309B47EC" w14:textId="77777777" w:rsidR="000A1787" w:rsidRPr="000926B2" w:rsidRDefault="000A1787" w:rsidP="00EE1303">
      <w:pPr>
        <w:spacing w:line="360" w:lineRule="auto"/>
        <w:contextualSpacing/>
        <w:jc w:val="both"/>
        <w:rPr>
          <w:ins w:id="4037" w:author="Chara Katiri" w:date="2015-04-12T03:27:00Z"/>
          <w:rFonts w:ascii="Times" w:hAnsi="Times"/>
          <w:sz w:val="22"/>
          <w:szCs w:val="22"/>
          <w:rPrChange w:id="4038" w:author="Chara Katiri" w:date="2015-04-12T20:48:00Z">
            <w:rPr>
              <w:ins w:id="4039" w:author="Chara Katiri" w:date="2015-04-12T03:27:00Z"/>
            </w:rPr>
          </w:rPrChange>
        </w:rPr>
      </w:pPr>
    </w:p>
    <w:p w14:paraId="5022E56D" w14:textId="77777777" w:rsidR="000A1787" w:rsidRPr="000926B2" w:rsidRDefault="000A1787" w:rsidP="00EE1303">
      <w:pPr>
        <w:spacing w:line="360" w:lineRule="auto"/>
        <w:contextualSpacing/>
        <w:jc w:val="both"/>
        <w:rPr>
          <w:ins w:id="4040" w:author="Chara Katiri" w:date="2015-04-12T03:27:00Z"/>
          <w:rFonts w:ascii="Times" w:hAnsi="Times"/>
          <w:sz w:val="22"/>
          <w:szCs w:val="22"/>
          <w:rPrChange w:id="4041" w:author="Chara Katiri" w:date="2015-04-12T20:48:00Z">
            <w:rPr>
              <w:ins w:id="4042" w:author="Chara Katiri" w:date="2015-04-12T03:27:00Z"/>
            </w:rPr>
          </w:rPrChange>
        </w:rPr>
      </w:pPr>
    </w:p>
    <w:p w14:paraId="65C86561" w14:textId="77777777" w:rsidR="000A1787" w:rsidRPr="000926B2" w:rsidRDefault="000A1787" w:rsidP="00EE1303">
      <w:pPr>
        <w:spacing w:line="360" w:lineRule="auto"/>
        <w:contextualSpacing/>
        <w:jc w:val="both"/>
        <w:rPr>
          <w:ins w:id="4043" w:author="Chara Katiri" w:date="2015-04-12T03:27:00Z"/>
          <w:rFonts w:ascii="Times" w:hAnsi="Times"/>
          <w:sz w:val="22"/>
          <w:szCs w:val="22"/>
          <w:rPrChange w:id="4044" w:author="Chara Katiri" w:date="2015-04-12T20:48:00Z">
            <w:rPr>
              <w:ins w:id="4045" w:author="Chara Katiri" w:date="2015-04-12T03:27:00Z"/>
            </w:rPr>
          </w:rPrChange>
        </w:rPr>
      </w:pPr>
    </w:p>
    <w:p w14:paraId="53E631D3" w14:textId="77777777" w:rsidR="000A1787" w:rsidRPr="000926B2" w:rsidRDefault="000A1787" w:rsidP="00EE1303">
      <w:pPr>
        <w:spacing w:line="360" w:lineRule="auto"/>
        <w:contextualSpacing/>
        <w:jc w:val="both"/>
        <w:rPr>
          <w:ins w:id="4046" w:author="Chara Katiri" w:date="2015-04-12T03:27:00Z"/>
          <w:rFonts w:ascii="Times" w:hAnsi="Times"/>
          <w:sz w:val="22"/>
          <w:szCs w:val="22"/>
          <w:rPrChange w:id="4047" w:author="Chara Katiri" w:date="2015-04-12T20:48:00Z">
            <w:rPr>
              <w:ins w:id="4048" w:author="Chara Katiri" w:date="2015-04-12T03:27:00Z"/>
            </w:rPr>
          </w:rPrChange>
        </w:rPr>
      </w:pPr>
    </w:p>
    <w:p w14:paraId="41124198" w14:textId="77777777" w:rsidR="000A1787" w:rsidRPr="000926B2" w:rsidRDefault="000A1787" w:rsidP="00EE1303">
      <w:pPr>
        <w:spacing w:line="360" w:lineRule="auto"/>
        <w:contextualSpacing/>
        <w:jc w:val="both"/>
        <w:rPr>
          <w:ins w:id="4049" w:author="Chara Katiri" w:date="2015-04-12T03:27:00Z"/>
          <w:rFonts w:ascii="Times" w:hAnsi="Times"/>
          <w:sz w:val="22"/>
          <w:szCs w:val="22"/>
          <w:rPrChange w:id="4050" w:author="Chara Katiri" w:date="2015-04-12T20:48:00Z">
            <w:rPr>
              <w:ins w:id="4051" w:author="Chara Katiri" w:date="2015-04-12T03:27:00Z"/>
            </w:rPr>
          </w:rPrChange>
        </w:rPr>
      </w:pPr>
    </w:p>
    <w:p w14:paraId="746B4B2B" w14:textId="77777777" w:rsidR="000A1787" w:rsidRPr="000926B2" w:rsidRDefault="000A1787" w:rsidP="00EE1303">
      <w:pPr>
        <w:spacing w:line="360" w:lineRule="auto"/>
        <w:contextualSpacing/>
        <w:jc w:val="both"/>
        <w:rPr>
          <w:ins w:id="4052" w:author="Chara Katiri" w:date="2015-04-12T03:27:00Z"/>
          <w:rFonts w:ascii="Times" w:hAnsi="Times"/>
          <w:sz w:val="22"/>
          <w:szCs w:val="22"/>
          <w:rPrChange w:id="4053" w:author="Chara Katiri" w:date="2015-04-12T20:48:00Z">
            <w:rPr>
              <w:ins w:id="4054" w:author="Chara Katiri" w:date="2015-04-12T03:27:00Z"/>
            </w:rPr>
          </w:rPrChange>
        </w:rPr>
      </w:pPr>
    </w:p>
    <w:p w14:paraId="532FA07D" w14:textId="77777777" w:rsidR="000A1787" w:rsidRPr="000926B2" w:rsidRDefault="000A1787" w:rsidP="00EE1303">
      <w:pPr>
        <w:spacing w:line="360" w:lineRule="auto"/>
        <w:contextualSpacing/>
        <w:jc w:val="both"/>
        <w:rPr>
          <w:ins w:id="4055" w:author="Chara Katiri" w:date="2015-04-12T03:27:00Z"/>
          <w:rFonts w:ascii="Times" w:hAnsi="Times"/>
          <w:sz w:val="22"/>
          <w:szCs w:val="22"/>
          <w:rPrChange w:id="4056" w:author="Chara Katiri" w:date="2015-04-12T20:48:00Z">
            <w:rPr>
              <w:ins w:id="4057" w:author="Chara Katiri" w:date="2015-04-12T03:27:00Z"/>
            </w:rPr>
          </w:rPrChange>
        </w:rPr>
      </w:pPr>
    </w:p>
    <w:p w14:paraId="652CBC97" w14:textId="77777777" w:rsidR="000A1787" w:rsidRPr="000926B2" w:rsidRDefault="000A1787" w:rsidP="00EE1303">
      <w:pPr>
        <w:spacing w:line="360" w:lineRule="auto"/>
        <w:contextualSpacing/>
        <w:jc w:val="both"/>
        <w:rPr>
          <w:ins w:id="4058" w:author="Chara Katiri" w:date="2015-04-12T03:27:00Z"/>
          <w:rFonts w:ascii="Times" w:hAnsi="Times"/>
          <w:sz w:val="22"/>
          <w:szCs w:val="22"/>
          <w:rPrChange w:id="4059" w:author="Chara Katiri" w:date="2015-04-12T20:48:00Z">
            <w:rPr>
              <w:ins w:id="4060" w:author="Chara Katiri" w:date="2015-04-12T03:27:00Z"/>
            </w:rPr>
          </w:rPrChange>
        </w:rPr>
      </w:pPr>
    </w:p>
    <w:p w14:paraId="004BDD41" w14:textId="77777777" w:rsidR="000A1787" w:rsidRPr="000926B2" w:rsidRDefault="000A1787" w:rsidP="00EE1303">
      <w:pPr>
        <w:spacing w:line="360" w:lineRule="auto"/>
        <w:contextualSpacing/>
        <w:jc w:val="both"/>
        <w:rPr>
          <w:ins w:id="4061" w:author="Chara Katiri" w:date="2015-04-12T03:27:00Z"/>
          <w:rFonts w:ascii="Times" w:hAnsi="Times"/>
          <w:sz w:val="22"/>
          <w:szCs w:val="22"/>
          <w:rPrChange w:id="4062" w:author="Chara Katiri" w:date="2015-04-12T20:48:00Z">
            <w:rPr>
              <w:ins w:id="4063" w:author="Chara Katiri" w:date="2015-04-12T03:27:00Z"/>
            </w:rPr>
          </w:rPrChange>
        </w:rPr>
      </w:pPr>
    </w:p>
    <w:p w14:paraId="7973A568" w14:textId="77777777" w:rsidR="000A1787" w:rsidRPr="000926B2" w:rsidRDefault="000A1787" w:rsidP="00EE1303">
      <w:pPr>
        <w:spacing w:line="360" w:lineRule="auto"/>
        <w:contextualSpacing/>
        <w:jc w:val="both"/>
        <w:rPr>
          <w:ins w:id="4064" w:author="Chara Katiri" w:date="2015-04-12T03:27:00Z"/>
          <w:rFonts w:ascii="Times" w:hAnsi="Times"/>
          <w:sz w:val="22"/>
          <w:szCs w:val="22"/>
          <w:rPrChange w:id="4065" w:author="Chara Katiri" w:date="2015-04-12T20:48:00Z">
            <w:rPr>
              <w:ins w:id="4066" w:author="Chara Katiri" w:date="2015-04-12T03:27:00Z"/>
            </w:rPr>
          </w:rPrChange>
        </w:rPr>
      </w:pPr>
    </w:p>
    <w:p w14:paraId="649D79B9" w14:textId="77777777" w:rsidR="000A1787" w:rsidRPr="000926B2" w:rsidRDefault="000A1787" w:rsidP="00EE1303">
      <w:pPr>
        <w:spacing w:line="360" w:lineRule="auto"/>
        <w:contextualSpacing/>
        <w:jc w:val="both"/>
        <w:rPr>
          <w:ins w:id="4067" w:author="Chara Katiri" w:date="2015-04-12T03:27:00Z"/>
          <w:rFonts w:ascii="Times" w:hAnsi="Times"/>
          <w:sz w:val="22"/>
          <w:szCs w:val="22"/>
          <w:rPrChange w:id="4068" w:author="Chara Katiri" w:date="2015-04-12T20:48:00Z">
            <w:rPr>
              <w:ins w:id="4069" w:author="Chara Katiri" w:date="2015-04-12T03:27:00Z"/>
            </w:rPr>
          </w:rPrChange>
        </w:rPr>
      </w:pPr>
    </w:p>
    <w:p w14:paraId="08538880" w14:textId="77777777" w:rsidR="000A1787" w:rsidRPr="000926B2" w:rsidRDefault="000A1787" w:rsidP="00EE1303">
      <w:pPr>
        <w:spacing w:line="360" w:lineRule="auto"/>
        <w:contextualSpacing/>
        <w:jc w:val="both"/>
        <w:rPr>
          <w:ins w:id="4070" w:author="Chara Katiri" w:date="2015-04-12T03:27:00Z"/>
          <w:rFonts w:ascii="Times" w:hAnsi="Times"/>
          <w:sz w:val="22"/>
          <w:szCs w:val="22"/>
          <w:rPrChange w:id="4071" w:author="Chara Katiri" w:date="2015-04-12T20:48:00Z">
            <w:rPr>
              <w:ins w:id="4072" w:author="Chara Katiri" w:date="2015-04-12T03:27:00Z"/>
            </w:rPr>
          </w:rPrChange>
        </w:rPr>
      </w:pPr>
    </w:p>
    <w:p w14:paraId="07A84542" w14:textId="77777777" w:rsidR="000A1787" w:rsidRPr="000926B2" w:rsidRDefault="000A1787" w:rsidP="00EE1303">
      <w:pPr>
        <w:spacing w:line="360" w:lineRule="auto"/>
        <w:contextualSpacing/>
        <w:jc w:val="both"/>
        <w:rPr>
          <w:ins w:id="4073" w:author="Chara Katiri" w:date="2015-04-12T03:27:00Z"/>
          <w:rFonts w:ascii="Times" w:hAnsi="Times"/>
          <w:sz w:val="22"/>
          <w:szCs w:val="22"/>
          <w:rPrChange w:id="4074" w:author="Chara Katiri" w:date="2015-04-12T20:48:00Z">
            <w:rPr>
              <w:ins w:id="4075" w:author="Chara Katiri" w:date="2015-04-12T03:27:00Z"/>
            </w:rPr>
          </w:rPrChange>
        </w:rPr>
      </w:pPr>
    </w:p>
    <w:p w14:paraId="5D75B5A3" w14:textId="77777777" w:rsidR="000A1787" w:rsidRPr="000926B2" w:rsidRDefault="000A1787" w:rsidP="00EE1303">
      <w:pPr>
        <w:spacing w:line="360" w:lineRule="auto"/>
        <w:contextualSpacing/>
        <w:jc w:val="both"/>
        <w:rPr>
          <w:ins w:id="4076" w:author="Chara Katiri" w:date="2015-04-12T03:27:00Z"/>
          <w:rFonts w:ascii="Times" w:hAnsi="Times"/>
          <w:sz w:val="22"/>
          <w:szCs w:val="22"/>
          <w:rPrChange w:id="4077" w:author="Chara Katiri" w:date="2015-04-12T20:48:00Z">
            <w:rPr>
              <w:ins w:id="4078" w:author="Chara Katiri" w:date="2015-04-12T03:27:00Z"/>
            </w:rPr>
          </w:rPrChange>
        </w:rPr>
      </w:pPr>
    </w:p>
    <w:p w14:paraId="07C6250E" w14:textId="77777777" w:rsidR="000A1787" w:rsidRPr="000926B2" w:rsidRDefault="000A1787" w:rsidP="00EE1303">
      <w:pPr>
        <w:spacing w:line="360" w:lineRule="auto"/>
        <w:contextualSpacing/>
        <w:jc w:val="both"/>
        <w:rPr>
          <w:ins w:id="4079" w:author="Chara Katiri" w:date="2015-04-12T03:27:00Z"/>
          <w:rFonts w:ascii="Times" w:hAnsi="Times"/>
          <w:sz w:val="22"/>
          <w:szCs w:val="22"/>
          <w:rPrChange w:id="4080" w:author="Chara Katiri" w:date="2015-04-12T20:48:00Z">
            <w:rPr>
              <w:ins w:id="4081" w:author="Chara Katiri" w:date="2015-04-12T03:27:00Z"/>
            </w:rPr>
          </w:rPrChange>
        </w:rPr>
      </w:pPr>
    </w:p>
    <w:p w14:paraId="578840B5" w14:textId="77777777" w:rsidR="000A1787" w:rsidRPr="000926B2" w:rsidRDefault="000A1787" w:rsidP="00EE1303">
      <w:pPr>
        <w:spacing w:line="360" w:lineRule="auto"/>
        <w:contextualSpacing/>
        <w:jc w:val="both"/>
        <w:rPr>
          <w:ins w:id="4082" w:author="Chara Katiri" w:date="2015-04-12T03:27:00Z"/>
          <w:rFonts w:ascii="Times" w:hAnsi="Times"/>
          <w:sz w:val="22"/>
          <w:szCs w:val="22"/>
          <w:rPrChange w:id="4083" w:author="Chara Katiri" w:date="2015-04-12T20:48:00Z">
            <w:rPr>
              <w:ins w:id="4084" w:author="Chara Katiri" w:date="2015-04-12T03:27:00Z"/>
            </w:rPr>
          </w:rPrChange>
        </w:rPr>
      </w:pPr>
    </w:p>
    <w:p w14:paraId="2127498E" w14:textId="77777777" w:rsidR="000A1787" w:rsidRPr="000926B2" w:rsidRDefault="000A1787" w:rsidP="00EE1303">
      <w:pPr>
        <w:spacing w:line="360" w:lineRule="auto"/>
        <w:contextualSpacing/>
        <w:jc w:val="both"/>
        <w:rPr>
          <w:ins w:id="4085" w:author="Chara Katiri" w:date="2015-04-12T03:27:00Z"/>
          <w:rFonts w:ascii="Times" w:hAnsi="Times"/>
          <w:sz w:val="22"/>
          <w:szCs w:val="22"/>
          <w:rPrChange w:id="4086" w:author="Chara Katiri" w:date="2015-04-12T20:48:00Z">
            <w:rPr>
              <w:ins w:id="4087" w:author="Chara Katiri" w:date="2015-04-12T03:27:00Z"/>
            </w:rPr>
          </w:rPrChange>
        </w:rPr>
      </w:pPr>
    </w:p>
    <w:p w14:paraId="7B3D9257" w14:textId="77777777" w:rsidR="000A1787" w:rsidRPr="000926B2" w:rsidRDefault="000A1787" w:rsidP="00EE1303">
      <w:pPr>
        <w:spacing w:line="360" w:lineRule="auto"/>
        <w:contextualSpacing/>
        <w:jc w:val="both"/>
        <w:rPr>
          <w:ins w:id="4088" w:author="Chara Katiri" w:date="2015-04-12T03:27:00Z"/>
          <w:rFonts w:ascii="Times" w:hAnsi="Times"/>
          <w:sz w:val="22"/>
          <w:szCs w:val="22"/>
          <w:rPrChange w:id="4089" w:author="Chara Katiri" w:date="2015-04-12T20:48:00Z">
            <w:rPr>
              <w:ins w:id="4090" w:author="Chara Katiri" w:date="2015-04-12T03:27:00Z"/>
            </w:rPr>
          </w:rPrChange>
        </w:rPr>
      </w:pPr>
    </w:p>
    <w:p w14:paraId="042417EF" w14:textId="581801AF" w:rsidR="000A1787" w:rsidRPr="000926B2" w:rsidRDefault="000A1787" w:rsidP="00EE1303">
      <w:pPr>
        <w:spacing w:line="360" w:lineRule="auto"/>
        <w:contextualSpacing/>
        <w:jc w:val="both"/>
        <w:rPr>
          <w:ins w:id="4091" w:author="Chara Katiri" w:date="2015-04-12T03:27:00Z"/>
          <w:rFonts w:ascii="Times" w:hAnsi="Times"/>
          <w:sz w:val="22"/>
          <w:szCs w:val="22"/>
          <w:rPrChange w:id="4092" w:author="Chara Katiri" w:date="2015-04-12T20:48:00Z">
            <w:rPr>
              <w:ins w:id="4093" w:author="Chara Katiri" w:date="2015-04-12T03:27:00Z"/>
            </w:rPr>
          </w:rPrChange>
        </w:rPr>
      </w:pPr>
    </w:p>
    <w:p w14:paraId="77B6D6E8" w14:textId="77777777" w:rsidR="000A1787" w:rsidRPr="000926B2" w:rsidRDefault="000A1787" w:rsidP="00EE1303">
      <w:pPr>
        <w:spacing w:line="360" w:lineRule="auto"/>
        <w:contextualSpacing/>
        <w:jc w:val="both"/>
        <w:rPr>
          <w:ins w:id="4094" w:author="Chara Katiri" w:date="2015-04-12T03:27:00Z"/>
          <w:rFonts w:ascii="Times" w:hAnsi="Times"/>
          <w:sz w:val="22"/>
          <w:szCs w:val="22"/>
          <w:rPrChange w:id="4095" w:author="Chara Katiri" w:date="2015-04-12T20:48:00Z">
            <w:rPr>
              <w:ins w:id="4096" w:author="Chara Katiri" w:date="2015-04-12T03:27:00Z"/>
            </w:rPr>
          </w:rPrChange>
        </w:rPr>
      </w:pPr>
    </w:p>
    <w:p w14:paraId="3C5F6D21" w14:textId="77777777" w:rsidR="000A1787" w:rsidRPr="000926B2" w:rsidRDefault="000A1787" w:rsidP="00EE1303">
      <w:pPr>
        <w:spacing w:line="360" w:lineRule="auto"/>
        <w:contextualSpacing/>
        <w:jc w:val="both"/>
        <w:rPr>
          <w:ins w:id="4097" w:author="Chara Katiri" w:date="2015-04-12T03:27:00Z"/>
          <w:rFonts w:ascii="Times" w:hAnsi="Times"/>
          <w:sz w:val="22"/>
          <w:szCs w:val="22"/>
          <w:rPrChange w:id="4098" w:author="Chara Katiri" w:date="2015-04-12T20:48:00Z">
            <w:rPr>
              <w:ins w:id="4099" w:author="Chara Katiri" w:date="2015-04-12T03:27:00Z"/>
            </w:rPr>
          </w:rPrChange>
        </w:rPr>
      </w:pPr>
    </w:p>
    <w:p w14:paraId="33EA65BA" w14:textId="77777777" w:rsidR="000A1787" w:rsidRPr="000926B2" w:rsidRDefault="000A1787" w:rsidP="00EE1303">
      <w:pPr>
        <w:spacing w:line="360" w:lineRule="auto"/>
        <w:contextualSpacing/>
        <w:jc w:val="both"/>
        <w:rPr>
          <w:ins w:id="4100" w:author="Chara Katiri" w:date="2015-04-12T03:26:00Z"/>
          <w:rFonts w:ascii="Times" w:hAnsi="Times"/>
          <w:sz w:val="22"/>
          <w:szCs w:val="22"/>
          <w:rPrChange w:id="4101" w:author="Chara Katiri" w:date="2015-04-12T20:48:00Z">
            <w:rPr>
              <w:ins w:id="4102" w:author="Chara Katiri" w:date="2015-04-12T03:26:00Z"/>
            </w:rPr>
          </w:rPrChange>
        </w:rPr>
      </w:pPr>
    </w:p>
    <w:p w14:paraId="088A2034" w14:textId="5072F788" w:rsidR="000A1787" w:rsidRPr="000926B2" w:rsidRDefault="000A1787" w:rsidP="00EE1303">
      <w:pPr>
        <w:spacing w:line="360" w:lineRule="auto"/>
        <w:contextualSpacing/>
        <w:jc w:val="both"/>
        <w:rPr>
          <w:ins w:id="4103" w:author="Chara Katiri" w:date="2015-04-12T03:26:00Z"/>
          <w:rFonts w:ascii="Times" w:hAnsi="Times"/>
          <w:sz w:val="22"/>
          <w:szCs w:val="22"/>
          <w:rPrChange w:id="4104" w:author="Chara Katiri" w:date="2015-04-12T20:48:00Z">
            <w:rPr>
              <w:ins w:id="4105" w:author="Chara Katiri" w:date="2015-04-12T03:26:00Z"/>
            </w:rPr>
          </w:rPrChange>
        </w:rPr>
      </w:pPr>
    </w:p>
    <w:p w14:paraId="1575634A" w14:textId="62336372" w:rsidR="000A1787" w:rsidRPr="000926B2" w:rsidRDefault="000A1787" w:rsidP="00EE1303">
      <w:pPr>
        <w:spacing w:line="360" w:lineRule="auto"/>
        <w:contextualSpacing/>
        <w:jc w:val="both"/>
        <w:rPr>
          <w:rFonts w:ascii="Times" w:hAnsi="Times"/>
          <w:sz w:val="22"/>
          <w:szCs w:val="22"/>
        </w:rPr>
      </w:pPr>
    </w:p>
    <w:sectPr w:rsidR="000A1787" w:rsidRPr="000926B2" w:rsidSect="000A1787">
      <w:pgSz w:w="16840" w:h="11900" w:orient="landscape"/>
      <w:pgMar w:top="1440" w:right="1440" w:bottom="1440" w:left="1440" w:header="708" w:footer="708" w:gutter="0"/>
      <w:cols w:space="708"/>
      <w:titlePg/>
      <w:docGrid w:linePitch="360"/>
      <w:sectPrChange w:id="4106" w:author="Chara Katiri" w:date="2015-04-12T03:28:00Z">
        <w:sectPr w:rsidR="000A1787" w:rsidRPr="000926B2"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 w:author="Chara Katiri" w:date="2015-04-11T23:48:00Z" w:initials="CK">
    <w:p w14:paraId="1B10A296" w14:textId="73159793" w:rsidR="00EE1303" w:rsidRDefault="00EE1303">
      <w:pPr>
        <w:pStyle w:val="CommentText"/>
      </w:pPr>
      <w:r w:rsidRPr="0072762D">
        <w:rPr>
          <w:rStyle w:val="CommentReference"/>
        </w:rPr>
        <w:annotationRef/>
      </w:r>
      <w:r w:rsidRPr="0072762D">
        <w:t>Is the canvas unnecessary?</w:t>
      </w:r>
      <w:r>
        <w:t xml:space="preserve"> </w:t>
      </w:r>
    </w:p>
  </w:comment>
  <w:comment w:id="213" w:author="Chara Katiri" w:date="2015-04-10T21:20:00Z" w:initials="CK">
    <w:p w14:paraId="03C888C9" w14:textId="4FE90080" w:rsidR="00EE1303" w:rsidRDefault="00EE1303">
      <w:pPr>
        <w:pStyle w:val="CommentText"/>
      </w:pPr>
      <w:r>
        <w:rPr>
          <w:rStyle w:val="CommentReference"/>
        </w:rPr>
        <w:annotationRef/>
      </w:r>
      <w:r>
        <w:t xml:space="preserve">No specific app for mobile phone devices. The website however will scale to ensure that it can be rented on any screen size. </w:t>
      </w:r>
    </w:p>
  </w:comment>
  <w:comment w:id="236" w:author="Chara Katiri" w:date="2015-04-11T23:49:00Z" w:initials="CK">
    <w:p w14:paraId="778A11F9" w14:textId="23CF58AE" w:rsidR="00EE1303" w:rsidRDefault="00EE1303">
      <w:pPr>
        <w:pStyle w:val="CommentText"/>
      </w:pPr>
      <w:r>
        <w:rPr>
          <w:rStyle w:val="CommentReference"/>
        </w:rPr>
        <w:annotationRef/>
      </w:r>
      <w:r>
        <w:t>SW comment: “Citation needed”.</w:t>
      </w:r>
    </w:p>
    <w:p w14:paraId="45CEA651" w14:textId="63937E43" w:rsidR="00EE1303" w:rsidRDefault="00EE1303">
      <w:pPr>
        <w:pStyle w:val="CommentText"/>
      </w:pPr>
      <w:r>
        <w:t xml:space="preserve">CK: I couldn’t find any information regarding the data storage cost in the UoS.  </w:t>
      </w:r>
    </w:p>
  </w:comment>
  <w:comment w:id="264" w:author="Chara Katiri" w:date="2015-05-02T14:20:00Z" w:initials="CK">
    <w:p w14:paraId="0EB9A136" w14:textId="342D3048" w:rsidR="00EE1303" w:rsidRDefault="00EE1303">
      <w:pPr>
        <w:pStyle w:val="CommentText"/>
      </w:pPr>
      <w:r>
        <w:rPr>
          <w:rStyle w:val="CommentReference"/>
        </w:rPr>
        <w:annotationRef/>
      </w:r>
      <w:r>
        <w:t>Note for CK: Double-check reqs.</w:t>
      </w:r>
    </w:p>
  </w:comment>
  <w:comment w:id="274" w:author="Chara Katiri" w:date="2015-04-11T23:52:00Z" w:initials="CK">
    <w:p w14:paraId="7A154959" w14:textId="5549BEE0" w:rsidR="00EE1303" w:rsidRDefault="00EE1303">
      <w:pPr>
        <w:pStyle w:val="CommentText"/>
      </w:pPr>
      <w:r>
        <w:rPr>
          <w:rStyle w:val="CommentReference"/>
        </w:rPr>
        <w:annotationRef/>
      </w:r>
      <w:r>
        <w:t xml:space="preserve">Are these irrelevant because they’re not open source? Should I delete them or keep both? Same applies for the tables shown below. </w:t>
      </w:r>
    </w:p>
  </w:comment>
  <w:comment w:id="436" w:author="Chara Katiri" w:date="2015-04-12T17:55:00Z" w:initials="CK">
    <w:p w14:paraId="750FDAB6" w14:textId="16D83AAF" w:rsidR="00EE1303" w:rsidRDefault="00EE1303">
      <w:pPr>
        <w:pStyle w:val="CommentText"/>
      </w:pPr>
      <w:r>
        <w:rPr>
          <w:rStyle w:val="CommentReference"/>
        </w:rPr>
        <w:annotationRef/>
      </w:r>
      <w:r>
        <w:t>To be reviewed by CK</w:t>
      </w:r>
    </w:p>
  </w:comment>
  <w:comment w:id="440" w:author="Chara Katiri" w:date="2015-04-12T17:55:00Z" w:initials="CK">
    <w:p w14:paraId="622CC22E" w14:textId="55D1943B" w:rsidR="00EE1303" w:rsidRDefault="00EE1303">
      <w:pPr>
        <w:pStyle w:val="CommentText"/>
      </w:pPr>
      <w:r>
        <w:rPr>
          <w:rStyle w:val="CommentReference"/>
        </w:rPr>
        <w:annotationRef/>
      </w:r>
      <w:r>
        <w:t>SW: “Expand”</w:t>
      </w:r>
    </w:p>
    <w:p w14:paraId="64306BFB" w14:textId="39940465" w:rsidR="00EE1303" w:rsidRDefault="00EE1303">
      <w:pPr>
        <w:pStyle w:val="CommentText"/>
      </w:pPr>
      <w:r>
        <w:t xml:space="preserve">CK: Types of MVC Frameworks are now described in detail. </w:t>
      </w:r>
    </w:p>
    <w:p w14:paraId="7F9399E4" w14:textId="6973ABF6" w:rsidR="00EE1303" w:rsidRDefault="00EE1303">
      <w:pPr>
        <w:pStyle w:val="CommentText"/>
      </w:pPr>
      <w:r>
        <w:t xml:space="preserve">Details added to explain that Spring is an action-oriented framework as opposed to component-oriented framework. </w:t>
      </w:r>
    </w:p>
    <w:p w14:paraId="30AB6024" w14:textId="7E795CD2" w:rsidR="00EE1303" w:rsidRDefault="00EE1303">
      <w:pPr>
        <w:pStyle w:val="CommentText"/>
      </w:pPr>
      <w:r w:rsidRPr="0072762D">
        <w:t>Anything else that should be described here?</w:t>
      </w:r>
    </w:p>
  </w:comment>
  <w:comment w:id="705" w:author="Chara Katiri" w:date="2015-04-12T17:55:00Z" w:initials="CK">
    <w:p w14:paraId="6C2F3660" w14:textId="11AF885B" w:rsidR="00EE1303" w:rsidRDefault="00EE1303">
      <w:pPr>
        <w:pStyle w:val="CommentText"/>
      </w:pPr>
      <w:r>
        <w:rPr>
          <w:rStyle w:val="CommentReference"/>
        </w:rPr>
        <w:annotationRef/>
      </w:r>
      <w:r w:rsidRPr="004A6681">
        <w:rPr>
          <w:rFonts w:ascii="Times" w:eastAsia="Times New Roman" w:hAnsi="Times" w:cs="Arial"/>
          <w:sz w:val="22"/>
          <w:szCs w:val="22"/>
          <w:highlight w:val="yellow"/>
          <w:shd w:val="clear" w:color="auto" w:fill="FFFFFF"/>
          <w:lang w:val="en-GB"/>
        </w:rPr>
        <w:t>In what depth should I describe this? See below diagrams by Oracle. Differences were described in the table shown above. Should I also explain the process for each MVC Framework?</w:t>
      </w:r>
    </w:p>
  </w:comment>
  <w:comment w:id="768" w:author="Chara Katiri" w:date="2015-04-12T17:56:00Z" w:initials="CK">
    <w:p w14:paraId="606B920C" w14:textId="7CE66C2A" w:rsidR="00EE1303" w:rsidRDefault="00EE1303">
      <w:pPr>
        <w:pStyle w:val="CommentText"/>
      </w:pPr>
      <w:r>
        <w:rPr>
          <w:rStyle w:val="CommentReference"/>
        </w:rPr>
        <w:annotationRef/>
      </w:r>
      <w:r>
        <w:t xml:space="preserve">Core container and </w:t>
      </w:r>
      <w:proofErr w:type="gramStart"/>
      <w:r>
        <w:t>AOP  is</w:t>
      </w:r>
      <w:proofErr w:type="gramEnd"/>
      <w:r>
        <w:t xml:space="preserve"> now described in detail.</w:t>
      </w:r>
    </w:p>
  </w:comment>
  <w:comment w:id="810" w:author="Chara Katiri" w:date="2015-04-12T21:52:00Z" w:initials="CK">
    <w:p w14:paraId="0F5F2853" w14:textId="77777777" w:rsidR="00EE1303" w:rsidRDefault="00EE1303">
      <w:pPr>
        <w:pStyle w:val="CommentText"/>
      </w:pPr>
      <w:r>
        <w:rPr>
          <w:rStyle w:val="CommentReference"/>
        </w:rPr>
        <w:annotationRef/>
      </w:r>
      <w:r>
        <w:t>SW: “How”</w:t>
      </w:r>
    </w:p>
    <w:p w14:paraId="4FCD26A4" w14:textId="111FDB7F" w:rsidR="00EE1303" w:rsidRDefault="00EE1303">
      <w:pPr>
        <w:pStyle w:val="CommentText"/>
      </w:pPr>
      <w:r>
        <w:t xml:space="preserve">CK: separation of roles is now described in detail. </w:t>
      </w:r>
    </w:p>
  </w:comment>
  <w:comment w:id="922" w:author="Chara Katiri" w:date="2015-04-11T05:13:00Z" w:initials="CK">
    <w:p w14:paraId="0BDFA33F" w14:textId="4C347313" w:rsidR="00EE1303" w:rsidRDefault="00EE1303">
      <w:pPr>
        <w:pStyle w:val="CommentText"/>
      </w:pPr>
      <w:r>
        <w:rPr>
          <w:rStyle w:val="CommentReference"/>
        </w:rPr>
        <w:annotationRef/>
      </w:r>
      <w:r>
        <w:t xml:space="preserve">CK: In feedback </w:t>
      </w:r>
      <w:r w:rsidRPr="0072762D">
        <w:t>notes the word Controller is underlined. I’m not sure why.</w:t>
      </w:r>
    </w:p>
  </w:comment>
  <w:comment w:id="948" w:author="Chara Katiri" w:date="2015-04-12T17:57:00Z" w:initials="CK">
    <w:p w14:paraId="0B6BF2AA" w14:textId="77777777" w:rsidR="00EE1303" w:rsidRDefault="00EE1303"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765DA074" w:rsidR="00EE1303" w:rsidRDefault="00EE1303" w:rsidP="001F7690">
      <w:pPr>
        <w:pStyle w:val="CommentText"/>
      </w:pPr>
      <w:r>
        <w:t>Ck: double check if this is answered here.</w:t>
      </w:r>
    </w:p>
  </w:comment>
  <w:comment w:id="968" w:author="Chara Katiri" w:date="2015-04-12T21:52:00Z" w:initials="CK">
    <w:p w14:paraId="2E911E3B" w14:textId="4FC2E1D1" w:rsidR="00EE1303" w:rsidRDefault="00EE1303" w:rsidP="00B76EE3">
      <w:pPr>
        <w:pStyle w:val="CommentText"/>
      </w:pPr>
      <w:r>
        <w:rPr>
          <w:rStyle w:val="CommentReference"/>
        </w:rPr>
        <w:annotationRef/>
      </w:r>
      <w:r w:rsidRPr="0072762D">
        <w:t xml:space="preserve">CK: In feedback notes the word Controller is </w:t>
      </w:r>
      <w:r>
        <w:t>deleted</w:t>
      </w:r>
      <w:r w:rsidRPr="0072762D">
        <w:t>. I’m not sure why.</w:t>
      </w:r>
    </w:p>
  </w:comment>
  <w:comment w:id="1016" w:author="Chara Katiri" w:date="2015-04-12T17:58:00Z" w:initials="CK">
    <w:p w14:paraId="677398A7" w14:textId="3EBAD91A" w:rsidR="00EE1303" w:rsidRDefault="00EE1303">
      <w:pPr>
        <w:pStyle w:val="CommentText"/>
      </w:pPr>
      <w:r>
        <w:rPr>
          <w:rStyle w:val="CommentReference"/>
        </w:rPr>
        <w:annotationRef/>
      </w:r>
    </w:p>
    <w:p w14:paraId="445A31A0" w14:textId="53A70BD0" w:rsidR="00EE1303" w:rsidRDefault="00EE1303">
      <w:pPr>
        <w:pStyle w:val="CommentText"/>
      </w:pPr>
      <w:r>
        <w:t xml:space="preserve">CK: Double check this: </w:t>
      </w:r>
    </w:p>
    <w:p w14:paraId="465B1F30" w14:textId="1E7C2F73" w:rsidR="00EE1303" w:rsidRDefault="00EE1303">
      <w:pPr>
        <w:pStyle w:val="CommentText"/>
      </w:pPr>
      <w:r>
        <w:t xml:space="preserve">(MoSCow: M) = (Shall in S/M terminology) </w:t>
      </w:r>
    </w:p>
    <w:p w14:paraId="36ACAE43" w14:textId="7500A57E" w:rsidR="00EE1303" w:rsidRDefault="00EE1303">
      <w:pPr>
        <w:pStyle w:val="CommentText"/>
      </w:pPr>
      <w:r>
        <w:t>(MoSCow: S) = (Must in S/M terminology)</w:t>
      </w:r>
    </w:p>
  </w:comment>
  <w:comment w:id="1239" w:author="Chara Katiri" w:date="2015-04-12T17:58:00Z" w:initials="CK">
    <w:p w14:paraId="6C8F7787" w14:textId="77777777" w:rsidR="00EE1303" w:rsidRDefault="00EE1303" w:rsidP="00810221">
      <w:pPr>
        <w:pStyle w:val="CommentText"/>
      </w:pPr>
      <w:r>
        <w:rPr>
          <w:rStyle w:val="CommentReference"/>
        </w:rPr>
        <w:annotationRef/>
      </w:r>
      <w:r>
        <w:t>SW” “Which is”</w:t>
      </w:r>
    </w:p>
    <w:p w14:paraId="56E972F3" w14:textId="3135FE84" w:rsidR="00EE1303" w:rsidRDefault="00EE1303" w:rsidP="00810221">
      <w:pPr>
        <w:pStyle w:val="CommentText"/>
      </w:pPr>
      <w:r>
        <w:t xml:space="preserve">CK: An area that the user can see/modify his personal details. </w:t>
      </w:r>
    </w:p>
  </w:comment>
  <w:comment w:id="1371" w:author="Chara Katiri" w:date="2015-05-02T17:13:00Z" w:initials="CK">
    <w:p w14:paraId="36AC927B" w14:textId="03AEDEE6" w:rsidR="00EE1303" w:rsidRDefault="00EE1303">
      <w:pPr>
        <w:pStyle w:val="CommentText"/>
      </w:pPr>
      <w:r>
        <w:rPr>
          <w:rStyle w:val="CommentReference"/>
        </w:rPr>
        <w:annotationRef/>
      </w:r>
      <w:r>
        <w:t>I might delete this</w:t>
      </w:r>
    </w:p>
  </w:comment>
  <w:comment w:id="1387" w:author="Chara Katiri" w:date="2015-05-02T17:14:00Z" w:initials="CK">
    <w:p w14:paraId="2CF35945" w14:textId="03D0263E" w:rsidR="00EE1303" w:rsidRDefault="00EE1303">
      <w:pPr>
        <w:pStyle w:val="CommentText"/>
      </w:pPr>
      <w:r>
        <w:rPr>
          <w:rStyle w:val="CommentReference"/>
        </w:rPr>
        <w:annotationRef/>
      </w:r>
      <w:proofErr w:type="gramStart"/>
      <w:r>
        <w:t>review</w:t>
      </w:r>
      <w:proofErr w:type="gramEnd"/>
    </w:p>
  </w:comment>
  <w:comment w:id="1420" w:author="Chara Katiri" w:date="2015-05-02T17:18:00Z" w:initials="CK">
    <w:p w14:paraId="1E7A2C6A" w14:textId="0B34660D" w:rsidR="00EE1303" w:rsidRDefault="00EE1303">
      <w:pPr>
        <w:pStyle w:val="CommentText"/>
      </w:pPr>
      <w:r>
        <w:rPr>
          <w:rStyle w:val="CommentReference"/>
        </w:rPr>
        <w:annotationRef/>
      </w:r>
      <w:r>
        <w:t>Revisit</w:t>
      </w:r>
    </w:p>
  </w:comment>
  <w:comment w:id="1426" w:author="Chara Katiri" w:date="2015-05-02T17:18:00Z" w:initials="CK">
    <w:p w14:paraId="56322639" w14:textId="617D4977" w:rsidR="00EE1303" w:rsidRDefault="00EE1303">
      <w:pPr>
        <w:pStyle w:val="CommentText"/>
      </w:pPr>
      <w:r>
        <w:rPr>
          <w:rStyle w:val="CommentReference"/>
        </w:rPr>
        <w:annotationRef/>
      </w:r>
      <w:proofErr w:type="gramStart"/>
      <w:r>
        <w:t>revisit</w:t>
      </w:r>
      <w:proofErr w:type="gramEnd"/>
    </w:p>
  </w:comment>
  <w:comment w:id="1443" w:author="Chara Katiri" w:date="2015-04-12T18:00:00Z" w:initials="CK">
    <w:p w14:paraId="1E68F241" w14:textId="67D278C1" w:rsidR="00EE1303" w:rsidRDefault="00EE1303"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EE1303" w:rsidRPr="00EA0B0C" w:rsidRDefault="00EE1303" w:rsidP="00242865">
      <w:pPr>
        <w:pStyle w:val="CommentText"/>
      </w:pPr>
      <w:r>
        <w:t>SW comment: “Iterative or Waterfall, which one?”</w:t>
      </w:r>
    </w:p>
    <w:p w14:paraId="0BAC208E" w14:textId="1C3EFDAC" w:rsidR="00EE1303" w:rsidRDefault="00EE1303" w:rsidP="00242865">
      <w:pPr>
        <w:pStyle w:val="CommentText"/>
      </w:pPr>
      <w:r>
        <w:rPr>
          <w:rFonts w:ascii="Times" w:eastAsia="Times New Roman" w:hAnsi="Times" w:cs="Arial"/>
          <w:sz w:val="22"/>
          <w:szCs w:val="22"/>
          <w:lang w:val="en-GB"/>
        </w:rPr>
        <w:t>CK: The development type is Waterfall.</w:t>
      </w:r>
    </w:p>
  </w:comment>
  <w:comment w:id="1483" w:author="Chara Katiri" w:date="2015-04-11T19:40:00Z" w:initials="CK">
    <w:p w14:paraId="18AB7B87" w14:textId="19DD4676" w:rsidR="00EE1303" w:rsidRDefault="00EE1303">
      <w:pPr>
        <w:pStyle w:val="CommentText"/>
      </w:pPr>
      <w:r>
        <w:rPr>
          <w:rStyle w:val="CommentReference"/>
        </w:rPr>
        <w:annotationRef/>
      </w:r>
      <w:r>
        <w:t xml:space="preserve">Description of the 3 sub-phases in design phase. </w:t>
      </w:r>
    </w:p>
  </w:comment>
  <w:comment w:id="1787" w:author="Chara Katiri" w:date="2015-04-12T21:50:00Z" w:initials="CK">
    <w:p w14:paraId="66D91685" w14:textId="77777777" w:rsidR="00EE1303" w:rsidRDefault="00EE1303" w:rsidP="004604ED">
      <w:pPr>
        <w:pStyle w:val="CommentText"/>
      </w:pPr>
      <w:r>
        <w:rPr>
          <w:rStyle w:val="CommentReference"/>
        </w:rPr>
        <w:annotationRef/>
      </w:r>
      <w:r>
        <w:t xml:space="preserve">The Use case basic flow is described. </w:t>
      </w:r>
    </w:p>
    <w:p w14:paraId="2B2FBA59" w14:textId="3141EA6C" w:rsidR="00EE1303" w:rsidRDefault="00EE1303" w:rsidP="004604ED">
      <w:pPr>
        <w:pStyle w:val="CommentText"/>
      </w:pPr>
      <w:r>
        <w:rPr>
          <w:rStyle w:val="CommentReference"/>
        </w:rPr>
        <w:annotationRef/>
      </w:r>
      <w:r>
        <w:rPr>
          <w:rStyle w:val="CommentReference"/>
        </w:rPr>
        <w:annotationRef/>
      </w:r>
      <w:r>
        <w:t xml:space="preserve">Note for CK: to be update using software specific for use case diagrams. </w:t>
      </w:r>
    </w:p>
    <w:p w14:paraId="1986E195" w14:textId="6688DA68" w:rsidR="00EE1303" w:rsidRDefault="00EE1303">
      <w:pPr>
        <w:pStyle w:val="CommentText"/>
      </w:pPr>
    </w:p>
  </w:comment>
  <w:comment w:id="1802" w:author="Chara Katiri" w:date="2015-04-11T21:28:00Z" w:initials="CK">
    <w:p w14:paraId="080C3C5A" w14:textId="2CF069F4" w:rsidR="00EE1303" w:rsidRDefault="00EE1303">
      <w:pPr>
        <w:pStyle w:val="CommentText"/>
      </w:pPr>
      <w:r>
        <w:rPr>
          <w:rStyle w:val="CommentReference"/>
        </w:rPr>
        <w:annotationRef/>
      </w:r>
      <w:r>
        <w:t>The java-persistence architecture layers are now added. Can I keep the layers described above too?</w:t>
      </w:r>
    </w:p>
  </w:comment>
  <w:comment w:id="1913" w:author="Chara Katiri" w:date="2015-04-11T21:39:00Z" w:initials="CK">
    <w:p w14:paraId="7402BB3A" w14:textId="19FD565B" w:rsidR="00EE1303" w:rsidRDefault="00EE1303">
      <w:pPr>
        <w:pStyle w:val="CommentText"/>
      </w:pPr>
      <w:r>
        <w:rPr>
          <w:rStyle w:val="CommentReference"/>
        </w:rPr>
        <w:annotationRef/>
      </w:r>
      <w:r>
        <w:t xml:space="preserve">To be reviewed. </w:t>
      </w:r>
    </w:p>
  </w:comment>
  <w:comment w:id="1924" w:author="Chara Katiri" w:date="2015-04-12T02:00:00Z" w:initials="CK">
    <w:p w14:paraId="2B6F8FB4" w14:textId="1329A98E" w:rsidR="00EE1303" w:rsidRDefault="00EE1303">
      <w:pPr>
        <w:pStyle w:val="CommentText"/>
      </w:pPr>
      <w:r>
        <w:rPr>
          <w:rStyle w:val="CommentReference"/>
        </w:rPr>
        <w:annotationRef/>
      </w:r>
      <w:r>
        <w:t xml:space="preserve">Added as suggested by SW. Tomcat and MySQL – DOUBLE CHECK. </w:t>
      </w:r>
    </w:p>
  </w:comment>
  <w:comment w:id="1967" w:author="Chara Katiri" w:date="2015-04-12T02:02:00Z" w:initials="CK">
    <w:p w14:paraId="5188474E" w14:textId="2C424B3D" w:rsidR="00EE1303" w:rsidRDefault="00EE1303">
      <w:pPr>
        <w:pStyle w:val="CommentText"/>
      </w:pPr>
      <w:r>
        <w:rPr>
          <w:rStyle w:val="CommentReference"/>
        </w:rPr>
        <w:annotationRef/>
      </w:r>
      <w:r>
        <w:t xml:space="preserve"> Spring authentication dependencies added as suggested. </w:t>
      </w:r>
    </w:p>
  </w:comment>
  <w:comment w:id="2082" w:author="Chara Katiri" w:date="2015-05-02T23:19:00Z" w:initials="CK">
    <w:p w14:paraId="04C9F90B" w14:textId="669C97AD" w:rsidR="00EE1303" w:rsidRDefault="00EE1303">
      <w:pPr>
        <w:pStyle w:val="CommentText"/>
      </w:pPr>
      <w:r>
        <w:rPr>
          <w:rStyle w:val="CommentReference"/>
        </w:rPr>
        <w:annotationRef/>
      </w:r>
      <w:r>
        <w:t>Syntax?</w:t>
      </w:r>
    </w:p>
  </w:comment>
  <w:comment w:id="3558" w:author="Chara Katiri" w:date="2015-04-12T21:49:00Z" w:initials="CK">
    <w:p w14:paraId="4C90BD40" w14:textId="0ACAF341" w:rsidR="00EE1303" w:rsidRDefault="00EE1303" w:rsidP="00D71A41">
      <w:pPr>
        <w:pStyle w:val="CommentText"/>
      </w:pPr>
      <w:r>
        <w:rPr>
          <w:rStyle w:val="CommentReference"/>
        </w:rPr>
        <w:annotationRef/>
      </w:r>
      <w:r>
        <w:t>SW” “Which is?”</w:t>
      </w:r>
    </w:p>
    <w:p w14:paraId="67B9154B" w14:textId="77777777" w:rsidR="00EE1303" w:rsidRDefault="00EE1303" w:rsidP="00D71A41">
      <w:pPr>
        <w:pStyle w:val="CommentText"/>
      </w:pPr>
      <w:r>
        <w:t xml:space="preserve">CK: An area that the user can see his personal details. </w:t>
      </w:r>
    </w:p>
  </w:comment>
  <w:comment w:id="3852" w:author="Chara Katiri" w:date="2015-04-12T21:48:00Z" w:initials="CK">
    <w:p w14:paraId="0C4E38CA" w14:textId="20690E65" w:rsidR="00EE1303" w:rsidRDefault="00EE1303">
      <w:pPr>
        <w:pStyle w:val="CommentText"/>
      </w:pPr>
      <w:r>
        <w:rPr>
          <w:rStyle w:val="CommentReference"/>
        </w:rPr>
        <w:annotationRef/>
      </w:r>
      <w:r>
        <w:t>Note for CK: this will be required for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EE1303" w:rsidRDefault="00EE1303" w:rsidP="00F77A4A">
      <w:r>
        <w:separator/>
      </w:r>
    </w:p>
  </w:endnote>
  <w:endnote w:type="continuationSeparator" w:id="0">
    <w:p w14:paraId="3C2C536F" w14:textId="77777777" w:rsidR="00EE1303" w:rsidRDefault="00EE1303"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EE1303" w:rsidRDefault="00EE1303"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EE1303" w:rsidRDefault="00EE1303"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EE1303" w:rsidRPr="00FC7596" w:rsidRDefault="00EE1303"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6B3429">
      <w:rPr>
        <w:rStyle w:val="PageNumber"/>
        <w:rFonts w:ascii="Times" w:hAnsi="Times" w:cs="Arial"/>
        <w:noProof/>
        <w:color w:val="808080" w:themeColor="background1" w:themeShade="80"/>
        <w:sz w:val="20"/>
        <w:szCs w:val="20"/>
      </w:rPr>
      <w:t>59</w:t>
    </w:r>
    <w:r w:rsidRPr="00FC7596">
      <w:rPr>
        <w:rStyle w:val="PageNumber"/>
        <w:rFonts w:ascii="Times" w:hAnsi="Times" w:cs="Arial"/>
        <w:color w:val="808080" w:themeColor="background1" w:themeShade="80"/>
        <w:sz w:val="20"/>
        <w:szCs w:val="20"/>
      </w:rPr>
      <w:fldChar w:fldCharType="end"/>
    </w:r>
  </w:p>
  <w:p w14:paraId="0801F49F" w14:textId="3EB3CA66" w:rsidR="00EE1303" w:rsidRPr="00FC7596" w:rsidRDefault="00EE1303"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proofErr w:type="gramStart"/>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w:t>
    </w:r>
    <w:proofErr w:type="gramEnd"/>
    <w:r w:rsidRPr="00FC7596">
      <w:rPr>
        <w:rFonts w:ascii="Times" w:hAnsi="Times" w:cs="Arial"/>
        <w:color w:val="808080" w:themeColor="background1" w:themeShade="80"/>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EE1303" w:rsidRDefault="00EE1303" w:rsidP="00F77A4A">
      <w:r>
        <w:separator/>
      </w:r>
    </w:p>
  </w:footnote>
  <w:footnote w:type="continuationSeparator" w:id="0">
    <w:p w14:paraId="31A22B4E" w14:textId="77777777" w:rsidR="00EE1303" w:rsidRDefault="00EE1303"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EE1303" w:rsidRPr="00D72463" w:rsidRDefault="00EE1303">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294A04"/>
    <w:multiLevelType w:val="hybridMultilevel"/>
    <w:tmpl w:val="9B42AC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8">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40433"/>
    <w:multiLevelType w:val="hybridMultilevel"/>
    <w:tmpl w:val="73EA7B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03608"/>
    <w:multiLevelType w:val="hybridMultilevel"/>
    <w:tmpl w:val="38D257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716"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B95820"/>
    <w:multiLevelType w:val="hybridMultilevel"/>
    <w:tmpl w:val="12D0077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648" w:hanging="360"/>
      </w:pPr>
      <w:rPr>
        <w:rFonts w:ascii="Courier New" w:hAnsi="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4">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25E33A4"/>
    <w:multiLevelType w:val="hybridMultilevel"/>
    <w:tmpl w:val="8ACEA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34A42E6A"/>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5F541CC"/>
    <w:multiLevelType w:val="hybridMultilevel"/>
    <w:tmpl w:val="E01AD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D8F59C7"/>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4E6A6E88"/>
    <w:multiLevelType w:val="hybridMultilevel"/>
    <w:tmpl w:val="40346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09E00BE"/>
    <w:multiLevelType w:val="hybridMultilevel"/>
    <w:tmpl w:val="4174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1DD47F4"/>
    <w:multiLevelType w:val="hybridMultilevel"/>
    <w:tmpl w:val="343C2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4">
    <w:nsid w:val="5D0A02BB"/>
    <w:multiLevelType w:val="hybridMultilevel"/>
    <w:tmpl w:val="EF4AAEDE"/>
    <w:lvl w:ilvl="0" w:tplc="08AABDF6">
      <w:start w:val="1"/>
      <w:numFmt w:val="bullet"/>
      <w:lvlText w:val="•"/>
      <w:lvlJc w:val="left"/>
      <w:pPr>
        <w:tabs>
          <w:tab w:val="num" w:pos="720"/>
        </w:tabs>
        <w:ind w:left="720" w:hanging="360"/>
      </w:pPr>
      <w:rPr>
        <w:rFonts w:ascii="Times" w:hAnsi="Times" w:hint="default"/>
      </w:rPr>
    </w:lvl>
    <w:lvl w:ilvl="1" w:tplc="0002BF60" w:tentative="1">
      <w:start w:val="1"/>
      <w:numFmt w:val="bullet"/>
      <w:lvlText w:val="•"/>
      <w:lvlJc w:val="left"/>
      <w:pPr>
        <w:tabs>
          <w:tab w:val="num" w:pos="1440"/>
        </w:tabs>
        <w:ind w:left="1440" w:hanging="360"/>
      </w:pPr>
      <w:rPr>
        <w:rFonts w:ascii="Times" w:hAnsi="Times" w:hint="default"/>
      </w:rPr>
    </w:lvl>
    <w:lvl w:ilvl="2" w:tplc="70AE2B16" w:tentative="1">
      <w:start w:val="1"/>
      <w:numFmt w:val="bullet"/>
      <w:lvlText w:val="•"/>
      <w:lvlJc w:val="left"/>
      <w:pPr>
        <w:tabs>
          <w:tab w:val="num" w:pos="2160"/>
        </w:tabs>
        <w:ind w:left="2160" w:hanging="360"/>
      </w:pPr>
      <w:rPr>
        <w:rFonts w:ascii="Times" w:hAnsi="Times" w:hint="default"/>
      </w:rPr>
    </w:lvl>
    <w:lvl w:ilvl="3" w:tplc="648CAD90" w:tentative="1">
      <w:start w:val="1"/>
      <w:numFmt w:val="bullet"/>
      <w:lvlText w:val="•"/>
      <w:lvlJc w:val="left"/>
      <w:pPr>
        <w:tabs>
          <w:tab w:val="num" w:pos="2880"/>
        </w:tabs>
        <w:ind w:left="2880" w:hanging="360"/>
      </w:pPr>
      <w:rPr>
        <w:rFonts w:ascii="Times" w:hAnsi="Times" w:hint="default"/>
      </w:rPr>
    </w:lvl>
    <w:lvl w:ilvl="4" w:tplc="E326DFE4" w:tentative="1">
      <w:start w:val="1"/>
      <w:numFmt w:val="bullet"/>
      <w:lvlText w:val="•"/>
      <w:lvlJc w:val="left"/>
      <w:pPr>
        <w:tabs>
          <w:tab w:val="num" w:pos="3600"/>
        </w:tabs>
        <w:ind w:left="3600" w:hanging="360"/>
      </w:pPr>
      <w:rPr>
        <w:rFonts w:ascii="Times" w:hAnsi="Times" w:hint="default"/>
      </w:rPr>
    </w:lvl>
    <w:lvl w:ilvl="5" w:tplc="BD68F4CE" w:tentative="1">
      <w:start w:val="1"/>
      <w:numFmt w:val="bullet"/>
      <w:lvlText w:val="•"/>
      <w:lvlJc w:val="left"/>
      <w:pPr>
        <w:tabs>
          <w:tab w:val="num" w:pos="4320"/>
        </w:tabs>
        <w:ind w:left="4320" w:hanging="360"/>
      </w:pPr>
      <w:rPr>
        <w:rFonts w:ascii="Times" w:hAnsi="Times" w:hint="default"/>
      </w:rPr>
    </w:lvl>
    <w:lvl w:ilvl="6" w:tplc="385ECE5C" w:tentative="1">
      <w:start w:val="1"/>
      <w:numFmt w:val="bullet"/>
      <w:lvlText w:val="•"/>
      <w:lvlJc w:val="left"/>
      <w:pPr>
        <w:tabs>
          <w:tab w:val="num" w:pos="5040"/>
        </w:tabs>
        <w:ind w:left="5040" w:hanging="360"/>
      </w:pPr>
      <w:rPr>
        <w:rFonts w:ascii="Times" w:hAnsi="Times" w:hint="default"/>
      </w:rPr>
    </w:lvl>
    <w:lvl w:ilvl="7" w:tplc="15445970" w:tentative="1">
      <w:start w:val="1"/>
      <w:numFmt w:val="bullet"/>
      <w:lvlText w:val="•"/>
      <w:lvlJc w:val="left"/>
      <w:pPr>
        <w:tabs>
          <w:tab w:val="num" w:pos="5760"/>
        </w:tabs>
        <w:ind w:left="5760" w:hanging="360"/>
      </w:pPr>
      <w:rPr>
        <w:rFonts w:ascii="Times" w:hAnsi="Times" w:hint="default"/>
      </w:rPr>
    </w:lvl>
    <w:lvl w:ilvl="8" w:tplc="A0F0832A" w:tentative="1">
      <w:start w:val="1"/>
      <w:numFmt w:val="bullet"/>
      <w:lvlText w:val="•"/>
      <w:lvlJc w:val="left"/>
      <w:pPr>
        <w:tabs>
          <w:tab w:val="num" w:pos="6480"/>
        </w:tabs>
        <w:ind w:left="6480" w:hanging="360"/>
      </w:pPr>
      <w:rPr>
        <w:rFonts w:ascii="Times" w:hAnsi="Times" w:hint="default"/>
      </w:rPr>
    </w:lvl>
  </w:abstractNum>
  <w:abstractNum w:abstractNumId="45">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6">
    <w:nsid w:val="5E6D3AAD"/>
    <w:multiLevelType w:val="hybridMultilevel"/>
    <w:tmpl w:val="8EAA996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7">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nsid w:val="64863088"/>
    <w:multiLevelType w:val="hybridMultilevel"/>
    <w:tmpl w:val="3C0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2">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D4D41FC"/>
    <w:multiLevelType w:val="hybridMultilevel"/>
    <w:tmpl w:val="4A82AD0C"/>
    <w:lvl w:ilvl="0" w:tplc="FD08DCB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27"/>
  </w:num>
  <w:num w:numId="3">
    <w:abstractNumId w:val="13"/>
  </w:num>
  <w:num w:numId="4">
    <w:abstractNumId w:val="33"/>
  </w:num>
  <w:num w:numId="5">
    <w:abstractNumId w:val="4"/>
  </w:num>
  <w:num w:numId="6">
    <w:abstractNumId w:val="34"/>
  </w:num>
  <w:num w:numId="7">
    <w:abstractNumId w:val="53"/>
  </w:num>
  <w:num w:numId="8">
    <w:abstractNumId w:val="48"/>
  </w:num>
  <w:num w:numId="9">
    <w:abstractNumId w:val="26"/>
  </w:num>
  <w:num w:numId="10">
    <w:abstractNumId w:val="19"/>
  </w:num>
  <w:num w:numId="11">
    <w:abstractNumId w:val="54"/>
  </w:num>
  <w:num w:numId="12">
    <w:abstractNumId w:val="6"/>
  </w:num>
  <w:num w:numId="13">
    <w:abstractNumId w:val="24"/>
  </w:num>
  <w:num w:numId="14">
    <w:abstractNumId w:val="9"/>
  </w:num>
  <w:num w:numId="15">
    <w:abstractNumId w:val="29"/>
  </w:num>
  <w:num w:numId="16">
    <w:abstractNumId w:val="23"/>
  </w:num>
  <w:num w:numId="17">
    <w:abstractNumId w:val="23"/>
  </w:num>
  <w:num w:numId="18">
    <w:abstractNumId w:val="23"/>
  </w:num>
  <w:num w:numId="19">
    <w:abstractNumId w:val="23"/>
  </w:num>
  <w:num w:numId="20">
    <w:abstractNumId w:val="23"/>
  </w:num>
  <w:num w:numId="21">
    <w:abstractNumId w:val="23"/>
  </w:num>
  <w:num w:numId="22">
    <w:abstractNumId w:val="45"/>
  </w:num>
  <w:num w:numId="23">
    <w:abstractNumId w:val="21"/>
  </w:num>
  <w:num w:numId="24">
    <w:abstractNumId w:val="41"/>
  </w:num>
  <w:num w:numId="25">
    <w:abstractNumId w:val="8"/>
  </w:num>
  <w:num w:numId="26">
    <w:abstractNumId w:val="28"/>
  </w:num>
  <w:num w:numId="27">
    <w:abstractNumId w:val="22"/>
  </w:num>
  <w:num w:numId="28">
    <w:abstractNumId w:val="1"/>
  </w:num>
  <w:num w:numId="29">
    <w:abstractNumId w:val="20"/>
  </w:num>
  <w:num w:numId="30">
    <w:abstractNumId w:val="7"/>
  </w:num>
  <w:num w:numId="31">
    <w:abstractNumId w:val="43"/>
  </w:num>
  <w:num w:numId="32">
    <w:abstractNumId w:val="5"/>
  </w:num>
  <w:num w:numId="33">
    <w:abstractNumId w:val="35"/>
  </w:num>
  <w:num w:numId="34">
    <w:abstractNumId w:val="23"/>
  </w:num>
  <w:num w:numId="35">
    <w:abstractNumId w:val="0"/>
  </w:num>
  <w:num w:numId="36">
    <w:abstractNumId w:val="2"/>
  </w:num>
  <w:num w:numId="37">
    <w:abstractNumId w:val="23"/>
  </w:num>
  <w:num w:numId="38">
    <w:abstractNumId w:val="47"/>
  </w:num>
  <w:num w:numId="39">
    <w:abstractNumId w:val="37"/>
  </w:num>
  <w:num w:numId="40">
    <w:abstractNumId w:val="42"/>
  </w:num>
  <w:num w:numId="41">
    <w:abstractNumId w:val="14"/>
  </w:num>
  <w:num w:numId="42">
    <w:abstractNumId w:val="23"/>
  </w:num>
  <w:num w:numId="43">
    <w:abstractNumId w:val="23"/>
  </w:num>
  <w:num w:numId="44">
    <w:abstractNumId w:val="23"/>
  </w:num>
  <w:num w:numId="45">
    <w:abstractNumId w:val="23"/>
  </w:num>
  <w:num w:numId="46">
    <w:abstractNumId w:val="23"/>
  </w:num>
  <w:num w:numId="47">
    <w:abstractNumId w:val="52"/>
  </w:num>
  <w:num w:numId="48">
    <w:abstractNumId w:val="49"/>
  </w:num>
  <w:num w:numId="49">
    <w:abstractNumId w:val="36"/>
  </w:num>
  <w:num w:numId="50">
    <w:abstractNumId w:val="32"/>
  </w:num>
  <w:num w:numId="51">
    <w:abstractNumId w:val="51"/>
  </w:num>
  <w:num w:numId="52">
    <w:abstractNumId w:val="16"/>
  </w:num>
  <w:num w:numId="53">
    <w:abstractNumId w:val="23"/>
  </w:num>
  <w:num w:numId="54">
    <w:abstractNumId w:val="23"/>
  </w:num>
  <w:num w:numId="55">
    <w:abstractNumId w:val="23"/>
  </w:num>
  <w:num w:numId="56">
    <w:abstractNumId w:val="23"/>
  </w:num>
  <w:num w:numId="57">
    <w:abstractNumId w:val="17"/>
  </w:num>
  <w:num w:numId="58">
    <w:abstractNumId w:val="31"/>
  </w:num>
  <w:num w:numId="59">
    <w:abstractNumId w:val="18"/>
  </w:num>
  <w:num w:numId="60">
    <w:abstractNumId w:val="23"/>
  </w:num>
  <w:num w:numId="61">
    <w:abstractNumId w:val="23"/>
  </w:num>
  <w:num w:numId="62">
    <w:abstractNumId w:val="23"/>
  </w:num>
  <w:num w:numId="63">
    <w:abstractNumId w:val="23"/>
  </w:num>
  <w:num w:numId="64">
    <w:abstractNumId w:val="23"/>
  </w:num>
  <w:num w:numId="65">
    <w:abstractNumId w:val="23"/>
  </w:num>
  <w:num w:numId="66">
    <w:abstractNumId w:val="23"/>
  </w:num>
  <w:num w:numId="67">
    <w:abstractNumId w:val="23"/>
  </w:num>
  <w:num w:numId="68">
    <w:abstractNumId w:val="25"/>
  </w:num>
  <w:num w:numId="69">
    <w:abstractNumId w:val="46"/>
  </w:num>
  <w:num w:numId="70">
    <w:abstractNumId w:val="50"/>
  </w:num>
  <w:num w:numId="71">
    <w:abstractNumId w:val="38"/>
  </w:num>
  <w:num w:numId="72">
    <w:abstractNumId w:val="39"/>
  </w:num>
  <w:num w:numId="73">
    <w:abstractNumId w:val="44"/>
  </w:num>
  <w:num w:numId="74">
    <w:abstractNumId w:val="30"/>
  </w:num>
  <w:num w:numId="75">
    <w:abstractNumId w:val="55"/>
  </w:num>
  <w:num w:numId="76">
    <w:abstractNumId w:val="12"/>
  </w:num>
  <w:num w:numId="77">
    <w:abstractNumId w:val="15"/>
  </w:num>
  <w:num w:numId="78">
    <w:abstractNumId w:val="3"/>
  </w:num>
  <w:num w:numId="79">
    <w:abstractNumId w:val="40"/>
  </w:num>
  <w:num w:numId="80">
    <w:abstractNumId w:val="10"/>
  </w:num>
  <w:num w:numId="81">
    <w:abstractNumId w:val="1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grammar="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2597E"/>
    <w:rsid w:val="000418C6"/>
    <w:rsid w:val="00045874"/>
    <w:rsid w:val="000526C3"/>
    <w:rsid w:val="000620B2"/>
    <w:rsid w:val="000655FD"/>
    <w:rsid w:val="00065A4A"/>
    <w:rsid w:val="00071530"/>
    <w:rsid w:val="000750D5"/>
    <w:rsid w:val="0008637A"/>
    <w:rsid w:val="00086671"/>
    <w:rsid w:val="000913E6"/>
    <w:rsid w:val="000926B2"/>
    <w:rsid w:val="00093EC5"/>
    <w:rsid w:val="00094983"/>
    <w:rsid w:val="000A1787"/>
    <w:rsid w:val="000A1977"/>
    <w:rsid w:val="000A2D86"/>
    <w:rsid w:val="000A61F7"/>
    <w:rsid w:val="000B52F5"/>
    <w:rsid w:val="000C084C"/>
    <w:rsid w:val="000C6466"/>
    <w:rsid w:val="000C679C"/>
    <w:rsid w:val="000C7680"/>
    <w:rsid w:val="000D57DD"/>
    <w:rsid w:val="000E2B53"/>
    <w:rsid w:val="000F4003"/>
    <w:rsid w:val="000F4700"/>
    <w:rsid w:val="000F5875"/>
    <w:rsid w:val="000F5FFB"/>
    <w:rsid w:val="000F72CC"/>
    <w:rsid w:val="000F7F6C"/>
    <w:rsid w:val="001003BA"/>
    <w:rsid w:val="00100BFC"/>
    <w:rsid w:val="00110498"/>
    <w:rsid w:val="001260E5"/>
    <w:rsid w:val="001304F4"/>
    <w:rsid w:val="00132AF7"/>
    <w:rsid w:val="00136F17"/>
    <w:rsid w:val="00140463"/>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A4463"/>
    <w:rsid w:val="001B2A74"/>
    <w:rsid w:val="001B46A6"/>
    <w:rsid w:val="001B4D2E"/>
    <w:rsid w:val="001B7815"/>
    <w:rsid w:val="001C459D"/>
    <w:rsid w:val="001D09F8"/>
    <w:rsid w:val="001D4ABC"/>
    <w:rsid w:val="001D524E"/>
    <w:rsid w:val="001D725F"/>
    <w:rsid w:val="001E3980"/>
    <w:rsid w:val="001E3FAE"/>
    <w:rsid w:val="001E54D9"/>
    <w:rsid w:val="001F117D"/>
    <w:rsid w:val="001F1D98"/>
    <w:rsid w:val="001F7690"/>
    <w:rsid w:val="002035DA"/>
    <w:rsid w:val="0020381B"/>
    <w:rsid w:val="002042E5"/>
    <w:rsid w:val="002139D8"/>
    <w:rsid w:val="00223166"/>
    <w:rsid w:val="00225E8E"/>
    <w:rsid w:val="00230C64"/>
    <w:rsid w:val="002314C5"/>
    <w:rsid w:val="00242865"/>
    <w:rsid w:val="00253FFF"/>
    <w:rsid w:val="002555A7"/>
    <w:rsid w:val="002617A0"/>
    <w:rsid w:val="00263B12"/>
    <w:rsid w:val="0027074C"/>
    <w:rsid w:val="002717BC"/>
    <w:rsid w:val="00274F4E"/>
    <w:rsid w:val="00286DD8"/>
    <w:rsid w:val="002951CF"/>
    <w:rsid w:val="002971A7"/>
    <w:rsid w:val="002A0F65"/>
    <w:rsid w:val="002A31D9"/>
    <w:rsid w:val="002A33FD"/>
    <w:rsid w:val="002A4558"/>
    <w:rsid w:val="002C1829"/>
    <w:rsid w:val="002C39F0"/>
    <w:rsid w:val="002C4C2B"/>
    <w:rsid w:val="002C7C8A"/>
    <w:rsid w:val="002D0867"/>
    <w:rsid w:val="002D2D38"/>
    <w:rsid w:val="002D3985"/>
    <w:rsid w:val="002D55B4"/>
    <w:rsid w:val="002D6E33"/>
    <w:rsid w:val="002E035E"/>
    <w:rsid w:val="002E46C3"/>
    <w:rsid w:val="002E74CA"/>
    <w:rsid w:val="002F0C02"/>
    <w:rsid w:val="002F18B2"/>
    <w:rsid w:val="002F4F3C"/>
    <w:rsid w:val="002F5BCA"/>
    <w:rsid w:val="00302299"/>
    <w:rsid w:val="00302475"/>
    <w:rsid w:val="00304713"/>
    <w:rsid w:val="00305226"/>
    <w:rsid w:val="00306342"/>
    <w:rsid w:val="0030794C"/>
    <w:rsid w:val="0031480E"/>
    <w:rsid w:val="0031704D"/>
    <w:rsid w:val="00321E7C"/>
    <w:rsid w:val="00331497"/>
    <w:rsid w:val="00333945"/>
    <w:rsid w:val="00336064"/>
    <w:rsid w:val="003363FE"/>
    <w:rsid w:val="00340F77"/>
    <w:rsid w:val="00341E3B"/>
    <w:rsid w:val="003534E7"/>
    <w:rsid w:val="0035440F"/>
    <w:rsid w:val="003547E9"/>
    <w:rsid w:val="00371235"/>
    <w:rsid w:val="00371D21"/>
    <w:rsid w:val="003807ED"/>
    <w:rsid w:val="00383B92"/>
    <w:rsid w:val="0038407F"/>
    <w:rsid w:val="00385F50"/>
    <w:rsid w:val="003867C0"/>
    <w:rsid w:val="00391499"/>
    <w:rsid w:val="003933E4"/>
    <w:rsid w:val="0039414B"/>
    <w:rsid w:val="003A0AE7"/>
    <w:rsid w:val="003A56D6"/>
    <w:rsid w:val="003A6346"/>
    <w:rsid w:val="003B0809"/>
    <w:rsid w:val="003B0C3D"/>
    <w:rsid w:val="003B4289"/>
    <w:rsid w:val="003B4DE9"/>
    <w:rsid w:val="003B7046"/>
    <w:rsid w:val="003C5612"/>
    <w:rsid w:val="003C74EA"/>
    <w:rsid w:val="003D1C3A"/>
    <w:rsid w:val="003D7AA1"/>
    <w:rsid w:val="003E1F18"/>
    <w:rsid w:val="003E2990"/>
    <w:rsid w:val="003E44CE"/>
    <w:rsid w:val="003E52AD"/>
    <w:rsid w:val="003E55EE"/>
    <w:rsid w:val="003E5880"/>
    <w:rsid w:val="003F330E"/>
    <w:rsid w:val="003F4AEA"/>
    <w:rsid w:val="003F6179"/>
    <w:rsid w:val="004006B7"/>
    <w:rsid w:val="00404748"/>
    <w:rsid w:val="0041361B"/>
    <w:rsid w:val="00416E89"/>
    <w:rsid w:val="0043543D"/>
    <w:rsid w:val="004357A2"/>
    <w:rsid w:val="00440D55"/>
    <w:rsid w:val="00441883"/>
    <w:rsid w:val="00453800"/>
    <w:rsid w:val="00453E50"/>
    <w:rsid w:val="00455757"/>
    <w:rsid w:val="00455DF6"/>
    <w:rsid w:val="0045666D"/>
    <w:rsid w:val="0045682C"/>
    <w:rsid w:val="00457ECD"/>
    <w:rsid w:val="004604ED"/>
    <w:rsid w:val="00461379"/>
    <w:rsid w:val="00472836"/>
    <w:rsid w:val="00474C6A"/>
    <w:rsid w:val="00483547"/>
    <w:rsid w:val="00484792"/>
    <w:rsid w:val="00485A56"/>
    <w:rsid w:val="004868FD"/>
    <w:rsid w:val="00492A27"/>
    <w:rsid w:val="004A3B0F"/>
    <w:rsid w:val="004A63A4"/>
    <w:rsid w:val="004A6681"/>
    <w:rsid w:val="004A6C8B"/>
    <w:rsid w:val="004B5FE6"/>
    <w:rsid w:val="004C4C08"/>
    <w:rsid w:val="004C7431"/>
    <w:rsid w:val="004C7FE3"/>
    <w:rsid w:val="004E0424"/>
    <w:rsid w:val="004E4850"/>
    <w:rsid w:val="004E74C1"/>
    <w:rsid w:val="004F4BD6"/>
    <w:rsid w:val="004F4DD7"/>
    <w:rsid w:val="005120D4"/>
    <w:rsid w:val="005127FC"/>
    <w:rsid w:val="005139F0"/>
    <w:rsid w:val="00523976"/>
    <w:rsid w:val="0054569F"/>
    <w:rsid w:val="00552831"/>
    <w:rsid w:val="00552A21"/>
    <w:rsid w:val="005577CD"/>
    <w:rsid w:val="00561678"/>
    <w:rsid w:val="005627E7"/>
    <w:rsid w:val="00563FBC"/>
    <w:rsid w:val="0057199A"/>
    <w:rsid w:val="00575EF3"/>
    <w:rsid w:val="00581F9A"/>
    <w:rsid w:val="00586834"/>
    <w:rsid w:val="00597D2D"/>
    <w:rsid w:val="005A0FD8"/>
    <w:rsid w:val="005A2D81"/>
    <w:rsid w:val="005A7113"/>
    <w:rsid w:val="005B6BC7"/>
    <w:rsid w:val="005B7A82"/>
    <w:rsid w:val="005B7D10"/>
    <w:rsid w:val="005C0111"/>
    <w:rsid w:val="005C1222"/>
    <w:rsid w:val="005C3187"/>
    <w:rsid w:val="005E29E9"/>
    <w:rsid w:val="005E77F2"/>
    <w:rsid w:val="005E7B05"/>
    <w:rsid w:val="005F0318"/>
    <w:rsid w:val="005F229E"/>
    <w:rsid w:val="00603FEC"/>
    <w:rsid w:val="006060C1"/>
    <w:rsid w:val="00607D9A"/>
    <w:rsid w:val="00612ADA"/>
    <w:rsid w:val="0061539A"/>
    <w:rsid w:val="006173C7"/>
    <w:rsid w:val="006179BC"/>
    <w:rsid w:val="0062322A"/>
    <w:rsid w:val="00623286"/>
    <w:rsid w:val="006241AA"/>
    <w:rsid w:val="00633851"/>
    <w:rsid w:val="006344CC"/>
    <w:rsid w:val="00635DE2"/>
    <w:rsid w:val="00647EE9"/>
    <w:rsid w:val="0065420B"/>
    <w:rsid w:val="0065739C"/>
    <w:rsid w:val="00660A0D"/>
    <w:rsid w:val="00663434"/>
    <w:rsid w:val="00663C46"/>
    <w:rsid w:val="00665612"/>
    <w:rsid w:val="00672422"/>
    <w:rsid w:val="00672D73"/>
    <w:rsid w:val="00673F5C"/>
    <w:rsid w:val="006744F2"/>
    <w:rsid w:val="00677047"/>
    <w:rsid w:val="00681894"/>
    <w:rsid w:val="00682029"/>
    <w:rsid w:val="00684031"/>
    <w:rsid w:val="00691F84"/>
    <w:rsid w:val="00693C51"/>
    <w:rsid w:val="00694FA7"/>
    <w:rsid w:val="00695818"/>
    <w:rsid w:val="0069684A"/>
    <w:rsid w:val="00697D80"/>
    <w:rsid w:val="006A2C09"/>
    <w:rsid w:val="006A5854"/>
    <w:rsid w:val="006B03E2"/>
    <w:rsid w:val="006B0859"/>
    <w:rsid w:val="006B1B02"/>
    <w:rsid w:val="006B269F"/>
    <w:rsid w:val="006B3429"/>
    <w:rsid w:val="006C0847"/>
    <w:rsid w:val="006C3C9B"/>
    <w:rsid w:val="006D0834"/>
    <w:rsid w:val="006D0CFC"/>
    <w:rsid w:val="006D2CD9"/>
    <w:rsid w:val="006D5869"/>
    <w:rsid w:val="006D6212"/>
    <w:rsid w:val="006D7F56"/>
    <w:rsid w:val="006E0F4A"/>
    <w:rsid w:val="006E48BF"/>
    <w:rsid w:val="006E54DA"/>
    <w:rsid w:val="006F1D20"/>
    <w:rsid w:val="006F27EA"/>
    <w:rsid w:val="006F477D"/>
    <w:rsid w:val="006F57FE"/>
    <w:rsid w:val="007010A1"/>
    <w:rsid w:val="00701C06"/>
    <w:rsid w:val="00703709"/>
    <w:rsid w:val="007065D5"/>
    <w:rsid w:val="0071486B"/>
    <w:rsid w:val="007176EB"/>
    <w:rsid w:val="00722250"/>
    <w:rsid w:val="00723C0F"/>
    <w:rsid w:val="00724B2F"/>
    <w:rsid w:val="00725EF6"/>
    <w:rsid w:val="0072762D"/>
    <w:rsid w:val="007321A6"/>
    <w:rsid w:val="00740A7E"/>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C15E7"/>
    <w:rsid w:val="007C46C9"/>
    <w:rsid w:val="007C4D5D"/>
    <w:rsid w:val="007D405E"/>
    <w:rsid w:val="007D5257"/>
    <w:rsid w:val="007E067C"/>
    <w:rsid w:val="007E3300"/>
    <w:rsid w:val="007E3D22"/>
    <w:rsid w:val="007E3DBC"/>
    <w:rsid w:val="007E68D7"/>
    <w:rsid w:val="007E6964"/>
    <w:rsid w:val="007E7DE8"/>
    <w:rsid w:val="007F18C7"/>
    <w:rsid w:val="007F1A58"/>
    <w:rsid w:val="007F41DC"/>
    <w:rsid w:val="007F68FD"/>
    <w:rsid w:val="00802990"/>
    <w:rsid w:val="00803A84"/>
    <w:rsid w:val="00805ABE"/>
    <w:rsid w:val="00810221"/>
    <w:rsid w:val="00817222"/>
    <w:rsid w:val="00826DA4"/>
    <w:rsid w:val="008323E2"/>
    <w:rsid w:val="00833900"/>
    <w:rsid w:val="00837A3F"/>
    <w:rsid w:val="008401E8"/>
    <w:rsid w:val="008408D3"/>
    <w:rsid w:val="00847ED2"/>
    <w:rsid w:val="00855909"/>
    <w:rsid w:val="00862FFC"/>
    <w:rsid w:val="00867368"/>
    <w:rsid w:val="00871CBC"/>
    <w:rsid w:val="008736CF"/>
    <w:rsid w:val="008838C1"/>
    <w:rsid w:val="00884221"/>
    <w:rsid w:val="00890CC5"/>
    <w:rsid w:val="00890D2C"/>
    <w:rsid w:val="008950D1"/>
    <w:rsid w:val="008A005B"/>
    <w:rsid w:val="008A0D48"/>
    <w:rsid w:val="008A50AC"/>
    <w:rsid w:val="008A50F3"/>
    <w:rsid w:val="008A51D7"/>
    <w:rsid w:val="008B0413"/>
    <w:rsid w:val="008B589D"/>
    <w:rsid w:val="008C090B"/>
    <w:rsid w:val="008C20A8"/>
    <w:rsid w:val="008C62D6"/>
    <w:rsid w:val="008C7C45"/>
    <w:rsid w:val="008D39CD"/>
    <w:rsid w:val="008D4B13"/>
    <w:rsid w:val="008E111F"/>
    <w:rsid w:val="008E1E2A"/>
    <w:rsid w:val="008E4BC8"/>
    <w:rsid w:val="008F3D2A"/>
    <w:rsid w:val="008F5A7C"/>
    <w:rsid w:val="009023B1"/>
    <w:rsid w:val="00902F34"/>
    <w:rsid w:val="0090592B"/>
    <w:rsid w:val="00910986"/>
    <w:rsid w:val="00911860"/>
    <w:rsid w:val="00913669"/>
    <w:rsid w:val="00923135"/>
    <w:rsid w:val="00924BA5"/>
    <w:rsid w:val="009250CF"/>
    <w:rsid w:val="00932EFF"/>
    <w:rsid w:val="00940B23"/>
    <w:rsid w:val="00940BD2"/>
    <w:rsid w:val="00942631"/>
    <w:rsid w:val="009447DE"/>
    <w:rsid w:val="009507AA"/>
    <w:rsid w:val="009508F9"/>
    <w:rsid w:val="009527DF"/>
    <w:rsid w:val="009530EF"/>
    <w:rsid w:val="00954078"/>
    <w:rsid w:val="00960DCD"/>
    <w:rsid w:val="00962E81"/>
    <w:rsid w:val="00967E46"/>
    <w:rsid w:val="00981657"/>
    <w:rsid w:val="00981D55"/>
    <w:rsid w:val="009837B5"/>
    <w:rsid w:val="00985493"/>
    <w:rsid w:val="009855D3"/>
    <w:rsid w:val="00987437"/>
    <w:rsid w:val="00991580"/>
    <w:rsid w:val="0099186E"/>
    <w:rsid w:val="0099305C"/>
    <w:rsid w:val="0099662F"/>
    <w:rsid w:val="009B18BA"/>
    <w:rsid w:val="009B1B1A"/>
    <w:rsid w:val="009B3145"/>
    <w:rsid w:val="009B4210"/>
    <w:rsid w:val="009C3DD6"/>
    <w:rsid w:val="009C451D"/>
    <w:rsid w:val="009D1FF3"/>
    <w:rsid w:val="009D3B4D"/>
    <w:rsid w:val="009E20EB"/>
    <w:rsid w:val="009E2B8A"/>
    <w:rsid w:val="009E462F"/>
    <w:rsid w:val="009E798F"/>
    <w:rsid w:val="009F09BC"/>
    <w:rsid w:val="009F14BF"/>
    <w:rsid w:val="009F7B88"/>
    <w:rsid w:val="009F7C93"/>
    <w:rsid w:val="00A03B84"/>
    <w:rsid w:val="00A0554B"/>
    <w:rsid w:val="00A05F6D"/>
    <w:rsid w:val="00A12F63"/>
    <w:rsid w:val="00A31F94"/>
    <w:rsid w:val="00A336A0"/>
    <w:rsid w:val="00A43B38"/>
    <w:rsid w:val="00A45F02"/>
    <w:rsid w:val="00A464A4"/>
    <w:rsid w:val="00A53F78"/>
    <w:rsid w:val="00A5491E"/>
    <w:rsid w:val="00A60B6C"/>
    <w:rsid w:val="00A71DAC"/>
    <w:rsid w:val="00A730DF"/>
    <w:rsid w:val="00A756C7"/>
    <w:rsid w:val="00A75B9B"/>
    <w:rsid w:val="00A83E53"/>
    <w:rsid w:val="00A847F8"/>
    <w:rsid w:val="00A8486F"/>
    <w:rsid w:val="00A853C7"/>
    <w:rsid w:val="00A8546C"/>
    <w:rsid w:val="00A935BC"/>
    <w:rsid w:val="00A9540C"/>
    <w:rsid w:val="00A95A6F"/>
    <w:rsid w:val="00AA27B0"/>
    <w:rsid w:val="00AA6363"/>
    <w:rsid w:val="00AB15DC"/>
    <w:rsid w:val="00AB3C27"/>
    <w:rsid w:val="00AC5A01"/>
    <w:rsid w:val="00AD0C37"/>
    <w:rsid w:val="00AD3B56"/>
    <w:rsid w:val="00AD59F5"/>
    <w:rsid w:val="00AE51AF"/>
    <w:rsid w:val="00AE707E"/>
    <w:rsid w:val="00AF0558"/>
    <w:rsid w:val="00B10CCD"/>
    <w:rsid w:val="00B15020"/>
    <w:rsid w:val="00B17F0B"/>
    <w:rsid w:val="00B23E6F"/>
    <w:rsid w:val="00B24CA8"/>
    <w:rsid w:val="00B37784"/>
    <w:rsid w:val="00B42BFE"/>
    <w:rsid w:val="00B55401"/>
    <w:rsid w:val="00B55DA4"/>
    <w:rsid w:val="00B615AE"/>
    <w:rsid w:val="00B66B1F"/>
    <w:rsid w:val="00B72629"/>
    <w:rsid w:val="00B76EAA"/>
    <w:rsid w:val="00B76EE3"/>
    <w:rsid w:val="00B82091"/>
    <w:rsid w:val="00B83514"/>
    <w:rsid w:val="00B85CDC"/>
    <w:rsid w:val="00B90CD0"/>
    <w:rsid w:val="00B94870"/>
    <w:rsid w:val="00BA01FF"/>
    <w:rsid w:val="00BA0921"/>
    <w:rsid w:val="00BA2B08"/>
    <w:rsid w:val="00BA3E89"/>
    <w:rsid w:val="00BA4097"/>
    <w:rsid w:val="00BA6878"/>
    <w:rsid w:val="00BB25B0"/>
    <w:rsid w:val="00BB7121"/>
    <w:rsid w:val="00BC1744"/>
    <w:rsid w:val="00BC2AA4"/>
    <w:rsid w:val="00BC619F"/>
    <w:rsid w:val="00BC735C"/>
    <w:rsid w:val="00BF2E68"/>
    <w:rsid w:val="00BF3EE5"/>
    <w:rsid w:val="00BF78B7"/>
    <w:rsid w:val="00C01810"/>
    <w:rsid w:val="00C129A4"/>
    <w:rsid w:val="00C161C4"/>
    <w:rsid w:val="00C210F8"/>
    <w:rsid w:val="00C251E2"/>
    <w:rsid w:val="00C2757E"/>
    <w:rsid w:val="00C27F48"/>
    <w:rsid w:val="00C31C80"/>
    <w:rsid w:val="00C44BF6"/>
    <w:rsid w:val="00C47FE3"/>
    <w:rsid w:val="00C50791"/>
    <w:rsid w:val="00C5587D"/>
    <w:rsid w:val="00C64FC2"/>
    <w:rsid w:val="00C67445"/>
    <w:rsid w:val="00C71843"/>
    <w:rsid w:val="00C760F2"/>
    <w:rsid w:val="00C774C4"/>
    <w:rsid w:val="00C774FD"/>
    <w:rsid w:val="00C8132A"/>
    <w:rsid w:val="00C85868"/>
    <w:rsid w:val="00C85EAD"/>
    <w:rsid w:val="00C86FBA"/>
    <w:rsid w:val="00C93DC8"/>
    <w:rsid w:val="00C94460"/>
    <w:rsid w:val="00C94669"/>
    <w:rsid w:val="00C955A9"/>
    <w:rsid w:val="00CA010E"/>
    <w:rsid w:val="00CA7737"/>
    <w:rsid w:val="00CB34D3"/>
    <w:rsid w:val="00CB3895"/>
    <w:rsid w:val="00CB4CDB"/>
    <w:rsid w:val="00CB5A14"/>
    <w:rsid w:val="00CC15DA"/>
    <w:rsid w:val="00CD5A85"/>
    <w:rsid w:val="00CE0E10"/>
    <w:rsid w:val="00CF3253"/>
    <w:rsid w:val="00D07A2F"/>
    <w:rsid w:val="00D10CAB"/>
    <w:rsid w:val="00D120BC"/>
    <w:rsid w:val="00D13F43"/>
    <w:rsid w:val="00D161CD"/>
    <w:rsid w:val="00D207A2"/>
    <w:rsid w:val="00D22B76"/>
    <w:rsid w:val="00D26013"/>
    <w:rsid w:val="00D279E1"/>
    <w:rsid w:val="00D346D8"/>
    <w:rsid w:val="00D36D43"/>
    <w:rsid w:val="00D36E0A"/>
    <w:rsid w:val="00D54AB2"/>
    <w:rsid w:val="00D6560C"/>
    <w:rsid w:val="00D71A41"/>
    <w:rsid w:val="00D72463"/>
    <w:rsid w:val="00D802E8"/>
    <w:rsid w:val="00D80AD1"/>
    <w:rsid w:val="00D80C95"/>
    <w:rsid w:val="00D82A93"/>
    <w:rsid w:val="00D8380C"/>
    <w:rsid w:val="00D862A6"/>
    <w:rsid w:val="00DA064C"/>
    <w:rsid w:val="00DA4CF4"/>
    <w:rsid w:val="00DA7CCD"/>
    <w:rsid w:val="00DB09A0"/>
    <w:rsid w:val="00DB14A4"/>
    <w:rsid w:val="00DB22AF"/>
    <w:rsid w:val="00DB3056"/>
    <w:rsid w:val="00DB66D0"/>
    <w:rsid w:val="00DC295E"/>
    <w:rsid w:val="00DD09C3"/>
    <w:rsid w:val="00DD1D3D"/>
    <w:rsid w:val="00DE13AE"/>
    <w:rsid w:val="00DE25EB"/>
    <w:rsid w:val="00DE309C"/>
    <w:rsid w:val="00DF4415"/>
    <w:rsid w:val="00DF45F0"/>
    <w:rsid w:val="00DF5E49"/>
    <w:rsid w:val="00DF6083"/>
    <w:rsid w:val="00E02134"/>
    <w:rsid w:val="00E0240C"/>
    <w:rsid w:val="00E1363E"/>
    <w:rsid w:val="00E13E88"/>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54F2"/>
    <w:rsid w:val="00E56DC5"/>
    <w:rsid w:val="00E64B6E"/>
    <w:rsid w:val="00E65CA5"/>
    <w:rsid w:val="00E71446"/>
    <w:rsid w:val="00E718CA"/>
    <w:rsid w:val="00E74DB5"/>
    <w:rsid w:val="00E8193C"/>
    <w:rsid w:val="00E83FF6"/>
    <w:rsid w:val="00E874D5"/>
    <w:rsid w:val="00E91988"/>
    <w:rsid w:val="00E921E9"/>
    <w:rsid w:val="00E931AA"/>
    <w:rsid w:val="00EA0B0C"/>
    <w:rsid w:val="00EB7B69"/>
    <w:rsid w:val="00EC0BC2"/>
    <w:rsid w:val="00EC1286"/>
    <w:rsid w:val="00EC3C16"/>
    <w:rsid w:val="00EC7197"/>
    <w:rsid w:val="00EC7250"/>
    <w:rsid w:val="00ED6CA9"/>
    <w:rsid w:val="00EE1303"/>
    <w:rsid w:val="00EE7C5A"/>
    <w:rsid w:val="00EF5F8F"/>
    <w:rsid w:val="00F00F5F"/>
    <w:rsid w:val="00F01466"/>
    <w:rsid w:val="00F03D2D"/>
    <w:rsid w:val="00F05222"/>
    <w:rsid w:val="00F07A43"/>
    <w:rsid w:val="00F10A69"/>
    <w:rsid w:val="00F147DD"/>
    <w:rsid w:val="00F16BD7"/>
    <w:rsid w:val="00F22C8B"/>
    <w:rsid w:val="00F3001A"/>
    <w:rsid w:val="00F40222"/>
    <w:rsid w:val="00F4309F"/>
    <w:rsid w:val="00F45D3A"/>
    <w:rsid w:val="00F47666"/>
    <w:rsid w:val="00F50073"/>
    <w:rsid w:val="00F54FAB"/>
    <w:rsid w:val="00F5699F"/>
    <w:rsid w:val="00F57370"/>
    <w:rsid w:val="00F62D30"/>
    <w:rsid w:val="00F64192"/>
    <w:rsid w:val="00F64C48"/>
    <w:rsid w:val="00F65A8D"/>
    <w:rsid w:val="00F66A0E"/>
    <w:rsid w:val="00F70FA3"/>
    <w:rsid w:val="00F7315D"/>
    <w:rsid w:val="00F73EFE"/>
    <w:rsid w:val="00F77A4A"/>
    <w:rsid w:val="00F82530"/>
    <w:rsid w:val="00F95C82"/>
    <w:rsid w:val="00F97967"/>
    <w:rsid w:val="00FA36AE"/>
    <w:rsid w:val="00FA37FB"/>
    <w:rsid w:val="00FB15A5"/>
    <w:rsid w:val="00FB2AC4"/>
    <w:rsid w:val="00FB7C9A"/>
    <w:rsid w:val="00FC3FF5"/>
    <w:rsid w:val="00FC5FA3"/>
    <w:rsid w:val="00FC7596"/>
    <w:rsid w:val="00FD088B"/>
    <w:rsid w:val="00FD43D9"/>
    <w:rsid w:val="00FE26E6"/>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144828">
      <w:bodyDiv w:val="1"/>
      <w:marLeft w:val="0"/>
      <w:marRight w:val="0"/>
      <w:marTop w:val="0"/>
      <w:marBottom w:val="0"/>
      <w:divBdr>
        <w:top w:val="none" w:sz="0" w:space="0" w:color="auto"/>
        <w:left w:val="none" w:sz="0" w:space="0" w:color="auto"/>
        <w:bottom w:val="none" w:sz="0" w:space="0" w:color="auto"/>
        <w:right w:val="none" w:sz="0" w:space="0" w:color="auto"/>
      </w:divBdr>
    </w:div>
    <w:div w:id="411589473">
      <w:bodyDiv w:val="1"/>
      <w:marLeft w:val="0"/>
      <w:marRight w:val="0"/>
      <w:marTop w:val="0"/>
      <w:marBottom w:val="0"/>
      <w:divBdr>
        <w:top w:val="none" w:sz="0" w:space="0" w:color="auto"/>
        <w:left w:val="none" w:sz="0" w:space="0" w:color="auto"/>
        <w:bottom w:val="none" w:sz="0" w:space="0" w:color="auto"/>
        <w:right w:val="none" w:sz="0" w:space="0" w:color="auto"/>
      </w:divBdr>
    </w:div>
    <w:div w:id="432825071">
      <w:bodyDiv w:val="1"/>
      <w:marLeft w:val="0"/>
      <w:marRight w:val="0"/>
      <w:marTop w:val="0"/>
      <w:marBottom w:val="0"/>
      <w:divBdr>
        <w:top w:val="none" w:sz="0" w:space="0" w:color="auto"/>
        <w:left w:val="none" w:sz="0" w:space="0" w:color="auto"/>
        <w:bottom w:val="none" w:sz="0" w:space="0" w:color="auto"/>
        <w:right w:val="none" w:sz="0" w:space="0" w:color="auto"/>
      </w:divBdr>
      <w:divsChild>
        <w:div w:id="426851920">
          <w:marLeft w:val="547"/>
          <w:marRight w:val="0"/>
          <w:marTop w:val="0"/>
          <w:marBottom w:val="0"/>
          <w:divBdr>
            <w:top w:val="none" w:sz="0" w:space="0" w:color="auto"/>
            <w:left w:val="none" w:sz="0" w:space="0" w:color="auto"/>
            <w:bottom w:val="none" w:sz="0" w:space="0" w:color="auto"/>
            <w:right w:val="none" w:sz="0" w:space="0" w:color="auto"/>
          </w:divBdr>
        </w:div>
      </w:divsChild>
    </w:div>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488013087">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12012209">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09510599">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00943622">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emf"/><Relationship Id="rId28" Type="http://schemas.openxmlformats.org/officeDocument/2006/relationships/image" Target="media/image15.png"/><Relationship Id="rId2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emf"/><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Reu15</b:Tag>
    <b:SourceType>InternetSite</b:SourceType>
    <b:Guid>{5F196800-4B9B-FF4C-B765-36E75A38E627}</b:Guid>
    <b:Author>
      <b:Author>
        <b:NameList>
          <b:Person>
            <b:Last>Reuters</b:Last>
          </b:Person>
        </b:NameList>
      </b:Author>
    </b:Author>
    <b:InternetSiteTitle>Most of world interconnected through email and social media'  </b:InternetSiteTitle>
    <b:URL>http://www.reuters.com/article/2012/03/27/uk-socialmedia-online-poll- idUSLNE82Q02120120327  </b:URL>
    <b:Year>2015</b:Year>
    <b:YearAccessed>2014</b:YearAccessed>
    <b:MonthAccessed>11</b:MonthAccessed>
    <b:DayAccessed>03</b:DayAccessed>
    <b:RefOrder>1</b:RefOrder>
  </b:Source>
  <b:Source>
    <b:Tag>The151</b:Tag>
    <b:SourceType>InternetSite</b:SourceType>
    <b:Guid>{3D2F19A9-8541-8246-8831-E80CAF81CF7C}</b:Guid>
    <b:Author>
      <b:Author>
        <b:Corporate>The Radical Group</b:Corporate>
      </b:Author>
    </b:Author>
    <b:InternetSiteTitle>Most of world interconnected through email and social media </b:InternetSiteTitle>
    <b:URL>http://www.radicati.com/wp/wp-content/uploads/2013/04/Email-Statistics- Report-2013-2017-Executive-Summary.pdf</b:URL>
    <b:Year>2015</b:Year>
    <b:YearAccessed>2014</b:YearAccessed>
    <b:MonthAccessed>11</b:MonthAccessed>
    <b:DayAccessed>03</b:DayAccessed>
    <b:RefOrder>2</b:RefOrder>
  </b:Source>
  <b:Source>
    <b:Tag>Ese15</b:Tag>
    <b:SourceType>InternetSite</b:SourceType>
    <b:Guid>{D271E74E-C70B-C940-BD4F-5DBB52373333}</b:Guid>
    <b:Author>
      <b:Author>
        <b:Corporate>Esecurityplanet.com </b:Corporate>
      </b:Author>
    </b:Author>
    <b:Title>Almost 100 Billion Spam E-mails Sent Daily in Q1 2013 - eSecurity Planet'  </b:Title>
    <b:InternetSiteTitle>Esecurityplanet.com </b:InternetSiteTitle>
    <b:URL>http://www.esecurityplanet.com/network-security/almost-100-billion- spam-e-mails-sent-daily-in-q1-2013.html</b:URL>
    <b:Year>2015</b:Year>
    <b:YearAccessed>2014</b:YearAccessed>
    <b:MonthAccessed>11</b:MonthAccessed>
    <b:DayAccessed>03</b:DayAccessed>
    <b:RefOrder>3</b:RefOrder>
  </b:Source>
  <b:Source>
    <b:Tag>Ost</b:Tag>
    <b:SourceType>InternetSite</b:SourceType>
    <b:Guid>{A230ED5D-A7D6-D748-8C1D-EE85ADCBE73A}</b:Guid>
    <b:Author>
      <b:Author>
        <b:NameList>
          <b:Person>
            <b:Last>Osterwalder</b:Last>
            <b:First>A.</b:First>
          </b:Person>
          <b:Person>
            <b:Last>Pigne</b:Last>
            <b:First>Y</b:First>
          </b:Person>
          <b:Person>
            <b:Last>Bernarda</b:Last>
            <b:First>G</b:First>
          </b:Person>
          <b:Person>
            <b:Last>Smith</b:Last>
            <b:First>Osterwalder</b:First>
          </b:Person>
        </b:NameList>
      </b:Author>
    </b:Author>
    <b:ProductionCompany>Value proposition design</b:ProductionCompany>
    <b:RefOrder>4</b:RefOrder>
  </b:Source>
  <b:Source>
    <b:Tag>Sea15</b:Tag>
    <b:SourceType>InternetSite</b:SourceType>
    <b:Guid>{48FFCB0B-D79D-3342-AF58-5565B3CE1DD4}</b:Guid>
    <b:Author>
      <b:Author>
        <b:Corporate>SearchSoftwareQuality  </b:Corporate>
      </b:Author>
    </b:Author>
    <b:InternetSiteTitle>Software development life cycle phases, iterations, explained step by step  </b:InternetSiteTitle>
    <b:URL>http://searchsoftwarequality.techtarget.com/answer/Software- development-life-cycle-phases-iterations-explained-step-by-step </b:URL>
    <b:Year>2015</b:Year>
    <b:YearAccessed>2015</b:YearAccessed>
    <b:MonthAccessed>03</b:MonthAccessed>
    <b:DayAccessed>18</b:DayAccessed>
    <b:RefOrder>5</b:RefOrder>
  </b:Source>
  <b:Source>
    <b:Tag>Wik15</b:Tag>
    <b:SourceType>InternetSite</b:SourceType>
    <b:Guid>{04924701-8B61-2E4B-9982-A13AEC2CC10A}</b:Guid>
    <b:Author>
      <b:Author>
        <b:Corporate>Wikipedia</b:Corporate>
      </b:Author>
    </b:Author>
    <b:InternetSiteTitle>Comparison of free software e-commerce web application frameworks</b:InternetSiteTitle>
    <b:URL>http://en.wikipedia.org/wiki/Comparison_of_free_software_e- commerce_web_application_frameworks  </b:URL>
    <b:Year>2015</b:Year>
    <b:YearAccessed>2015</b:YearAccessed>
    <b:MonthAccessed>04</b:MonthAccessed>
    <b:DayAccessed>10</b:DayAccessed>
    <b:RefOrder>6</b:RefOrder>
  </b:Source>
  <b:Source>
    <b:Tag>Ofb15</b:Tag>
    <b:SourceType>InternetSite</b:SourceType>
    <b:Guid>{5188C05A-56D1-544D-A7B7-7ECF63CB51D8}</b:Guid>
    <b:Author>
      <b:Author>
        <b:Corporate>Ofbiz.apache.org  </b:Corporate>
      </b:Author>
    </b:Author>
    <b:Title>Apache OFBiz, The Apache Open For Business Project - Open Source E- Business / E-Commerce, ERP, CRM, POS, SCM, MRP, CMMS/EAM  </b:Title>
    <b:URL>https://ofbiz.apache.org/  </b:URL>
    <b:Year>2015</b:Year>
    <b:YearAccessed>2015</b:YearAccessed>
    <b:MonthAccessed>04</b:MonthAccessed>
    <b:DayAccessed>10</b:DayAccessed>
    <b:RefOrder>7</b:RefOrder>
  </b:Source>
  <b:Source>
    <b:Tag>Osc15</b:Tag>
    <b:SourceType>InternetSite</b:SourceType>
    <b:Guid>{E0CE233D-9701-7842-9DC6-70B6351648AB}</b:Guid>
    <b:Author>
      <b:Author>
        <b:Corporate>Oscommerce</b:Corporate>
      </b:Author>
    </b:Author>
    <b:Title>Oscommerce.com</b:Title>
    <b:InternetSiteTitle>Creating Online Stores Worldwide | osCommerce </b:InternetSiteTitle>
    <b:URL>http://www.oscommerce.com</b:URL>
    <b:Year>2015</b:Year>
    <b:YearAccessed>2015</b:YearAccessed>
    <b:MonthAccessed>04</b:MonthAccessed>
    <b:DayAccessed>10</b:DayAccessed>
    <b:RefOrder>8</b:RefOrder>
  </b:Source>
  <b:Source>
    <b:Tag>Mag15</b:Tag>
    <b:SourceType>InternetSite</b:SourceType>
    <b:Guid>{8D9C2C70-57D3-634A-BE92-2507337FD081}</b:Guid>
    <b:Author>
      <b:Author>
        <b:Corporate>Magendo</b:Corporate>
      </b:Author>
    </b:Author>
    <b:InternetSiteTitle>HP - Magento.com UK</b:InternetSiteTitle>
    <b:URL>http://magento.com/UK</b:URL>
    <b:Year>2015</b:Year>
    <b:YearAccessed>2015</b:YearAccessed>
    <b:MonthAccessed>04</b:MonthAccessed>
    <b:DayAccessed>11</b:DayAccessed>
    <b:RefOrder>9</b:RefOrder>
  </b:Source>
  <b:Source>
    <b:Tag>Wik151</b:Tag>
    <b:SourceType>InternetSite</b:SourceType>
    <b:Guid>{24616D60-5238-EE41-AA16-13AC0B10E6D0}</b:Guid>
    <b:Author>
      <b:Author>
        <b:Corporate>Wikipedia</b:Corporate>
      </b:Author>
    </b:Author>
    <b:InternetSiteTitle>Gumtree  </b:InternetSiteTitle>
    <b:URL>http://en.wikipedia.org/wiki/Gumtree</b:URL>
    <b:Year>2015</b:Year>
    <b:YearAccessed>2015</b:YearAccessed>
    <b:MonthAccessed>04</b:MonthAccessed>
    <b:DayAccessed>11</b:DayAccessed>
    <b:RefOrder>10</b:RefOrder>
  </b:Source>
  <b:Source>
    <b:Tag>Sec15</b:Tag>
    <b:SourceType>InternetSite</b:SourceType>
    <b:Guid>{698C3A6B-2BA8-814E-B245-196EEC37DB30}</b:Guid>
    <b:Author>
      <b:Author>
        <b:Corporate>Secure.preloved.co.uk  </b:Corporate>
      </b:Author>
    </b:Author>
    <b:Title>About Us | Preloved  </b:Title>
    <b:URL>http://www.preloved.co.uk/about </b:URL>
    <b:Year>2015</b:Year>
    <b:YearAccessed>2015</b:YearAccessed>
    <b:MonthAccessed>04</b:MonthAccessed>
    <b:DayAccessed>11</b:DayAccessed>
    <b:RefOrder>11</b:RefOrder>
  </b:Source>
  <b:Source>
    <b:Tag>Wik152</b:Tag>
    <b:SourceType>InternetSite</b:SourceType>
    <b:Guid>{6939043F-E1ED-2643-95D9-CA26E8FC1D71}</b:Guid>
    <b:Author>
      <b:Author>
        <b:Corporate>Wikipedia </b:Corporate>
      </b:Author>
    </b:Author>
    <b:URL>http://en.wikipedia.org/wiki/Preloved</b:URL>
    <b:Year>2015</b:Year>
    <b:YearAccessed>2015</b:YearAccessed>
    <b:MonthAccessed>04</b:MonthAccessed>
    <b:DayAccessed>11</b:DayAccessed>
    <b:RefOrder>12</b:RefOrder>
  </b:Source>
  <b:Source>
    <b:Tag>Sec151</b:Tag>
    <b:SourceType>InternetSite</b:SourceType>
    <b:Guid>{DAC31EC7-563F-0240-861E-DB3AC89ADB0F}</b:Guid>
    <b:Author>
      <b:Author>
        <b:Corporate>Secure.preloved.co.uk</b:Corporate>
      </b:Author>
    </b:Author>
    <b:Title>Preloved | Sell Used for Free Online in UK and Ireland</b:Title>
    <b:InternetSiteTitle>https://secure.preloved.co.uk/eu?qs=JfkBZrgTL0Us_mTRoTIqPfCxFFVK68QIgWR8O2F9jgrDlqT_ SK8RQQ  </b:InternetSiteTitle>
    <b:Year>2015</b:Year>
    <b:YearAccessed>2015</b:YearAccessed>
    <b:MonthAccessed>04</b:MonthAccessed>
    <b:DayAccessed>18</b:DayAccessed>
    <b:RefOrder>13</b:RefOrder>
  </b:Source>
  <b:Source>
    <b:Tag>Lon15</b:Tag>
    <b:SourceType>InternetSite</b:SourceType>
    <b:Guid>{619F3CE9-B6B6-4B4C-9C71-AC6809014C8F}</b:Guid>
    <b:Author>
      <b:Author>
        <b:Corporate>Londonlovesbusiness.com  </b:Corporate>
      </b:Author>
    </b:Author>
    <b:Title>The Interview: The mysterious founders of Gumtree.com | Interviews | LondonlovesBusiness.com  </b:Title>
    <b:InternetSiteTitle>Londonlovesbusiness.com  </b:InternetSiteTitle>
    <b:URL>http://www.londonlovesbusiness.com/entrepreneurs/famous-entrepreneurs/the-interview-the- mysterious-founders-of-gumtreecom/2210.article  </b:URL>
    <b:Year>2015</b:Year>
    <b:YearAccessed>2015</b:YearAccessed>
    <b:MonthAccessed>04</b:MonthAccessed>
    <b:DayAccessed>18</b:DayAccessed>
    <b:RefOrder>14</b:RefOrder>
  </b:Source>
  <b:Source>
    <b:Tag>Sta15</b:Tag>
    <b:SourceType>InternetSite</b:SourceType>
    <b:Guid>{72690AD8-19BA-874D-9EF0-D57115184303}</b:Guid>
    <b:Author>
      <b:Author>
        <b:Corporate>Statista  </b:Corporate>
      </b:Author>
    </b:Author>
    <b:Title>eBay: number of active buyers 2010-2014 | Statistic'   </b:Title>
    <b:InternetSiteTitle>Statista</b:InternetSiteTitle>
    <b:URL>http://www.statista.com/statistics/242235/number-of-ebays-total-active-users/ </b:URL>
    <b:Year>2015</b:Year>
    <b:YearAccessed>2015</b:YearAccessed>
    <b:MonthAccessed>04</b:MonthAccessed>
    <b:DayAccessed>19</b:DayAccessed>
    <b:RefOrder>15</b:RefOrder>
  </b:Source>
  <b:Source>
    <b:Tag>Pre15</b:Tag>
    <b:SourceType>InternetSite</b:SourceType>
    <b:Guid>{A7DB2AD7-5A6F-8545-BA05-58078AE9949A}</b:Guid>
    <b:Author>
      <b:Author>
        <b:Corporate>Preloved.co.uk  </b:Corporate>
      </b:Author>
    </b:Author>
    <b:Title>About Us | Preloved  </b:Title>
    <b:InternetSiteTitle>Preloved.co.uk  </b:InternetSiteTitle>
    <b:URL>http://www.preloved.co.uk/about </b:URL>
    <b:Year>2015</b:Year>
    <b:YearAccessed>2015</b:YearAccessed>
    <b:MonthAccessed>04</b:MonthAccessed>
    <b:DayAccessed>18</b:DayAccessed>
    <b:RefOrder>16</b:RefOrder>
  </b:Source>
  <b:Source>
    <b:Tag>Ora15</b:Tag>
    <b:SourceType>InternetSite</b:SourceType>
    <b:Guid>{F5A8F3BB-5D20-C74E-B0AE-AA6DCAC6F160}</b:Guid>
    <b:Author>
      <b:Author>
        <b:Corporate>Oracle</b:Corporate>
      </b:Author>
    </b:Author>
    <b:Title>Why another MVC?  </b:Title>
    <b:InternetSiteTitle>Oracle.com</b:InternetSiteTitle>
    <b:URL>http://www.oracle.com/technetwork/articles/java/mvc-2280472.html  </b:URL>
    <b:Year>2015</b:Year>
    <b:YearAccessed>2015</b:YearAccessed>
    <b:MonthAccessed>04</b:MonthAccessed>
    <b:DayAccessed>11</b:DayAccessed>
    <b:RefOrder>17</b:RefOrder>
  </b:Source>
  <b:Source>
    <b:Tag>Sli15</b:Tag>
    <b:SourceType>InternetSite</b:SourceType>
    <b:Guid>{431A2DBB-7A1C-C543-A661-84118630CF36}</b:Guid>
    <b:Author>
      <b:Author>
        <b:Corporate>Slideshare</b:Corporate>
      </b:Author>
    </b:Author>
    <b:Title>MVC 1.0 / JSR 371  </b:Title>
    <b:InternetSiteTitle>Slideshare.net  </b:InternetSiteTitle>
    <b:URL>http://www.slideshare.net/delabassee/mvc-10-jsr-371  </b:URL>
    <b:Year>2015</b:Year>
    <b:YearAccessed>2015</b:YearAccessed>
    <b:MonthAccessed>04</b:MonthAccessed>
    <b:DayAccessed>11</b:DayAccessed>
    <b:RefOrder>18</b:RefOrder>
  </b:Source>
  <b:Source>
    <b:Tag>DMV15</b:Tag>
    <b:SourceType>InternetSite</b:SourceType>
    <b:Guid>{21289404-C274-6845-9E87-80364AD6FEDE}</b:Guid>
    <b:Author>
      <b:Author>
        <b:Corporate>D. MVC  </b:Corporate>
      </b:Author>
    </b:Author>
    <b:Title>Difference between Request MVC and Component MVC</b:Title>
    <b:InternetSiteTitle>Stackoverflow.com</b:InternetSiteTitle>
    <b:URL>http://i.stack.imgur.com/Discf.jpg</b:URL>
    <b:Year>2015</b:Year>
    <b:YearAccessed>2015</b:YearAccessed>
    <b:MonthAccessed>04</b:MonthAccessed>
    <b:DayAccessed>11</b:DayAccessed>
    <b:RefOrder>19</b:RefOrder>
  </b:Source>
  <b:Source>
    <b:Tag>Doc15</b:Tag>
    <b:SourceType>InternetSite</b:SourceType>
    <b:Guid>{2CA8F968-FCF5-B348-AF1B-63BE260ACFC3}</b:Guid>
    <b:Author>
      <b:Author>
        <b:Corporate>Docs.spring.io</b:Corporate>
      </b:Author>
    </b:Author>
    <b:Title>1. Introduction to Spring Framework  </b:Title>
    <b:InternetSiteTitle>Spring</b:InternetSiteTitle>
    <b:URL>http://docs.spring.io/spring-framework/docs/3.0.x/reference/overview.html.  </b:URL>
    <b:Year>2015</b:Year>
    <b:YearAccessed>2015</b:YearAccessed>
    <b:MonthAccessed>04</b:MonthAccessed>
    <b:DayAccessed>10</b:DayAccessed>
    <b:RefOrder>20</b:RefOrder>
  </b:Source>
  <b:Source>
    <b:Tag>Spr14</b:Tag>
    <b:SourceType>InternetSite</b:SourceType>
    <b:Guid>{B3EC79BA-9D91-A94E-A0D3-70869595FF51}</b:Guid>
    <b:Author>
      <b:Author>
        <b:NameList>
          <b:Person>
            <b:Last>Spring.io</b:Last>
          </b:Person>
        </b:NameList>
      </b:Author>
    </b:Author>
    <b:Title>Spring</b:Title>
    <b:InternetSiteTitle>Spring</b:InternetSiteTitle>
    <b:URL>http://spring.io/  </b:URL>
    <b:Year>2014</b:Year>
    <b:YearAccessed>2015</b:YearAccessed>
    <b:MonthAccessed>02</b:MonthAccessed>
    <b:DayAccessed>21</b:DayAccessed>
    <b:RefOrder>21</b:RefOrder>
  </b:Source>
  <b:Source>
    <b:Tag>Spr15</b:Tag>
    <b:SourceType>InternetSite</b:SourceType>
    <b:Guid>{87D3918B-2723-B542-95F8-2E8E849561C2}</b:Guid>
    <b:Author>
      <b:Author>
        <b:Corporate>Spring.io</b:Corporate>
      </b:Author>
    </b:Author>
    <b:Title>Spring.io</b:Title>
    <b:InternetSiteTitle>2. Introduction to the Spring Framework'  </b:InternetSiteTitle>
    <b:URL>http://docs.spring.io/spring/docs/current/spring-framework-reference/html/overview.html </b:URL>
    <b:Year>2015</b:Year>
    <b:YearAccessed>2015</b:YearAccessed>
    <b:MonthAccessed>04</b:MonthAccessed>
    <b:DayAccessed>11</b:DayAccessed>
    <b:RefOrder>23</b:RefOrder>
  </b:Source>
  <b:Source>
    <b:Tag>Spr151</b:Tag>
    <b:SourceType>InternetSite</b:SourceType>
    <b:Guid>{BE5F67D8-1659-DA4D-9AB7-2CBF42D673BD}</b:Guid>
    <b:Author>
      <b:Author>
        <b:Corporate>Spring.io</b:Corporate>
      </b:Author>
    </b:Author>
    <b:Title>Spring.io</b:Title>
    <b:InternetSiteTitle>9. Aspect Oriented Programming with Spring</b:InternetSiteTitle>
    <b:URL>http://docs.spring.io/spring/docs/current/spring-framework-reference/html/aop.html#aop-introduction</b:URL>
    <b:Year>2015</b:Year>
    <b:YearAccessed>2015</b:YearAccessed>
    <b:MonthAccessed>02</b:MonthAccessed>
    <b:DayAccessed>11</b:DayAccessed>
    <b:RefOrder>22</b:RefOrder>
  </b:Source>
  <b:Source>
    <b:Tag>Doc151</b:Tag>
    <b:SourceType>InternetSite</b:SourceType>
    <b:Guid>{2A534A3C-0B18-BD4D-8DE1-DDE7B473DCA0}</b:Guid>
    <b:Author>
      <b:Author>
        <b:Corporate>Docs.Spring.io</b:Corporate>
      </b:Author>
    </b:Author>
    <b:Title>Docs.Spring.io</b:Title>
    <b:InternetSiteTitle>1. Introduction to Spring Framework</b:InternetSiteTitle>
    <b:URL>http://docs.spring.io/spring-framework/docs/3.0.x/reference/overview.html</b:URL>
    <b:Year>2015</b:Year>
    <b:YearAccessed>2015</b:YearAccessed>
    <b:MonthAccessed>04</b:MonthAccessed>
    <b:DayAccessed>10</b:DayAccessed>
    <b:RefOrder>25</b:RefOrder>
  </b:Source>
  <b:Source>
    <b:Tag>Cop15</b:Tag>
    <b:SourceType>InternetSite</b:SourceType>
    <b:Guid>{26144046-EE61-FA4E-953A-20F1481BA71D}</b:Guid>
    <b:Author>
      <b:Author>
        <b:Corporate>Coplien, T.</b:Corporate>
      </b:Author>
    </b:Author>
    <b:Title>The DCI Architecture: A New Vision of Object-Oriented Programming'</b:Title>
    <b:InternetSiteTitle>Artima.com  </b:InternetSiteTitle>
    <b:URL>http://www.artima.com/articles/dci_vision.html </b:URL>
    <b:Year>2015</b:Year>
    <b:YearAccessed>2015</b:YearAccessed>
    <b:MonthAccessed>02</b:MonthAccessed>
    <b:DayAccessed>22</b:DayAccessed>
    <b:City>.</b:City>
    <b:RefOrder>26</b:RefOrder>
  </b:Source>
  <b:Source>
    <b:Tag>DVr15</b:Tag>
    <b:SourceType>InternetSite</b:SourceType>
    <b:Guid>{B0ED039B-6A68-9741-B9E3-9605C7013A02}</b:Guid>
    <b:Author>
      <b:Author>
        <b:NameList>
          <b:Person>
            <b:Last>Vrusias</b:Last>
            <b:First>D.</b:First>
          </b:Person>
        </b:NameList>
      </b:Author>
    </b:Author>
    <b:Title>COM3014: Advanced Challenges in Web Technologies, textbook</b:Title>
    <b:InternetSiteTitle>University of Surrey, Surrey Learn</b:InternetSiteTitle>
    <b:URL>https://sharepoint.surrey.ac.uk/exampapers/Papers/Advanced%20Challenges%20in%20Web%20Tech nologies.pdf  </b:URL>
    <b:Year>2015</b:Year>
    <b:YearAccessed>2015</b:YearAccessed>
    <b:MonthAccessed>02</b:MonthAccessed>
    <b:DayAccessed>22</b:DayAccessed>
    <b:RefOrder>27</b:RefOrder>
  </b:Source>
  <b:Source>
    <b:Tag>Leg15</b:Tag>
    <b:SourceType>InternetSite</b:SourceType>
    <b:Guid>{34011FE9-2EB0-F640-9D6F-3768A7244020}</b:Guid>
    <b:Author>
      <b:Author>
        <b:Corporate>Legislation.gov.uk</b:Corporate>
      </b:Author>
    </b:Author>
    <b:Title>Sale of Goods Act 1979  </b:Title>
    <b:InternetSiteTitle>Legislation.gov.uk</b:InternetSiteTitle>
    <b:URL>http://www.legislation.gov.uk/ukpga/1979/54  </b:URL>
    <b:Year>2015</b:Year>
    <b:YearAccessed>2014</b:YearAccessed>
    <b:MonthAccessed>11</b:MonthAccessed>
    <b:DayAccessed>10</b:DayAccessed>
    <b:RefOrder>28</b:RefOrder>
  </b:Source>
  <b:Source>
    <b:Tag>Gla15</b:Tag>
    <b:SourceType>InternetSite</b:SourceType>
    <b:Guid>{4CB60089-373C-DE48-8AE4-84EA680E6BAD}</b:Guid>
    <b:Author>
      <b:Author>
        <b:Corporate>Glassraven.com</b:Corporate>
      </b:Author>
    </b:Author>
    <b:Title>Trading Online | Legal Requirements | Ecommerce Websites | Glassraven</b:Title>
    <b:InternetSiteTitle>Glassraven.com</b:InternetSiteTitle>
    <b:URL>http://www.glassraven.com/articles/online-legal-requirements.php</b:URL>
    <b:Year>2015</b:Year>
    <b:YearAccessed>2014</b:YearAccessed>
    <b:MonthAccessed>11</b:MonthAccessed>
    <b:DayAccessed>10</b:DayAccessed>
    <b:RefOrder>33</b:RefOrder>
  </b:Source>
  <b:Source>
    <b:Tag>Sqa15</b:Tag>
    <b:SourceType>InternetSite</b:SourceType>
    <b:Guid>{CE165EFD-4458-DF4E-87EF-6262CA1C7546}</b:Guid>
    <b:Author>
      <b:Author>
        <b:Corporate>Sqa.org.uk</b:Corporate>
      </b:Author>
    </b:Author>
    <b:InternetSiteTitle>Functional and Non-Functional Requirements</b:InternetSiteTitle>
    <b:URL>http://www.sqa.org.uk/e-learning/SDM03CD/page_02.htm  </b:URL>
    <b:Year>2015</b:Year>
    <b:YearAccessed>2014</b:YearAccessed>
    <b:MonthAccessed>11</b:MonthAccessed>
    <b:DayAccessed>04</b:DayAccessed>
    <b:RefOrder>29</b:RefOrder>
  </b:Source>
  <b:Source>
    <b:Tag>ReQ15</b:Tag>
    <b:SourceType>InternetSite</b:SourceType>
    <b:Guid>{0D3EDAF1-579D-2640-AB2A-4A4FFDDC3D5C}</b:Guid>
    <b:Author>
      <b:Author>
        <b:Corporate>ReQtest  </b:Corporate>
      </b:Author>
    </b:Author>
    <b:Title>Functional Requirements vs Non Functional Requirements  </b:Title>
    <b:InternetSiteTitle>ReQtest</b:InternetSiteTitle>
    <b:URL>http://reqtest.com/requirements-blog/functional-vs-non-functional-requirements/  </b:URL>
    <b:Year>2015</b:Year>
    <b:YearAccessed>2014</b:YearAccessed>
    <b:MonthAccessed>11</b:MonthAccessed>
    <b:DayAccessed>04</b:DayAccessed>
    <b:RefOrder>30</b:RefOrder>
  </b:Source>
  <b:Source>
    <b:Tag>Iet15</b:Tag>
    <b:SourceType>InternetSite</b:SourceType>
    <b:Guid>{F04D6E9E-E5CC-3B4B-8FB6-8B31662B6BD9}</b:Guid>
    <b:Author>
      <b:Author>
        <b:Corporate>Ietf.org  </b:Corporate>
      </b:Author>
    </b:Author>
    <b:Title>Ietf.org  </b:Title>
    <b:InternetSiteTitle>Ietf.org  </b:InternetSiteTitle>
    <b:URL>Available: http://www.ietf.org/rfc/rfc2119.txt.  </b:URL>
    <b:Year>2015</b:Year>
    <b:YearAccessed>2015</b:YearAccessed>
    <b:MonthAccessed>04</b:MonthAccessed>
    <b:DayAccessed>12</b:DayAccessed>
    <b:RefOrder>31</b:RefOrder>
  </b:Source>
  <b:Source>
    <b:Tag>Fam13</b:Tag>
    <b:SourceType>InternetSite</b:SourceType>
    <b:Guid>{8DB9F342-0028-FA42-9111-69BC545C277E}</b:Guid>
    <b:Title>MoSCoW : Requirements Prioritization Technique', Business Analyst Learnings  </b:Title>
    <b:InternetSiteTitle>Business Analyst Learnings  </b:InternetSiteTitle>
    <b:URL>http://businessanalystlearnings.com/ba- techniques/2013/3/5/moscow-technique-requirements-prioritization  </b:URL>
    <b:Year>2013</b:Year>
    <b:YearAccessed>2014</b:YearAccessed>
    <b:MonthAccessed>03</b:MonthAccessed>
    <b:DayAccessed>21</b:DayAccessed>
    <b:Author>
      <b:Author>
        <b:NameList>
          <b:Person>
            <b:Last>Famuyide  </b:Last>
            <b:First>S</b:First>
          </b:Person>
          <b:Person>
            <b:Last>Famuyide  </b:Last>
            <b:First>S</b:First>
          </b:Person>
        </b:NameList>
      </b:Author>
    </b:Author>
    <b:RefOrder>32</b:RefOrder>
  </b:Source>
  <b:Source>
    <b:Tag>Ext15</b:Tag>
    <b:SourceType>InternetSite</b:SourceType>
    <b:Guid>{691A448A-2C55-794D-8C56-9019E77DDFF9}</b:Guid>
    <b:Author>
      <b:Author>
        <b:Corporate>Extension.iastate.edu</b:Corporate>
      </b:Author>
    </b:Author>
    <b:Title>What is a Feasibility Study? | Ag Decision Maker  </b:Title>
    <b:InternetSiteTitle>Extension.iastate.edu</b:InternetSiteTitle>
    <b:URL>http://www.extension.iastate.edu/agdm/wholefarm/html/c5-65.html  </b:URL>
    <b:Year>2015</b:Year>
    <b:YearAccessed>2015</b:YearAccessed>
    <b:MonthAccessed>02</b:MonthAccessed>
    <b:DayAccessed>21</b:DayAccessed>
    <b:RefOrder>34</b:RefOrder>
  </b:Source>
  <b:Source>
    <b:Tag>Dic15</b:Tag>
    <b:SourceType>InternetSite</b:SourceType>
    <b:Guid>{3C8BCFFD-526D-D745-AB6F-D33B49D570DE}</b:Guid>
    <b:Author>
      <b:Author>
        <b:Corporate>Dictionary.com</b:Corporate>
      </b:Author>
    </b:Author>
    <b:Title>The definition of stakeholder  </b:Title>
    <b:InternetSiteTitle>Dictionary.com</b:InternetSiteTitle>
    <b:URL>http://dictionary.reference.com/browse/stakeholder  </b:URL>
    <b:Year>2015</b:Year>
    <b:YearAccessed>2014</b:YearAccessed>
    <b:MonthAccessed>11</b:MonthAccessed>
    <b:DayAccessed>04</b:DayAccessed>
    <b:RefOrder>35</b:RefOrder>
  </b:Source>
  <b:Source>
    <b:Tag>stq15</b:Tag>
    <b:SourceType>InternetSite</b:SourceType>
    <b:Guid>{2A33B89D-E0C5-354D-9D45-D92420CD87C2}</b:Guid>
    <b:Author>
      <b:Author>
        <b:Corporate>stqbexamcertification.com  </b:Corporate>
      </b:Author>
    </b:Author>
    <b:Title>What is Waterfall model- advantages, disadvantages and when to use it?',  </b:Title>
    <b:InternetSiteTitle>stqbexamcertification.com  </b:InternetSiteTitle>
    <b:URL>http://istqbexamcertification.com/what-is-waterfall-model-advantages- disadvantages-and-when-to-use-it/</b:URL>
    <b:Year>2015</b:Year>
    <b:YearAccessed>2015</b:YearAccessed>
    <b:MonthAccessed>04</b:MonthAccessed>
    <b:DayAccessed>11</b:DayAccessed>
    <b:RefOrder>36</b:RefOrder>
  </b:Source>
  <b:Source>
    <b:Tag>Cso15</b:Tag>
    <b:SourceType>InternetSite</b:SourceType>
    <b:Guid>{0AA43A27-F1EF-9A42-8D25-390789F689DB}</b:Guid>
    <b:Author>
      <b:Author>
        <b:Corporate>Cs.odu.edu</b:Corporate>
      </b:Author>
    </b:Author>
    <b:Title>Software Development: The W aterfall Model </b:Title>
    <b:InternetSiteTitle>Cs.odu.edu</b:InternetSiteTitle>
    <b:URL>http://www.cs.odu.edu/~cs333/website-s11/Lectures/waterfall/page/waterfall.html#subsubsect-design</b:URL>
    <b:Year>2015</b:Year>
    <b:YearAccessed>2015</b:YearAccessed>
    <b:MonthAccessed>04</b:MonthAccessed>
    <b:DayAccessed>11</b:DayAccessed>
    <b:RefOrder>37</b:RefOrder>
  </b:Source>
  <b:Source>
    <b:Tag>Doc152</b:Tag>
    <b:SourceType>InternetSite</b:SourceType>
    <b:Guid>{6FF8C9A2-4738-5D42-99B6-3250CCC6E364}</b:Guid>
    <b:Author>
      <b:Author>
        <b:Corporate>Docs.spring.io.</b:Corporate>
      </b:Author>
    </b:Author>
    <b:Title>3. New Features and Enhancements in Spring Framework 4.0  </b:Title>
    <b:InternetSiteTitle>Spring.io</b:InternetSiteTitle>
    <b:URL>http://docs.spring.io/spring/docs/current/spring-framework-reference/html/new-in- 4.0.html  </b:URL>
    <b:Year>2015</b:Year>
    <b:YearAccessed>2015</b:YearAccessed>
    <b:MonthAccessed>04</b:MonthAccessed>
    <b:DayAccessed>11</b:DayAccessed>
    <b:RefOrder>38</b:RefOrder>
  </b:Source>
  <b:Source>
    <b:Tag>Pag14</b:Tag>
    <b:SourceType>InternetSite</b:SourceType>
    <b:Guid>{861D7EF8-877B-9042-A9D7-2D2E6499F341}</b:Guid>
    <b:Author>
      <b:Author>
        <b:Corporate>Pages.zeroturnaround.com</b:Corporate>
      </b:Author>
    </b:Author>
    <b:Title>ava Tools &amp; Technologies Landscape for 2014</b:Title>
    <b:InternetSiteTitle>Pages.zeroturnaround.com</b:InternetSiteTitle>
    <b:URL>http://pages.zeroturnaround.com/Java-Tools- Technologies.html?utm_source=Java%20Tools%20&amp;%20Technologies%202014&amp;utm_medium=allr eports&amp;utm_campaign=rebellabs&amp;utm_rebellabsid=88  </b:URL>
    <b:Year>2014</b:Year>
    <b:YearAccessed>2015</b:YearAccessed>
    <b:MonthAccessed>04</b:MonthAccessed>
    <b:DayAccessed>11</b:DayAccessed>
    <b:RefOrder>39</b:RefOrder>
  </b:Source>
  <b:Source>
    <b:Tag>Doc153</b:Tag>
    <b:SourceType>InternetSite</b:SourceType>
    <b:Guid>{C0DE7151-FF65-8A4E-BBFE-26BA6513684E}</b:Guid>
    <b:Author>
      <b:Author>
        <b:Corporate>Docs.spring.io</b:Corporate>
      </b:Author>
    </b:Author>
    <b:Title>Spring Security Reference  </b:Title>
    <b:InternetSiteTitle>Docs.spring.io</b:InternetSiteTitle>
    <b:URL>http://docs.spring.io/autorepo/docs/spring-security/4.0.0.CI- SNAPSHOT/reference/htmlsingle/#appendix-dependencies  </b:URL>
    <b:Year>2015</b:Year>
    <b:YearAccessed>2015</b:YearAccessed>
    <b:MonthAccessed>04</b:MonthAccessed>
    <b:DayAccessed>11</b:DayAccessed>
    <b:RefOrder>40</b:RefOrder>
  </b:Source>
  <b:Source>
    <b:Tag>May10</b:Tag>
    <b:SourceType>Book</b:SourceType>
    <b:Guid>{EB660E36-6717-7547-8D50-3382C65B3243}</b:Guid>
    <b:Title>Project management </b:Title>
    <b:Year>2010</b:Year>
    <b:Author>
      <b:Author>
        <b:NameList>
          <b:Person>
            <b:Last>Maylor</b:Last>
            <b:First>H</b:First>
          </b:Person>
        </b:NameList>
      </b:Author>
      <b:Editor>
        <b:NameList>
          <b:Person>
            <b:Last>.</b:Last>
          </b:Person>
        </b:NameList>
      </b:Editor>
    </b:Author>
    <b:City>England</b:City>
    <b:CountryRegion>Harlow </b:CountryRegion>
    <b:Publisher>Financial Times Prentice Hall</b:Publisher>
    <b:Edition>.</b:Edition>
    <b:RefOrder>41</b:RefOrder>
  </b:Source>
  <b:Source>
    <b:Tag>Tea15</b:Tag>
    <b:SourceType>InternetSite</b:SourceType>
    <b:Guid>{F6C7F482-6A7B-5B46-B7A7-19AFA418DD8A}</b:Guid>
    <b:Author>
      <b:Author>
        <b:Corporate>Team and A. Profile</b:Corporate>
      </b:Author>
    </b:Author>
    <b:Title>4 reasons why a project plan will make your life easier</b:Title>
    <b:Year>2015</b:Year>
    <b:InternetSiteTitle>Twago.com  </b:InternetSiteTitle>
    <b:URL>http://www.twago.com/blog/project-plan-makes-life-easier/  </b:URL>
    <b:YearAccessed>2015</b:YearAccessed>
    <b:MonthAccessed>04</b:MonthAccessed>
    <b:DayAccessed>23</b:DayAccessed>
    <b:RefOrder>42</b:RefOrder>
  </b:Source>
  <b:Source>
    <b:Tag>Bar09</b:Tag>
    <b:SourceType>InternetSite</b:SourceType>
    <b:Guid>{E91DA438-E278-194A-BA81-35CF162CE78E}</b:Guid>
    <b:Author>
      <b:Author>
        <b:NameList>
          <b:Person>
            <b:Last>Barnes</b:Last>
          </b:Person>
        </b:NameList>
      </b:Author>
    </b:Author>
    <b:Title>Effective Strategy To Estimate Time For Your Design Projects - Smashing Magazine  </b:Title>
    <b:InternetSiteTitle>Smashing Magazine </b:InternetSiteTitle>
    <b:URL>http://www.smashingmagazine.com/2009/06/11/effective-strategy-to-estimate-time-for-your-design- projects/  </b:URL>
    <b:Year>2009</b:Year>
    <b:YearAccessed>2015</b:YearAccessed>
    <b:MonthAccessed>04</b:MonthAccessed>
    <b:DayAccessed>11</b:DayAccessed>
    <b:RefOrder>43</b:RefOrder>
  </b:Source>
  <b:Source>
    <b:Tag>Net15</b:Tag>
    <b:SourceType>InternetSite</b:SourceType>
    <b:Guid>{AAB7C9FD-D850-864E-91B1-69284EF82BEA}</b:Guid>
    <b:Author>
      <b:Author>
        <b:Corporate>Netbeans.org</b:Corporate>
      </b:Author>
    </b:Author>
    <b:InternetSiteTitle>NetBeans IDE - Overview  </b:InternetSiteTitle>
    <b:URL>https://netbeans.org/features/index.html</b:URL>
    <b:Year>2015</b:Year>
    <b:YearAccessed>2015</b:YearAccessed>
    <b:MonthAccessed>05</b:MonthAccessed>
    <b:DayAccessed>02</b:DayAccessed>
    <b:RefOrder>44</b:RefOrder>
  </b:Source>
  <b:Source>
    <b:Tag>Ora151</b:Tag>
    <b:SourceType>InternetSite</b:SourceType>
    <b:Guid>{887934F8-5CE7-E84F-8AC1-84F22E552F7B}</b:Guid>
    <b:Author>
      <b:Author>
        <b:Corporate>Oracle.com</b:Corporate>
      </b:Author>
    </b:Author>
    <b:Title>MySQL W orkbench  </b:Title>
    <b:InternetSiteTitle>Oracle.com</b:InternetSiteTitle>
    <b:URL>http://www.oracle.com/us/products/mysql/mysql-workbench-066221.html</b:URL>
    <b:Year>2015</b:Year>
    <b:YearAccessed>2015</b:YearAccessed>
    <b:MonthAccessed>05</b:MonthAccessed>
    <b:DayAccessed>02</b:DayAccessed>
    <b:RefOrder>45</b:RefOrder>
  </b:Source>
  <b:Source>
    <b:Tag>Bey14</b:Tag>
    <b:SourceType>InternetSite</b:SourceType>
    <b:Guid>{C58E42BA-573C-A54E-AFED-F3F8D33F7F8B}</b:Guid>
    <b:Author>
      <b:Author>
        <b:Corporate>Beyondsecurity.com  </b:Corporate>
      </b:Author>
    </b:Author>
    <b:Title>SQL Injection</b:Title>
    <b:InternetSiteTitle>Beyondsecurity.com</b:InternetSiteTitle>
    <b:URL>http://www.beyondsecurity.com/about-sql-injection.html  </b:URL>
    <b:Year>2014</b:Year>
    <b:YearAccessed>2014</b:YearAccessed>
    <b:MonthAccessed>02</b:MonthAccessed>
    <b:DayAccessed>22</b:DayAccessed>
    <b:RefOrder>46</b:RefOrder>
  </b:Source>
  <b:Source>
    <b:Tag>Jqu14</b:Tag>
    <b:SourceType>InternetSite</b:SourceType>
    <b:Guid>{9C2B282B-061A-034B-9740-DE03A919E044}</b:Guid>
    <b:Author>
      <b:Author>
        <b:Corporate>Jqueryvalidation.org</b:Corporate>
      </b:Author>
    </b:Author>
    <b:Title>jQuery Validation Plugin | Form validation with jQuery  </b:Title>
    <b:InternetSiteTitle>Jqueryvalidation.org</b:InternetSiteTitle>
    <b:URL>http://jqueryvalidation.org/ </b:URL>
    <b:Year>2014 </b:Year>
    <b:YearAccessed>2015</b:YearAccessed>
    <b:MonthAccessed>02</b:MonthAccessed>
    <b:DayAccessed>22</b:DayAccessed>
    <b:RefOrder>47</b:RefOrder>
  </b:Source>
  <b:Source>
    <b:Tag>Inf15</b:Tag>
    <b:SourceType>InternetSite</b:SourceType>
    <b:Guid>{60E8D454-5BF5-C84F-913B-CDF8837398A3}</b:Guid>
    <b:Author>
      <b:Author>
        <b:Corporate>Info.eps.surrey.ac.uk</b:Corporate>
      </b:Author>
    </b:Author>
    <b:Title>SSH tunnel from Linux or Mac  </b:Title>
    <b:InternetSiteTitle>Info.eps.surrey.ac.uk</b:InternetSiteTitle>
    <b:URL>http://info.eps.surrey.ac.uk/IT/guides/remoteaccess/linuxSshTunnel.php  </b:URL>
    <b:Year>2015</b:Year>
    <b:YearAccessed>2015</b:YearAccessed>
    <b:MonthAccessed>03</b:MonthAccessed>
    <b:DayAccessed>22</b:DayAccessed>
    <b:RefOrder>48</b:RefOrder>
  </b:Source>
  <b:Source>
    <b:Tag>Blo15</b:Tag>
    <b:SourceType>InternetSite</b:SourceType>
    <b:Guid>{5F75FEF7-AF7F-7B46-B200-5D4D8EB3E47A}</b:Guid>
    <b:Author>
      <b:Author>
        <b:Corporate>Blog.trackets.com  </b:Corporate>
      </b:Author>
    </b:Author>
    <b:Title>SHH Tunnel - Local and Remote Port Forwarding Explained With Examples </b:Title>
    <b:InternetSiteTitle>Trackets Blog</b:InternetSiteTitle>
    <b:URL>http://blog.trackets.com/2014/05/17/ssh-tunnel-local- and-remote-port-forwarding-explained-with-examples.html.  </b:URL>
    <b:Year>2015</b:Year>
    <b:YearAccessed>2015</b:YearAccessed>
    <b:MonthAccessed>03</b:MonthAccessed>
    <b:DayAccessed>22</b:DayAccessed>
    <b:RefOrder>49</b:RefOrder>
  </b:Source>
  <b:Source>
    <b:Tag>Wit15</b:Tag>
    <b:SourceType>InternetSite</b:SourceType>
    <b:Guid>{3407A6CC-A595-924F-9FC5-DD3A07336C8C}</b:Guid>
    <b:Author>
      <b:Author>
        <b:Corporate>Withoutbook.com</b:Corporate>
      </b:Author>
    </b:Author>
    <b:Title>Difference between Struts and Spring  </b:Title>
    <b:InternetSiteTitle>Withoutbook.com</b:InternetSiteTitle>
    <b:URL>http://www.withoutbook.com/DifferenceBetweenSubjects.php?subId1=27&amp;subId2=28&amp;d=Difference +between+Struts+and+Spring  </b:URL>
    <b:Year>2015</b:Year>
    <b:YearAccessed>2015</b:YearAccessed>
    <b:MonthAccessed>02</b:MonthAccessed>
    <b:DayAccessed>23</b:DayAccessed>
    <b:RefOrder>24</b:RefOrder>
  </b:Source>
</b:Sources>
</file>

<file path=customXml/itemProps1.xml><?xml version="1.0" encoding="utf-8"?>
<ds:datastoreItem xmlns:ds="http://schemas.openxmlformats.org/officeDocument/2006/customXml" ds:itemID="{113053AF-0366-2F4B-9164-198ED642B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65</Pages>
  <Words>11956</Words>
  <Characters>68154</Characters>
  <Application>Microsoft Macintosh Word</Application>
  <DocSecurity>0</DocSecurity>
  <Lines>567</Lines>
  <Paragraphs>159</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79951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6</cp:revision>
  <cp:lastPrinted>2015-05-05T10:36:00Z</cp:lastPrinted>
  <dcterms:created xsi:type="dcterms:W3CDTF">2015-05-05T10:36:00Z</dcterms:created>
  <dcterms:modified xsi:type="dcterms:W3CDTF">2015-05-05T13:00:00Z</dcterms:modified>
  <cp:category/>
</cp:coreProperties>
</file>